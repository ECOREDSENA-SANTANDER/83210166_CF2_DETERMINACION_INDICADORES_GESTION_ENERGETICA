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Pr="008439ED" w:rsidRDefault="00D376E1">
      <w:pPr>
        <w:pStyle w:val="Normal0"/>
        <w:spacing w:line="360" w:lineRule="auto"/>
        <w:jc w:val="center"/>
        <w:rPr>
          <w:rFonts w:ascii="Calibri" w:hAnsi="Calibri" w:cs="Calibri"/>
          <w:b/>
        </w:rPr>
        <w:pPrChange w:id="0" w:author="LauraPGM" w:date="2025-10-01T09:45:00Z">
          <w:pPr>
            <w:pStyle w:val="Normal0"/>
            <w:jc w:val="center"/>
          </w:pPr>
        </w:pPrChange>
      </w:pPr>
      <w:r w:rsidRPr="008439ED">
        <w:rPr>
          <w:rFonts w:ascii="Calibri" w:hAnsi="Calibri" w:cs="Calibri"/>
          <w:b/>
        </w:rPr>
        <w:t>FORMATO PARA EL DESARROLLO DE COMPONENTE FORMATIVO</w:t>
      </w:r>
    </w:p>
    <w:p w14:paraId="00000002" w14:textId="77777777" w:rsidR="00FF258C" w:rsidRPr="008439ED" w:rsidRDefault="00FF258C">
      <w:pPr>
        <w:pStyle w:val="Normal0"/>
        <w:tabs>
          <w:tab w:val="left" w:pos="3224"/>
        </w:tabs>
        <w:spacing w:line="360" w:lineRule="auto"/>
        <w:rPr>
          <w:rFonts w:ascii="Calibri" w:hAnsi="Calibri" w:cs="Calibri"/>
        </w:rPr>
        <w:pPrChange w:id="1" w:author="LauraPGM" w:date="2025-10-01T09:45:00Z">
          <w:pPr>
            <w:pStyle w:val="Normal0"/>
            <w:tabs>
              <w:tab w:val="left" w:pos="3224"/>
            </w:tabs>
          </w:pPr>
        </w:pPrChange>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8439ED" w14:paraId="57121341" w14:textId="77777777">
        <w:trPr>
          <w:trHeight w:val="340"/>
        </w:trPr>
        <w:tc>
          <w:tcPr>
            <w:tcW w:w="3397" w:type="dxa"/>
            <w:vAlign w:val="center"/>
          </w:tcPr>
          <w:p w14:paraId="00000003" w14:textId="77777777" w:rsidR="00FF258C" w:rsidRPr="008439ED" w:rsidRDefault="00D376E1">
            <w:pPr>
              <w:pStyle w:val="Normal0"/>
              <w:spacing w:line="360" w:lineRule="auto"/>
              <w:rPr>
                <w:rFonts w:ascii="Calibri" w:hAnsi="Calibri" w:cs="Calibri"/>
                <w:sz w:val="22"/>
                <w:szCs w:val="22"/>
              </w:rPr>
              <w:pPrChange w:id="2" w:author="LauraPGM" w:date="2025-10-01T09:45:00Z">
                <w:pPr>
                  <w:pStyle w:val="Normal0"/>
                  <w:spacing w:line="276" w:lineRule="auto"/>
                </w:pPr>
              </w:pPrChange>
            </w:pPr>
            <w:r w:rsidRPr="008439ED">
              <w:rPr>
                <w:rFonts w:ascii="Calibri" w:hAnsi="Calibri" w:cs="Calibri"/>
              </w:rPr>
              <w:t>PROGRAMA DE FORMACIÓN</w:t>
            </w:r>
          </w:p>
        </w:tc>
        <w:tc>
          <w:tcPr>
            <w:tcW w:w="6565" w:type="dxa"/>
            <w:vAlign w:val="center"/>
          </w:tcPr>
          <w:p w14:paraId="00000004" w14:textId="61EC94AA" w:rsidR="00FF258C" w:rsidRPr="008439ED" w:rsidRDefault="009B7752">
            <w:pPr>
              <w:pStyle w:val="Normal0"/>
              <w:spacing w:line="360" w:lineRule="auto"/>
              <w:rPr>
                <w:rFonts w:ascii="Calibri" w:hAnsi="Calibri" w:cs="Calibri"/>
                <w:sz w:val="22"/>
                <w:szCs w:val="22"/>
              </w:rPr>
              <w:pPrChange w:id="3" w:author="LauraPGM" w:date="2025-10-01T09:45:00Z">
                <w:pPr>
                  <w:pStyle w:val="Normal0"/>
                  <w:spacing w:line="276" w:lineRule="auto"/>
                </w:pPr>
              </w:pPrChange>
            </w:pPr>
            <w:bookmarkStart w:id="4" w:name="_Hlk193271034"/>
            <w:r w:rsidRPr="008439ED">
              <w:rPr>
                <w:rFonts w:ascii="Calibri" w:hAnsi="Calibri" w:cs="Calibri"/>
              </w:rPr>
              <w:t>DETERMINACIÓN DE INDICADORES EN GESTIÓN ENERGÉTICA</w:t>
            </w:r>
            <w:bookmarkEnd w:id="4"/>
          </w:p>
        </w:tc>
      </w:tr>
    </w:tbl>
    <w:p w14:paraId="00000005" w14:textId="77777777" w:rsidR="00FF258C" w:rsidRPr="008439ED" w:rsidRDefault="00FF258C">
      <w:pPr>
        <w:pStyle w:val="Normal0"/>
        <w:spacing w:line="360" w:lineRule="auto"/>
        <w:rPr>
          <w:rFonts w:ascii="Calibri" w:hAnsi="Calibri" w:cs="Calibri"/>
          <w:b/>
        </w:rPr>
        <w:pPrChange w:id="5" w:author="LauraPGM" w:date="2025-10-01T09:45:00Z">
          <w:pPr>
            <w:pStyle w:val="Normal0"/>
          </w:pPr>
        </w:pPrChange>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551"/>
        <w:gridCol w:w="2126"/>
        <w:gridCol w:w="3163"/>
      </w:tblGrid>
      <w:tr w:rsidR="00FF258C" w:rsidRPr="008439ED" w14:paraId="3DB511B9" w14:textId="77777777" w:rsidTr="00D4149C">
        <w:trPr>
          <w:trHeight w:val="340"/>
        </w:trPr>
        <w:tc>
          <w:tcPr>
            <w:tcW w:w="2122" w:type="dxa"/>
            <w:vAlign w:val="center"/>
          </w:tcPr>
          <w:p w14:paraId="00000006" w14:textId="77777777" w:rsidR="00FF258C" w:rsidRPr="008439ED" w:rsidRDefault="00D376E1" w:rsidP="00D42B0F">
            <w:pPr>
              <w:pStyle w:val="Normal0"/>
              <w:rPr>
                <w:rFonts w:ascii="Calibri" w:hAnsi="Calibri" w:cs="Calibri"/>
                <w:sz w:val="22"/>
                <w:szCs w:val="22"/>
              </w:rPr>
            </w:pPr>
            <w:r w:rsidRPr="008439ED">
              <w:rPr>
                <w:rFonts w:ascii="Calibri" w:hAnsi="Calibri" w:cs="Calibri"/>
              </w:rPr>
              <w:t>COMPETENCIA</w:t>
            </w:r>
          </w:p>
        </w:tc>
        <w:tc>
          <w:tcPr>
            <w:tcW w:w="2551" w:type="dxa"/>
            <w:vAlign w:val="center"/>
          </w:tcPr>
          <w:p w14:paraId="00000007" w14:textId="2E099582" w:rsidR="00FF258C" w:rsidRPr="008439ED" w:rsidRDefault="009B7752" w:rsidP="00D42B0F">
            <w:pPr>
              <w:pStyle w:val="Default"/>
              <w:rPr>
                <w:rFonts w:ascii="Calibri" w:hAnsi="Calibri" w:cs="Calibri"/>
                <w:sz w:val="22"/>
                <w:szCs w:val="22"/>
              </w:rPr>
            </w:pPr>
            <w:r w:rsidRPr="008439ED">
              <w:rPr>
                <w:rFonts w:ascii="Calibri" w:hAnsi="Calibri" w:cs="Calibri"/>
                <w:sz w:val="22"/>
                <w:szCs w:val="22"/>
              </w:rPr>
              <w:t>220601080. Controlar sistemas de gestión según normativa y requerimientos técnicos.</w:t>
            </w:r>
          </w:p>
        </w:tc>
        <w:tc>
          <w:tcPr>
            <w:tcW w:w="2126" w:type="dxa"/>
            <w:vAlign w:val="center"/>
          </w:tcPr>
          <w:p w14:paraId="00000008" w14:textId="77777777" w:rsidR="00FF258C" w:rsidRPr="008439ED" w:rsidRDefault="00D376E1" w:rsidP="00D42B0F">
            <w:pPr>
              <w:pStyle w:val="Normal0"/>
              <w:rPr>
                <w:rFonts w:ascii="Calibri" w:hAnsi="Calibri" w:cs="Calibri"/>
                <w:sz w:val="22"/>
                <w:szCs w:val="22"/>
              </w:rPr>
            </w:pPr>
            <w:r w:rsidRPr="008439ED">
              <w:rPr>
                <w:rFonts w:ascii="Calibri" w:hAnsi="Calibri" w:cs="Calibri"/>
              </w:rPr>
              <w:t>RESULTADOS DE APRENDIZAJE</w:t>
            </w:r>
          </w:p>
        </w:tc>
        <w:tc>
          <w:tcPr>
            <w:tcW w:w="3163" w:type="dxa"/>
            <w:vAlign w:val="center"/>
          </w:tcPr>
          <w:p w14:paraId="00000009" w14:textId="6D5F250D" w:rsidR="00E27746" w:rsidRPr="008439ED" w:rsidRDefault="00B24D7F" w:rsidP="00D42B0F">
            <w:pPr>
              <w:rPr>
                <w:rFonts w:ascii="Calibri" w:hAnsi="Calibri" w:cs="Calibri"/>
                <w:b w:val="0"/>
                <w:sz w:val="22"/>
                <w:szCs w:val="22"/>
              </w:rPr>
            </w:pPr>
            <w:r w:rsidRPr="008439ED">
              <w:rPr>
                <w:rFonts w:ascii="Calibri" w:hAnsi="Calibri" w:cs="Calibri"/>
              </w:rPr>
              <w:t>220601080–02. Diseñar indicadores de gestión energética según diagnóstico y normativa.</w:t>
            </w:r>
          </w:p>
        </w:tc>
      </w:tr>
    </w:tbl>
    <w:p w14:paraId="0000000A" w14:textId="5374780C" w:rsidR="00FF258C" w:rsidRPr="008439ED" w:rsidRDefault="00FF258C">
      <w:pPr>
        <w:pStyle w:val="Normal0"/>
        <w:spacing w:line="360" w:lineRule="auto"/>
        <w:rPr>
          <w:rFonts w:ascii="Calibri" w:hAnsi="Calibri" w:cs="Calibri"/>
        </w:rPr>
        <w:pPrChange w:id="6" w:author="LauraPGM" w:date="2025-10-01T09:45:00Z">
          <w:pPr>
            <w:pStyle w:val="Normal0"/>
          </w:pPr>
        </w:pPrChange>
      </w:pPr>
    </w:p>
    <w:p w14:paraId="0000000B" w14:textId="77777777" w:rsidR="00FF258C" w:rsidRPr="008439ED" w:rsidRDefault="00FF258C">
      <w:pPr>
        <w:pStyle w:val="Normal0"/>
        <w:spacing w:line="360" w:lineRule="auto"/>
        <w:rPr>
          <w:rFonts w:ascii="Calibri" w:hAnsi="Calibri" w:cs="Calibri"/>
        </w:rPr>
        <w:pPrChange w:id="7" w:author="LauraPGM" w:date="2025-10-01T09:45:00Z">
          <w:pPr>
            <w:pStyle w:val="Normal0"/>
          </w:pPr>
        </w:pPrChange>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8439ED" w14:paraId="49D4BFBB" w14:textId="77777777">
        <w:trPr>
          <w:trHeight w:val="340"/>
        </w:trPr>
        <w:tc>
          <w:tcPr>
            <w:tcW w:w="3397" w:type="dxa"/>
            <w:vAlign w:val="center"/>
          </w:tcPr>
          <w:p w14:paraId="0000000C" w14:textId="77777777" w:rsidR="00FF258C" w:rsidRPr="008439ED" w:rsidRDefault="00D376E1">
            <w:pPr>
              <w:pStyle w:val="Normal0"/>
              <w:rPr>
                <w:rFonts w:ascii="Calibri" w:hAnsi="Calibri" w:cs="Calibri"/>
                <w:sz w:val="22"/>
                <w:szCs w:val="22"/>
              </w:rPr>
              <w:pPrChange w:id="8" w:author="LauraPGM" w:date="2025-10-01T13:13:00Z">
                <w:pPr>
                  <w:pStyle w:val="Normal0"/>
                  <w:spacing w:line="276" w:lineRule="auto"/>
                </w:pPr>
              </w:pPrChange>
            </w:pPr>
            <w:r w:rsidRPr="008439ED">
              <w:rPr>
                <w:rFonts w:ascii="Calibri" w:hAnsi="Calibri" w:cs="Calibri"/>
              </w:rPr>
              <w:t>NÚMERO DEL COMPONENTE FORMATIVO</w:t>
            </w:r>
          </w:p>
        </w:tc>
        <w:tc>
          <w:tcPr>
            <w:tcW w:w="6565" w:type="dxa"/>
            <w:vAlign w:val="center"/>
          </w:tcPr>
          <w:p w14:paraId="0000000D" w14:textId="6052EFA2" w:rsidR="00FF258C" w:rsidRPr="008439ED" w:rsidRDefault="00B24D7F">
            <w:pPr>
              <w:pStyle w:val="Normal0"/>
              <w:rPr>
                <w:rFonts w:ascii="Calibri" w:hAnsi="Calibri" w:cs="Calibri"/>
                <w:sz w:val="22"/>
                <w:szCs w:val="22"/>
              </w:rPr>
              <w:pPrChange w:id="9" w:author="LauraPGM" w:date="2025-10-01T13:13:00Z">
                <w:pPr>
                  <w:pStyle w:val="Normal0"/>
                  <w:spacing w:line="276" w:lineRule="auto"/>
                </w:pPr>
              </w:pPrChange>
            </w:pPr>
            <w:r w:rsidRPr="008439ED">
              <w:rPr>
                <w:rFonts w:ascii="Calibri" w:hAnsi="Calibri" w:cs="Calibri"/>
              </w:rPr>
              <w:t>02</w:t>
            </w:r>
          </w:p>
        </w:tc>
      </w:tr>
      <w:tr w:rsidR="00FF258C" w:rsidRPr="008439ED" w14:paraId="5196225A" w14:textId="77777777">
        <w:trPr>
          <w:trHeight w:val="340"/>
        </w:trPr>
        <w:tc>
          <w:tcPr>
            <w:tcW w:w="3397" w:type="dxa"/>
            <w:vAlign w:val="center"/>
          </w:tcPr>
          <w:p w14:paraId="0000000E" w14:textId="77777777" w:rsidR="00FF258C" w:rsidRPr="008439ED" w:rsidRDefault="00D376E1">
            <w:pPr>
              <w:pStyle w:val="Normal0"/>
              <w:rPr>
                <w:rFonts w:ascii="Calibri" w:hAnsi="Calibri" w:cs="Calibri"/>
                <w:sz w:val="22"/>
                <w:szCs w:val="22"/>
              </w:rPr>
              <w:pPrChange w:id="10" w:author="LauraPGM" w:date="2025-10-01T13:13:00Z">
                <w:pPr>
                  <w:pStyle w:val="Normal0"/>
                  <w:spacing w:line="276" w:lineRule="auto"/>
                </w:pPr>
              </w:pPrChange>
            </w:pPr>
            <w:r w:rsidRPr="008439ED">
              <w:rPr>
                <w:rFonts w:ascii="Calibri" w:hAnsi="Calibri" w:cs="Calibri"/>
              </w:rPr>
              <w:t>NOMBRE DEL COMPONENTE FORMATIVO</w:t>
            </w:r>
          </w:p>
        </w:tc>
        <w:tc>
          <w:tcPr>
            <w:tcW w:w="6565" w:type="dxa"/>
            <w:vAlign w:val="center"/>
          </w:tcPr>
          <w:p w14:paraId="0000000F" w14:textId="19B4EC35" w:rsidR="00FF258C" w:rsidRPr="008439ED" w:rsidRDefault="009B7752" w:rsidP="00D42B0F">
            <w:pPr>
              <w:rPr>
                <w:rFonts w:ascii="Calibri" w:hAnsi="Calibri" w:cs="Calibri"/>
                <w:sz w:val="22"/>
                <w:szCs w:val="22"/>
              </w:rPr>
            </w:pPr>
            <w:r w:rsidRPr="008439ED">
              <w:rPr>
                <w:rStyle w:val="fontstyle01"/>
                <w:rFonts w:ascii="Calibri" w:hAnsi="Calibri" w:cs="Calibri"/>
              </w:rPr>
              <w:t>Indicadores clave para la gestión energética según normativa y diagnóstico.</w:t>
            </w:r>
          </w:p>
        </w:tc>
      </w:tr>
      <w:tr w:rsidR="00FF258C" w:rsidRPr="008439ED" w14:paraId="323364CF" w14:textId="77777777">
        <w:trPr>
          <w:trHeight w:val="340"/>
        </w:trPr>
        <w:tc>
          <w:tcPr>
            <w:tcW w:w="3397" w:type="dxa"/>
            <w:vAlign w:val="center"/>
          </w:tcPr>
          <w:p w14:paraId="00000010" w14:textId="77777777" w:rsidR="00FF258C" w:rsidRPr="008439ED" w:rsidRDefault="00D376E1">
            <w:pPr>
              <w:pStyle w:val="Normal0"/>
              <w:rPr>
                <w:rFonts w:ascii="Calibri" w:hAnsi="Calibri" w:cs="Calibri"/>
                <w:sz w:val="22"/>
                <w:szCs w:val="22"/>
              </w:rPr>
              <w:pPrChange w:id="11" w:author="LauraPGM" w:date="2025-10-01T13:13:00Z">
                <w:pPr>
                  <w:pStyle w:val="Normal0"/>
                  <w:spacing w:line="276" w:lineRule="auto"/>
                </w:pPr>
              </w:pPrChange>
            </w:pPr>
            <w:r w:rsidRPr="008439ED">
              <w:rPr>
                <w:rFonts w:ascii="Calibri" w:hAnsi="Calibri" w:cs="Calibri"/>
              </w:rPr>
              <w:t>BREVE DESCRIPCIÓN</w:t>
            </w:r>
          </w:p>
        </w:tc>
        <w:tc>
          <w:tcPr>
            <w:tcW w:w="6565" w:type="dxa"/>
            <w:vAlign w:val="center"/>
          </w:tcPr>
          <w:p w14:paraId="00000011" w14:textId="0E5DB73C" w:rsidR="00FF258C" w:rsidRPr="008439ED" w:rsidRDefault="00B24D7F">
            <w:pPr>
              <w:pStyle w:val="Normal0"/>
              <w:rPr>
                <w:rFonts w:ascii="Calibri" w:hAnsi="Calibri" w:cs="Calibri"/>
                <w:b w:val="0"/>
                <w:color w:val="39A900"/>
                <w:sz w:val="22"/>
                <w:szCs w:val="22"/>
              </w:rPr>
              <w:pPrChange w:id="12" w:author="LauraPGM" w:date="2025-10-01T13:13:00Z">
                <w:pPr>
                  <w:pStyle w:val="Normal0"/>
                  <w:spacing w:line="276" w:lineRule="auto"/>
                </w:pPr>
              </w:pPrChange>
            </w:pPr>
            <w:r w:rsidRPr="008439ED">
              <w:rPr>
                <w:rFonts w:ascii="Calibri" w:hAnsi="Calibri" w:cs="Calibri"/>
                <w:color w:val="000000" w:themeColor="text1"/>
              </w:rPr>
              <w:t>Los fundamentos de la gestión energética y la norma ISO 50001 constituyen la base para diagnosticar las variables críticas de consumo dentro de una organización. A partir de este análisis, se desarrolla el diseño y la formulación de indicadores de gestión energética, en coherencia con la normativa aplicable. Asimismo, se examinan los diferentes tipos de indicadores, las metodologías para su cálculo e implementación, y su papel en el seguimiento y la mejora continua del desempeño energético.</w:t>
            </w:r>
          </w:p>
        </w:tc>
      </w:tr>
      <w:tr w:rsidR="00FF258C" w:rsidRPr="008439ED" w14:paraId="4789F7AB" w14:textId="77777777">
        <w:trPr>
          <w:trHeight w:val="340"/>
        </w:trPr>
        <w:tc>
          <w:tcPr>
            <w:tcW w:w="3397" w:type="dxa"/>
            <w:vAlign w:val="center"/>
          </w:tcPr>
          <w:p w14:paraId="00000012" w14:textId="77777777" w:rsidR="00FF258C" w:rsidRPr="008439ED" w:rsidRDefault="00D376E1">
            <w:pPr>
              <w:pStyle w:val="Normal0"/>
              <w:rPr>
                <w:rFonts w:ascii="Calibri" w:hAnsi="Calibri" w:cs="Calibri"/>
                <w:sz w:val="22"/>
                <w:szCs w:val="22"/>
              </w:rPr>
              <w:pPrChange w:id="13" w:author="LauraPGM" w:date="2025-10-01T13:13:00Z">
                <w:pPr>
                  <w:pStyle w:val="Normal0"/>
                  <w:spacing w:line="276" w:lineRule="auto"/>
                </w:pPr>
              </w:pPrChange>
            </w:pPr>
            <w:r w:rsidRPr="008439ED">
              <w:rPr>
                <w:rFonts w:ascii="Calibri" w:hAnsi="Calibri" w:cs="Calibri"/>
              </w:rPr>
              <w:t>PALABRAS CLAVE</w:t>
            </w:r>
          </w:p>
        </w:tc>
        <w:tc>
          <w:tcPr>
            <w:tcW w:w="6565" w:type="dxa"/>
            <w:vAlign w:val="center"/>
          </w:tcPr>
          <w:p w14:paraId="00000013" w14:textId="4C88809E" w:rsidR="00FF258C" w:rsidRPr="008439ED" w:rsidRDefault="00B24D7F" w:rsidP="00D42B0F">
            <w:pPr>
              <w:pStyle w:val="Normal0"/>
              <w:rPr>
                <w:rFonts w:ascii="Calibri" w:hAnsi="Calibri" w:cs="Calibri"/>
                <w:sz w:val="22"/>
                <w:szCs w:val="22"/>
              </w:rPr>
            </w:pPr>
            <w:r w:rsidRPr="008439ED">
              <w:rPr>
                <w:rFonts w:ascii="Calibri" w:hAnsi="Calibri" w:cs="Calibri"/>
              </w:rPr>
              <w:t>Diagnóstico, ISO 50001, indicadores, gestión energética, desempeño.</w:t>
            </w:r>
          </w:p>
        </w:tc>
      </w:tr>
    </w:tbl>
    <w:p w14:paraId="00000014" w14:textId="77777777" w:rsidR="00FF258C" w:rsidRPr="008439ED" w:rsidRDefault="00FF258C">
      <w:pPr>
        <w:pStyle w:val="Normal0"/>
        <w:spacing w:line="360" w:lineRule="auto"/>
        <w:rPr>
          <w:rFonts w:ascii="Calibri" w:hAnsi="Calibri" w:cs="Calibri"/>
        </w:rPr>
        <w:pPrChange w:id="14" w:author="LauraPGM" w:date="2025-10-01T09:45:00Z">
          <w:pPr>
            <w:pStyle w:val="Normal0"/>
          </w:pPr>
        </w:pPrChange>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8439ED" w14:paraId="4F59971A" w14:textId="77777777">
        <w:trPr>
          <w:trHeight w:val="340"/>
        </w:trPr>
        <w:tc>
          <w:tcPr>
            <w:tcW w:w="3397" w:type="dxa"/>
            <w:vAlign w:val="center"/>
          </w:tcPr>
          <w:p w14:paraId="00000015" w14:textId="77777777" w:rsidR="00FF258C" w:rsidRPr="008439ED" w:rsidRDefault="00D376E1">
            <w:pPr>
              <w:pStyle w:val="Normal0"/>
              <w:rPr>
                <w:rFonts w:ascii="Calibri" w:hAnsi="Calibri" w:cs="Calibri"/>
                <w:sz w:val="22"/>
                <w:szCs w:val="22"/>
              </w:rPr>
              <w:pPrChange w:id="15" w:author="LauraPGM" w:date="2025-10-01T13:13:00Z">
                <w:pPr>
                  <w:pStyle w:val="Normal0"/>
                  <w:spacing w:line="276" w:lineRule="auto"/>
                </w:pPr>
              </w:pPrChange>
            </w:pPr>
            <w:r w:rsidRPr="008439ED">
              <w:rPr>
                <w:rFonts w:ascii="Calibri" w:hAnsi="Calibri" w:cs="Calibri"/>
              </w:rPr>
              <w:t>ÁREA OCUPACIONAL</w:t>
            </w:r>
          </w:p>
        </w:tc>
        <w:tc>
          <w:tcPr>
            <w:tcW w:w="6565" w:type="dxa"/>
            <w:vAlign w:val="center"/>
          </w:tcPr>
          <w:p w14:paraId="00000020" w14:textId="1085330C" w:rsidR="00FF258C" w:rsidRPr="008439ED" w:rsidRDefault="00B24D7F">
            <w:pPr>
              <w:pStyle w:val="Normal0"/>
              <w:rPr>
                <w:rFonts w:ascii="Calibri" w:hAnsi="Calibri" w:cs="Calibri"/>
                <w:sz w:val="22"/>
                <w:szCs w:val="22"/>
              </w:rPr>
              <w:pPrChange w:id="16" w:author="LauraPGM" w:date="2025-10-01T13:13:00Z">
                <w:pPr>
                  <w:pStyle w:val="Normal0"/>
                  <w:spacing w:line="276" w:lineRule="auto"/>
                </w:pPr>
              </w:pPrChange>
            </w:pPr>
            <w:r w:rsidRPr="008439ED">
              <w:rPr>
                <w:rFonts w:ascii="Calibri" w:hAnsi="Calibri" w:cs="Calibri"/>
              </w:rPr>
              <w:t>CIENCIAS NATURALES, APLICADAS Y RELACIONADAS.</w:t>
            </w:r>
          </w:p>
        </w:tc>
      </w:tr>
      <w:tr w:rsidR="00FF258C" w:rsidRPr="008439ED" w14:paraId="6E9ED268" w14:textId="77777777">
        <w:trPr>
          <w:trHeight w:val="465"/>
        </w:trPr>
        <w:tc>
          <w:tcPr>
            <w:tcW w:w="3397" w:type="dxa"/>
            <w:vAlign w:val="center"/>
          </w:tcPr>
          <w:p w14:paraId="00000021" w14:textId="77777777" w:rsidR="00FF258C" w:rsidRPr="008439ED" w:rsidRDefault="00D376E1">
            <w:pPr>
              <w:pStyle w:val="Normal0"/>
              <w:rPr>
                <w:rFonts w:ascii="Calibri" w:hAnsi="Calibri" w:cs="Calibri"/>
                <w:sz w:val="22"/>
                <w:szCs w:val="22"/>
              </w:rPr>
              <w:pPrChange w:id="17" w:author="LauraPGM" w:date="2025-10-01T13:13:00Z">
                <w:pPr>
                  <w:pStyle w:val="Normal0"/>
                  <w:spacing w:line="276" w:lineRule="auto"/>
                </w:pPr>
              </w:pPrChange>
            </w:pPr>
            <w:r w:rsidRPr="008439ED">
              <w:rPr>
                <w:rFonts w:ascii="Calibri" w:hAnsi="Calibri" w:cs="Calibri"/>
              </w:rPr>
              <w:t>IDIOMA</w:t>
            </w:r>
          </w:p>
        </w:tc>
        <w:tc>
          <w:tcPr>
            <w:tcW w:w="6565" w:type="dxa"/>
            <w:vAlign w:val="center"/>
          </w:tcPr>
          <w:p w14:paraId="00000022" w14:textId="56B62E05" w:rsidR="00FF258C" w:rsidRPr="008439ED" w:rsidRDefault="00894147">
            <w:pPr>
              <w:pStyle w:val="Normal0"/>
              <w:rPr>
                <w:rFonts w:ascii="Calibri" w:hAnsi="Calibri" w:cs="Calibri"/>
                <w:sz w:val="22"/>
                <w:szCs w:val="22"/>
              </w:rPr>
              <w:pPrChange w:id="18" w:author="LauraPGM" w:date="2025-10-01T13:13:00Z">
                <w:pPr>
                  <w:pStyle w:val="Normal0"/>
                  <w:spacing w:line="276" w:lineRule="auto"/>
                </w:pPr>
              </w:pPrChange>
            </w:pPr>
            <w:r w:rsidRPr="008439ED">
              <w:rPr>
                <w:rFonts w:ascii="Calibri" w:hAnsi="Calibri" w:cs="Calibri"/>
              </w:rPr>
              <w:t>E</w:t>
            </w:r>
            <w:r w:rsidR="008574AF" w:rsidRPr="008439ED">
              <w:rPr>
                <w:rFonts w:ascii="Calibri" w:hAnsi="Calibri" w:cs="Calibri"/>
              </w:rPr>
              <w:t>spañol</w:t>
            </w:r>
            <w:r w:rsidR="005620BF" w:rsidRPr="008439ED">
              <w:rPr>
                <w:rFonts w:ascii="Calibri" w:hAnsi="Calibri" w:cs="Calibri"/>
              </w:rPr>
              <w:t>.</w:t>
            </w:r>
          </w:p>
        </w:tc>
      </w:tr>
    </w:tbl>
    <w:p w14:paraId="00000023" w14:textId="77777777" w:rsidR="00FF258C" w:rsidRPr="008439ED" w:rsidRDefault="00FF258C">
      <w:pPr>
        <w:pStyle w:val="Normal0"/>
        <w:spacing w:line="360" w:lineRule="auto"/>
        <w:rPr>
          <w:rFonts w:ascii="Calibri" w:hAnsi="Calibri" w:cs="Calibri"/>
        </w:rPr>
        <w:pPrChange w:id="19" w:author="LauraPGM" w:date="2025-10-01T09:45:00Z">
          <w:pPr>
            <w:pStyle w:val="Normal0"/>
          </w:pPr>
        </w:pPrChange>
      </w:pPr>
    </w:p>
    <w:p w14:paraId="00000027" w14:textId="77777777" w:rsidR="00FF258C" w:rsidRPr="008439ED" w:rsidDel="00D645B6" w:rsidRDefault="00FF258C">
      <w:pPr>
        <w:pStyle w:val="Normal0"/>
        <w:spacing w:line="360" w:lineRule="auto"/>
        <w:rPr>
          <w:del w:id="20" w:author="LauraPGM" w:date="2025-10-01T09:50:00Z"/>
          <w:rFonts w:ascii="Calibri" w:hAnsi="Calibri" w:cs="Calibri"/>
        </w:rPr>
        <w:pPrChange w:id="21" w:author="LauraPGM" w:date="2025-10-01T09:45:00Z">
          <w:pPr>
            <w:pStyle w:val="Normal0"/>
          </w:pPr>
        </w:pPrChange>
      </w:pPr>
    </w:p>
    <w:p w14:paraId="00000028" w14:textId="7B610179" w:rsidR="00FF258C" w:rsidRPr="008439ED" w:rsidDel="00D645B6" w:rsidRDefault="00D376E1" w:rsidP="001D59AC">
      <w:pPr>
        <w:pStyle w:val="Normal0"/>
        <w:pBdr>
          <w:top w:val="nil"/>
          <w:left w:val="nil"/>
          <w:bottom w:val="nil"/>
          <w:right w:val="nil"/>
          <w:between w:val="nil"/>
        </w:pBdr>
        <w:spacing w:line="360" w:lineRule="auto"/>
        <w:jc w:val="both"/>
        <w:rPr>
          <w:del w:id="22" w:author="LauraPGM" w:date="2025-10-01T09:50:00Z"/>
          <w:rFonts w:ascii="Calibri" w:hAnsi="Calibri" w:cs="Calibri"/>
          <w:b/>
          <w:color w:val="000000"/>
        </w:rPr>
      </w:pPr>
      <w:del w:id="23" w:author="LauraPGM" w:date="2025-10-01T09:50:00Z">
        <w:r w:rsidRPr="008439ED" w:rsidDel="00D645B6">
          <w:rPr>
            <w:rFonts w:ascii="Calibri" w:hAnsi="Calibri" w:cs="Calibri"/>
            <w:b/>
            <w:color w:val="000000"/>
          </w:rPr>
          <w:delText xml:space="preserve">TABLA DE CONTENIDOS: </w:delText>
        </w:r>
      </w:del>
    </w:p>
    <w:p w14:paraId="2DD4D228" w14:textId="77777777" w:rsidR="007343BB" w:rsidRPr="008439ED" w:rsidRDefault="007343BB">
      <w:pPr>
        <w:pStyle w:val="Normal0"/>
        <w:pBdr>
          <w:top w:val="nil"/>
          <w:left w:val="nil"/>
          <w:bottom w:val="nil"/>
          <w:right w:val="nil"/>
          <w:between w:val="nil"/>
        </w:pBdr>
        <w:spacing w:line="360" w:lineRule="auto"/>
        <w:jc w:val="both"/>
        <w:rPr>
          <w:rFonts w:ascii="Calibri" w:hAnsi="Calibri" w:cs="Calibri"/>
          <w:b/>
          <w:color w:val="000000"/>
        </w:rPr>
        <w:pPrChange w:id="24" w:author="LauraPGM" w:date="2025-10-01T09:50:00Z">
          <w:pPr>
            <w:pStyle w:val="Normal0"/>
            <w:pBdr>
              <w:top w:val="nil"/>
              <w:left w:val="nil"/>
              <w:bottom w:val="nil"/>
              <w:right w:val="nil"/>
              <w:between w:val="nil"/>
            </w:pBdr>
            <w:spacing w:line="360" w:lineRule="auto"/>
            <w:ind w:left="284"/>
            <w:jc w:val="both"/>
          </w:pPr>
        </w:pPrChange>
      </w:pPr>
    </w:p>
    <w:p w14:paraId="38709C26" w14:textId="5F612BA9" w:rsidR="007343BB" w:rsidRPr="008439ED" w:rsidRDefault="007343BB" w:rsidP="001D59AC">
      <w:pPr>
        <w:pStyle w:val="Normal0"/>
        <w:pBdr>
          <w:top w:val="nil"/>
          <w:left w:val="nil"/>
          <w:bottom w:val="nil"/>
          <w:right w:val="nil"/>
          <w:between w:val="nil"/>
        </w:pBdr>
        <w:spacing w:line="360" w:lineRule="auto"/>
        <w:jc w:val="both"/>
        <w:rPr>
          <w:rFonts w:ascii="Calibri" w:hAnsi="Calibri" w:cs="Calibri"/>
          <w:b/>
          <w:color w:val="000000"/>
        </w:rPr>
      </w:pPr>
      <w:r w:rsidRPr="008439ED">
        <w:rPr>
          <w:rFonts w:ascii="Calibri" w:hAnsi="Calibri" w:cs="Calibri"/>
          <w:b/>
          <w:color w:val="000000"/>
        </w:rPr>
        <w:t>A. TABLA DE CONTENIDOS</w:t>
      </w:r>
    </w:p>
    <w:p w14:paraId="18DF9E0D" w14:textId="52E0280B" w:rsidR="00400499" w:rsidRPr="008439ED" w:rsidRDefault="00DF687B" w:rsidP="001D59AC">
      <w:pPr>
        <w:pStyle w:val="Normal0"/>
        <w:spacing w:line="360" w:lineRule="auto"/>
        <w:rPr>
          <w:rFonts w:ascii="Calibri" w:hAnsi="Calibri" w:cs="Calibri"/>
          <w:b/>
        </w:rPr>
      </w:pPr>
      <w:r w:rsidRPr="008439ED">
        <w:rPr>
          <w:rFonts w:ascii="Calibri" w:hAnsi="Calibri" w:cs="Calibri"/>
          <w:b/>
        </w:rPr>
        <w:t xml:space="preserve">B.  INTRODUCCIÓN </w:t>
      </w:r>
    </w:p>
    <w:p w14:paraId="445B2A25" w14:textId="17AC60BF" w:rsidR="001E287F" w:rsidRPr="008439ED" w:rsidRDefault="00DF687B" w:rsidP="001D59AC">
      <w:pPr>
        <w:pStyle w:val="Normal0"/>
        <w:spacing w:line="360" w:lineRule="auto"/>
        <w:rPr>
          <w:ins w:id="25" w:author="LauraPGM" w:date="2025-10-01T09:51:00Z"/>
          <w:rFonts w:ascii="Calibri" w:hAnsi="Calibri" w:cs="Calibri"/>
          <w:b/>
        </w:rPr>
      </w:pPr>
      <w:r w:rsidRPr="008439ED">
        <w:rPr>
          <w:rFonts w:ascii="Calibri" w:hAnsi="Calibri" w:cs="Calibri"/>
          <w:b/>
        </w:rPr>
        <w:t>C.  DESARROLLO DE CONTENIDOS</w:t>
      </w:r>
    </w:p>
    <w:p w14:paraId="4C2EAA80" w14:textId="77777777" w:rsidR="001D59AC" w:rsidRPr="008439ED" w:rsidRDefault="001D59AC" w:rsidP="001D59AC">
      <w:pPr>
        <w:pStyle w:val="Normal0"/>
        <w:pBdr>
          <w:top w:val="nil"/>
          <w:left w:val="nil"/>
          <w:bottom w:val="nil"/>
          <w:right w:val="nil"/>
          <w:between w:val="nil"/>
        </w:pBdr>
        <w:spacing w:line="360" w:lineRule="auto"/>
        <w:jc w:val="both"/>
        <w:rPr>
          <w:ins w:id="26" w:author="LauraPGM" w:date="2025-10-01T09:51:00Z"/>
          <w:rFonts w:ascii="Calibri" w:hAnsi="Calibri" w:cs="Calibri"/>
          <w:b/>
          <w:color w:val="000000"/>
        </w:rPr>
      </w:pPr>
      <w:ins w:id="27" w:author="LauraPGM" w:date="2025-10-01T09:51:00Z">
        <w:r w:rsidRPr="008439ED">
          <w:rPr>
            <w:rFonts w:ascii="Calibri" w:hAnsi="Calibri" w:cs="Calibri"/>
            <w:b/>
            <w:color w:val="000000"/>
          </w:rPr>
          <w:t>A. TABLA DE CONTENIDOS</w:t>
        </w:r>
      </w:ins>
    </w:p>
    <w:p w14:paraId="594877F4" w14:textId="77777777" w:rsidR="001D59AC" w:rsidRPr="008439ED" w:rsidRDefault="001D59AC" w:rsidP="001D59AC">
      <w:pPr>
        <w:pStyle w:val="Normal0"/>
        <w:spacing w:line="360" w:lineRule="auto"/>
        <w:rPr>
          <w:rFonts w:ascii="Calibri" w:hAnsi="Calibri" w:cs="Calibri"/>
          <w:b/>
        </w:rPr>
      </w:pPr>
    </w:p>
    <w:p w14:paraId="7ACFF0AF" w14:textId="4E2D262A" w:rsidR="003C01A3" w:rsidRPr="008439ED" w:rsidDel="00D645B6" w:rsidRDefault="003C01A3" w:rsidP="001D59AC">
      <w:pPr>
        <w:pStyle w:val="Normal0"/>
        <w:spacing w:line="360" w:lineRule="auto"/>
        <w:rPr>
          <w:del w:id="28" w:author="LauraPGM" w:date="2025-10-01T09:51:00Z"/>
          <w:rFonts w:ascii="Calibri" w:hAnsi="Calibri" w:cs="Calibri"/>
          <w:b/>
        </w:rPr>
      </w:pPr>
    </w:p>
    <w:p w14:paraId="69385B9D" w14:textId="34FC1CEE" w:rsidR="003C01A3" w:rsidRPr="008439ED" w:rsidDel="00D645B6" w:rsidRDefault="003C01A3">
      <w:pPr>
        <w:pStyle w:val="Normal0"/>
        <w:numPr>
          <w:ilvl w:val="0"/>
          <w:numId w:val="123"/>
        </w:numPr>
        <w:spacing w:line="360" w:lineRule="auto"/>
        <w:rPr>
          <w:del w:id="29" w:author="LauraPGM" w:date="2025-10-01T09:44:00Z"/>
          <w:rFonts w:ascii="Calibri" w:hAnsi="Calibri" w:cs="Calibri"/>
        </w:rPr>
        <w:pPrChange w:id="30" w:author="LauraPGM" w:date="2025-10-01T09:45:00Z">
          <w:pPr>
            <w:pStyle w:val="Normal0"/>
            <w:numPr>
              <w:ilvl w:val="1"/>
              <w:numId w:val="58"/>
            </w:numPr>
            <w:spacing w:line="360" w:lineRule="auto"/>
            <w:ind w:left="1440" w:hanging="360"/>
          </w:pPr>
        </w:pPrChange>
      </w:pPr>
      <w:r w:rsidRPr="008439ED">
        <w:rPr>
          <w:rFonts w:ascii="Calibri" w:hAnsi="Calibri" w:cs="Calibri"/>
        </w:rPr>
        <w:t xml:space="preserve">Identificación y </w:t>
      </w:r>
      <w:ins w:id="31" w:author="LauraPGM" w:date="2025-10-06T20:24:00Z">
        <w:r w:rsidR="0032602C" w:rsidRPr="008439ED">
          <w:rPr>
            <w:rFonts w:ascii="Calibri" w:hAnsi="Calibri" w:cs="Calibri"/>
          </w:rPr>
          <w:t>c</w:t>
        </w:r>
      </w:ins>
      <w:del w:id="32" w:author="LauraPGM" w:date="2025-10-06T20:24:00Z">
        <w:r w:rsidRPr="008439ED" w:rsidDel="0032602C">
          <w:rPr>
            <w:rFonts w:ascii="Calibri" w:hAnsi="Calibri" w:cs="Calibri"/>
          </w:rPr>
          <w:delText>C</w:delText>
        </w:r>
      </w:del>
      <w:r w:rsidRPr="008439ED">
        <w:rPr>
          <w:rFonts w:ascii="Calibri" w:hAnsi="Calibri" w:cs="Calibri"/>
        </w:rPr>
        <w:t>lasificación de Indicadores de Gestión Energética (IDEs)</w:t>
      </w:r>
      <w:ins w:id="33" w:author="LauraPGM" w:date="2025-10-01T15:40:00Z">
        <w:r w:rsidR="002D34CA" w:rsidRPr="008439ED">
          <w:rPr>
            <w:rFonts w:ascii="Calibri" w:hAnsi="Calibri" w:cs="Calibri"/>
          </w:rPr>
          <w:t>.</w:t>
        </w:r>
      </w:ins>
    </w:p>
    <w:p w14:paraId="6BFE8CD7" w14:textId="77777777" w:rsidR="00D645B6" w:rsidRPr="008439ED" w:rsidRDefault="00D645B6">
      <w:pPr>
        <w:pStyle w:val="Normal0"/>
        <w:numPr>
          <w:ilvl w:val="0"/>
          <w:numId w:val="123"/>
        </w:numPr>
        <w:spacing w:line="360" w:lineRule="auto"/>
        <w:rPr>
          <w:ins w:id="34" w:author="LauraPGM" w:date="2025-10-01T09:44:00Z"/>
          <w:rFonts w:ascii="Calibri" w:hAnsi="Calibri" w:cs="Calibri"/>
        </w:rPr>
        <w:pPrChange w:id="35" w:author="LauraPGM" w:date="2025-10-01T09:45:00Z">
          <w:pPr>
            <w:pStyle w:val="Normal0"/>
            <w:numPr>
              <w:numId w:val="58"/>
            </w:numPr>
            <w:spacing w:line="360" w:lineRule="auto"/>
            <w:ind w:left="720" w:hanging="360"/>
          </w:pPr>
        </w:pPrChange>
      </w:pPr>
    </w:p>
    <w:p w14:paraId="1C61B5B7" w14:textId="1EB8B4A1" w:rsidR="00185798" w:rsidRPr="008439ED" w:rsidRDefault="00185798">
      <w:pPr>
        <w:pStyle w:val="Normal0"/>
        <w:numPr>
          <w:ilvl w:val="1"/>
          <w:numId w:val="46"/>
        </w:numPr>
        <w:spacing w:line="360" w:lineRule="auto"/>
        <w:rPr>
          <w:rFonts w:ascii="Calibri" w:hAnsi="Calibri" w:cs="Calibri"/>
        </w:rPr>
        <w:pPrChange w:id="36" w:author="LauraPGM" w:date="2025-10-01T09:45:00Z">
          <w:pPr>
            <w:pStyle w:val="Normal0"/>
            <w:numPr>
              <w:ilvl w:val="1"/>
              <w:numId w:val="58"/>
            </w:numPr>
            <w:spacing w:line="360" w:lineRule="auto"/>
            <w:ind w:left="1440" w:hanging="360"/>
          </w:pPr>
        </w:pPrChange>
      </w:pPr>
      <w:r w:rsidRPr="008439ED">
        <w:rPr>
          <w:rFonts w:ascii="Calibri" w:hAnsi="Calibri" w:cs="Calibri"/>
        </w:rPr>
        <w:t>Clasificación de tipos de indicadores de eficiencia energética según su aplicación</w:t>
      </w:r>
      <w:ins w:id="37" w:author="LauraPGM" w:date="2025-10-01T15:40:00Z">
        <w:r w:rsidR="002D34CA" w:rsidRPr="008439ED">
          <w:rPr>
            <w:rFonts w:ascii="Calibri" w:hAnsi="Calibri" w:cs="Calibri"/>
          </w:rPr>
          <w:t>.</w:t>
        </w:r>
      </w:ins>
    </w:p>
    <w:p w14:paraId="7937AF21" w14:textId="6D56708B" w:rsidR="00EA7534" w:rsidRPr="008439ED" w:rsidRDefault="00A5135E">
      <w:pPr>
        <w:pStyle w:val="Normal0"/>
        <w:numPr>
          <w:ilvl w:val="0"/>
          <w:numId w:val="46"/>
        </w:numPr>
        <w:spacing w:line="360" w:lineRule="auto"/>
        <w:rPr>
          <w:ins w:id="38" w:author="LauraPGM" w:date="2025-10-01T13:21:00Z"/>
          <w:rFonts w:ascii="Calibri" w:hAnsi="Calibri" w:cs="Calibri"/>
        </w:rPr>
        <w:pPrChange w:id="39" w:author="LauraPGM" w:date="2025-10-01T13:21:00Z">
          <w:pPr>
            <w:pStyle w:val="Prrafodelista"/>
            <w:numPr>
              <w:ilvl w:val="1"/>
              <w:numId w:val="138"/>
            </w:numPr>
            <w:spacing w:before="100" w:beforeAutospacing="1" w:after="100" w:afterAutospacing="1" w:line="360" w:lineRule="auto"/>
            <w:ind w:left="360" w:hanging="360"/>
          </w:pPr>
        </w:pPrChange>
      </w:pPr>
      <w:r w:rsidRPr="008439ED">
        <w:rPr>
          <w:rFonts w:ascii="Calibri" w:hAnsi="Calibri" w:cs="Calibri"/>
        </w:rPr>
        <w:lastRenderedPageBreak/>
        <w:t xml:space="preserve">Establecimiento de Líneas Base Energéticas (LBE) y </w:t>
      </w:r>
      <w:ins w:id="40" w:author="LauraPGM" w:date="2025-10-06T20:24:00Z">
        <w:r w:rsidR="00DB6691" w:rsidRPr="008439ED">
          <w:rPr>
            <w:rFonts w:ascii="Calibri" w:hAnsi="Calibri" w:cs="Calibri"/>
          </w:rPr>
          <w:t>v</w:t>
        </w:r>
      </w:ins>
      <w:del w:id="41" w:author="LauraPGM" w:date="2025-10-06T20:23:00Z">
        <w:r w:rsidRPr="008439ED" w:rsidDel="00DB6691">
          <w:rPr>
            <w:rFonts w:ascii="Calibri" w:hAnsi="Calibri" w:cs="Calibri"/>
          </w:rPr>
          <w:delText>V</w:delText>
        </w:r>
      </w:del>
      <w:r w:rsidRPr="008439ED">
        <w:rPr>
          <w:rFonts w:ascii="Calibri" w:hAnsi="Calibri" w:cs="Calibri"/>
        </w:rPr>
        <w:t xml:space="preserve">ariables de </w:t>
      </w:r>
      <w:ins w:id="42" w:author="LauraPGM" w:date="2025-10-06T20:24:00Z">
        <w:r w:rsidR="00DB6691" w:rsidRPr="008439ED">
          <w:rPr>
            <w:rFonts w:ascii="Calibri" w:hAnsi="Calibri" w:cs="Calibri"/>
          </w:rPr>
          <w:t>s</w:t>
        </w:r>
      </w:ins>
      <w:del w:id="43" w:author="LauraPGM" w:date="2025-10-06T20:24:00Z">
        <w:r w:rsidRPr="008439ED" w:rsidDel="00DB6691">
          <w:rPr>
            <w:rFonts w:ascii="Calibri" w:hAnsi="Calibri" w:cs="Calibri"/>
          </w:rPr>
          <w:delText>S</w:delText>
        </w:r>
      </w:del>
      <w:r w:rsidRPr="008439ED">
        <w:rPr>
          <w:rFonts w:ascii="Calibri" w:hAnsi="Calibri" w:cs="Calibri"/>
        </w:rPr>
        <w:t>eguimiento</w:t>
      </w:r>
      <w:ins w:id="44" w:author="LauraPGM" w:date="2025-10-01T15:41:00Z">
        <w:r w:rsidR="002D34CA" w:rsidRPr="008439ED">
          <w:rPr>
            <w:rFonts w:ascii="Calibri" w:hAnsi="Calibri" w:cs="Calibri"/>
          </w:rPr>
          <w:t>.</w:t>
        </w:r>
      </w:ins>
    </w:p>
    <w:p w14:paraId="434F3868" w14:textId="10C406FF" w:rsidR="00EA7534" w:rsidRPr="008439ED" w:rsidDel="002D34CA" w:rsidRDefault="00EA7534">
      <w:pPr>
        <w:pStyle w:val="Normal0"/>
        <w:spacing w:line="360" w:lineRule="auto"/>
        <w:rPr>
          <w:del w:id="45" w:author="LauraPGM" w:date="2025-10-01T15:40:00Z"/>
          <w:rFonts w:ascii="Calibri" w:hAnsi="Calibri" w:cs="Calibri"/>
        </w:rPr>
        <w:pPrChange w:id="46" w:author="LauraPGM" w:date="2025-10-01T15:40:00Z">
          <w:pPr>
            <w:pStyle w:val="Normal0"/>
            <w:numPr>
              <w:numId w:val="58"/>
            </w:numPr>
            <w:spacing w:line="360" w:lineRule="auto"/>
            <w:ind w:left="720" w:hanging="360"/>
          </w:pPr>
        </w:pPrChange>
      </w:pPr>
      <w:ins w:id="47" w:author="LauraPGM" w:date="2025-10-01T13:22:00Z">
        <w:r w:rsidRPr="008439ED">
          <w:rPr>
            <w:rFonts w:ascii="Calibri" w:hAnsi="Calibri" w:cs="Calibri"/>
            <w:rPrChange w:id="48" w:author="LauraPGM" w:date="2025-11-04T16:55:00Z">
              <w:rPr>
                <w:rFonts w:ascii="Calibri" w:eastAsia="Times New Roman" w:hAnsi="Calibri" w:cs="Calibri"/>
                <w:b/>
                <w:bCs/>
                <w:lang w:eastAsia="es-CO"/>
              </w:rPr>
            </w:rPrChange>
          </w:rPr>
          <w:t xml:space="preserve"> </w:t>
        </w:r>
      </w:ins>
      <w:ins w:id="49" w:author="LauraPGM" w:date="2025-10-01T13:21:00Z">
        <w:r w:rsidRPr="008439ED">
          <w:rPr>
            <w:rFonts w:ascii="Calibri" w:hAnsi="Calibri" w:cs="Calibri"/>
            <w:rPrChange w:id="50" w:author="LauraPGM" w:date="2025-11-04T16:55:00Z">
              <w:rPr>
                <w:lang w:eastAsia="es-CO"/>
              </w:rPr>
            </w:rPrChange>
          </w:rPr>
          <w:t>Metodologías para el cálculo de la LBE</w:t>
        </w:r>
      </w:ins>
      <w:ins w:id="51" w:author="LauraPGM" w:date="2025-10-01T15:41:00Z">
        <w:r w:rsidR="002D34CA" w:rsidRPr="008439ED">
          <w:rPr>
            <w:rFonts w:ascii="Calibri" w:hAnsi="Calibri" w:cs="Calibri"/>
          </w:rPr>
          <w:t>.</w:t>
        </w:r>
      </w:ins>
    </w:p>
    <w:p w14:paraId="6F00915C" w14:textId="77777777" w:rsidR="002D34CA" w:rsidRPr="008439ED" w:rsidRDefault="002D34CA">
      <w:pPr>
        <w:pStyle w:val="Normal0"/>
        <w:numPr>
          <w:ilvl w:val="1"/>
          <w:numId w:val="140"/>
        </w:numPr>
        <w:spacing w:line="360" w:lineRule="auto"/>
        <w:rPr>
          <w:ins w:id="52" w:author="LauraPGM" w:date="2025-10-01T15:40:00Z"/>
          <w:rFonts w:ascii="Calibri" w:hAnsi="Calibri" w:cs="Calibri"/>
        </w:rPr>
        <w:pPrChange w:id="53" w:author="LauraPGM" w:date="2025-10-01T15:40:00Z">
          <w:pPr>
            <w:pStyle w:val="Normal0"/>
            <w:numPr>
              <w:numId w:val="58"/>
            </w:numPr>
            <w:spacing w:line="360" w:lineRule="auto"/>
            <w:ind w:left="720" w:hanging="360"/>
          </w:pPr>
        </w:pPrChange>
      </w:pPr>
    </w:p>
    <w:p w14:paraId="1B7E8E47" w14:textId="33D316FD" w:rsidR="002D34CA" w:rsidRPr="008439ED" w:rsidRDefault="00424C06">
      <w:pPr>
        <w:pStyle w:val="Normal0"/>
        <w:numPr>
          <w:ilvl w:val="0"/>
          <w:numId w:val="177"/>
        </w:numPr>
        <w:spacing w:line="360" w:lineRule="auto"/>
        <w:rPr>
          <w:ins w:id="54" w:author="LauraPGM" w:date="2025-10-01T15:40:00Z"/>
          <w:rFonts w:ascii="Calibri" w:hAnsi="Calibri" w:cs="Calibri"/>
        </w:rPr>
        <w:pPrChange w:id="55" w:author="LauraPGM" w:date="2025-10-01T15:40:00Z">
          <w:pPr>
            <w:pStyle w:val="Normal0"/>
            <w:numPr>
              <w:numId w:val="58"/>
            </w:numPr>
            <w:spacing w:line="360" w:lineRule="auto"/>
            <w:ind w:left="720" w:hanging="360"/>
          </w:pPr>
        </w:pPrChange>
      </w:pPr>
      <w:r w:rsidRPr="008439ED">
        <w:rPr>
          <w:rFonts w:ascii="Calibri" w:hAnsi="Calibri" w:cs="Calibri"/>
          <w:bCs/>
          <w:lang w:eastAsia="es-MX"/>
          <w:rPrChange w:id="56" w:author="LauraPGM" w:date="2025-11-04T16:55:00Z">
            <w:rPr>
              <w:bCs/>
              <w:sz w:val="21"/>
              <w:szCs w:val="21"/>
              <w:lang w:eastAsia="es-MX"/>
            </w:rPr>
          </w:rPrChange>
        </w:rPr>
        <w:t xml:space="preserve">Cálculo e </w:t>
      </w:r>
      <w:ins w:id="57" w:author="LauraPGM" w:date="2025-10-06T20:24:00Z">
        <w:r w:rsidR="00046775" w:rsidRPr="008439ED">
          <w:rPr>
            <w:rFonts w:ascii="Calibri" w:hAnsi="Calibri" w:cs="Calibri"/>
            <w:bCs/>
            <w:lang w:eastAsia="es-MX"/>
          </w:rPr>
          <w:t>i</w:t>
        </w:r>
      </w:ins>
      <w:del w:id="58" w:author="LauraPGM" w:date="2025-10-06T20:24:00Z">
        <w:r w:rsidRPr="008439ED" w:rsidDel="00046775">
          <w:rPr>
            <w:rFonts w:ascii="Calibri" w:hAnsi="Calibri" w:cs="Calibri"/>
            <w:bCs/>
            <w:lang w:eastAsia="es-MX"/>
            <w:rPrChange w:id="59" w:author="LauraPGM" w:date="2025-11-04T16:55:00Z">
              <w:rPr>
                <w:bCs/>
                <w:sz w:val="21"/>
                <w:szCs w:val="21"/>
                <w:lang w:eastAsia="es-MX"/>
              </w:rPr>
            </w:rPrChange>
          </w:rPr>
          <w:delText>I</w:delText>
        </w:r>
      </w:del>
      <w:r w:rsidRPr="008439ED">
        <w:rPr>
          <w:rFonts w:ascii="Calibri" w:hAnsi="Calibri" w:cs="Calibri"/>
          <w:bCs/>
          <w:lang w:eastAsia="es-MX"/>
          <w:rPrChange w:id="60" w:author="LauraPGM" w:date="2025-11-04T16:55:00Z">
            <w:rPr>
              <w:bCs/>
              <w:sz w:val="21"/>
              <w:szCs w:val="21"/>
              <w:lang w:eastAsia="es-MX"/>
            </w:rPr>
          </w:rPrChange>
        </w:rPr>
        <w:t>nterpretación de Indicadores de Desempeño Energético</w:t>
      </w:r>
      <w:ins w:id="61" w:author="LauraPGM" w:date="2025-10-01T15:41:00Z">
        <w:r w:rsidR="002D34CA" w:rsidRPr="008439ED">
          <w:rPr>
            <w:rFonts w:ascii="Calibri" w:hAnsi="Calibri" w:cs="Calibri"/>
            <w:bCs/>
            <w:lang w:eastAsia="es-MX"/>
          </w:rPr>
          <w:t>.</w:t>
        </w:r>
      </w:ins>
    </w:p>
    <w:p w14:paraId="0CEA61B9" w14:textId="77777777" w:rsidR="002D34CA" w:rsidRPr="008439ED" w:rsidRDefault="00507103">
      <w:pPr>
        <w:pStyle w:val="Normal0"/>
        <w:numPr>
          <w:ilvl w:val="0"/>
          <w:numId w:val="177"/>
        </w:numPr>
        <w:spacing w:line="360" w:lineRule="auto"/>
        <w:rPr>
          <w:ins w:id="62" w:author="LauraPGM" w:date="2025-10-01T15:41:00Z"/>
          <w:rFonts w:ascii="Calibri" w:hAnsi="Calibri" w:cs="Calibri"/>
        </w:rPr>
        <w:pPrChange w:id="63" w:author="LauraPGM" w:date="2025-10-01T15:41:00Z">
          <w:pPr>
            <w:pStyle w:val="Normal0"/>
            <w:numPr>
              <w:numId w:val="58"/>
            </w:numPr>
            <w:spacing w:line="360" w:lineRule="auto"/>
            <w:ind w:left="720" w:hanging="360"/>
          </w:pPr>
        </w:pPrChange>
      </w:pPr>
      <w:ins w:id="64" w:author="LauraPGM" w:date="2025-10-01T14:51:00Z">
        <w:r w:rsidRPr="008439ED">
          <w:rPr>
            <w:rFonts w:ascii="Calibri" w:hAnsi="Calibri" w:cs="Calibri"/>
          </w:rPr>
          <w:t>Estrategias de optimización de costos e impacto energético</w:t>
        </w:r>
      </w:ins>
      <w:ins w:id="65" w:author="LauraPGM" w:date="2025-10-01T15:41:00Z">
        <w:r w:rsidR="002D34CA" w:rsidRPr="008439ED">
          <w:rPr>
            <w:rFonts w:ascii="Calibri" w:hAnsi="Calibri" w:cs="Calibri"/>
          </w:rPr>
          <w:t>.</w:t>
        </w:r>
      </w:ins>
    </w:p>
    <w:p w14:paraId="063FA919" w14:textId="76C05D58" w:rsidR="002D34CA" w:rsidRPr="008439ED" w:rsidRDefault="00046775">
      <w:pPr>
        <w:pStyle w:val="Normal0"/>
        <w:numPr>
          <w:ilvl w:val="0"/>
          <w:numId w:val="177"/>
        </w:numPr>
        <w:spacing w:line="360" w:lineRule="auto"/>
        <w:rPr>
          <w:ins w:id="66" w:author="LauraPGM" w:date="2025-10-01T15:41:00Z"/>
          <w:rFonts w:ascii="Calibri" w:hAnsi="Calibri" w:cs="Calibri"/>
        </w:rPr>
        <w:pPrChange w:id="67" w:author="LauraPGM" w:date="2025-10-01T15:41:00Z">
          <w:pPr>
            <w:pStyle w:val="Normal0"/>
            <w:numPr>
              <w:numId w:val="58"/>
            </w:numPr>
            <w:spacing w:line="360" w:lineRule="auto"/>
            <w:ind w:left="720" w:hanging="360"/>
          </w:pPr>
        </w:pPrChange>
      </w:pPr>
      <w:ins w:id="68" w:author="LauraPGM" w:date="2025-10-01T14:49:00Z">
        <w:r w:rsidRPr="008439ED">
          <w:rPr>
            <w:rFonts w:ascii="Calibri" w:hAnsi="Calibri" w:cs="Calibri"/>
          </w:rPr>
          <w:t>Requisitos de la n</w:t>
        </w:r>
        <w:r w:rsidR="00507103" w:rsidRPr="008439ED">
          <w:rPr>
            <w:rFonts w:ascii="Calibri" w:hAnsi="Calibri" w:cs="Calibri"/>
          </w:rPr>
          <w:t>orma ISO 50001 para la gestión energética y los IDEs</w:t>
        </w:r>
      </w:ins>
      <w:ins w:id="69" w:author="LauraPGM" w:date="2025-10-01T15:41:00Z">
        <w:r w:rsidR="002D34CA" w:rsidRPr="008439ED">
          <w:rPr>
            <w:rFonts w:ascii="Calibri" w:hAnsi="Calibri" w:cs="Calibri"/>
          </w:rPr>
          <w:t>.</w:t>
        </w:r>
      </w:ins>
    </w:p>
    <w:p w14:paraId="5D9D8A35" w14:textId="4A396263" w:rsidR="00793DDB" w:rsidRPr="008439ED" w:rsidRDefault="00793DDB">
      <w:pPr>
        <w:pStyle w:val="Normal0"/>
        <w:numPr>
          <w:ilvl w:val="0"/>
          <w:numId w:val="177"/>
        </w:numPr>
        <w:spacing w:line="360" w:lineRule="auto"/>
        <w:rPr>
          <w:rFonts w:ascii="Calibri" w:hAnsi="Calibri" w:cs="Calibri"/>
        </w:rPr>
        <w:pPrChange w:id="70" w:author="LauraPGM" w:date="2025-10-01T15:41:00Z">
          <w:pPr>
            <w:pStyle w:val="Normal0"/>
            <w:numPr>
              <w:numId w:val="58"/>
            </w:numPr>
            <w:spacing w:line="360" w:lineRule="auto"/>
            <w:ind w:left="720" w:hanging="360"/>
          </w:pPr>
        </w:pPrChange>
      </w:pPr>
      <w:ins w:id="71" w:author="LauraPGM" w:date="2025-10-01T15:40:00Z">
        <w:r w:rsidRPr="008439ED">
          <w:rPr>
            <w:rFonts w:ascii="Calibri" w:hAnsi="Calibri" w:cs="Calibri"/>
          </w:rPr>
          <w:t>Desarrollo de informes técnicos sobre el rendimiento energético y la optimización</w:t>
        </w:r>
      </w:ins>
      <w:ins w:id="72" w:author="LauraPGM" w:date="2025-10-01T15:41:00Z">
        <w:r w:rsidR="002D34CA" w:rsidRPr="008439ED">
          <w:rPr>
            <w:rFonts w:ascii="Calibri" w:hAnsi="Calibri" w:cs="Calibri"/>
          </w:rPr>
          <w:t>.</w:t>
        </w:r>
      </w:ins>
    </w:p>
    <w:p w14:paraId="3C444163" w14:textId="77777777" w:rsidR="00424C06" w:rsidRPr="008439ED" w:rsidDel="00793DDB" w:rsidRDefault="00424C06">
      <w:pPr>
        <w:pStyle w:val="Normal0"/>
        <w:spacing w:line="360" w:lineRule="auto"/>
        <w:rPr>
          <w:del w:id="73" w:author="LauraPGM" w:date="2025-10-01T15:40:00Z"/>
          <w:rFonts w:ascii="Calibri" w:hAnsi="Calibri" w:cs="Calibri"/>
          <w:b/>
        </w:rPr>
        <w:pPrChange w:id="74" w:author="LauraPGM" w:date="2025-10-01T14:48:00Z">
          <w:pPr>
            <w:pStyle w:val="Normal0"/>
            <w:numPr>
              <w:numId w:val="58"/>
            </w:numPr>
            <w:spacing w:line="360" w:lineRule="auto"/>
            <w:ind w:left="720" w:hanging="360"/>
          </w:pPr>
        </w:pPrChange>
      </w:pPr>
    </w:p>
    <w:p w14:paraId="50B50E1F" w14:textId="07367BEE" w:rsidR="00A5135E" w:rsidRPr="008439ED" w:rsidRDefault="00A5135E">
      <w:pPr>
        <w:pStyle w:val="Normal0"/>
        <w:spacing w:line="360" w:lineRule="auto"/>
        <w:rPr>
          <w:rFonts w:ascii="Calibri" w:hAnsi="Calibri" w:cs="Calibri"/>
          <w:b/>
        </w:rPr>
        <w:pPrChange w:id="75" w:author="LauraPGM" w:date="2025-10-01T15:40:00Z">
          <w:pPr>
            <w:pStyle w:val="Normal0"/>
            <w:spacing w:line="360" w:lineRule="auto"/>
            <w:ind w:left="720"/>
          </w:pPr>
        </w:pPrChange>
      </w:pPr>
    </w:p>
    <w:p w14:paraId="7489FDE8" w14:textId="48397B5C" w:rsidR="003C01A3" w:rsidRPr="008439ED" w:rsidDel="00D645B6" w:rsidRDefault="00D645B6">
      <w:pPr>
        <w:pStyle w:val="TDC1"/>
        <w:tabs>
          <w:tab w:val="left" w:pos="480"/>
          <w:tab w:val="right" w:leader="dot" w:pos="9962"/>
        </w:tabs>
        <w:spacing w:line="360" w:lineRule="auto"/>
        <w:rPr>
          <w:del w:id="76" w:author="LauraPGM" w:date="2025-10-01T09:44:00Z"/>
          <w:rFonts w:ascii="Calibri" w:eastAsiaTheme="minorEastAsia" w:hAnsi="Calibri" w:cs="Calibri"/>
          <w:noProof/>
          <w:kern w:val="2"/>
          <w:lang w:eastAsia="es-MX"/>
          <w14:ligatures w14:val="standardContextual"/>
        </w:rPr>
        <w:pPrChange w:id="77" w:author="LauraPGM" w:date="2025-10-01T09:45:00Z">
          <w:pPr>
            <w:pStyle w:val="TDC1"/>
            <w:tabs>
              <w:tab w:val="left" w:pos="480"/>
              <w:tab w:val="right" w:leader="dot" w:pos="9962"/>
            </w:tabs>
          </w:pPr>
        </w:pPrChange>
      </w:pPr>
      <w:del w:id="78" w:author="LauraPGM" w:date="2025-10-01T09:44:00Z">
        <w:r w:rsidRPr="008439ED" w:rsidDel="00D645B6">
          <w:rPr>
            <w:rStyle w:val="Hipervnculo"/>
            <w:rFonts w:ascii="Calibri" w:hAnsi="Calibri" w:cs="Calibri"/>
            <w:b/>
            <w:bCs/>
            <w:rPrChange w:id="79" w:author="LauraPGM" w:date="2025-11-04T16:55:00Z">
              <w:rPr>
                <w:rStyle w:val="Hipervnculo"/>
                <w:b/>
                <w:bCs/>
              </w:rPr>
            </w:rPrChange>
          </w:rPr>
          <w:fldChar w:fldCharType="begin"/>
        </w:r>
        <w:r w:rsidRPr="008439ED" w:rsidDel="00D645B6">
          <w:rPr>
            <w:rStyle w:val="Hipervnculo"/>
            <w:rFonts w:ascii="Calibri" w:hAnsi="Calibri" w:cs="Calibri"/>
            <w:b/>
            <w:bCs/>
            <w:noProof/>
          </w:rPr>
          <w:delInstrText xml:space="preserve"> HYPERLINK \l "_Toc200949735" </w:delInstrText>
        </w:r>
        <w:r w:rsidRPr="008439ED" w:rsidDel="00D645B6">
          <w:rPr>
            <w:rStyle w:val="Hipervnculo"/>
            <w:rFonts w:ascii="Calibri" w:hAnsi="Calibri" w:cs="Calibri"/>
            <w:b/>
            <w:bCs/>
            <w:rPrChange w:id="8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b/>
            <w:bCs/>
            <w:noProof/>
          </w:rPr>
          <w:delText>A.</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b/>
            <w:bCs/>
            <w:noProof/>
          </w:rPr>
          <w:delText>INTRODUCCIÓN</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8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_Toc200949735 \h </w:delInstrText>
        </w:r>
        <w:r w:rsidR="003C01A3" w:rsidRPr="008439ED" w:rsidDel="00D645B6">
          <w:rPr>
            <w:rFonts w:ascii="Calibri" w:hAnsi="Calibri" w:cs="Calibri"/>
            <w:noProof/>
            <w:webHidden/>
            <w:rPrChange w:id="82" w:author="LauraPGM" w:date="2025-11-04T16:55:00Z">
              <w:rPr>
                <w:rFonts w:ascii="Calibri" w:hAnsi="Calibri" w:cs="Calibri"/>
                <w:noProof/>
                <w:webHidden/>
              </w:rPr>
            </w:rPrChange>
          </w:rPr>
        </w:r>
        <w:r w:rsidR="003C01A3" w:rsidRPr="008439ED" w:rsidDel="00D645B6">
          <w:rPr>
            <w:rFonts w:ascii="Calibri" w:hAnsi="Calibri" w:cs="Calibri"/>
            <w:noProof/>
            <w:webHidden/>
            <w:rPrChange w:id="8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4</w:delText>
        </w:r>
        <w:r w:rsidR="003C01A3" w:rsidRPr="008439ED" w:rsidDel="00D645B6">
          <w:rPr>
            <w:rFonts w:ascii="Calibri" w:hAnsi="Calibri" w:cs="Calibri"/>
            <w:noProof/>
            <w:webHidden/>
            <w:rPrChange w:id="84" w:author="LauraPGM" w:date="2025-11-04T16:55:00Z">
              <w:rPr>
                <w:rFonts w:ascii="Calibri" w:hAnsi="Calibri" w:cs="Calibri"/>
                <w:noProof/>
                <w:webHidden/>
              </w:rPr>
            </w:rPrChange>
          </w:rPr>
          <w:fldChar w:fldCharType="end"/>
        </w:r>
        <w:r w:rsidRPr="008439ED" w:rsidDel="00D645B6">
          <w:rPr>
            <w:rFonts w:ascii="Calibri" w:hAnsi="Calibri" w:cs="Calibri"/>
            <w:noProof/>
            <w:rPrChange w:id="85" w:author="LauraPGM" w:date="2025-11-04T16:55:00Z">
              <w:rPr>
                <w:rFonts w:ascii="Calibri" w:hAnsi="Calibri" w:cs="Calibri"/>
                <w:noProof/>
              </w:rPr>
            </w:rPrChange>
          </w:rPr>
          <w:fldChar w:fldCharType="end"/>
        </w:r>
      </w:del>
    </w:p>
    <w:p w14:paraId="6CDE90A2" w14:textId="4D22B024" w:rsidR="003C01A3" w:rsidRPr="008439ED" w:rsidDel="00D645B6" w:rsidRDefault="00D645B6">
      <w:pPr>
        <w:pStyle w:val="TDC1"/>
        <w:tabs>
          <w:tab w:val="left" w:pos="480"/>
          <w:tab w:val="right" w:leader="dot" w:pos="9962"/>
        </w:tabs>
        <w:spacing w:line="360" w:lineRule="auto"/>
        <w:rPr>
          <w:del w:id="86" w:author="LauraPGM" w:date="2025-10-01T09:44:00Z"/>
          <w:rFonts w:ascii="Calibri" w:eastAsiaTheme="minorEastAsia" w:hAnsi="Calibri" w:cs="Calibri"/>
          <w:noProof/>
          <w:kern w:val="2"/>
          <w:lang w:eastAsia="es-MX"/>
          <w14:ligatures w14:val="standardContextual"/>
        </w:rPr>
        <w:pPrChange w:id="87" w:author="LauraPGM" w:date="2025-10-01T09:45:00Z">
          <w:pPr>
            <w:pStyle w:val="TDC1"/>
            <w:tabs>
              <w:tab w:val="left" w:pos="480"/>
              <w:tab w:val="right" w:leader="dot" w:pos="9962"/>
            </w:tabs>
          </w:pPr>
        </w:pPrChange>
      </w:pPr>
      <w:del w:id="88" w:author="LauraPGM" w:date="2025-10-01T09:44:00Z">
        <w:r w:rsidRPr="008439ED" w:rsidDel="00D645B6">
          <w:rPr>
            <w:rStyle w:val="Hipervnculo"/>
            <w:rFonts w:ascii="Calibri" w:hAnsi="Calibri" w:cs="Calibri"/>
            <w:b/>
            <w:bCs/>
            <w:rPrChange w:id="89" w:author="LauraPGM" w:date="2025-11-04T16:55:00Z">
              <w:rPr>
                <w:rStyle w:val="Hipervnculo"/>
                <w:b/>
                <w:bCs/>
              </w:rPr>
            </w:rPrChange>
          </w:rPr>
          <w:fldChar w:fldCharType="begin"/>
        </w:r>
        <w:r w:rsidRPr="008439ED" w:rsidDel="00D645B6">
          <w:rPr>
            <w:rStyle w:val="Hipervnculo"/>
            <w:rFonts w:ascii="Calibri" w:hAnsi="Calibri" w:cs="Calibri"/>
            <w:b/>
            <w:bCs/>
            <w:noProof/>
          </w:rPr>
          <w:delInstrText xml:space="preserve"> HYPERLINK \l "_Toc200949736" </w:delInstrText>
        </w:r>
        <w:r w:rsidRPr="008439ED" w:rsidDel="00D645B6">
          <w:rPr>
            <w:rStyle w:val="Hipervnculo"/>
            <w:rFonts w:ascii="Calibri" w:hAnsi="Calibri" w:cs="Calibri"/>
            <w:b/>
            <w:bCs/>
            <w:rPrChange w:id="9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b/>
            <w:bCs/>
            <w:noProof/>
          </w:rPr>
          <w:delText>B.</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b/>
            <w:bCs/>
            <w:noProof/>
          </w:rPr>
          <w:delText>DESARROLLO DE CONTENIDOS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9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_Toc200949736 \h </w:delInstrText>
        </w:r>
        <w:r w:rsidR="003C01A3" w:rsidRPr="008439ED" w:rsidDel="00D645B6">
          <w:rPr>
            <w:rFonts w:ascii="Calibri" w:hAnsi="Calibri" w:cs="Calibri"/>
            <w:noProof/>
            <w:webHidden/>
            <w:rPrChange w:id="92" w:author="LauraPGM" w:date="2025-11-04T16:55:00Z">
              <w:rPr>
                <w:rFonts w:ascii="Calibri" w:hAnsi="Calibri" w:cs="Calibri"/>
                <w:noProof/>
                <w:webHidden/>
              </w:rPr>
            </w:rPrChange>
          </w:rPr>
        </w:r>
        <w:r w:rsidR="003C01A3" w:rsidRPr="008439ED" w:rsidDel="00D645B6">
          <w:rPr>
            <w:rFonts w:ascii="Calibri" w:hAnsi="Calibri" w:cs="Calibri"/>
            <w:noProof/>
            <w:webHidden/>
            <w:rPrChange w:id="9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4</w:delText>
        </w:r>
        <w:r w:rsidR="003C01A3" w:rsidRPr="008439ED" w:rsidDel="00D645B6">
          <w:rPr>
            <w:rFonts w:ascii="Calibri" w:hAnsi="Calibri" w:cs="Calibri"/>
            <w:noProof/>
            <w:webHidden/>
            <w:rPrChange w:id="94" w:author="LauraPGM" w:date="2025-11-04T16:55:00Z">
              <w:rPr>
                <w:rFonts w:ascii="Calibri" w:hAnsi="Calibri" w:cs="Calibri"/>
                <w:noProof/>
                <w:webHidden/>
              </w:rPr>
            </w:rPrChange>
          </w:rPr>
          <w:fldChar w:fldCharType="end"/>
        </w:r>
        <w:r w:rsidRPr="008439ED" w:rsidDel="00D645B6">
          <w:rPr>
            <w:rFonts w:ascii="Calibri" w:hAnsi="Calibri" w:cs="Calibri"/>
            <w:noProof/>
            <w:rPrChange w:id="95" w:author="LauraPGM" w:date="2025-11-04T16:55:00Z">
              <w:rPr>
                <w:rFonts w:ascii="Calibri" w:hAnsi="Calibri" w:cs="Calibri"/>
                <w:noProof/>
              </w:rPr>
            </w:rPrChange>
          </w:rPr>
          <w:fldChar w:fldCharType="end"/>
        </w:r>
      </w:del>
    </w:p>
    <w:p w14:paraId="315F91A9" w14:textId="77CCA076" w:rsidR="003C01A3" w:rsidRPr="008439ED" w:rsidDel="00D645B6" w:rsidRDefault="00D645B6">
      <w:pPr>
        <w:pStyle w:val="TDC1"/>
        <w:tabs>
          <w:tab w:val="left" w:pos="480"/>
          <w:tab w:val="right" w:leader="dot" w:pos="9962"/>
        </w:tabs>
        <w:spacing w:line="360" w:lineRule="auto"/>
        <w:rPr>
          <w:del w:id="96" w:author="LauraPGM" w:date="2025-10-01T09:44:00Z"/>
          <w:rFonts w:ascii="Calibri" w:eastAsiaTheme="minorEastAsia" w:hAnsi="Calibri" w:cs="Calibri"/>
          <w:noProof/>
          <w:kern w:val="2"/>
          <w:lang w:eastAsia="es-MX"/>
          <w14:ligatures w14:val="standardContextual"/>
        </w:rPr>
        <w:pPrChange w:id="97" w:author="LauraPGM" w:date="2025-10-01T09:45:00Z">
          <w:pPr>
            <w:pStyle w:val="TDC1"/>
            <w:tabs>
              <w:tab w:val="left" w:pos="480"/>
              <w:tab w:val="right" w:leader="dot" w:pos="9962"/>
            </w:tabs>
          </w:pPr>
        </w:pPrChange>
      </w:pPr>
      <w:del w:id="98" w:author="LauraPGM" w:date="2025-10-01T09:44:00Z">
        <w:r w:rsidRPr="008439ED" w:rsidDel="00D645B6">
          <w:rPr>
            <w:rStyle w:val="Hipervnculo"/>
            <w:rFonts w:ascii="Calibri" w:hAnsi="Calibri" w:cs="Calibri"/>
            <w:b/>
            <w:bCs/>
            <w:lang w:eastAsia="es-MX"/>
            <w:rPrChange w:id="99" w:author="LauraPGM" w:date="2025-11-04T16:55:00Z">
              <w:rPr>
                <w:rStyle w:val="Hipervnculo"/>
                <w:b/>
                <w:bCs/>
                <w:lang w:eastAsia="es-MX"/>
              </w:rPr>
            </w:rPrChange>
          </w:rPr>
          <w:fldChar w:fldCharType="begin"/>
        </w:r>
        <w:r w:rsidRPr="008439ED" w:rsidDel="00D645B6">
          <w:rPr>
            <w:rStyle w:val="Hipervnculo"/>
            <w:rFonts w:ascii="Calibri" w:hAnsi="Calibri" w:cs="Calibri"/>
            <w:b/>
            <w:bCs/>
            <w:noProof/>
            <w:lang w:eastAsia="es-MX"/>
          </w:rPr>
          <w:delInstrText xml:space="preserve"> HYPERLINK \l "_Toc200949737" </w:delInstrText>
        </w:r>
        <w:r w:rsidRPr="008439ED" w:rsidDel="00D645B6">
          <w:rPr>
            <w:rStyle w:val="Hipervnculo"/>
            <w:rFonts w:ascii="Calibri" w:hAnsi="Calibri" w:cs="Calibri"/>
            <w:b/>
            <w:bCs/>
            <w:lang w:eastAsia="es-MX"/>
            <w:rPrChange w:id="10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b/>
            <w:bCs/>
            <w:noProof/>
            <w:lang w:eastAsia="es-MX"/>
          </w:rPr>
          <w:delText>1.</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b/>
            <w:bCs/>
            <w:noProof/>
            <w:lang w:eastAsia="es-MX"/>
          </w:rPr>
          <w:delText>Tema 1: Identificación y Clasificación de Indicadores de Gestión Energética (IDEs)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10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_Toc200949737 \h </w:delInstrText>
        </w:r>
        <w:r w:rsidR="003C01A3" w:rsidRPr="008439ED" w:rsidDel="00D645B6">
          <w:rPr>
            <w:rFonts w:ascii="Calibri" w:hAnsi="Calibri" w:cs="Calibri"/>
            <w:noProof/>
            <w:webHidden/>
            <w:rPrChange w:id="102" w:author="LauraPGM" w:date="2025-11-04T16:55:00Z">
              <w:rPr>
                <w:rFonts w:ascii="Calibri" w:hAnsi="Calibri" w:cs="Calibri"/>
                <w:noProof/>
                <w:webHidden/>
              </w:rPr>
            </w:rPrChange>
          </w:rPr>
        </w:r>
        <w:r w:rsidR="003C01A3" w:rsidRPr="008439ED" w:rsidDel="00D645B6">
          <w:rPr>
            <w:rFonts w:ascii="Calibri" w:hAnsi="Calibri" w:cs="Calibri"/>
            <w:noProof/>
            <w:webHidden/>
            <w:rPrChange w:id="10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4</w:delText>
        </w:r>
        <w:r w:rsidR="003C01A3" w:rsidRPr="008439ED" w:rsidDel="00D645B6">
          <w:rPr>
            <w:rFonts w:ascii="Calibri" w:hAnsi="Calibri" w:cs="Calibri"/>
            <w:noProof/>
            <w:webHidden/>
            <w:rPrChange w:id="104" w:author="LauraPGM" w:date="2025-11-04T16:55:00Z">
              <w:rPr>
                <w:rFonts w:ascii="Calibri" w:hAnsi="Calibri" w:cs="Calibri"/>
                <w:noProof/>
                <w:webHidden/>
              </w:rPr>
            </w:rPrChange>
          </w:rPr>
          <w:fldChar w:fldCharType="end"/>
        </w:r>
        <w:r w:rsidRPr="008439ED" w:rsidDel="00D645B6">
          <w:rPr>
            <w:rFonts w:ascii="Calibri" w:hAnsi="Calibri" w:cs="Calibri"/>
            <w:noProof/>
            <w:rPrChange w:id="105" w:author="LauraPGM" w:date="2025-11-04T16:55:00Z">
              <w:rPr>
                <w:rFonts w:ascii="Calibri" w:hAnsi="Calibri" w:cs="Calibri"/>
                <w:noProof/>
              </w:rPr>
            </w:rPrChange>
          </w:rPr>
          <w:fldChar w:fldCharType="end"/>
        </w:r>
      </w:del>
    </w:p>
    <w:p w14:paraId="0A110140" w14:textId="5EC93A92" w:rsidR="003C01A3" w:rsidRPr="008439ED" w:rsidDel="00D645B6" w:rsidRDefault="00D645B6">
      <w:pPr>
        <w:pStyle w:val="TDC2"/>
        <w:tabs>
          <w:tab w:val="left" w:pos="960"/>
          <w:tab w:val="right" w:leader="dot" w:pos="9962"/>
        </w:tabs>
        <w:spacing w:line="360" w:lineRule="auto"/>
        <w:rPr>
          <w:del w:id="106" w:author="LauraPGM" w:date="2025-10-01T09:44:00Z"/>
          <w:rFonts w:ascii="Calibri" w:eastAsiaTheme="minorEastAsia" w:hAnsi="Calibri" w:cs="Calibri"/>
          <w:noProof/>
          <w:kern w:val="2"/>
          <w:lang w:eastAsia="es-MX"/>
          <w14:ligatures w14:val="standardContextual"/>
        </w:rPr>
        <w:pPrChange w:id="107" w:author="LauraPGM" w:date="2025-10-01T09:45:00Z">
          <w:pPr>
            <w:pStyle w:val="TDC2"/>
            <w:tabs>
              <w:tab w:val="left" w:pos="960"/>
              <w:tab w:val="right" w:leader="dot" w:pos="9962"/>
            </w:tabs>
          </w:pPr>
        </w:pPrChange>
      </w:pPr>
      <w:del w:id="108" w:author="LauraPGM" w:date="2025-10-01T09:44:00Z">
        <w:r w:rsidRPr="008439ED" w:rsidDel="00D645B6">
          <w:rPr>
            <w:rStyle w:val="Hipervnculo"/>
            <w:rFonts w:ascii="Calibri" w:hAnsi="Calibri" w:cs="Calibri"/>
            <w:lang w:eastAsia="es-MX"/>
            <w:rPrChange w:id="10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"_Toc200949744" </w:delInstrText>
        </w:r>
        <w:r w:rsidRPr="008439ED" w:rsidDel="00D645B6">
          <w:rPr>
            <w:rStyle w:val="Hipervnculo"/>
            <w:rFonts w:ascii="Calibri" w:hAnsi="Calibri" w:cs="Calibri"/>
            <w:lang w:eastAsia="es-MX"/>
            <w:rPrChange w:id="11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1.3.</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Clasificación de tipos de indicadores de eficiencia energética según su aplicación:</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11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_Toc200949744 \h </w:delInstrText>
        </w:r>
        <w:r w:rsidR="003C01A3" w:rsidRPr="008439ED" w:rsidDel="00D645B6">
          <w:rPr>
            <w:rFonts w:ascii="Calibri" w:hAnsi="Calibri" w:cs="Calibri"/>
            <w:noProof/>
            <w:webHidden/>
            <w:rPrChange w:id="112" w:author="LauraPGM" w:date="2025-11-04T16:55:00Z">
              <w:rPr>
                <w:rFonts w:ascii="Calibri" w:hAnsi="Calibri" w:cs="Calibri"/>
                <w:noProof/>
                <w:webHidden/>
              </w:rPr>
            </w:rPrChange>
          </w:rPr>
        </w:r>
        <w:r w:rsidR="003C01A3" w:rsidRPr="008439ED" w:rsidDel="00D645B6">
          <w:rPr>
            <w:rFonts w:ascii="Calibri" w:hAnsi="Calibri" w:cs="Calibri"/>
            <w:noProof/>
            <w:webHidden/>
            <w:rPrChange w:id="11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9</w:delText>
        </w:r>
        <w:r w:rsidR="003C01A3" w:rsidRPr="008439ED" w:rsidDel="00D645B6">
          <w:rPr>
            <w:rFonts w:ascii="Calibri" w:hAnsi="Calibri" w:cs="Calibri"/>
            <w:noProof/>
            <w:webHidden/>
            <w:rPrChange w:id="114" w:author="LauraPGM" w:date="2025-11-04T16:55:00Z">
              <w:rPr>
                <w:rFonts w:ascii="Calibri" w:hAnsi="Calibri" w:cs="Calibri"/>
                <w:noProof/>
                <w:webHidden/>
              </w:rPr>
            </w:rPrChange>
          </w:rPr>
          <w:fldChar w:fldCharType="end"/>
        </w:r>
        <w:r w:rsidRPr="008439ED" w:rsidDel="00D645B6">
          <w:rPr>
            <w:rFonts w:ascii="Calibri" w:hAnsi="Calibri" w:cs="Calibri"/>
            <w:noProof/>
            <w:rPrChange w:id="115" w:author="LauraPGM" w:date="2025-11-04T16:55:00Z">
              <w:rPr>
                <w:rFonts w:ascii="Calibri" w:hAnsi="Calibri" w:cs="Calibri"/>
                <w:noProof/>
              </w:rPr>
            </w:rPrChange>
          </w:rPr>
          <w:fldChar w:fldCharType="end"/>
        </w:r>
      </w:del>
    </w:p>
    <w:p w14:paraId="49699FC8" w14:textId="7FB8639C" w:rsidR="003C01A3" w:rsidRPr="008439ED" w:rsidDel="00D645B6" w:rsidRDefault="00D645B6">
      <w:pPr>
        <w:pStyle w:val="TDC2"/>
        <w:tabs>
          <w:tab w:val="left" w:pos="1200"/>
          <w:tab w:val="right" w:leader="dot" w:pos="9962"/>
        </w:tabs>
        <w:spacing w:line="360" w:lineRule="auto"/>
        <w:rPr>
          <w:del w:id="116" w:author="LauraPGM" w:date="2025-10-01T09:44:00Z"/>
          <w:rFonts w:ascii="Calibri" w:eastAsiaTheme="minorEastAsia" w:hAnsi="Calibri" w:cs="Calibri"/>
          <w:noProof/>
          <w:kern w:val="2"/>
          <w:lang w:eastAsia="es-MX"/>
          <w14:ligatures w14:val="standardContextual"/>
        </w:rPr>
        <w:pPrChange w:id="117" w:author="LauraPGM" w:date="2025-10-01T09:45:00Z">
          <w:pPr>
            <w:pStyle w:val="TDC2"/>
            <w:tabs>
              <w:tab w:val="left" w:pos="1200"/>
              <w:tab w:val="right" w:leader="dot" w:pos="9962"/>
            </w:tabs>
          </w:pPr>
        </w:pPrChange>
      </w:pPr>
      <w:del w:id="118" w:author="LauraPGM" w:date="2025-10-01T09:44:00Z">
        <w:r w:rsidRPr="008439ED" w:rsidDel="00D645B6">
          <w:rPr>
            <w:rStyle w:val="Hipervnculo"/>
            <w:rFonts w:ascii="Calibri" w:hAnsi="Calibri" w:cs="Calibri"/>
            <w:lang w:eastAsia="es-MX"/>
            <w:rPrChange w:id="11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"_Toc200949745" </w:delInstrText>
        </w:r>
        <w:r w:rsidRPr="008439ED" w:rsidDel="00D645B6">
          <w:rPr>
            <w:rStyle w:val="Hipervnculo"/>
            <w:rFonts w:ascii="Calibri" w:hAnsi="Calibri" w:cs="Calibri"/>
            <w:lang w:eastAsia="es-MX"/>
            <w:rPrChange w:id="12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1.3.1.</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Seguimiento del desempeño global de la organización.</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12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_Toc200949745 \h </w:delInstrText>
        </w:r>
        <w:r w:rsidR="003C01A3" w:rsidRPr="008439ED" w:rsidDel="00D645B6">
          <w:rPr>
            <w:rFonts w:ascii="Calibri" w:hAnsi="Calibri" w:cs="Calibri"/>
            <w:noProof/>
            <w:webHidden/>
            <w:rPrChange w:id="122" w:author="LauraPGM" w:date="2025-11-04T16:55:00Z">
              <w:rPr>
                <w:rFonts w:ascii="Calibri" w:hAnsi="Calibri" w:cs="Calibri"/>
                <w:noProof/>
                <w:webHidden/>
              </w:rPr>
            </w:rPrChange>
          </w:rPr>
        </w:r>
        <w:r w:rsidR="003C01A3" w:rsidRPr="008439ED" w:rsidDel="00D645B6">
          <w:rPr>
            <w:rFonts w:ascii="Calibri" w:hAnsi="Calibri" w:cs="Calibri"/>
            <w:noProof/>
            <w:webHidden/>
            <w:rPrChange w:id="12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9</w:delText>
        </w:r>
        <w:r w:rsidR="003C01A3" w:rsidRPr="008439ED" w:rsidDel="00D645B6">
          <w:rPr>
            <w:rFonts w:ascii="Calibri" w:hAnsi="Calibri" w:cs="Calibri"/>
            <w:noProof/>
            <w:webHidden/>
            <w:rPrChange w:id="124" w:author="LauraPGM" w:date="2025-11-04T16:55:00Z">
              <w:rPr>
                <w:rFonts w:ascii="Calibri" w:hAnsi="Calibri" w:cs="Calibri"/>
                <w:noProof/>
                <w:webHidden/>
              </w:rPr>
            </w:rPrChange>
          </w:rPr>
          <w:fldChar w:fldCharType="end"/>
        </w:r>
        <w:r w:rsidRPr="008439ED" w:rsidDel="00D645B6">
          <w:rPr>
            <w:rFonts w:ascii="Calibri" w:hAnsi="Calibri" w:cs="Calibri"/>
            <w:noProof/>
            <w:rPrChange w:id="125" w:author="LauraPGM" w:date="2025-11-04T16:55:00Z">
              <w:rPr>
                <w:rFonts w:ascii="Calibri" w:hAnsi="Calibri" w:cs="Calibri"/>
                <w:noProof/>
              </w:rPr>
            </w:rPrChange>
          </w:rPr>
          <w:fldChar w:fldCharType="end"/>
        </w:r>
      </w:del>
    </w:p>
    <w:p w14:paraId="7423A9F3" w14:textId="54C6D9A5" w:rsidR="003C01A3" w:rsidRPr="008439ED" w:rsidDel="00D645B6" w:rsidRDefault="00D645B6">
      <w:pPr>
        <w:pStyle w:val="TDC2"/>
        <w:tabs>
          <w:tab w:val="left" w:pos="1200"/>
          <w:tab w:val="right" w:leader="dot" w:pos="9962"/>
        </w:tabs>
        <w:spacing w:line="360" w:lineRule="auto"/>
        <w:rPr>
          <w:del w:id="126" w:author="LauraPGM" w:date="2025-10-01T09:44:00Z"/>
          <w:rFonts w:ascii="Calibri" w:eastAsiaTheme="minorEastAsia" w:hAnsi="Calibri" w:cs="Calibri"/>
          <w:noProof/>
          <w:kern w:val="2"/>
          <w:lang w:eastAsia="es-MX"/>
          <w14:ligatures w14:val="standardContextual"/>
        </w:rPr>
        <w:pPrChange w:id="127" w:author="LauraPGM" w:date="2025-10-01T09:45:00Z">
          <w:pPr>
            <w:pStyle w:val="TDC2"/>
            <w:tabs>
              <w:tab w:val="left" w:pos="1200"/>
              <w:tab w:val="right" w:leader="dot" w:pos="9962"/>
            </w:tabs>
          </w:pPr>
        </w:pPrChange>
      </w:pPr>
      <w:del w:id="128" w:author="LauraPGM" w:date="2025-10-01T09:44:00Z">
        <w:r w:rsidRPr="008439ED" w:rsidDel="00D645B6">
          <w:rPr>
            <w:rStyle w:val="Hipervnculo"/>
            <w:rFonts w:ascii="Calibri" w:hAnsi="Calibri" w:cs="Calibri"/>
            <w:lang w:eastAsia="es-MX"/>
            <w:rPrChange w:id="12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"_Toc200949746" </w:delInstrText>
        </w:r>
        <w:r w:rsidRPr="008439ED" w:rsidDel="00D645B6">
          <w:rPr>
            <w:rStyle w:val="Hipervnculo"/>
            <w:rFonts w:ascii="Calibri" w:hAnsi="Calibri" w:cs="Calibri"/>
            <w:lang w:eastAsia="es-MX"/>
            <w:rPrChange w:id="13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1.3.2.</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Evaluación de la eficiencia de procesos específicos.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13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_Toc200949746 \h </w:delInstrText>
        </w:r>
        <w:r w:rsidR="003C01A3" w:rsidRPr="008439ED" w:rsidDel="00D645B6">
          <w:rPr>
            <w:rFonts w:ascii="Calibri" w:hAnsi="Calibri" w:cs="Calibri"/>
            <w:noProof/>
            <w:webHidden/>
            <w:rPrChange w:id="132" w:author="LauraPGM" w:date="2025-11-04T16:55:00Z">
              <w:rPr>
                <w:rFonts w:ascii="Calibri" w:hAnsi="Calibri" w:cs="Calibri"/>
                <w:noProof/>
                <w:webHidden/>
              </w:rPr>
            </w:rPrChange>
          </w:rPr>
        </w:r>
        <w:r w:rsidR="003C01A3" w:rsidRPr="008439ED" w:rsidDel="00D645B6">
          <w:rPr>
            <w:rFonts w:ascii="Calibri" w:hAnsi="Calibri" w:cs="Calibri"/>
            <w:noProof/>
            <w:webHidden/>
            <w:rPrChange w:id="13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10</w:delText>
        </w:r>
        <w:r w:rsidR="003C01A3" w:rsidRPr="008439ED" w:rsidDel="00D645B6">
          <w:rPr>
            <w:rFonts w:ascii="Calibri" w:hAnsi="Calibri" w:cs="Calibri"/>
            <w:noProof/>
            <w:webHidden/>
            <w:rPrChange w:id="134" w:author="LauraPGM" w:date="2025-11-04T16:55:00Z">
              <w:rPr>
                <w:rFonts w:ascii="Calibri" w:hAnsi="Calibri" w:cs="Calibri"/>
                <w:noProof/>
                <w:webHidden/>
              </w:rPr>
            </w:rPrChange>
          </w:rPr>
          <w:fldChar w:fldCharType="end"/>
        </w:r>
        <w:r w:rsidRPr="008439ED" w:rsidDel="00D645B6">
          <w:rPr>
            <w:rFonts w:ascii="Calibri" w:hAnsi="Calibri" w:cs="Calibri"/>
            <w:noProof/>
            <w:rPrChange w:id="135" w:author="LauraPGM" w:date="2025-11-04T16:55:00Z">
              <w:rPr>
                <w:rFonts w:ascii="Calibri" w:hAnsi="Calibri" w:cs="Calibri"/>
                <w:noProof/>
              </w:rPr>
            </w:rPrChange>
          </w:rPr>
          <w:fldChar w:fldCharType="end"/>
        </w:r>
      </w:del>
    </w:p>
    <w:p w14:paraId="173BB781" w14:textId="3E6A1D44" w:rsidR="003C01A3" w:rsidRPr="008439ED" w:rsidDel="00D645B6" w:rsidRDefault="00D645B6">
      <w:pPr>
        <w:pStyle w:val="TDC2"/>
        <w:tabs>
          <w:tab w:val="left" w:pos="1200"/>
          <w:tab w:val="right" w:leader="dot" w:pos="9962"/>
        </w:tabs>
        <w:spacing w:line="360" w:lineRule="auto"/>
        <w:rPr>
          <w:del w:id="136" w:author="LauraPGM" w:date="2025-10-01T09:44:00Z"/>
          <w:rFonts w:ascii="Calibri" w:eastAsiaTheme="minorEastAsia" w:hAnsi="Calibri" w:cs="Calibri"/>
          <w:noProof/>
          <w:kern w:val="2"/>
          <w:lang w:eastAsia="es-MX"/>
          <w14:ligatures w14:val="standardContextual"/>
        </w:rPr>
        <w:pPrChange w:id="137" w:author="LauraPGM" w:date="2025-10-01T09:45:00Z">
          <w:pPr>
            <w:pStyle w:val="TDC2"/>
            <w:tabs>
              <w:tab w:val="left" w:pos="1200"/>
              <w:tab w:val="right" w:leader="dot" w:pos="9962"/>
            </w:tabs>
          </w:pPr>
        </w:pPrChange>
      </w:pPr>
      <w:del w:id="138" w:author="LauraPGM" w:date="2025-10-01T09:44:00Z">
        <w:r w:rsidRPr="008439ED" w:rsidDel="00D645B6">
          <w:rPr>
            <w:rStyle w:val="Hipervnculo"/>
            <w:rFonts w:ascii="Calibri" w:hAnsi="Calibri" w:cs="Calibri"/>
            <w:lang w:eastAsia="es-MX"/>
            <w:rPrChange w:id="13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"_Toc200949747" </w:delInstrText>
        </w:r>
        <w:r w:rsidRPr="008439ED" w:rsidDel="00D645B6">
          <w:rPr>
            <w:rStyle w:val="Hipervnculo"/>
            <w:rFonts w:ascii="Calibri" w:hAnsi="Calibri" w:cs="Calibri"/>
            <w:lang w:eastAsia="es-MX"/>
            <w:rPrChange w:id="14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1.3.3.</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Monitoreo del rendimiento de equipos individuales.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14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_Toc200949747 \h </w:delInstrText>
        </w:r>
        <w:r w:rsidR="003C01A3" w:rsidRPr="008439ED" w:rsidDel="00D645B6">
          <w:rPr>
            <w:rFonts w:ascii="Calibri" w:hAnsi="Calibri" w:cs="Calibri"/>
            <w:noProof/>
            <w:webHidden/>
            <w:rPrChange w:id="142" w:author="LauraPGM" w:date="2025-11-04T16:55:00Z">
              <w:rPr>
                <w:rFonts w:ascii="Calibri" w:hAnsi="Calibri" w:cs="Calibri"/>
                <w:noProof/>
                <w:webHidden/>
              </w:rPr>
            </w:rPrChange>
          </w:rPr>
        </w:r>
        <w:r w:rsidR="003C01A3" w:rsidRPr="008439ED" w:rsidDel="00D645B6">
          <w:rPr>
            <w:rFonts w:ascii="Calibri" w:hAnsi="Calibri" w:cs="Calibri"/>
            <w:noProof/>
            <w:webHidden/>
            <w:rPrChange w:id="14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11</w:delText>
        </w:r>
        <w:r w:rsidR="003C01A3" w:rsidRPr="008439ED" w:rsidDel="00D645B6">
          <w:rPr>
            <w:rFonts w:ascii="Calibri" w:hAnsi="Calibri" w:cs="Calibri"/>
            <w:noProof/>
            <w:webHidden/>
            <w:rPrChange w:id="144" w:author="LauraPGM" w:date="2025-11-04T16:55:00Z">
              <w:rPr>
                <w:rFonts w:ascii="Calibri" w:hAnsi="Calibri" w:cs="Calibri"/>
                <w:noProof/>
                <w:webHidden/>
              </w:rPr>
            </w:rPrChange>
          </w:rPr>
          <w:fldChar w:fldCharType="end"/>
        </w:r>
        <w:r w:rsidRPr="008439ED" w:rsidDel="00D645B6">
          <w:rPr>
            <w:rFonts w:ascii="Calibri" w:hAnsi="Calibri" w:cs="Calibri"/>
            <w:noProof/>
            <w:rPrChange w:id="145" w:author="LauraPGM" w:date="2025-11-04T16:55:00Z">
              <w:rPr>
                <w:rFonts w:ascii="Calibri" w:hAnsi="Calibri" w:cs="Calibri"/>
                <w:noProof/>
              </w:rPr>
            </w:rPrChange>
          </w:rPr>
          <w:fldChar w:fldCharType="end"/>
        </w:r>
      </w:del>
    </w:p>
    <w:p w14:paraId="68FB9CD0" w14:textId="13EDF2F6" w:rsidR="003C01A3" w:rsidRPr="008439ED" w:rsidDel="00D645B6" w:rsidRDefault="00D645B6">
      <w:pPr>
        <w:pStyle w:val="TDC2"/>
        <w:tabs>
          <w:tab w:val="left" w:pos="1200"/>
          <w:tab w:val="right" w:leader="dot" w:pos="9962"/>
        </w:tabs>
        <w:spacing w:line="360" w:lineRule="auto"/>
        <w:rPr>
          <w:del w:id="146" w:author="LauraPGM" w:date="2025-10-01T09:44:00Z"/>
          <w:rFonts w:ascii="Calibri" w:eastAsiaTheme="minorEastAsia" w:hAnsi="Calibri" w:cs="Calibri"/>
          <w:noProof/>
          <w:kern w:val="2"/>
          <w:lang w:eastAsia="es-MX"/>
          <w14:ligatures w14:val="standardContextual"/>
        </w:rPr>
        <w:pPrChange w:id="147" w:author="LauraPGM" w:date="2025-10-01T09:45:00Z">
          <w:pPr>
            <w:pStyle w:val="TDC2"/>
            <w:tabs>
              <w:tab w:val="left" w:pos="1200"/>
              <w:tab w:val="right" w:leader="dot" w:pos="9962"/>
            </w:tabs>
          </w:pPr>
        </w:pPrChange>
      </w:pPr>
      <w:del w:id="148" w:author="LauraPGM" w:date="2025-10-01T09:44:00Z">
        <w:r w:rsidRPr="008439ED" w:rsidDel="00D645B6">
          <w:rPr>
            <w:rStyle w:val="Hipervnculo"/>
            <w:rFonts w:ascii="Calibri" w:hAnsi="Calibri" w:cs="Calibri"/>
            <w:lang w:eastAsia="es-MX"/>
            <w:rPrChange w:id="14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"_Toc200949748" </w:delInstrText>
        </w:r>
        <w:r w:rsidRPr="008439ED" w:rsidDel="00D645B6">
          <w:rPr>
            <w:rStyle w:val="Hipervnculo"/>
            <w:rFonts w:ascii="Calibri" w:hAnsi="Calibri" w:cs="Calibri"/>
            <w:lang w:eastAsia="es-MX"/>
            <w:rPrChange w:id="15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1.3.4.</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Comparación con líneas base y objetivos.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15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_Toc200949748 \h </w:delInstrText>
        </w:r>
        <w:r w:rsidR="003C01A3" w:rsidRPr="008439ED" w:rsidDel="00D645B6">
          <w:rPr>
            <w:rFonts w:ascii="Calibri" w:hAnsi="Calibri" w:cs="Calibri"/>
            <w:noProof/>
            <w:webHidden/>
            <w:rPrChange w:id="152" w:author="LauraPGM" w:date="2025-11-04T16:55:00Z">
              <w:rPr>
                <w:rFonts w:ascii="Calibri" w:hAnsi="Calibri" w:cs="Calibri"/>
                <w:noProof/>
                <w:webHidden/>
              </w:rPr>
            </w:rPrChange>
          </w:rPr>
        </w:r>
        <w:r w:rsidR="003C01A3" w:rsidRPr="008439ED" w:rsidDel="00D645B6">
          <w:rPr>
            <w:rFonts w:ascii="Calibri" w:hAnsi="Calibri" w:cs="Calibri"/>
            <w:noProof/>
            <w:webHidden/>
            <w:rPrChange w:id="15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11</w:delText>
        </w:r>
        <w:r w:rsidR="003C01A3" w:rsidRPr="008439ED" w:rsidDel="00D645B6">
          <w:rPr>
            <w:rFonts w:ascii="Calibri" w:hAnsi="Calibri" w:cs="Calibri"/>
            <w:noProof/>
            <w:webHidden/>
            <w:rPrChange w:id="154" w:author="LauraPGM" w:date="2025-11-04T16:55:00Z">
              <w:rPr>
                <w:rFonts w:ascii="Calibri" w:hAnsi="Calibri" w:cs="Calibri"/>
                <w:noProof/>
                <w:webHidden/>
              </w:rPr>
            </w:rPrChange>
          </w:rPr>
          <w:fldChar w:fldCharType="end"/>
        </w:r>
        <w:r w:rsidRPr="008439ED" w:rsidDel="00D645B6">
          <w:rPr>
            <w:rFonts w:ascii="Calibri" w:hAnsi="Calibri" w:cs="Calibri"/>
            <w:noProof/>
            <w:rPrChange w:id="155" w:author="LauraPGM" w:date="2025-11-04T16:55:00Z">
              <w:rPr>
                <w:rFonts w:ascii="Calibri" w:hAnsi="Calibri" w:cs="Calibri"/>
                <w:noProof/>
              </w:rPr>
            </w:rPrChange>
          </w:rPr>
          <w:fldChar w:fldCharType="end"/>
        </w:r>
      </w:del>
    </w:p>
    <w:p w14:paraId="17BBC64F" w14:textId="671B8462" w:rsidR="003C01A3" w:rsidRPr="008439ED" w:rsidDel="00D645B6" w:rsidRDefault="00D645B6">
      <w:pPr>
        <w:pStyle w:val="TDC1"/>
        <w:tabs>
          <w:tab w:val="left" w:pos="480"/>
          <w:tab w:val="right" w:leader="dot" w:pos="9962"/>
        </w:tabs>
        <w:spacing w:line="360" w:lineRule="auto"/>
        <w:rPr>
          <w:del w:id="156" w:author="LauraPGM" w:date="2025-10-01T09:44:00Z"/>
          <w:rFonts w:ascii="Calibri" w:eastAsiaTheme="minorEastAsia" w:hAnsi="Calibri" w:cs="Calibri"/>
          <w:noProof/>
          <w:kern w:val="2"/>
          <w:lang w:eastAsia="es-MX"/>
          <w14:ligatures w14:val="standardContextual"/>
        </w:rPr>
        <w:pPrChange w:id="157" w:author="LauraPGM" w:date="2025-10-01T09:45:00Z">
          <w:pPr>
            <w:pStyle w:val="TDC1"/>
            <w:tabs>
              <w:tab w:val="left" w:pos="480"/>
              <w:tab w:val="right" w:leader="dot" w:pos="9962"/>
            </w:tabs>
          </w:pPr>
        </w:pPrChange>
      </w:pPr>
      <w:del w:id="158" w:author="LauraPGM" w:date="2025-10-01T09:44:00Z">
        <w:r w:rsidRPr="008439ED" w:rsidDel="00D645B6">
          <w:rPr>
            <w:rStyle w:val="Hipervnculo"/>
            <w:rFonts w:ascii="Calibri" w:hAnsi="Calibri" w:cs="Calibri"/>
            <w:b/>
            <w:bCs/>
            <w:lang w:eastAsia="es-MX"/>
            <w:rPrChange w:id="159" w:author="LauraPGM" w:date="2025-11-04T16:55:00Z">
              <w:rPr>
                <w:rStyle w:val="Hipervnculo"/>
                <w:b/>
                <w:bCs/>
                <w:lang w:eastAsia="es-MX"/>
              </w:rPr>
            </w:rPrChange>
          </w:rPr>
          <w:fldChar w:fldCharType="begin"/>
        </w:r>
        <w:r w:rsidRPr="008439ED" w:rsidDel="00D645B6">
          <w:rPr>
            <w:rStyle w:val="Hipervnculo"/>
            <w:rFonts w:ascii="Calibri" w:hAnsi="Calibri" w:cs="Calibri"/>
            <w:b/>
            <w:bCs/>
            <w:noProof/>
            <w:lang w:eastAsia="es-MX"/>
          </w:rPr>
          <w:delInstrText xml:space="preserve"> HYPERLINK \l "_Toc200949749" </w:delInstrText>
        </w:r>
        <w:r w:rsidRPr="008439ED" w:rsidDel="00D645B6">
          <w:rPr>
            <w:rStyle w:val="Hipervnculo"/>
            <w:rFonts w:ascii="Calibri" w:hAnsi="Calibri" w:cs="Calibri"/>
            <w:b/>
            <w:bCs/>
            <w:lang w:eastAsia="es-MX"/>
            <w:rPrChange w:id="16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b/>
            <w:bCs/>
            <w:noProof/>
            <w:lang w:eastAsia="es-MX"/>
          </w:rPr>
          <w:delText>2.</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b/>
            <w:bCs/>
            <w:noProof/>
            <w:lang w:eastAsia="es-MX"/>
          </w:rPr>
          <w:delText>Tema 2: Establecimiento de Líneas Base Energéticas (LBE) y Variables de Seguimiento</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16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_Toc200949749 \h </w:delInstrText>
        </w:r>
        <w:r w:rsidR="003C01A3" w:rsidRPr="008439ED" w:rsidDel="00D645B6">
          <w:rPr>
            <w:rFonts w:ascii="Calibri" w:hAnsi="Calibri" w:cs="Calibri"/>
            <w:noProof/>
            <w:webHidden/>
            <w:rPrChange w:id="162" w:author="LauraPGM" w:date="2025-11-04T16:55:00Z">
              <w:rPr>
                <w:rFonts w:ascii="Calibri" w:hAnsi="Calibri" w:cs="Calibri"/>
                <w:noProof/>
                <w:webHidden/>
              </w:rPr>
            </w:rPrChange>
          </w:rPr>
        </w:r>
        <w:r w:rsidR="003C01A3" w:rsidRPr="008439ED" w:rsidDel="00D645B6">
          <w:rPr>
            <w:rFonts w:ascii="Calibri" w:hAnsi="Calibri" w:cs="Calibri"/>
            <w:noProof/>
            <w:webHidden/>
            <w:rPrChange w:id="16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12</w:delText>
        </w:r>
        <w:r w:rsidR="003C01A3" w:rsidRPr="008439ED" w:rsidDel="00D645B6">
          <w:rPr>
            <w:rFonts w:ascii="Calibri" w:hAnsi="Calibri" w:cs="Calibri"/>
            <w:noProof/>
            <w:webHidden/>
            <w:rPrChange w:id="164" w:author="LauraPGM" w:date="2025-11-04T16:55:00Z">
              <w:rPr>
                <w:rFonts w:ascii="Calibri" w:hAnsi="Calibri" w:cs="Calibri"/>
                <w:noProof/>
                <w:webHidden/>
              </w:rPr>
            </w:rPrChange>
          </w:rPr>
          <w:fldChar w:fldCharType="end"/>
        </w:r>
        <w:r w:rsidRPr="008439ED" w:rsidDel="00D645B6">
          <w:rPr>
            <w:rFonts w:ascii="Calibri" w:hAnsi="Calibri" w:cs="Calibri"/>
            <w:noProof/>
            <w:rPrChange w:id="165" w:author="LauraPGM" w:date="2025-11-04T16:55:00Z">
              <w:rPr>
                <w:rFonts w:ascii="Calibri" w:hAnsi="Calibri" w:cs="Calibri"/>
                <w:noProof/>
              </w:rPr>
            </w:rPrChange>
          </w:rPr>
          <w:fldChar w:fldCharType="end"/>
        </w:r>
      </w:del>
    </w:p>
    <w:p w14:paraId="19B38A03" w14:textId="50C04D79" w:rsidR="003C01A3" w:rsidRPr="008439ED" w:rsidDel="00D645B6" w:rsidRDefault="00D645B6">
      <w:pPr>
        <w:pStyle w:val="TDC2"/>
        <w:tabs>
          <w:tab w:val="left" w:pos="960"/>
          <w:tab w:val="right" w:leader="dot" w:pos="9962"/>
        </w:tabs>
        <w:spacing w:line="360" w:lineRule="auto"/>
        <w:rPr>
          <w:del w:id="166" w:author="LauraPGM" w:date="2025-10-01T09:44:00Z"/>
          <w:rFonts w:ascii="Calibri" w:eastAsiaTheme="minorEastAsia" w:hAnsi="Calibri" w:cs="Calibri"/>
          <w:noProof/>
          <w:kern w:val="2"/>
          <w:lang w:eastAsia="es-MX"/>
          <w14:ligatures w14:val="standardContextual"/>
        </w:rPr>
        <w:pPrChange w:id="167" w:author="LauraPGM" w:date="2025-10-01T09:45:00Z">
          <w:pPr>
            <w:pStyle w:val="TDC2"/>
            <w:tabs>
              <w:tab w:val="left" w:pos="960"/>
              <w:tab w:val="right" w:leader="dot" w:pos="9962"/>
            </w:tabs>
          </w:pPr>
        </w:pPrChange>
      </w:pPr>
      <w:del w:id="168" w:author="LauraPGM" w:date="2025-10-01T09:44:00Z">
        <w:r w:rsidRPr="008439ED" w:rsidDel="00D645B6">
          <w:rPr>
            <w:rStyle w:val="Hipervnculo"/>
            <w:rFonts w:ascii="Calibri" w:hAnsi="Calibri" w:cs="Calibri"/>
            <w:lang w:eastAsia="es-MX"/>
            <w:rPrChange w:id="16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"_Toc200949750" </w:delInstrText>
        </w:r>
        <w:r w:rsidRPr="008439ED" w:rsidDel="00D645B6">
          <w:rPr>
            <w:rStyle w:val="Hipervnculo"/>
            <w:rFonts w:ascii="Calibri" w:hAnsi="Calibri" w:cs="Calibri"/>
            <w:lang w:eastAsia="es-MX"/>
            <w:rPrChange w:id="17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2.1.</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Definición y propósito de la LBE como referencia para la mejora.</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17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_Toc200949750 \h </w:delInstrText>
        </w:r>
        <w:r w:rsidR="003C01A3" w:rsidRPr="008439ED" w:rsidDel="00D645B6">
          <w:rPr>
            <w:rFonts w:ascii="Calibri" w:hAnsi="Calibri" w:cs="Calibri"/>
            <w:noProof/>
            <w:webHidden/>
            <w:rPrChange w:id="172" w:author="LauraPGM" w:date="2025-11-04T16:55:00Z">
              <w:rPr>
                <w:rFonts w:ascii="Calibri" w:hAnsi="Calibri" w:cs="Calibri"/>
                <w:noProof/>
                <w:webHidden/>
              </w:rPr>
            </w:rPrChange>
          </w:rPr>
        </w:r>
        <w:r w:rsidR="003C01A3" w:rsidRPr="008439ED" w:rsidDel="00D645B6">
          <w:rPr>
            <w:rFonts w:ascii="Calibri" w:hAnsi="Calibri" w:cs="Calibri"/>
            <w:noProof/>
            <w:webHidden/>
            <w:rPrChange w:id="17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12</w:delText>
        </w:r>
        <w:r w:rsidR="003C01A3" w:rsidRPr="008439ED" w:rsidDel="00D645B6">
          <w:rPr>
            <w:rFonts w:ascii="Calibri" w:hAnsi="Calibri" w:cs="Calibri"/>
            <w:noProof/>
            <w:webHidden/>
            <w:rPrChange w:id="174" w:author="LauraPGM" w:date="2025-11-04T16:55:00Z">
              <w:rPr>
                <w:rFonts w:ascii="Calibri" w:hAnsi="Calibri" w:cs="Calibri"/>
                <w:noProof/>
                <w:webHidden/>
              </w:rPr>
            </w:rPrChange>
          </w:rPr>
          <w:fldChar w:fldCharType="end"/>
        </w:r>
        <w:r w:rsidRPr="008439ED" w:rsidDel="00D645B6">
          <w:rPr>
            <w:rFonts w:ascii="Calibri" w:hAnsi="Calibri" w:cs="Calibri"/>
            <w:noProof/>
            <w:rPrChange w:id="175" w:author="LauraPGM" w:date="2025-11-04T16:55:00Z">
              <w:rPr>
                <w:rFonts w:ascii="Calibri" w:hAnsi="Calibri" w:cs="Calibri"/>
                <w:noProof/>
              </w:rPr>
            </w:rPrChange>
          </w:rPr>
          <w:fldChar w:fldCharType="end"/>
        </w:r>
      </w:del>
    </w:p>
    <w:p w14:paraId="17C2493E" w14:textId="293FC25B" w:rsidR="003C01A3" w:rsidRPr="008439ED" w:rsidDel="00D645B6" w:rsidRDefault="00D645B6">
      <w:pPr>
        <w:pStyle w:val="TDC2"/>
        <w:tabs>
          <w:tab w:val="left" w:pos="960"/>
          <w:tab w:val="right" w:leader="dot" w:pos="9962"/>
        </w:tabs>
        <w:spacing w:line="360" w:lineRule="auto"/>
        <w:rPr>
          <w:del w:id="176" w:author="LauraPGM" w:date="2025-10-01T09:44:00Z"/>
          <w:rFonts w:ascii="Calibri" w:eastAsiaTheme="minorEastAsia" w:hAnsi="Calibri" w:cs="Calibri"/>
          <w:noProof/>
          <w:kern w:val="2"/>
          <w:lang w:eastAsia="es-MX"/>
          <w14:ligatures w14:val="standardContextual"/>
        </w:rPr>
        <w:pPrChange w:id="177" w:author="LauraPGM" w:date="2025-10-01T09:45:00Z">
          <w:pPr>
            <w:pStyle w:val="TDC2"/>
            <w:tabs>
              <w:tab w:val="left" w:pos="960"/>
              <w:tab w:val="right" w:leader="dot" w:pos="9962"/>
            </w:tabs>
          </w:pPr>
        </w:pPrChange>
      </w:pPr>
      <w:del w:id="178" w:author="LauraPGM" w:date="2025-10-01T09:44:00Z">
        <w:r w:rsidRPr="008439ED" w:rsidDel="00D645B6">
          <w:rPr>
            <w:rStyle w:val="Hipervnculo"/>
            <w:rFonts w:ascii="Calibri" w:hAnsi="Calibri" w:cs="Calibri"/>
            <w:lang w:eastAsia="es-MX"/>
            <w:rPrChange w:id="17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"_Toc200949751" </w:delInstrText>
        </w:r>
        <w:r w:rsidRPr="008439ED" w:rsidDel="00D645B6">
          <w:rPr>
            <w:rStyle w:val="Hipervnculo"/>
            <w:rFonts w:ascii="Calibri" w:hAnsi="Calibri" w:cs="Calibri"/>
            <w:lang w:eastAsia="es-MX"/>
            <w:rPrChange w:id="18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2.2.</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Selección del período y los datos para el establecimiento de la LBE.</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18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_Toc200949751 \h </w:delInstrText>
        </w:r>
        <w:r w:rsidR="003C01A3" w:rsidRPr="008439ED" w:rsidDel="00D645B6">
          <w:rPr>
            <w:rFonts w:ascii="Calibri" w:hAnsi="Calibri" w:cs="Calibri"/>
            <w:noProof/>
            <w:webHidden/>
            <w:rPrChange w:id="182" w:author="LauraPGM" w:date="2025-11-04T16:55:00Z">
              <w:rPr>
                <w:rFonts w:ascii="Calibri" w:hAnsi="Calibri" w:cs="Calibri"/>
                <w:noProof/>
                <w:webHidden/>
              </w:rPr>
            </w:rPrChange>
          </w:rPr>
        </w:r>
        <w:r w:rsidR="003C01A3" w:rsidRPr="008439ED" w:rsidDel="00D645B6">
          <w:rPr>
            <w:rFonts w:ascii="Calibri" w:hAnsi="Calibri" w:cs="Calibri"/>
            <w:noProof/>
            <w:webHidden/>
            <w:rPrChange w:id="18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13</w:delText>
        </w:r>
        <w:r w:rsidR="003C01A3" w:rsidRPr="008439ED" w:rsidDel="00D645B6">
          <w:rPr>
            <w:rFonts w:ascii="Calibri" w:hAnsi="Calibri" w:cs="Calibri"/>
            <w:noProof/>
            <w:webHidden/>
            <w:rPrChange w:id="184" w:author="LauraPGM" w:date="2025-11-04T16:55:00Z">
              <w:rPr>
                <w:rFonts w:ascii="Calibri" w:hAnsi="Calibri" w:cs="Calibri"/>
                <w:noProof/>
                <w:webHidden/>
              </w:rPr>
            </w:rPrChange>
          </w:rPr>
          <w:fldChar w:fldCharType="end"/>
        </w:r>
        <w:r w:rsidRPr="008439ED" w:rsidDel="00D645B6">
          <w:rPr>
            <w:rFonts w:ascii="Calibri" w:hAnsi="Calibri" w:cs="Calibri"/>
            <w:noProof/>
            <w:rPrChange w:id="185" w:author="LauraPGM" w:date="2025-11-04T16:55:00Z">
              <w:rPr>
                <w:rFonts w:ascii="Calibri" w:hAnsi="Calibri" w:cs="Calibri"/>
                <w:noProof/>
              </w:rPr>
            </w:rPrChange>
          </w:rPr>
          <w:fldChar w:fldCharType="end"/>
        </w:r>
      </w:del>
    </w:p>
    <w:p w14:paraId="13809330" w14:textId="6D7124C6" w:rsidR="003C01A3" w:rsidRPr="008439ED" w:rsidDel="00D645B6" w:rsidRDefault="00D645B6">
      <w:pPr>
        <w:pStyle w:val="TDC2"/>
        <w:tabs>
          <w:tab w:val="left" w:pos="960"/>
          <w:tab w:val="right" w:leader="dot" w:pos="9962"/>
        </w:tabs>
        <w:spacing w:line="360" w:lineRule="auto"/>
        <w:rPr>
          <w:del w:id="186" w:author="LauraPGM" w:date="2025-10-01T09:44:00Z"/>
          <w:rFonts w:ascii="Calibri" w:eastAsiaTheme="minorEastAsia" w:hAnsi="Calibri" w:cs="Calibri"/>
          <w:noProof/>
          <w:kern w:val="2"/>
          <w:lang w:eastAsia="es-MX"/>
          <w14:ligatures w14:val="standardContextual"/>
        </w:rPr>
        <w:pPrChange w:id="187" w:author="LauraPGM" w:date="2025-10-01T09:45:00Z">
          <w:pPr>
            <w:pStyle w:val="TDC2"/>
            <w:tabs>
              <w:tab w:val="left" w:pos="960"/>
              <w:tab w:val="right" w:leader="dot" w:pos="9962"/>
            </w:tabs>
          </w:pPr>
        </w:pPrChange>
      </w:pPr>
      <w:del w:id="188" w:author="LauraPGM" w:date="2025-10-01T09:44:00Z">
        <w:r w:rsidRPr="008439ED" w:rsidDel="00D645B6">
          <w:rPr>
            <w:rStyle w:val="Hipervnculo"/>
            <w:rFonts w:ascii="Calibri" w:hAnsi="Calibri" w:cs="Calibri"/>
            <w:lang w:eastAsia="es-MX"/>
            <w:rPrChange w:id="18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"_Toc200949752" </w:delInstrText>
        </w:r>
        <w:r w:rsidRPr="008439ED" w:rsidDel="00D645B6">
          <w:rPr>
            <w:rStyle w:val="Hipervnculo"/>
            <w:rFonts w:ascii="Calibri" w:hAnsi="Calibri" w:cs="Calibri"/>
            <w:lang w:eastAsia="es-MX"/>
            <w:rPrChange w:id="19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2.3.</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Metodologías para el cálculo de la LBE (modelos simples y análisis de regresión básico).</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19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_Toc200949752 \h </w:delInstrText>
        </w:r>
        <w:r w:rsidR="003C01A3" w:rsidRPr="008439ED" w:rsidDel="00D645B6">
          <w:rPr>
            <w:rFonts w:ascii="Calibri" w:hAnsi="Calibri" w:cs="Calibri"/>
            <w:noProof/>
            <w:webHidden/>
            <w:rPrChange w:id="192" w:author="LauraPGM" w:date="2025-11-04T16:55:00Z">
              <w:rPr>
                <w:rFonts w:ascii="Calibri" w:hAnsi="Calibri" w:cs="Calibri"/>
                <w:noProof/>
                <w:webHidden/>
              </w:rPr>
            </w:rPrChange>
          </w:rPr>
        </w:r>
        <w:r w:rsidR="003C01A3" w:rsidRPr="008439ED" w:rsidDel="00D645B6">
          <w:rPr>
            <w:rFonts w:ascii="Calibri" w:hAnsi="Calibri" w:cs="Calibri"/>
            <w:noProof/>
            <w:webHidden/>
            <w:rPrChange w:id="19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14</w:delText>
        </w:r>
        <w:r w:rsidR="003C01A3" w:rsidRPr="008439ED" w:rsidDel="00D645B6">
          <w:rPr>
            <w:rFonts w:ascii="Calibri" w:hAnsi="Calibri" w:cs="Calibri"/>
            <w:noProof/>
            <w:webHidden/>
            <w:rPrChange w:id="194" w:author="LauraPGM" w:date="2025-11-04T16:55:00Z">
              <w:rPr>
                <w:rFonts w:ascii="Calibri" w:hAnsi="Calibri" w:cs="Calibri"/>
                <w:noProof/>
                <w:webHidden/>
              </w:rPr>
            </w:rPrChange>
          </w:rPr>
          <w:fldChar w:fldCharType="end"/>
        </w:r>
        <w:r w:rsidRPr="008439ED" w:rsidDel="00D645B6">
          <w:rPr>
            <w:rFonts w:ascii="Calibri" w:hAnsi="Calibri" w:cs="Calibri"/>
            <w:noProof/>
            <w:rPrChange w:id="195" w:author="LauraPGM" w:date="2025-11-04T16:55:00Z">
              <w:rPr>
                <w:rFonts w:ascii="Calibri" w:hAnsi="Calibri" w:cs="Calibri"/>
                <w:noProof/>
              </w:rPr>
            </w:rPrChange>
          </w:rPr>
          <w:fldChar w:fldCharType="end"/>
        </w:r>
      </w:del>
    </w:p>
    <w:p w14:paraId="469B4CBD" w14:textId="2AA7A56D" w:rsidR="003C01A3" w:rsidRPr="008439ED" w:rsidDel="00D645B6" w:rsidRDefault="00D645B6">
      <w:pPr>
        <w:pStyle w:val="TDC2"/>
        <w:tabs>
          <w:tab w:val="left" w:pos="960"/>
          <w:tab w:val="right" w:leader="dot" w:pos="9962"/>
        </w:tabs>
        <w:spacing w:line="360" w:lineRule="auto"/>
        <w:rPr>
          <w:del w:id="196" w:author="LauraPGM" w:date="2025-10-01T09:44:00Z"/>
          <w:rFonts w:ascii="Calibri" w:eastAsiaTheme="minorEastAsia" w:hAnsi="Calibri" w:cs="Calibri"/>
          <w:noProof/>
          <w:kern w:val="2"/>
          <w:lang w:eastAsia="es-MX"/>
          <w14:ligatures w14:val="standardContextual"/>
        </w:rPr>
        <w:pPrChange w:id="197" w:author="LauraPGM" w:date="2025-10-01T09:45:00Z">
          <w:pPr>
            <w:pStyle w:val="TDC2"/>
            <w:tabs>
              <w:tab w:val="left" w:pos="960"/>
              <w:tab w:val="right" w:leader="dot" w:pos="9962"/>
            </w:tabs>
          </w:pPr>
        </w:pPrChange>
      </w:pPr>
      <w:del w:id="198" w:author="LauraPGM" w:date="2025-10-01T09:44:00Z">
        <w:r w:rsidRPr="008439ED" w:rsidDel="00D645B6">
          <w:rPr>
            <w:rStyle w:val="Hipervnculo"/>
            <w:rFonts w:ascii="Calibri" w:hAnsi="Calibri" w:cs="Calibri"/>
            <w:lang w:eastAsia="es-MX"/>
            <w:rPrChange w:id="19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"_Toc200949753" </w:delInstrText>
        </w:r>
        <w:r w:rsidRPr="008439ED" w:rsidDel="00D645B6">
          <w:rPr>
            <w:rStyle w:val="Hipervnculo"/>
            <w:rFonts w:ascii="Calibri" w:hAnsi="Calibri" w:cs="Calibri"/>
            <w:lang w:eastAsia="es-MX"/>
            <w:rPrChange w:id="20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2.4.</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Establecimiento de variables de seguimiento de consumo energético con base en estrategias de optimización y metodología.</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20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_Toc200949753 \h </w:delInstrText>
        </w:r>
        <w:r w:rsidR="003C01A3" w:rsidRPr="008439ED" w:rsidDel="00D645B6">
          <w:rPr>
            <w:rFonts w:ascii="Calibri" w:hAnsi="Calibri" w:cs="Calibri"/>
            <w:noProof/>
            <w:webHidden/>
            <w:rPrChange w:id="202" w:author="LauraPGM" w:date="2025-11-04T16:55:00Z">
              <w:rPr>
                <w:rFonts w:ascii="Calibri" w:hAnsi="Calibri" w:cs="Calibri"/>
                <w:noProof/>
                <w:webHidden/>
              </w:rPr>
            </w:rPrChange>
          </w:rPr>
        </w:r>
        <w:r w:rsidR="003C01A3" w:rsidRPr="008439ED" w:rsidDel="00D645B6">
          <w:rPr>
            <w:rFonts w:ascii="Calibri" w:hAnsi="Calibri" w:cs="Calibri"/>
            <w:noProof/>
            <w:webHidden/>
            <w:rPrChange w:id="20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15</w:delText>
        </w:r>
        <w:r w:rsidR="003C01A3" w:rsidRPr="008439ED" w:rsidDel="00D645B6">
          <w:rPr>
            <w:rFonts w:ascii="Calibri" w:hAnsi="Calibri" w:cs="Calibri"/>
            <w:noProof/>
            <w:webHidden/>
            <w:rPrChange w:id="204" w:author="LauraPGM" w:date="2025-11-04T16:55:00Z">
              <w:rPr>
                <w:rFonts w:ascii="Calibri" w:hAnsi="Calibri" w:cs="Calibri"/>
                <w:noProof/>
                <w:webHidden/>
              </w:rPr>
            </w:rPrChange>
          </w:rPr>
          <w:fldChar w:fldCharType="end"/>
        </w:r>
        <w:r w:rsidRPr="008439ED" w:rsidDel="00D645B6">
          <w:rPr>
            <w:rFonts w:ascii="Calibri" w:hAnsi="Calibri" w:cs="Calibri"/>
            <w:noProof/>
            <w:rPrChange w:id="205" w:author="LauraPGM" w:date="2025-11-04T16:55:00Z">
              <w:rPr>
                <w:rFonts w:ascii="Calibri" w:hAnsi="Calibri" w:cs="Calibri"/>
                <w:noProof/>
              </w:rPr>
            </w:rPrChange>
          </w:rPr>
          <w:fldChar w:fldCharType="end"/>
        </w:r>
      </w:del>
    </w:p>
    <w:p w14:paraId="4EDBC042" w14:textId="2DDC60ED" w:rsidR="003C01A3" w:rsidRPr="008439ED" w:rsidDel="00D645B6" w:rsidRDefault="00D645B6">
      <w:pPr>
        <w:pStyle w:val="TDC1"/>
        <w:tabs>
          <w:tab w:val="left" w:pos="480"/>
          <w:tab w:val="right" w:leader="dot" w:pos="9962"/>
        </w:tabs>
        <w:spacing w:line="360" w:lineRule="auto"/>
        <w:rPr>
          <w:del w:id="206" w:author="LauraPGM" w:date="2025-10-01T09:44:00Z"/>
          <w:rFonts w:ascii="Calibri" w:eastAsiaTheme="minorEastAsia" w:hAnsi="Calibri" w:cs="Calibri"/>
          <w:noProof/>
          <w:kern w:val="2"/>
          <w:lang w:eastAsia="es-MX"/>
          <w14:ligatures w14:val="standardContextual"/>
        </w:rPr>
        <w:pPrChange w:id="207" w:author="LauraPGM" w:date="2025-10-01T09:45:00Z">
          <w:pPr>
            <w:pStyle w:val="TDC1"/>
            <w:tabs>
              <w:tab w:val="left" w:pos="480"/>
              <w:tab w:val="right" w:leader="dot" w:pos="9962"/>
            </w:tabs>
          </w:pPr>
        </w:pPrChange>
      </w:pPr>
      <w:del w:id="208" w:author="LauraPGM" w:date="2025-10-01T09:44:00Z">
        <w:r w:rsidRPr="008439ED" w:rsidDel="00D645B6">
          <w:rPr>
            <w:rStyle w:val="Hipervnculo"/>
            <w:rFonts w:ascii="Calibri" w:hAnsi="Calibri" w:cs="Calibri"/>
            <w:b/>
            <w:bCs/>
            <w:lang w:eastAsia="es-MX"/>
            <w:rPrChange w:id="209" w:author="LauraPGM" w:date="2025-11-04T16:55:00Z">
              <w:rPr>
                <w:rStyle w:val="Hipervnculo"/>
                <w:b/>
                <w:bCs/>
                <w:lang w:eastAsia="es-MX"/>
              </w:rPr>
            </w:rPrChange>
          </w:rPr>
          <w:fldChar w:fldCharType="begin"/>
        </w:r>
        <w:r w:rsidRPr="008439ED" w:rsidDel="00D645B6">
          <w:rPr>
            <w:rStyle w:val="Hipervnculo"/>
            <w:rFonts w:ascii="Calibri" w:hAnsi="Calibri" w:cs="Calibri"/>
            <w:b/>
            <w:bCs/>
            <w:noProof/>
            <w:lang w:eastAsia="es-MX"/>
          </w:rPr>
          <w:delInstrText xml:space="preserve"> HYPERLINK \l "_Toc200949754" </w:delInstrText>
        </w:r>
        <w:r w:rsidRPr="008439ED" w:rsidDel="00D645B6">
          <w:rPr>
            <w:rStyle w:val="Hipervnculo"/>
            <w:rFonts w:ascii="Calibri" w:hAnsi="Calibri" w:cs="Calibri"/>
            <w:b/>
            <w:bCs/>
            <w:lang w:eastAsia="es-MX"/>
            <w:rPrChange w:id="21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b/>
            <w:bCs/>
            <w:noProof/>
            <w:lang w:eastAsia="es-MX"/>
          </w:rPr>
          <w:delText>3.</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b/>
            <w:bCs/>
            <w:noProof/>
            <w:lang w:eastAsia="es-MX"/>
          </w:rPr>
          <w:delText>Tema 3: Cálculo e Interpretación de Indicadores de Desempeño Energético</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21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_Toc200949754 \h </w:delInstrText>
        </w:r>
        <w:r w:rsidR="003C01A3" w:rsidRPr="008439ED" w:rsidDel="00D645B6">
          <w:rPr>
            <w:rFonts w:ascii="Calibri" w:hAnsi="Calibri" w:cs="Calibri"/>
            <w:noProof/>
            <w:webHidden/>
            <w:rPrChange w:id="212" w:author="LauraPGM" w:date="2025-11-04T16:55:00Z">
              <w:rPr>
                <w:rFonts w:ascii="Calibri" w:hAnsi="Calibri" w:cs="Calibri"/>
                <w:noProof/>
                <w:webHidden/>
              </w:rPr>
            </w:rPrChange>
          </w:rPr>
        </w:r>
        <w:r w:rsidR="003C01A3" w:rsidRPr="008439ED" w:rsidDel="00D645B6">
          <w:rPr>
            <w:rFonts w:ascii="Calibri" w:hAnsi="Calibri" w:cs="Calibri"/>
            <w:noProof/>
            <w:webHidden/>
            <w:rPrChange w:id="21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16</w:delText>
        </w:r>
        <w:r w:rsidR="003C01A3" w:rsidRPr="008439ED" w:rsidDel="00D645B6">
          <w:rPr>
            <w:rFonts w:ascii="Calibri" w:hAnsi="Calibri" w:cs="Calibri"/>
            <w:noProof/>
            <w:webHidden/>
            <w:rPrChange w:id="214" w:author="LauraPGM" w:date="2025-11-04T16:55:00Z">
              <w:rPr>
                <w:rFonts w:ascii="Calibri" w:hAnsi="Calibri" w:cs="Calibri"/>
                <w:noProof/>
                <w:webHidden/>
              </w:rPr>
            </w:rPrChange>
          </w:rPr>
          <w:fldChar w:fldCharType="end"/>
        </w:r>
        <w:r w:rsidRPr="008439ED" w:rsidDel="00D645B6">
          <w:rPr>
            <w:rFonts w:ascii="Calibri" w:hAnsi="Calibri" w:cs="Calibri"/>
            <w:noProof/>
            <w:rPrChange w:id="215" w:author="LauraPGM" w:date="2025-11-04T16:55:00Z">
              <w:rPr>
                <w:rFonts w:ascii="Calibri" w:hAnsi="Calibri" w:cs="Calibri"/>
                <w:noProof/>
              </w:rPr>
            </w:rPrChange>
          </w:rPr>
          <w:fldChar w:fldCharType="end"/>
        </w:r>
      </w:del>
    </w:p>
    <w:p w14:paraId="5F6B7665" w14:textId="741F296E" w:rsidR="003C01A3" w:rsidRPr="008439ED" w:rsidDel="00D645B6" w:rsidRDefault="00D645B6">
      <w:pPr>
        <w:pStyle w:val="TDC2"/>
        <w:tabs>
          <w:tab w:val="left" w:pos="960"/>
          <w:tab w:val="right" w:leader="dot" w:pos="9962"/>
        </w:tabs>
        <w:spacing w:line="360" w:lineRule="auto"/>
        <w:rPr>
          <w:del w:id="216" w:author="LauraPGM" w:date="2025-10-01T09:44:00Z"/>
          <w:rFonts w:ascii="Calibri" w:eastAsiaTheme="minorEastAsia" w:hAnsi="Calibri" w:cs="Calibri"/>
          <w:noProof/>
          <w:kern w:val="2"/>
          <w:lang w:eastAsia="es-MX"/>
          <w14:ligatures w14:val="standardContextual"/>
        </w:rPr>
        <w:pPrChange w:id="217" w:author="LauraPGM" w:date="2025-10-01T09:45:00Z">
          <w:pPr>
            <w:pStyle w:val="TDC2"/>
            <w:tabs>
              <w:tab w:val="left" w:pos="960"/>
              <w:tab w:val="right" w:leader="dot" w:pos="9962"/>
            </w:tabs>
          </w:pPr>
        </w:pPrChange>
      </w:pPr>
      <w:del w:id="218" w:author="LauraPGM" w:date="2025-10-01T09:44:00Z">
        <w:r w:rsidRPr="008439ED" w:rsidDel="00D645B6">
          <w:rPr>
            <w:rStyle w:val="Hipervnculo"/>
            <w:rFonts w:ascii="Calibri" w:hAnsi="Calibri" w:cs="Calibri"/>
            <w:lang w:eastAsia="es-MX"/>
            <w:rPrChange w:id="21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"_Toc200949755" </w:delInstrText>
        </w:r>
        <w:r w:rsidRPr="008439ED" w:rsidDel="00D645B6">
          <w:rPr>
            <w:rStyle w:val="Hipervnculo"/>
            <w:rFonts w:ascii="Calibri" w:hAnsi="Calibri" w:cs="Calibri"/>
            <w:lang w:eastAsia="es-MX"/>
            <w:rPrChange w:id="22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3.1.</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Cálculo práctico de los diferentes tipos de IDEs utilizando datos reales o simulados.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22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_Toc200949755 \h </w:delInstrText>
        </w:r>
        <w:r w:rsidR="003C01A3" w:rsidRPr="008439ED" w:rsidDel="00D645B6">
          <w:rPr>
            <w:rFonts w:ascii="Calibri" w:hAnsi="Calibri" w:cs="Calibri"/>
            <w:noProof/>
            <w:webHidden/>
            <w:rPrChange w:id="222" w:author="LauraPGM" w:date="2025-11-04T16:55:00Z">
              <w:rPr>
                <w:rFonts w:ascii="Calibri" w:hAnsi="Calibri" w:cs="Calibri"/>
                <w:noProof/>
                <w:webHidden/>
              </w:rPr>
            </w:rPrChange>
          </w:rPr>
        </w:r>
        <w:r w:rsidR="003C01A3" w:rsidRPr="008439ED" w:rsidDel="00D645B6">
          <w:rPr>
            <w:rFonts w:ascii="Calibri" w:hAnsi="Calibri" w:cs="Calibri"/>
            <w:noProof/>
            <w:webHidden/>
            <w:rPrChange w:id="22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16</w:delText>
        </w:r>
        <w:r w:rsidR="003C01A3" w:rsidRPr="008439ED" w:rsidDel="00D645B6">
          <w:rPr>
            <w:rFonts w:ascii="Calibri" w:hAnsi="Calibri" w:cs="Calibri"/>
            <w:noProof/>
            <w:webHidden/>
            <w:rPrChange w:id="224" w:author="LauraPGM" w:date="2025-11-04T16:55:00Z">
              <w:rPr>
                <w:rFonts w:ascii="Calibri" w:hAnsi="Calibri" w:cs="Calibri"/>
                <w:noProof/>
                <w:webHidden/>
              </w:rPr>
            </w:rPrChange>
          </w:rPr>
          <w:fldChar w:fldCharType="end"/>
        </w:r>
        <w:r w:rsidRPr="008439ED" w:rsidDel="00D645B6">
          <w:rPr>
            <w:rFonts w:ascii="Calibri" w:hAnsi="Calibri" w:cs="Calibri"/>
            <w:noProof/>
            <w:rPrChange w:id="225" w:author="LauraPGM" w:date="2025-11-04T16:55:00Z">
              <w:rPr>
                <w:rFonts w:ascii="Calibri" w:hAnsi="Calibri" w:cs="Calibri"/>
                <w:noProof/>
              </w:rPr>
            </w:rPrChange>
          </w:rPr>
          <w:fldChar w:fldCharType="end"/>
        </w:r>
      </w:del>
    </w:p>
    <w:p w14:paraId="38A9F967" w14:textId="4A7507B0" w:rsidR="003C01A3" w:rsidRPr="008439ED" w:rsidDel="00D645B6" w:rsidRDefault="00D645B6">
      <w:pPr>
        <w:pStyle w:val="TDC2"/>
        <w:tabs>
          <w:tab w:val="left" w:pos="960"/>
          <w:tab w:val="right" w:leader="dot" w:pos="9962"/>
        </w:tabs>
        <w:spacing w:line="360" w:lineRule="auto"/>
        <w:rPr>
          <w:del w:id="226" w:author="LauraPGM" w:date="2025-10-01T09:44:00Z"/>
          <w:rFonts w:ascii="Calibri" w:eastAsiaTheme="minorEastAsia" w:hAnsi="Calibri" w:cs="Calibri"/>
          <w:noProof/>
          <w:kern w:val="2"/>
          <w:lang w:eastAsia="es-MX"/>
          <w14:ligatures w14:val="standardContextual"/>
        </w:rPr>
        <w:pPrChange w:id="227" w:author="LauraPGM" w:date="2025-10-01T09:45:00Z">
          <w:pPr>
            <w:pStyle w:val="TDC2"/>
            <w:tabs>
              <w:tab w:val="left" w:pos="960"/>
              <w:tab w:val="right" w:leader="dot" w:pos="9962"/>
            </w:tabs>
          </w:pPr>
        </w:pPrChange>
      </w:pPr>
      <w:del w:id="228" w:author="LauraPGM" w:date="2025-10-01T09:44:00Z">
        <w:r w:rsidRPr="008439ED" w:rsidDel="00D645B6">
          <w:rPr>
            <w:rStyle w:val="Hipervnculo"/>
            <w:rFonts w:ascii="Calibri" w:hAnsi="Calibri" w:cs="Calibri"/>
            <w:lang w:eastAsia="es-MX"/>
            <w:rPrChange w:id="22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"_Toc200949756" </w:delInstrText>
        </w:r>
        <w:r w:rsidRPr="008439ED" w:rsidDel="00D645B6">
          <w:rPr>
            <w:rStyle w:val="Hipervnculo"/>
            <w:rFonts w:ascii="Calibri" w:hAnsi="Calibri" w:cs="Calibri"/>
            <w:lang w:eastAsia="es-MX"/>
            <w:rPrChange w:id="23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3.2.</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Interpretación de los valores de los IDEs: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23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_Toc200949756 \h </w:delInstrText>
        </w:r>
        <w:r w:rsidR="003C01A3" w:rsidRPr="008439ED" w:rsidDel="00D645B6">
          <w:rPr>
            <w:rFonts w:ascii="Calibri" w:hAnsi="Calibri" w:cs="Calibri"/>
            <w:noProof/>
            <w:webHidden/>
            <w:rPrChange w:id="232" w:author="LauraPGM" w:date="2025-11-04T16:55:00Z">
              <w:rPr>
                <w:rFonts w:ascii="Calibri" w:hAnsi="Calibri" w:cs="Calibri"/>
                <w:noProof/>
                <w:webHidden/>
              </w:rPr>
            </w:rPrChange>
          </w:rPr>
        </w:r>
        <w:r w:rsidR="003C01A3" w:rsidRPr="008439ED" w:rsidDel="00D645B6">
          <w:rPr>
            <w:rFonts w:ascii="Calibri" w:hAnsi="Calibri" w:cs="Calibri"/>
            <w:noProof/>
            <w:webHidden/>
            <w:rPrChange w:id="23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18</w:delText>
        </w:r>
        <w:r w:rsidR="003C01A3" w:rsidRPr="008439ED" w:rsidDel="00D645B6">
          <w:rPr>
            <w:rFonts w:ascii="Calibri" w:hAnsi="Calibri" w:cs="Calibri"/>
            <w:noProof/>
            <w:webHidden/>
            <w:rPrChange w:id="234" w:author="LauraPGM" w:date="2025-11-04T16:55:00Z">
              <w:rPr>
                <w:rFonts w:ascii="Calibri" w:hAnsi="Calibri" w:cs="Calibri"/>
                <w:noProof/>
                <w:webHidden/>
              </w:rPr>
            </w:rPrChange>
          </w:rPr>
          <w:fldChar w:fldCharType="end"/>
        </w:r>
        <w:r w:rsidRPr="008439ED" w:rsidDel="00D645B6">
          <w:rPr>
            <w:rFonts w:ascii="Calibri" w:hAnsi="Calibri" w:cs="Calibri"/>
            <w:noProof/>
            <w:rPrChange w:id="235" w:author="LauraPGM" w:date="2025-11-04T16:55:00Z">
              <w:rPr>
                <w:rFonts w:ascii="Calibri" w:hAnsi="Calibri" w:cs="Calibri"/>
                <w:noProof/>
              </w:rPr>
            </w:rPrChange>
          </w:rPr>
          <w:fldChar w:fldCharType="end"/>
        </w:r>
      </w:del>
    </w:p>
    <w:p w14:paraId="6BD1AFCB" w14:textId="64153B26" w:rsidR="003C01A3" w:rsidRPr="008439ED" w:rsidDel="00D645B6" w:rsidRDefault="00D645B6">
      <w:pPr>
        <w:pStyle w:val="TDC2"/>
        <w:tabs>
          <w:tab w:val="left" w:pos="1200"/>
          <w:tab w:val="right" w:leader="dot" w:pos="9962"/>
        </w:tabs>
        <w:spacing w:line="360" w:lineRule="auto"/>
        <w:rPr>
          <w:del w:id="236" w:author="LauraPGM" w:date="2025-10-01T09:44:00Z"/>
          <w:rFonts w:ascii="Calibri" w:eastAsiaTheme="minorEastAsia" w:hAnsi="Calibri" w:cs="Calibri"/>
          <w:noProof/>
          <w:kern w:val="2"/>
          <w:lang w:eastAsia="es-MX"/>
          <w14:ligatures w14:val="standardContextual"/>
        </w:rPr>
        <w:pPrChange w:id="237" w:author="LauraPGM" w:date="2025-10-01T09:45:00Z">
          <w:pPr>
            <w:pStyle w:val="TDC2"/>
            <w:tabs>
              <w:tab w:val="left" w:pos="1200"/>
              <w:tab w:val="right" w:leader="dot" w:pos="9962"/>
            </w:tabs>
          </w:pPr>
        </w:pPrChange>
      </w:pPr>
      <w:del w:id="238" w:author="LauraPGM" w:date="2025-10-01T09:44:00Z">
        <w:r w:rsidRPr="008439ED" w:rsidDel="00D645B6">
          <w:rPr>
            <w:rStyle w:val="Hipervnculo"/>
            <w:rFonts w:ascii="Calibri" w:hAnsi="Calibri" w:cs="Calibri"/>
            <w:lang w:eastAsia="es-MX"/>
            <w:rPrChange w:id="23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"_Toc200949757" </w:delInstrText>
        </w:r>
        <w:r w:rsidRPr="008439ED" w:rsidDel="00D645B6">
          <w:rPr>
            <w:rStyle w:val="Hipervnculo"/>
            <w:rFonts w:ascii="Calibri" w:hAnsi="Calibri" w:cs="Calibri"/>
            <w:lang w:eastAsia="es-MX"/>
            <w:rPrChange w:id="24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3.2.1.</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Identificación de tendencias y desviaciones respecto a la LBE.</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24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_Toc200949757 \h </w:delInstrText>
        </w:r>
        <w:r w:rsidR="003C01A3" w:rsidRPr="008439ED" w:rsidDel="00D645B6">
          <w:rPr>
            <w:rFonts w:ascii="Calibri" w:hAnsi="Calibri" w:cs="Calibri"/>
            <w:noProof/>
            <w:webHidden/>
            <w:rPrChange w:id="242" w:author="LauraPGM" w:date="2025-11-04T16:55:00Z">
              <w:rPr>
                <w:rFonts w:ascii="Calibri" w:hAnsi="Calibri" w:cs="Calibri"/>
                <w:noProof/>
                <w:webHidden/>
              </w:rPr>
            </w:rPrChange>
          </w:rPr>
        </w:r>
        <w:r w:rsidR="003C01A3" w:rsidRPr="008439ED" w:rsidDel="00D645B6">
          <w:rPr>
            <w:rFonts w:ascii="Calibri" w:hAnsi="Calibri" w:cs="Calibri"/>
            <w:noProof/>
            <w:webHidden/>
            <w:rPrChange w:id="24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18</w:delText>
        </w:r>
        <w:r w:rsidR="003C01A3" w:rsidRPr="008439ED" w:rsidDel="00D645B6">
          <w:rPr>
            <w:rFonts w:ascii="Calibri" w:hAnsi="Calibri" w:cs="Calibri"/>
            <w:noProof/>
            <w:webHidden/>
            <w:rPrChange w:id="244" w:author="LauraPGM" w:date="2025-11-04T16:55:00Z">
              <w:rPr>
                <w:rFonts w:ascii="Calibri" w:hAnsi="Calibri" w:cs="Calibri"/>
                <w:noProof/>
                <w:webHidden/>
              </w:rPr>
            </w:rPrChange>
          </w:rPr>
          <w:fldChar w:fldCharType="end"/>
        </w:r>
        <w:r w:rsidRPr="008439ED" w:rsidDel="00D645B6">
          <w:rPr>
            <w:rFonts w:ascii="Calibri" w:hAnsi="Calibri" w:cs="Calibri"/>
            <w:noProof/>
            <w:rPrChange w:id="245" w:author="LauraPGM" w:date="2025-11-04T16:55:00Z">
              <w:rPr>
                <w:rFonts w:ascii="Calibri" w:hAnsi="Calibri" w:cs="Calibri"/>
                <w:noProof/>
              </w:rPr>
            </w:rPrChange>
          </w:rPr>
          <w:fldChar w:fldCharType="end"/>
        </w:r>
      </w:del>
    </w:p>
    <w:p w14:paraId="6651F49B" w14:textId="0115FB03" w:rsidR="003C01A3" w:rsidRPr="008439ED" w:rsidDel="00D645B6" w:rsidRDefault="00D645B6">
      <w:pPr>
        <w:pStyle w:val="TDC2"/>
        <w:tabs>
          <w:tab w:val="left" w:pos="1200"/>
          <w:tab w:val="right" w:leader="dot" w:pos="9962"/>
        </w:tabs>
        <w:spacing w:line="360" w:lineRule="auto"/>
        <w:rPr>
          <w:del w:id="246" w:author="LauraPGM" w:date="2025-10-01T09:44:00Z"/>
          <w:rFonts w:ascii="Calibri" w:eastAsiaTheme="minorEastAsia" w:hAnsi="Calibri" w:cs="Calibri"/>
          <w:noProof/>
          <w:kern w:val="2"/>
          <w:lang w:eastAsia="es-MX"/>
          <w14:ligatures w14:val="standardContextual"/>
        </w:rPr>
        <w:pPrChange w:id="247" w:author="LauraPGM" w:date="2025-10-01T09:45:00Z">
          <w:pPr>
            <w:pStyle w:val="TDC2"/>
            <w:tabs>
              <w:tab w:val="left" w:pos="1200"/>
              <w:tab w:val="right" w:leader="dot" w:pos="9962"/>
            </w:tabs>
          </w:pPr>
        </w:pPrChange>
      </w:pPr>
      <w:del w:id="248" w:author="LauraPGM" w:date="2025-10-01T09:44:00Z">
        <w:r w:rsidRPr="008439ED" w:rsidDel="00D645B6">
          <w:rPr>
            <w:rStyle w:val="Hipervnculo"/>
            <w:rFonts w:ascii="Calibri" w:hAnsi="Calibri" w:cs="Calibri"/>
            <w:lang w:eastAsia="es-MX"/>
            <w:rPrChange w:id="24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"_Toc200949758" </w:delInstrText>
        </w:r>
        <w:r w:rsidRPr="008439ED" w:rsidDel="00D645B6">
          <w:rPr>
            <w:rStyle w:val="Hipervnculo"/>
            <w:rFonts w:ascii="Calibri" w:hAnsi="Calibri" w:cs="Calibri"/>
            <w:lang w:eastAsia="es-MX"/>
            <w:rPrChange w:id="25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3.2.2.</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Evaluación del progreso hacia los objetivos energéticos.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25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_Toc200949758 \h </w:delInstrText>
        </w:r>
        <w:r w:rsidR="003C01A3" w:rsidRPr="008439ED" w:rsidDel="00D645B6">
          <w:rPr>
            <w:rFonts w:ascii="Calibri" w:hAnsi="Calibri" w:cs="Calibri"/>
            <w:noProof/>
            <w:webHidden/>
            <w:rPrChange w:id="252" w:author="LauraPGM" w:date="2025-11-04T16:55:00Z">
              <w:rPr>
                <w:rFonts w:ascii="Calibri" w:hAnsi="Calibri" w:cs="Calibri"/>
                <w:noProof/>
                <w:webHidden/>
              </w:rPr>
            </w:rPrChange>
          </w:rPr>
        </w:r>
        <w:r w:rsidR="003C01A3" w:rsidRPr="008439ED" w:rsidDel="00D645B6">
          <w:rPr>
            <w:rFonts w:ascii="Calibri" w:hAnsi="Calibri" w:cs="Calibri"/>
            <w:noProof/>
            <w:webHidden/>
            <w:rPrChange w:id="25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20</w:delText>
        </w:r>
        <w:r w:rsidR="003C01A3" w:rsidRPr="008439ED" w:rsidDel="00D645B6">
          <w:rPr>
            <w:rFonts w:ascii="Calibri" w:hAnsi="Calibri" w:cs="Calibri"/>
            <w:noProof/>
            <w:webHidden/>
            <w:rPrChange w:id="254" w:author="LauraPGM" w:date="2025-11-04T16:55:00Z">
              <w:rPr>
                <w:rFonts w:ascii="Calibri" w:hAnsi="Calibri" w:cs="Calibri"/>
                <w:noProof/>
                <w:webHidden/>
              </w:rPr>
            </w:rPrChange>
          </w:rPr>
          <w:fldChar w:fldCharType="end"/>
        </w:r>
        <w:r w:rsidRPr="008439ED" w:rsidDel="00D645B6">
          <w:rPr>
            <w:rFonts w:ascii="Calibri" w:hAnsi="Calibri" w:cs="Calibri"/>
            <w:noProof/>
            <w:rPrChange w:id="255" w:author="LauraPGM" w:date="2025-11-04T16:55:00Z">
              <w:rPr>
                <w:rFonts w:ascii="Calibri" w:hAnsi="Calibri" w:cs="Calibri"/>
                <w:noProof/>
              </w:rPr>
            </w:rPrChange>
          </w:rPr>
          <w:fldChar w:fldCharType="end"/>
        </w:r>
      </w:del>
    </w:p>
    <w:p w14:paraId="7121D3DE" w14:textId="3AAC337B" w:rsidR="003C01A3" w:rsidRPr="008439ED" w:rsidDel="00D645B6" w:rsidRDefault="00D645B6">
      <w:pPr>
        <w:pStyle w:val="TDC2"/>
        <w:tabs>
          <w:tab w:val="left" w:pos="1200"/>
          <w:tab w:val="right" w:leader="dot" w:pos="9962"/>
        </w:tabs>
        <w:spacing w:line="360" w:lineRule="auto"/>
        <w:rPr>
          <w:del w:id="256" w:author="LauraPGM" w:date="2025-10-01T09:44:00Z"/>
          <w:rFonts w:ascii="Calibri" w:eastAsiaTheme="minorEastAsia" w:hAnsi="Calibri" w:cs="Calibri"/>
          <w:noProof/>
          <w:kern w:val="2"/>
          <w:lang w:eastAsia="es-MX"/>
          <w14:ligatures w14:val="standardContextual"/>
        </w:rPr>
        <w:pPrChange w:id="257" w:author="LauraPGM" w:date="2025-10-01T09:45:00Z">
          <w:pPr>
            <w:pStyle w:val="TDC2"/>
            <w:tabs>
              <w:tab w:val="left" w:pos="1200"/>
              <w:tab w:val="right" w:leader="dot" w:pos="9962"/>
            </w:tabs>
          </w:pPr>
        </w:pPrChange>
      </w:pPr>
      <w:del w:id="258" w:author="LauraPGM" w:date="2025-10-01T09:44:00Z">
        <w:r w:rsidRPr="008439ED" w:rsidDel="00D645B6">
          <w:rPr>
            <w:rStyle w:val="Hipervnculo"/>
            <w:rFonts w:ascii="Calibri" w:hAnsi="Calibri" w:cs="Calibri"/>
            <w:lang w:eastAsia="es-MX"/>
            <w:rPrChange w:id="25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"_Toc200949759" </w:delInstrText>
        </w:r>
        <w:r w:rsidRPr="008439ED" w:rsidDel="00D645B6">
          <w:rPr>
            <w:rStyle w:val="Hipervnculo"/>
            <w:rFonts w:ascii="Calibri" w:hAnsi="Calibri" w:cs="Calibri"/>
            <w:lang w:eastAsia="es-MX"/>
            <w:rPrChange w:id="26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3.2.3.</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Detección de áreas de bajo rendimiento o potencial de mejora.</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26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_Toc200949759 \h </w:delInstrText>
        </w:r>
        <w:r w:rsidR="003C01A3" w:rsidRPr="008439ED" w:rsidDel="00D645B6">
          <w:rPr>
            <w:rFonts w:ascii="Calibri" w:hAnsi="Calibri" w:cs="Calibri"/>
            <w:noProof/>
            <w:webHidden/>
            <w:rPrChange w:id="262" w:author="LauraPGM" w:date="2025-11-04T16:55:00Z">
              <w:rPr>
                <w:rFonts w:ascii="Calibri" w:hAnsi="Calibri" w:cs="Calibri"/>
                <w:noProof/>
                <w:webHidden/>
              </w:rPr>
            </w:rPrChange>
          </w:rPr>
        </w:r>
        <w:r w:rsidR="003C01A3" w:rsidRPr="008439ED" w:rsidDel="00D645B6">
          <w:rPr>
            <w:rFonts w:ascii="Calibri" w:hAnsi="Calibri" w:cs="Calibri"/>
            <w:noProof/>
            <w:webHidden/>
            <w:rPrChange w:id="26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20</w:delText>
        </w:r>
        <w:r w:rsidR="003C01A3" w:rsidRPr="008439ED" w:rsidDel="00D645B6">
          <w:rPr>
            <w:rFonts w:ascii="Calibri" w:hAnsi="Calibri" w:cs="Calibri"/>
            <w:noProof/>
            <w:webHidden/>
            <w:rPrChange w:id="264" w:author="LauraPGM" w:date="2025-11-04T16:55:00Z">
              <w:rPr>
                <w:rFonts w:ascii="Calibri" w:hAnsi="Calibri" w:cs="Calibri"/>
                <w:noProof/>
                <w:webHidden/>
              </w:rPr>
            </w:rPrChange>
          </w:rPr>
          <w:fldChar w:fldCharType="end"/>
        </w:r>
        <w:r w:rsidRPr="008439ED" w:rsidDel="00D645B6">
          <w:rPr>
            <w:rFonts w:ascii="Calibri" w:hAnsi="Calibri" w:cs="Calibri"/>
            <w:noProof/>
            <w:rPrChange w:id="265" w:author="LauraPGM" w:date="2025-11-04T16:55:00Z">
              <w:rPr>
                <w:rFonts w:ascii="Calibri" w:hAnsi="Calibri" w:cs="Calibri"/>
                <w:noProof/>
              </w:rPr>
            </w:rPrChange>
          </w:rPr>
          <w:fldChar w:fldCharType="end"/>
        </w:r>
      </w:del>
    </w:p>
    <w:p w14:paraId="39C9EBA0" w14:textId="3B8EAB87" w:rsidR="003C01A3" w:rsidRPr="008439ED" w:rsidDel="00D645B6" w:rsidRDefault="00D645B6">
      <w:pPr>
        <w:pStyle w:val="TDC1"/>
        <w:tabs>
          <w:tab w:val="left" w:pos="480"/>
          <w:tab w:val="right" w:leader="dot" w:pos="9962"/>
        </w:tabs>
        <w:spacing w:line="360" w:lineRule="auto"/>
        <w:rPr>
          <w:del w:id="266" w:author="LauraPGM" w:date="2025-10-01T09:44:00Z"/>
          <w:rFonts w:ascii="Calibri" w:eastAsiaTheme="minorEastAsia" w:hAnsi="Calibri" w:cs="Calibri"/>
          <w:noProof/>
          <w:kern w:val="2"/>
          <w:lang w:eastAsia="es-MX"/>
          <w14:ligatures w14:val="standardContextual"/>
        </w:rPr>
        <w:pPrChange w:id="267" w:author="LauraPGM" w:date="2025-10-01T09:45:00Z">
          <w:pPr>
            <w:pStyle w:val="TDC1"/>
            <w:tabs>
              <w:tab w:val="left" w:pos="480"/>
              <w:tab w:val="right" w:leader="dot" w:pos="9962"/>
            </w:tabs>
          </w:pPr>
        </w:pPrChange>
      </w:pPr>
      <w:del w:id="268" w:author="LauraPGM" w:date="2025-10-01T09:44:00Z">
        <w:r w:rsidRPr="008439ED" w:rsidDel="00D645B6">
          <w:rPr>
            <w:rStyle w:val="Hipervnculo"/>
            <w:rFonts w:ascii="Calibri" w:hAnsi="Calibri" w:cs="Calibri"/>
            <w:b/>
            <w:bCs/>
            <w:lang w:eastAsia="es-MX"/>
            <w:rPrChange w:id="269" w:author="LauraPGM" w:date="2025-11-04T16:55:00Z">
              <w:rPr>
                <w:rStyle w:val="Hipervnculo"/>
                <w:b/>
                <w:bCs/>
                <w:lang w:eastAsia="es-MX"/>
              </w:rPr>
            </w:rPrChange>
          </w:rPr>
          <w:fldChar w:fldCharType="begin"/>
        </w:r>
        <w:r w:rsidRPr="008439ED" w:rsidDel="00D645B6">
          <w:rPr>
            <w:rStyle w:val="Hipervnculo"/>
            <w:rFonts w:ascii="Calibri" w:hAnsi="Calibri" w:cs="Calibri"/>
            <w:b/>
            <w:bCs/>
            <w:noProof/>
            <w:lang w:eastAsia="es-MX"/>
          </w:rPr>
          <w:delInstrText xml:space="preserve"> HYPERLINK \l "_Toc200949760" </w:delInstrText>
        </w:r>
        <w:r w:rsidRPr="008439ED" w:rsidDel="00D645B6">
          <w:rPr>
            <w:rStyle w:val="Hipervnculo"/>
            <w:rFonts w:ascii="Calibri" w:hAnsi="Calibri" w:cs="Calibri"/>
            <w:b/>
            <w:bCs/>
            <w:lang w:eastAsia="es-MX"/>
            <w:rPrChange w:id="27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b/>
            <w:bCs/>
            <w:noProof/>
            <w:lang w:eastAsia="es-MX"/>
          </w:rPr>
          <w:delText>4.</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b/>
            <w:bCs/>
            <w:noProof/>
            <w:lang w:eastAsia="es-MX"/>
          </w:rPr>
          <w:delText>Tema 4: Estrategias de Optimización de Costos e Impacto Energético</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27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_Toc200949760 \h </w:delInstrText>
        </w:r>
        <w:r w:rsidR="003C01A3" w:rsidRPr="008439ED" w:rsidDel="00D645B6">
          <w:rPr>
            <w:rFonts w:ascii="Calibri" w:hAnsi="Calibri" w:cs="Calibri"/>
            <w:noProof/>
            <w:webHidden/>
            <w:rPrChange w:id="272" w:author="LauraPGM" w:date="2025-11-04T16:55:00Z">
              <w:rPr>
                <w:rFonts w:ascii="Calibri" w:hAnsi="Calibri" w:cs="Calibri"/>
                <w:noProof/>
                <w:webHidden/>
              </w:rPr>
            </w:rPrChange>
          </w:rPr>
        </w:r>
        <w:r w:rsidR="003C01A3" w:rsidRPr="008439ED" w:rsidDel="00D645B6">
          <w:rPr>
            <w:rFonts w:ascii="Calibri" w:hAnsi="Calibri" w:cs="Calibri"/>
            <w:noProof/>
            <w:webHidden/>
            <w:rPrChange w:id="27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21</w:delText>
        </w:r>
        <w:r w:rsidR="003C01A3" w:rsidRPr="008439ED" w:rsidDel="00D645B6">
          <w:rPr>
            <w:rFonts w:ascii="Calibri" w:hAnsi="Calibri" w:cs="Calibri"/>
            <w:noProof/>
            <w:webHidden/>
            <w:rPrChange w:id="274" w:author="LauraPGM" w:date="2025-11-04T16:55:00Z">
              <w:rPr>
                <w:rFonts w:ascii="Calibri" w:hAnsi="Calibri" w:cs="Calibri"/>
                <w:noProof/>
                <w:webHidden/>
              </w:rPr>
            </w:rPrChange>
          </w:rPr>
          <w:fldChar w:fldCharType="end"/>
        </w:r>
        <w:r w:rsidRPr="008439ED" w:rsidDel="00D645B6">
          <w:rPr>
            <w:rFonts w:ascii="Calibri" w:hAnsi="Calibri" w:cs="Calibri"/>
            <w:noProof/>
            <w:rPrChange w:id="275" w:author="LauraPGM" w:date="2025-11-04T16:55:00Z">
              <w:rPr>
                <w:rFonts w:ascii="Calibri" w:hAnsi="Calibri" w:cs="Calibri"/>
                <w:noProof/>
              </w:rPr>
            </w:rPrChange>
          </w:rPr>
          <w:fldChar w:fldCharType="end"/>
        </w:r>
      </w:del>
    </w:p>
    <w:p w14:paraId="12613C42" w14:textId="243B2AC5" w:rsidR="003C01A3" w:rsidRPr="008439ED" w:rsidDel="00D645B6" w:rsidRDefault="00D645B6">
      <w:pPr>
        <w:pStyle w:val="TDC2"/>
        <w:tabs>
          <w:tab w:val="left" w:pos="960"/>
          <w:tab w:val="right" w:leader="dot" w:pos="9962"/>
        </w:tabs>
        <w:spacing w:line="360" w:lineRule="auto"/>
        <w:rPr>
          <w:del w:id="276" w:author="LauraPGM" w:date="2025-10-01T09:44:00Z"/>
          <w:rFonts w:ascii="Calibri" w:eastAsiaTheme="minorEastAsia" w:hAnsi="Calibri" w:cs="Calibri"/>
          <w:noProof/>
          <w:kern w:val="2"/>
          <w:lang w:eastAsia="es-MX"/>
          <w14:ligatures w14:val="standardContextual"/>
        </w:rPr>
        <w:pPrChange w:id="277" w:author="LauraPGM" w:date="2025-10-01T09:45:00Z">
          <w:pPr>
            <w:pStyle w:val="TDC2"/>
            <w:tabs>
              <w:tab w:val="left" w:pos="960"/>
              <w:tab w:val="right" w:leader="dot" w:pos="9962"/>
            </w:tabs>
          </w:pPr>
        </w:pPrChange>
      </w:pPr>
      <w:del w:id="278" w:author="LauraPGM" w:date="2025-10-01T09:44:00Z">
        <w:r w:rsidRPr="008439ED" w:rsidDel="00D645B6">
          <w:rPr>
            <w:rStyle w:val="Hipervnculo"/>
            <w:rFonts w:ascii="Calibri" w:hAnsi="Calibri" w:cs="Calibri"/>
            <w:lang w:eastAsia="es-MX"/>
            <w:rPrChange w:id="27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"_Toc200949761" </w:delInstrText>
        </w:r>
        <w:r w:rsidRPr="008439ED" w:rsidDel="00D645B6">
          <w:rPr>
            <w:rStyle w:val="Hipervnculo"/>
            <w:rFonts w:ascii="Calibri" w:hAnsi="Calibri" w:cs="Calibri"/>
            <w:lang w:eastAsia="es-MX"/>
            <w:rPrChange w:id="28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4.1.</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Formulación y propuesta de estrategias de optimización de costos e impacto de acuerdo con el diagnóstico:</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28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_Toc200949761 \h </w:delInstrText>
        </w:r>
        <w:r w:rsidR="003C01A3" w:rsidRPr="008439ED" w:rsidDel="00D645B6">
          <w:rPr>
            <w:rFonts w:ascii="Calibri" w:hAnsi="Calibri" w:cs="Calibri"/>
            <w:noProof/>
            <w:webHidden/>
            <w:rPrChange w:id="282" w:author="LauraPGM" w:date="2025-11-04T16:55:00Z">
              <w:rPr>
                <w:rFonts w:ascii="Calibri" w:hAnsi="Calibri" w:cs="Calibri"/>
                <w:noProof/>
                <w:webHidden/>
              </w:rPr>
            </w:rPrChange>
          </w:rPr>
        </w:r>
        <w:r w:rsidR="003C01A3" w:rsidRPr="008439ED" w:rsidDel="00D645B6">
          <w:rPr>
            <w:rFonts w:ascii="Calibri" w:hAnsi="Calibri" w:cs="Calibri"/>
            <w:noProof/>
            <w:webHidden/>
            <w:rPrChange w:id="28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21</w:delText>
        </w:r>
        <w:r w:rsidR="003C01A3" w:rsidRPr="008439ED" w:rsidDel="00D645B6">
          <w:rPr>
            <w:rFonts w:ascii="Calibri" w:hAnsi="Calibri" w:cs="Calibri"/>
            <w:noProof/>
            <w:webHidden/>
            <w:rPrChange w:id="284" w:author="LauraPGM" w:date="2025-11-04T16:55:00Z">
              <w:rPr>
                <w:rFonts w:ascii="Calibri" w:hAnsi="Calibri" w:cs="Calibri"/>
                <w:noProof/>
                <w:webHidden/>
              </w:rPr>
            </w:rPrChange>
          </w:rPr>
          <w:fldChar w:fldCharType="end"/>
        </w:r>
        <w:r w:rsidRPr="008439ED" w:rsidDel="00D645B6">
          <w:rPr>
            <w:rFonts w:ascii="Calibri" w:hAnsi="Calibri" w:cs="Calibri"/>
            <w:noProof/>
            <w:rPrChange w:id="285" w:author="LauraPGM" w:date="2025-11-04T16:55:00Z">
              <w:rPr>
                <w:rFonts w:ascii="Calibri" w:hAnsi="Calibri" w:cs="Calibri"/>
                <w:noProof/>
              </w:rPr>
            </w:rPrChange>
          </w:rPr>
          <w:fldChar w:fldCharType="end"/>
        </w:r>
      </w:del>
    </w:p>
    <w:p w14:paraId="37516F5E" w14:textId="321CCD9D" w:rsidR="003C01A3" w:rsidRPr="008439ED" w:rsidDel="00D645B6" w:rsidRDefault="00D645B6">
      <w:pPr>
        <w:pStyle w:val="TDC2"/>
        <w:tabs>
          <w:tab w:val="left" w:pos="1200"/>
          <w:tab w:val="right" w:leader="dot" w:pos="9962"/>
        </w:tabs>
        <w:spacing w:line="360" w:lineRule="auto"/>
        <w:rPr>
          <w:del w:id="286" w:author="LauraPGM" w:date="2025-10-01T09:44:00Z"/>
          <w:rFonts w:ascii="Calibri" w:eastAsiaTheme="minorEastAsia" w:hAnsi="Calibri" w:cs="Calibri"/>
          <w:noProof/>
          <w:kern w:val="2"/>
          <w:lang w:eastAsia="es-MX"/>
          <w14:ligatures w14:val="standardContextual"/>
        </w:rPr>
        <w:pPrChange w:id="287" w:author="LauraPGM" w:date="2025-10-01T09:45:00Z">
          <w:pPr>
            <w:pStyle w:val="TDC2"/>
            <w:tabs>
              <w:tab w:val="left" w:pos="1200"/>
              <w:tab w:val="right" w:leader="dot" w:pos="9962"/>
            </w:tabs>
          </w:pPr>
        </w:pPrChange>
      </w:pPr>
      <w:del w:id="288" w:author="LauraPGM" w:date="2025-10-01T09:44:00Z">
        <w:r w:rsidRPr="008439ED" w:rsidDel="00D645B6">
          <w:rPr>
            <w:rStyle w:val="Hipervnculo"/>
            <w:rFonts w:ascii="Calibri" w:hAnsi="Calibri" w:cs="Calibri"/>
            <w:lang w:eastAsia="es-MX"/>
            <w:rPrChange w:id="28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"_Toc200949762" </w:delInstrText>
        </w:r>
        <w:r w:rsidRPr="008439ED" w:rsidDel="00D645B6">
          <w:rPr>
            <w:rStyle w:val="Hipervnculo"/>
            <w:rFonts w:ascii="Calibri" w:hAnsi="Calibri" w:cs="Calibri"/>
            <w:lang w:eastAsia="es-MX"/>
            <w:rPrChange w:id="29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4.1.1.</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Identificación de oportunidades de mejora basadas en el análisis de los IDEs y el diagnóstico previo.</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29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_Toc200949762 \h </w:delInstrText>
        </w:r>
        <w:r w:rsidR="003C01A3" w:rsidRPr="008439ED" w:rsidDel="00D645B6">
          <w:rPr>
            <w:rFonts w:ascii="Calibri" w:hAnsi="Calibri" w:cs="Calibri"/>
            <w:noProof/>
            <w:webHidden/>
            <w:rPrChange w:id="292" w:author="LauraPGM" w:date="2025-11-04T16:55:00Z">
              <w:rPr>
                <w:rFonts w:ascii="Calibri" w:hAnsi="Calibri" w:cs="Calibri"/>
                <w:noProof/>
                <w:webHidden/>
              </w:rPr>
            </w:rPrChange>
          </w:rPr>
        </w:r>
        <w:r w:rsidR="003C01A3" w:rsidRPr="008439ED" w:rsidDel="00D645B6">
          <w:rPr>
            <w:rFonts w:ascii="Calibri" w:hAnsi="Calibri" w:cs="Calibri"/>
            <w:noProof/>
            <w:webHidden/>
            <w:rPrChange w:id="29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21</w:delText>
        </w:r>
        <w:r w:rsidR="003C01A3" w:rsidRPr="008439ED" w:rsidDel="00D645B6">
          <w:rPr>
            <w:rFonts w:ascii="Calibri" w:hAnsi="Calibri" w:cs="Calibri"/>
            <w:noProof/>
            <w:webHidden/>
            <w:rPrChange w:id="294" w:author="LauraPGM" w:date="2025-11-04T16:55:00Z">
              <w:rPr>
                <w:rFonts w:ascii="Calibri" w:hAnsi="Calibri" w:cs="Calibri"/>
                <w:noProof/>
                <w:webHidden/>
              </w:rPr>
            </w:rPrChange>
          </w:rPr>
          <w:fldChar w:fldCharType="end"/>
        </w:r>
        <w:r w:rsidRPr="008439ED" w:rsidDel="00D645B6">
          <w:rPr>
            <w:rFonts w:ascii="Calibri" w:hAnsi="Calibri" w:cs="Calibri"/>
            <w:noProof/>
            <w:rPrChange w:id="295" w:author="LauraPGM" w:date="2025-11-04T16:55:00Z">
              <w:rPr>
                <w:rFonts w:ascii="Calibri" w:hAnsi="Calibri" w:cs="Calibri"/>
                <w:noProof/>
              </w:rPr>
            </w:rPrChange>
          </w:rPr>
          <w:fldChar w:fldCharType="end"/>
        </w:r>
      </w:del>
    </w:p>
    <w:p w14:paraId="4A2A3640" w14:textId="6C17B402" w:rsidR="003C01A3" w:rsidRPr="008439ED" w:rsidDel="00D645B6" w:rsidRDefault="00D645B6">
      <w:pPr>
        <w:pStyle w:val="TDC2"/>
        <w:tabs>
          <w:tab w:val="left" w:pos="1200"/>
          <w:tab w:val="right" w:leader="dot" w:pos="9962"/>
        </w:tabs>
        <w:spacing w:line="360" w:lineRule="auto"/>
        <w:rPr>
          <w:del w:id="296" w:author="LauraPGM" w:date="2025-10-01T09:44:00Z"/>
          <w:rFonts w:ascii="Calibri" w:eastAsiaTheme="minorEastAsia" w:hAnsi="Calibri" w:cs="Calibri"/>
          <w:noProof/>
          <w:kern w:val="2"/>
          <w:lang w:eastAsia="es-MX"/>
          <w14:ligatures w14:val="standardContextual"/>
        </w:rPr>
        <w:pPrChange w:id="297" w:author="LauraPGM" w:date="2025-10-01T09:45:00Z">
          <w:pPr>
            <w:pStyle w:val="TDC2"/>
            <w:tabs>
              <w:tab w:val="left" w:pos="1200"/>
              <w:tab w:val="right" w:leader="dot" w:pos="9962"/>
            </w:tabs>
          </w:pPr>
        </w:pPrChange>
      </w:pPr>
      <w:del w:id="298" w:author="LauraPGM" w:date="2025-10-01T09:44:00Z">
        <w:r w:rsidRPr="008439ED" w:rsidDel="00D645B6">
          <w:rPr>
            <w:rStyle w:val="Hipervnculo"/>
            <w:rFonts w:ascii="Calibri" w:hAnsi="Calibri" w:cs="Calibri"/>
            <w:lang w:eastAsia="es-MX"/>
            <w:rPrChange w:id="29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"_Toc200949763" </w:delInstrText>
        </w:r>
        <w:r w:rsidRPr="008439ED" w:rsidDel="00D645B6">
          <w:rPr>
            <w:rStyle w:val="Hipervnculo"/>
            <w:rFonts w:ascii="Calibri" w:hAnsi="Calibri" w:cs="Calibri"/>
            <w:lang w:eastAsia="es-MX"/>
            <w:rPrChange w:id="30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4.1.2.</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Desarrollo de estrategias para la reducción del consumo energético en procesos, equipos e instalaciones.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30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_Toc200949763 \h </w:delInstrText>
        </w:r>
        <w:r w:rsidR="003C01A3" w:rsidRPr="008439ED" w:rsidDel="00D645B6">
          <w:rPr>
            <w:rFonts w:ascii="Calibri" w:hAnsi="Calibri" w:cs="Calibri"/>
            <w:noProof/>
            <w:webHidden/>
            <w:rPrChange w:id="302" w:author="LauraPGM" w:date="2025-11-04T16:55:00Z">
              <w:rPr>
                <w:rFonts w:ascii="Calibri" w:hAnsi="Calibri" w:cs="Calibri"/>
                <w:noProof/>
                <w:webHidden/>
              </w:rPr>
            </w:rPrChange>
          </w:rPr>
        </w:r>
        <w:r w:rsidR="003C01A3" w:rsidRPr="008439ED" w:rsidDel="00D645B6">
          <w:rPr>
            <w:rFonts w:ascii="Calibri" w:hAnsi="Calibri" w:cs="Calibri"/>
            <w:noProof/>
            <w:webHidden/>
            <w:rPrChange w:id="30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22</w:delText>
        </w:r>
        <w:r w:rsidR="003C01A3" w:rsidRPr="008439ED" w:rsidDel="00D645B6">
          <w:rPr>
            <w:rFonts w:ascii="Calibri" w:hAnsi="Calibri" w:cs="Calibri"/>
            <w:noProof/>
            <w:webHidden/>
            <w:rPrChange w:id="304" w:author="LauraPGM" w:date="2025-11-04T16:55:00Z">
              <w:rPr>
                <w:rFonts w:ascii="Calibri" w:hAnsi="Calibri" w:cs="Calibri"/>
                <w:noProof/>
                <w:webHidden/>
              </w:rPr>
            </w:rPrChange>
          </w:rPr>
          <w:fldChar w:fldCharType="end"/>
        </w:r>
        <w:r w:rsidRPr="008439ED" w:rsidDel="00D645B6">
          <w:rPr>
            <w:rFonts w:ascii="Calibri" w:hAnsi="Calibri" w:cs="Calibri"/>
            <w:noProof/>
            <w:rPrChange w:id="305" w:author="LauraPGM" w:date="2025-11-04T16:55:00Z">
              <w:rPr>
                <w:rFonts w:ascii="Calibri" w:hAnsi="Calibri" w:cs="Calibri"/>
                <w:noProof/>
              </w:rPr>
            </w:rPrChange>
          </w:rPr>
          <w:fldChar w:fldCharType="end"/>
        </w:r>
      </w:del>
    </w:p>
    <w:p w14:paraId="50700B91" w14:textId="22A1DA2E" w:rsidR="003C01A3" w:rsidRPr="008439ED" w:rsidDel="00D645B6" w:rsidRDefault="00D645B6">
      <w:pPr>
        <w:pStyle w:val="TDC2"/>
        <w:tabs>
          <w:tab w:val="left" w:pos="1200"/>
          <w:tab w:val="right" w:leader="dot" w:pos="9962"/>
        </w:tabs>
        <w:spacing w:line="360" w:lineRule="auto"/>
        <w:rPr>
          <w:del w:id="306" w:author="LauraPGM" w:date="2025-10-01T09:44:00Z"/>
          <w:rFonts w:ascii="Calibri" w:eastAsiaTheme="minorEastAsia" w:hAnsi="Calibri" w:cs="Calibri"/>
          <w:noProof/>
          <w:kern w:val="2"/>
          <w:lang w:eastAsia="es-MX"/>
          <w14:ligatures w14:val="standardContextual"/>
        </w:rPr>
        <w:pPrChange w:id="307" w:author="LauraPGM" w:date="2025-10-01T09:45:00Z">
          <w:pPr>
            <w:pStyle w:val="TDC2"/>
            <w:tabs>
              <w:tab w:val="left" w:pos="1200"/>
              <w:tab w:val="right" w:leader="dot" w:pos="9962"/>
            </w:tabs>
          </w:pPr>
        </w:pPrChange>
      </w:pPr>
      <w:del w:id="308" w:author="LauraPGM" w:date="2025-10-01T09:44:00Z">
        <w:r w:rsidRPr="008439ED" w:rsidDel="00D645B6">
          <w:rPr>
            <w:rStyle w:val="Hipervnculo"/>
            <w:rFonts w:ascii="Calibri" w:hAnsi="Calibri" w:cs="Calibri"/>
            <w:lang w:eastAsia="es-MX"/>
            <w:rPrChange w:id="30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"_Toc200949764" </w:delInstrText>
        </w:r>
        <w:r w:rsidRPr="008439ED" w:rsidDel="00D645B6">
          <w:rPr>
            <w:rStyle w:val="Hipervnculo"/>
            <w:rFonts w:ascii="Calibri" w:hAnsi="Calibri" w:cs="Calibri"/>
            <w:lang w:eastAsia="es-MX"/>
            <w:rPrChange w:id="31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4.1.3.</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Evaluación del potencial de ahorro económico y la reducción del impacto ambiental de las estrategias propuestas.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31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_Toc200949764 \h </w:delInstrText>
        </w:r>
        <w:r w:rsidR="003C01A3" w:rsidRPr="008439ED" w:rsidDel="00D645B6">
          <w:rPr>
            <w:rFonts w:ascii="Calibri" w:hAnsi="Calibri" w:cs="Calibri"/>
            <w:noProof/>
            <w:webHidden/>
            <w:rPrChange w:id="312" w:author="LauraPGM" w:date="2025-11-04T16:55:00Z">
              <w:rPr>
                <w:rFonts w:ascii="Calibri" w:hAnsi="Calibri" w:cs="Calibri"/>
                <w:noProof/>
                <w:webHidden/>
              </w:rPr>
            </w:rPrChange>
          </w:rPr>
        </w:r>
        <w:r w:rsidR="003C01A3" w:rsidRPr="008439ED" w:rsidDel="00D645B6">
          <w:rPr>
            <w:rFonts w:ascii="Calibri" w:hAnsi="Calibri" w:cs="Calibri"/>
            <w:noProof/>
            <w:webHidden/>
            <w:rPrChange w:id="31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23</w:delText>
        </w:r>
        <w:r w:rsidR="003C01A3" w:rsidRPr="008439ED" w:rsidDel="00D645B6">
          <w:rPr>
            <w:rFonts w:ascii="Calibri" w:hAnsi="Calibri" w:cs="Calibri"/>
            <w:noProof/>
            <w:webHidden/>
            <w:rPrChange w:id="314" w:author="LauraPGM" w:date="2025-11-04T16:55:00Z">
              <w:rPr>
                <w:rFonts w:ascii="Calibri" w:hAnsi="Calibri" w:cs="Calibri"/>
                <w:noProof/>
                <w:webHidden/>
              </w:rPr>
            </w:rPrChange>
          </w:rPr>
          <w:fldChar w:fldCharType="end"/>
        </w:r>
        <w:r w:rsidRPr="008439ED" w:rsidDel="00D645B6">
          <w:rPr>
            <w:rFonts w:ascii="Calibri" w:hAnsi="Calibri" w:cs="Calibri"/>
            <w:noProof/>
            <w:rPrChange w:id="315" w:author="LauraPGM" w:date="2025-11-04T16:55:00Z">
              <w:rPr>
                <w:rFonts w:ascii="Calibri" w:hAnsi="Calibri" w:cs="Calibri"/>
                <w:noProof/>
              </w:rPr>
            </w:rPrChange>
          </w:rPr>
          <w:fldChar w:fldCharType="end"/>
        </w:r>
      </w:del>
    </w:p>
    <w:p w14:paraId="75789D1A" w14:textId="368BDC79" w:rsidR="003C01A3" w:rsidRPr="008439ED" w:rsidDel="00D645B6" w:rsidRDefault="00D645B6">
      <w:pPr>
        <w:pStyle w:val="TDC2"/>
        <w:tabs>
          <w:tab w:val="left" w:pos="1200"/>
          <w:tab w:val="right" w:leader="dot" w:pos="9962"/>
        </w:tabs>
        <w:spacing w:line="360" w:lineRule="auto"/>
        <w:rPr>
          <w:del w:id="316" w:author="LauraPGM" w:date="2025-10-01T09:44:00Z"/>
          <w:rFonts w:ascii="Calibri" w:eastAsiaTheme="minorEastAsia" w:hAnsi="Calibri" w:cs="Calibri"/>
          <w:noProof/>
          <w:kern w:val="2"/>
          <w:lang w:eastAsia="es-MX"/>
          <w14:ligatures w14:val="standardContextual"/>
        </w:rPr>
        <w:pPrChange w:id="317" w:author="LauraPGM" w:date="2025-10-01T09:45:00Z">
          <w:pPr>
            <w:pStyle w:val="TDC2"/>
            <w:tabs>
              <w:tab w:val="left" w:pos="1200"/>
              <w:tab w:val="right" w:leader="dot" w:pos="9962"/>
            </w:tabs>
          </w:pPr>
        </w:pPrChange>
      </w:pPr>
      <w:del w:id="318" w:author="LauraPGM" w:date="2025-10-01T09:44:00Z">
        <w:r w:rsidRPr="008439ED" w:rsidDel="00D645B6">
          <w:rPr>
            <w:rStyle w:val="Hipervnculo"/>
            <w:rFonts w:ascii="Calibri" w:hAnsi="Calibri" w:cs="Calibri"/>
            <w:lang w:eastAsia="es-MX"/>
            <w:rPrChange w:id="31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"_Toc200949765" </w:delInstrText>
        </w:r>
        <w:r w:rsidRPr="008439ED" w:rsidDel="00D645B6">
          <w:rPr>
            <w:rStyle w:val="Hipervnculo"/>
            <w:rFonts w:ascii="Calibri" w:hAnsi="Calibri" w:cs="Calibri"/>
            <w:lang w:eastAsia="es-MX"/>
            <w:rPrChange w:id="32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4.1.4.</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Priorización de estrategias según criterios de viabilidad técnica, económica y ambiental.</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32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_Toc200949765 \h </w:delInstrText>
        </w:r>
        <w:r w:rsidR="003C01A3" w:rsidRPr="008439ED" w:rsidDel="00D645B6">
          <w:rPr>
            <w:rFonts w:ascii="Calibri" w:hAnsi="Calibri" w:cs="Calibri"/>
            <w:noProof/>
            <w:webHidden/>
            <w:rPrChange w:id="322" w:author="LauraPGM" w:date="2025-11-04T16:55:00Z">
              <w:rPr>
                <w:rFonts w:ascii="Calibri" w:hAnsi="Calibri" w:cs="Calibri"/>
                <w:noProof/>
                <w:webHidden/>
              </w:rPr>
            </w:rPrChange>
          </w:rPr>
        </w:r>
        <w:r w:rsidR="003C01A3" w:rsidRPr="008439ED" w:rsidDel="00D645B6">
          <w:rPr>
            <w:rFonts w:ascii="Calibri" w:hAnsi="Calibri" w:cs="Calibri"/>
            <w:noProof/>
            <w:webHidden/>
            <w:rPrChange w:id="32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24</w:delText>
        </w:r>
        <w:r w:rsidR="003C01A3" w:rsidRPr="008439ED" w:rsidDel="00D645B6">
          <w:rPr>
            <w:rFonts w:ascii="Calibri" w:hAnsi="Calibri" w:cs="Calibri"/>
            <w:noProof/>
            <w:webHidden/>
            <w:rPrChange w:id="324" w:author="LauraPGM" w:date="2025-11-04T16:55:00Z">
              <w:rPr>
                <w:rFonts w:ascii="Calibri" w:hAnsi="Calibri" w:cs="Calibri"/>
                <w:noProof/>
                <w:webHidden/>
              </w:rPr>
            </w:rPrChange>
          </w:rPr>
          <w:fldChar w:fldCharType="end"/>
        </w:r>
        <w:r w:rsidRPr="008439ED" w:rsidDel="00D645B6">
          <w:rPr>
            <w:rFonts w:ascii="Calibri" w:hAnsi="Calibri" w:cs="Calibri"/>
            <w:noProof/>
            <w:rPrChange w:id="325" w:author="LauraPGM" w:date="2025-11-04T16:55:00Z">
              <w:rPr>
                <w:rFonts w:ascii="Calibri" w:hAnsi="Calibri" w:cs="Calibri"/>
                <w:noProof/>
              </w:rPr>
            </w:rPrChange>
          </w:rPr>
          <w:fldChar w:fldCharType="end"/>
        </w:r>
      </w:del>
    </w:p>
    <w:p w14:paraId="2F2FF013" w14:textId="40246978" w:rsidR="003C01A3" w:rsidRPr="008439ED" w:rsidDel="00D645B6" w:rsidRDefault="00D645B6">
      <w:pPr>
        <w:pStyle w:val="TDC1"/>
        <w:tabs>
          <w:tab w:val="left" w:pos="480"/>
          <w:tab w:val="right" w:leader="dot" w:pos="9962"/>
        </w:tabs>
        <w:spacing w:line="360" w:lineRule="auto"/>
        <w:rPr>
          <w:del w:id="326" w:author="LauraPGM" w:date="2025-10-01T09:44:00Z"/>
          <w:rFonts w:ascii="Calibri" w:eastAsiaTheme="minorEastAsia" w:hAnsi="Calibri" w:cs="Calibri"/>
          <w:noProof/>
          <w:kern w:val="2"/>
          <w:lang w:eastAsia="es-MX"/>
          <w14:ligatures w14:val="standardContextual"/>
        </w:rPr>
        <w:pPrChange w:id="327" w:author="LauraPGM" w:date="2025-10-01T09:45:00Z">
          <w:pPr>
            <w:pStyle w:val="TDC1"/>
            <w:tabs>
              <w:tab w:val="left" w:pos="480"/>
              <w:tab w:val="right" w:leader="dot" w:pos="9962"/>
            </w:tabs>
          </w:pPr>
        </w:pPrChange>
      </w:pPr>
      <w:del w:id="328" w:author="LauraPGM" w:date="2025-10-01T09:44:00Z">
        <w:r w:rsidRPr="008439ED" w:rsidDel="00D645B6">
          <w:rPr>
            <w:rStyle w:val="Hipervnculo"/>
            <w:rFonts w:ascii="Calibri" w:hAnsi="Calibri" w:cs="Calibri"/>
            <w:b/>
            <w:bCs/>
            <w:lang w:eastAsia="es-MX"/>
            <w:rPrChange w:id="329" w:author="LauraPGM" w:date="2025-11-04T16:55:00Z">
              <w:rPr>
                <w:rStyle w:val="Hipervnculo"/>
                <w:b/>
                <w:bCs/>
                <w:lang w:eastAsia="es-MX"/>
              </w:rPr>
            </w:rPrChange>
          </w:rPr>
          <w:fldChar w:fldCharType="begin"/>
        </w:r>
        <w:r w:rsidRPr="008439ED" w:rsidDel="00D645B6">
          <w:rPr>
            <w:rStyle w:val="Hipervnculo"/>
            <w:rFonts w:ascii="Calibri" w:hAnsi="Calibri" w:cs="Calibri"/>
            <w:b/>
            <w:bCs/>
            <w:noProof/>
            <w:lang w:eastAsia="es-MX"/>
          </w:rPr>
          <w:delInstrText xml:space="preserve"> HYPERLINK \l "_Toc200949766" </w:delInstrText>
        </w:r>
        <w:r w:rsidRPr="008439ED" w:rsidDel="00D645B6">
          <w:rPr>
            <w:rStyle w:val="Hipervnculo"/>
            <w:rFonts w:ascii="Calibri" w:hAnsi="Calibri" w:cs="Calibri"/>
            <w:b/>
            <w:bCs/>
            <w:lang w:eastAsia="es-MX"/>
            <w:rPrChange w:id="33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b/>
            <w:bCs/>
            <w:noProof/>
            <w:lang w:eastAsia="es-MX"/>
          </w:rPr>
          <w:delText>5.</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b/>
            <w:bCs/>
            <w:noProof/>
            <w:lang w:eastAsia="es-MX"/>
          </w:rPr>
          <w:delText>Tema 5: Requisitos de la Norma ISO 50001 para la Gestión Energética y los IDEs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33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_Toc200949766 \h </w:delInstrText>
        </w:r>
        <w:r w:rsidR="003C01A3" w:rsidRPr="008439ED" w:rsidDel="00D645B6">
          <w:rPr>
            <w:rFonts w:ascii="Calibri" w:hAnsi="Calibri" w:cs="Calibri"/>
            <w:noProof/>
            <w:webHidden/>
            <w:rPrChange w:id="332" w:author="LauraPGM" w:date="2025-11-04T16:55:00Z">
              <w:rPr>
                <w:rFonts w:ascii="Calibri" w:hAnsi="Calibri" w:cs="Calibri"/>
                <w:noProof/>
                <w:webHidden/>
              </w:rPr>
            </w:rPrChange>
          </w:rPr>
        </w:r>
        <w:r w:rsidR="003C01A3" w:rsidRPr="008439ED" w:rsidDel="00D645B6">
          <w:rPr>
            <w:rFonts w:ascii="Calibri" w:hAnsi="Calibri" w:cs="Calibri"/>
            <w:noProof/>
            <w:webHidden/>
            <w:rPrChange w:id="33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25</w:delText>
        </w:r>
        <w:r w:rsidR="003C01A3" w:rsidRPr="008439ED" w:rsidDel="00D645B6">
          <w:rPr>
            <w:rFonts w:ascii="Calibri" w:hAnsi="Calibri" w:cs="Calibri"/>
            <w:noProof/>
            <w:webHidden/>
            <w:rPrChange w:id="334" w:author="LauraPGM" w:date="2025-11-04T16:55:00Z">
              <w:rPr>
                <w:rFonts w:ascii="Calibri" w:hAnsi="Calibri" w:cs="Calibri"/>
                <w:noProof/>
                <w:webHidden/>
              </w:rPr>
            </w:rPrChange>
          </w:rPr>
          <w:fldChar w:fldCharType="end"/>
        </w:r>
        <w:r w:rsidRPr="008439ED" w:rsidDel="00D645B6">
          <w:rPr>
            <w:rFonts w:ascii="Calibri" w:hAnsi="Calibri" w:cs="Calibri"/>
            <w:noProof/>
            <w:rPrChange w:id="335" w:author="LauraPGM" w:date="2025-11-04T16:55:00Z">
              <w:rPr>
                <w:rFonts w:ascii="Calibri" w:hAnsi="Calibri" w:cs="Calibri"/>
                <w:noProof/>
              </w:rPr>
            </w:rPrChange>
          </w:rPr>
          <w:fldChar w:fldCharType="end"/>
        </w:r>
      </w:del>
    </w:p>
    <w:p w14:paraId="5D19C5AB" w14:textId="131639BB" w:rsidR="003C01A3" w:rsidRPr="008439ED" w:rsidDel="00D645B6" w:rsidRDefault="00D645B6">
      <w:pPr>
        <w:pStyle w:val="TDC2"/>
        <w:tabs>
          <w:tab w:val="left" w:pos="960"/>
          <w:tab w:val="right" w:leader="dot" w:pos="9962"/>
        </w:tabs>
        <w:spacing w:line="360" w:lineRule="auto"/>
        <w:rPr>
          <w:del w:id="336" w:author="LauraPGM" w:date="2025-10-01T09:44:00Z"/>
          <w:rFonts w:ascii="Calibri" w:eastAsiaTheme="minorEastAsia" w:hAnsi="Calibri" w:cs="Calibri"/>
          <w:noProof/>
          <w:kern w:val="2"/>
          <w:lang w:eastAsia="es-MX"/>
          <w14:ligatures w14:val="standardContextual"/>
        </w:rPr>
        <w:pPrChange w:id="337" w:author="LauraPGM" w:date="2025-10-01T09:45:00Z">
          <w:pPr>
            <w:pStyle w:val="TDC2"/>
            <w:tabs>
              <w:tab w:val="left" w:pos="960"/>
              <w:tab w:val="right" w:leader="dot" w:pos="9962"/>
            </w:tabs>
          </w:pPr>
        </w:pPrChange>
      </w:pPr>
      <w:del w:id="338" w:author="LauraPGM" w:date="2025-10-01T09:44:00Z">
        <w:r w:rsidRPr="008439ED" w:rsidDel="00D645B6">
          <w:rPr>
            <w:rStyle w:val="Hipervnculo"/>
            <w:rFonts w:ascii="Calibri" w:hAnsi="Calibri" w:cs="Calibri"/>
            <w:lang w:eastAsia="es-MX"/>
            <w:rPrChange w:id="33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"_Toc200949767" </w:delInstrText>
        </w:r>
        <w:r w:rsidRPr="008439ED" w:rsidDel="00D645B6">
          <w:rPr>
            <w:rStyle w:val="Hipervnculo"/>
            <w:rFonts w:ascii="Calibri" w:hAnsi="Calibri" w:cs="Calibri"/>
            <w:lang w:eastAsia="es-MX"/>
            <w:rPrChange w:id="34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5.1.</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Distinción de los requisitos aplicables para la gestión energética según ISO 50001:</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34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_Toc200949767 \h </w:delInstrText>
        </w:r>
        <w:r w:rsidR="003C01A3" w:rsidRPr="008439ED" w:rsidDel="00D645B6">
          <w:rPr>
            <w:rFonts w:ascii="Calibri" w:hAnsi="Calibri" w:cs="Calibri"/>
            <w:noProof/>
            <w:webHidden/>
            <w:rPrChange w:id="342" w:author="LauraPGM" w:date="2025-11-04T16:55:00Z">
              <w:rPr>
                <w:rFonts w:ascii="Calibri" w:hAnsi="Calibri" w:cs="Calibri"/>
                <w:noProof/>
                <w:webHidden/>
              </w:rPr>
            </w:rPrChange>
          </w:rPr>
        </w:r>
        <w:r w:rsidR="003C01A3" w:rsidRPr="008439ED" w:rsidDel="00D645B6">
          <w:rPr>
            <w:rFonts w:ascii="Calibri" w:hAnsi="Calibri" w:cs="Calibri"/>
            <w:noProof/>
            <w:webHidden/>
            <w:rPrChange w:id="34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25</w:delText>
        </w:r>
        <w:r w:rsidR="003C01A3" w:rsidRPr="008439ED" w:rsidDel="00D645B6">
          <w:rPr>
            <w:rFonts w:ascii="Calibri" w:hAnsi="Calibri" w:cs="Calibri"/>
            <w:noProof/>
            <w:webHidden/>
            <w:rPrChange w:id="344" w:author="LauraPGM" w:date="2025-11-04T16:55:00Z">
              <w:rPr>
                <w:rFonts w:ascii="Calibri" w:hAnsi="Calibri" w:cs="Calibri"/>
                <w:noProof/>
                <w:webHidden/>
              </w:rPr>
            </w:rPrChange>
          </w:rPr>
          <w:fldChar w:fldCharType="end"/>
        </w:r>
        <w:r w:rsidRPr="008439ED" w:rsidDel="00D645B6">
          <w:rPr>
            <w:rFonts w:ascii="Calibri" w:hAnsi="Calibri" w:cs="Calibri"/>
            <w:noProof/>
            <w:rPrChange w:id="345" w:author="LauraPGM" w:date="2025-11-04T16:55:00Z">
              <w:rPr>
                <w:rFonts w:ascii="Calibri" w:hAnsi="Calibri" w:cs="Calibri"/>
                <w:noProof/>
              </w:rPr>
            </w:rPrChange>
          </w:rPr>
          <w:fldChar w:fldCharType="end"/>
        </w:r>
      </w:del>
    </w:p>
    <w:p w14:paraId="40C116E0" w14:textId="1E359FC0" w:rsidR="003C01A3" w:rsidRPr="008439ED" w:rsidDel="00D645B6" w:rsidRDefault="00D645B6">
      <w:pPr>
        <w:pStyle w:val="TDC2"/>
        <w:tabs>
          <w:tab w:val="left" w:pos="1200"/>
          <w:tab w:val="right" w:leader="dot" w:pos="9962"/>
        </w:tabs>
        <w:spacing w:line="360" w:lineRule="auto"/>
        <w:rPr>
          <w:del w:id="346" w:author="LauraPGM" w:date="2025-10-01T09:44:00Z"/>
          <w:rFonts w:ascii="Calibri" w:eastAsiaTheme="minorEastAsia" w:hAnsi="Calibri" w:cs="Calibri"/>
          <w:noProof/>
          <w:kern w:val="2"/>
          <w:lang w:eastAsia="es-MX"/>
          <w14:ligatures w14:val="standardContextual"/>
        </w:rPr>
        <w:pPrChange w:id="347" w:author="LauraPGM" w:date="2025-10-01T09:45:00Z">
          <w:pPr>
            <w:pStyle w:val="TDC2"/>
            <w:tabs>
              <w:tab w:val="left" w:pos="1200"/>
              <w:tab w:val="right" w:leader="dot" w:pos="9962"/>
            </w:tabs>
          </w:pPr>
        </w:pPrChange>
      </w:pPr>
      <w:del w:id="348" w:author="LauraPGM" w:date="2025-10-01T09:44:00Z">
        <w:r w:rsidRPr="008439ED" w:rsidDel="00D645B6">
          <w:rPr>
            <w:rStyle w:val="Hipervnculo"/>
            <w:rFonts w:ascii="Calibri" w:hAnsi="Calibri" w:cs="Calibri"/>
            <w:lang w:eastAsia="es-MX"/>
            <w:rPrChange w:id="34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"_Toc200949768" </w:delInstrText>
        </w:r>
        <w:r w:rsidRPr="008439ED" w:rsidDel="00D645B6">
          <w:rPr>
            <w:rStyle w:val="Hipervnculo"/>
            <w:rFonts w:ascii="Calibri" w:hAnsi="Calibri" w:cs="Calibri"/>
            <w:lang w:eastAsia="es-MX"/>
            <w:rPrChange w:id="35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5.1.1.</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Revisión de los requisitos de la norma relacionados con la planificación energética (objetivos, metas, planes de acción).</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35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_Toc200949768 \h </w:delInstrText>
        </w:r>
        <w:r w:rsidR="003C01A3" w:rsidRPr="008439ED" w:rsidDel="00D645B6">
          <w:rPr>
            <w:rFonts w:ascii="Calibri" w:hAnsi="Calibri" w:cs="Calibri"/>
            <w:noProof/>
            <w:webHidden/>
            <w:rPrChange w:id="352" w:author="LauraPGM" w:date="2025-11-04T16:55:00Z">
              <w:rPr>
                <w:rFonts w:ascii="Calibri" w:hAnsi="Calibri" w:cs="Calibri"/>
                <w:noProof/>
                <w:webHidden/>
              </w:rPr>
            </w:rPrChange>
          </w:rPr>
        </w:r>
        <w:r w:rsidR="003C01A3" w:rsidRPr="008439ED" w:rsidDel="00D645B6">
          <w:rPr>
            <w:rFonts w:ascii="Calibri" w:hAnsi="Calibri" w:cs="Calibri"/>
            <w:noProof/>
            <w:webHidden/>
            <w:rPrChange w:id="35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26</w:delText>
        </w:r>
        <w:r w:rsidR="003C01A3" w:rsidRPr="008439ED" w:rsidDel="00D645B6">
          <w:rPr>
            <w:rFonts w:ascii="Calibri" w:hAnsi="Calibri" w:cs="Calibri"/>
            <w:noProof/>
            <w:webHidden/>
            <w:rPrChange w:id="354" w:author="LauraPGM" w:date="2025-11-04T16:55:00Z">
              <w:rPr>
                <w:rFonts w:ascii="Calibri" w:hAnsi="Calibri" w:cs="Calibri"/>
                <w:noProof/>
                <w:webHidden/>
              </w:rPr>
            </w:rPrChange>
          </w:rPr>
          <w:fldChar w:fldCharType="end"/>
        </w:r>
        <w:r w:rsidRPr="008439ED" w:rsidDel="00D645B6">
          <w:rPr>
            <w:rFonts w:ascii="Calibri" w:hAnsi="Calibri" w:cs="Calibri"/>
            <w:noProof/>
            <w:rPrChange w:id="355" w:author="LauraPGM" w:date="2025-11-04T16:55:00Z">
              <w:rPr>
                <w:rFonts w:ascii="Calibri" w:hAnsi="Calibri" w:cs="Calibri"/>
                <w:noProof/>
              </w:rPr>
            </w:rPrChange>
          </w:rPr>
          <w:fldChar w:fldCharType="end"/>
        </w:r>
      </w:del>
    </w:p>
    <w:p w14:paraId="4A975C7A" w14:textId="0ACC3EC6" w:rsidR="003C01A3" w:rsidRPr="008439ED" w:rsidDel="00D645B6" w:rsidRDefault="00D645B6">
      <w:pPr>
        <w:pStyle w:val="TDC2"/>
        <w:tabs>
          <w:tab w:val="left" w:pos="1200"/>
          <w:tab w:val="right" w:leader="dot" w:pos="9962"/>
        </w:tabs>
        <w:spacing w:line="360" w:lineRule="auto"/>
        <w:rPr>
          <w:del w:id="356" w:author="LauraPGM" w:date="2025-10-01T09:44:00Z"/>
          <w:rFonts w:ascii="Calibri" w:eastAsiaTheme="minorEastAsia" w:hAnsi="Calibri" w:cs="Calibri"/>
          <w:noProof/>
          <w:kern w:val="2"/>
          <w:lang w:eastAsia="es-MX"/>
          <w14:ligatures w14:val="standardContextual"/>
        </w:rPr>
        <w:pPrChange w:id="357" w:author="LauraPGM" w:date="2025-10-01T09:45:00Z">
          <w:pPr>
            <w:pStyle w:val="TDC2"/>
            <w:tabs>
              <w:tab w:val="left" w:pos="1200"/>
              <w:tab w:val="right" w:leader="dot" w:pos="9962"/>
            </w:tabs>
          </w:pPr>
        </w:pPrChange>
      </w:pPr>
      <w:del w:id="358" w:author="LauraPGM" w:date="2025-10-01T09:44:00Z">
        <w:r w:rsidRPr="008439ED" w:rsidDel="00D645B6">
          <w:rPr>
            <w:rStyle w:val="Hipervnculo"/>
            <w:rFonts w:ascii="Calibri" w:hAnsi="Calibri" w:cs="Calibri"/>
            <w:lang w:eastAsia="es-MX"/>
            <w:rPrChange w:id="35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"_Toc200949769" </w:delInstrText>
        </w:r>
        <w:r w:rsidRPr="008439ED" w:rsidDel="00D645B6">
          <w:rPr>
            <w:rStyle w:val="Hipervnculo"/>
            <w:rFonts w:ascii="Calibri" w:hAnsi="Calibri" w:cs="Calibri"/>
            <w:lang w:eastAsia="es-MX"/>
            <w:rPrChange w:id="36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5.1.2.</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Requisitos específicos para el seguimiento, medición, análisis y evaluación del desempeño energético.</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36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_Toc200949769 \h </w:delInstrText>
        </w:r>
        <w:r w:rsidR="003C01A3" w:rsidRPr="008439ED" w:rsidDel="00D645B6">
          <w:rPr>
            <w:rFonts w:ascii="Calibri" w:hAnsi="Calibri" w:cs="Calibri"/>
            <w:noProof/>
            <w:webHidden/>
            <w:rPrChange w:id="362" w:author="LauraPGM" w:date="2025-11-04T16:55:00Z">
              <w:rPr>
                <w:rFonts w:ascii="Calibri" w:hAnsi="Calibri" w:cs="Calibri"/>
                <w:noProof/>
                <w:webHidden/>
              </w:rPr>
            </w:rPrChange>
          </w:rPr>
        </w:r>
        <w:r w:rsidR="003C01A3" w:rsidRPr="008439ED" w:rsidDel="00D645B6">
          <w:rPr>
            <w:rFonts w:ascii="Calibri" w:hAnsi="Calibri" w:cs="Calibri"/>
            <w:noProof/>
            <w:webHidden/>
            <w:rPrChange w:id="36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26</w:delText>
        </w:r>
        <w:r w:rsidR="003C01A3" w:rsidRPr="008439ED" w:rsidDel="00D645B6">
          <w:rPr>
            <w:rFonts w:ascii="Calibri" w:hAnsi="Calibri" w:cs="Calibri"/>
            <w:noProof/>
            <w:webHidden/>
            <w:rPrChange w:id="364" w:author="LauraPGM" w:date="2025-11-04T16:55:00Z">
              <w:rPr>
                <w:rFonts w:ascii="Calibri" w:hAnsi="Calibri" w:cs="Calibri"/>
                <w:noProof/>
                <w:webHidden/>
              </w:rPr>
            </w:rPrChange>
          </w:rPr>
          <w:fldChar w:fldCharType="end"/>
        </w:r>
        <w:r w:rsidRPr="008439ED" w:rsidDel="00D645B6">
          <w:rPr>
            <w:rFonts w:ascii="Calibri" w:hAnsi="Calibri" w:cs="Calibri"/>
            <w:noProof/>
            <w:rPrChange w:id="365" w:author="LauraPGM" w:date="2025-11-04T16:55:00Z">
              <w:rPr>
                <w:rFonts w:ascii="Calibri" w:hAnsi="Calibri" w:cs="Calibri"/>
                <w:noProof/>
              </w:rPr>
            </w:rPrChange>
          </w:rPr>
          <w:fldChar w:fldCharType="end"/>
        </w:r>
      </w:del>
    </w:p>
    <w:p w14:paraId="2BC38AA4" w14:textId="5BCEF6C9" w:rsidR="003C01A3" w:rsidRPr="008439ED" w:rsidDel="00D645B6" w:rsidRDefault="00D645B6">
      <w:pPr>
        <w:pStyle w:val="TDC2"/>
        <w:tabs>
          <w:tab w:val="left" w:pos="1200"/>
          <w:tab w:val="right" w:leader="dot" w:pos="9962"/>
        </w:tabs>
        <w:spacing w:line="360" w:lineRule="auto"/>
        <w:rPr>
          <w:del w:id="366" w:author="LauraPGM" w:date="2025-10-01T09:44:00Z"/>
          <w:rFonts w:ascii="Calibri" w:eastAsiaTheme="minorEastAsia" w:hAnsi="Calibri" w:cs="Calibri"/>
          <w:noProof/>
          <w:kern w:val="2"/>
          <w:lang w:eastAsia="es-MX"/>
          <w14:ligatures w14:val="standardContextual"/>
        </w:rPr>
        <w:pPrChange w:id="367" w:author="LauraPGM" w:date="2025-10-01T09:45:00Z">
          <w:pPr>
            <w:pStyle w:val="TDC2"/>
            <w:tabs>
              <w:tab w:val="left" w:pos="1200"/>
              <w:tab w:val="right" w:leader="dot" w:pos="9962"/>
            </w:tabs>
          </w:pPr>
        </w:pPrChange>
      </w:pPr>
      <w:del w:id="368" w:author="LauraPGM" w:date="2025-10-01T09:44:00Z">
        <w:r w:rsidRPr="008439ED" w:rsidDel="00D645B6">
          <w:rPr>
            <w:rStyle w:val="Hipervnculo"/>
            <w:rFonts w:ascii="Calibri" w:hAnsi="Calibri" w:cs="Calibri"/>
            <w:lang w:eastAsia="es-MX"/>
            <w:rPrChange w:id="36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"_Toc200949770" </w:delInstrText>
        </w:r>
        <w:r w:rsidRPr="008439ED" w:rsidDel="00D645B6">
          <w:rPr>
            <w:rStyle w:val="Hipervnculo"/>
            <w:rFonts w:ascii="Calibri" w:hAnsi="Calibri" w:cs="Calibri"/>
            <w:lang w:eastAsia="es-MX"/>
            <w:rPrChange w:id="37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5.1.3.</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Requisitos para el establecimiento, seguimiento y revisión de los IDEs y la LBE.</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37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_Toc200949770 \h </w:delInstrText>
        </w:r>
        <w:r w:rsidR="003C01A3" w:rsidRPr="008439ED" w:rsidDel="00D645B6">
          <w:rPr>
            <w:rFonts w:ascii="Calibri" w:hAnsi="Calibri" w:cs="Calibri"/>
            <w:noProof/>
            <w:webHidden/>
            <w:rPrChange w:id="372" w:author="LauraPGM" w:date="2025-11-04T16:55:00Z">
              <w:rPr>
                <w:rFonts w:ascii="Calibri" w:hAnsi="Calibri" w:cs="Calibri"/>
                <w:noProof/>
                <w:webHidden/>
              </w:rPr>
            </w:rPrChange>
          </w:rPr>
        </w:r>
        <w:r w:rsidR="003C01A3" w:rsidRPr="008439ED" w:rsidDel="00D645B6">
          <w:rPr>
            <w:rFonts w:ascii="Calibri" w:hAnsi="Calibri" w:cs="Calibri"/>
            <w:noProof/>
            <w:webHidden/>
            <w:rPrChange w:id="37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27</w:delText>
        </w:r>
        <w:r w:rsidR="003C01A3" w:rsidRPr="008439ED" w:rsidDel="00D645B6">
          <w:rPr>
            <w:rFonts w:ascii="Calibri" w:hAnsi="Calibri" w:cs="Calibri"/>
            <w:noProof/>
            <w:webHidden/>
            <w:rPrChange w:id="374" w:author="LauraPGM" w:date="2025-11-04T16:55:00Z">
              <w:rPr>
                <w:rFonts w:ascii="Calibri" w:hAnsi="Calibri" w:cs="Calibri"/>
                <w:noProof/>
                <w:webHidden/>
              </w:rPr>
            </w:rPrChange>
          </w:rPr>
          <w:fldChar w:fldCharType="end"/>
        </w:r>
        <w:r w:rsidRPr="008439ED" w:rsidDel="00D645B6">
          <w:rPr>
            <w:rFonts w:ascii="Calibri" w:hAnsi="Calibri" w:cs="Calibri"/>
            <w:noProof/>
            <w:rPrChange w:id="375" w:author="LauraPGM" w:date="2025-11-04T16:55:00Z">
              <w:rPr>
                <w:rFonts w:ascii="Calibri" w:hAnsi="Calibri" w:cs="Calibri"/>
                <w:noProof/>
              </w:rPr>
            </w:rPrChange>
          </w:rPr>
          <w:fldChar w:fldCharType="end"/>
        </w:r>
      </w:del>
    </w:p>
    <w:p w14:paraId="07AA72A6" w14:textId="46AF39B9" w:rsidR="003C01A3" w:rsidRPr="008439ED" w:rsidDel="00D645B6" w:rsidRDefault="00D645B6">
      <w:pPr>
        <w:pStyle w:val="TDC2"/>
        <w:tabs>
          <w:tab w:val="left" w:pos="1200"/>
          <w:tab w:val="right" w:leader="dot" w:pos="9962"/>
        </w:tabs>
        <w:spacing w:line="360" w:lineRule="auto"/>
        <w:rPr>
          <w:del w:id="376" w:author="LauraPGM" w:date="2025-10-01T09:44:00Z"/>
          <w:rFonts w:ascii="Calibri" w:eastAsiaTheme="minorEastAsia" w:hAnsi="Calibri" w:cs="Calibri"/>
          <w:noProof/>
          <w:kern w:val="2"/>
          <w:lang w:eastAsia="es-MX"/>
          <w14:ligatures w14:val="standardContextual"/>
        </w:rPr>
        <w:pPrChange w:id="377" w:author="LauraPGM" w:date="2025-10-01T09:45:00Z">
          <w:pPr>
            <w:pStyle w:val="TDC2"/>
            <w:tabs>
              <w:tab w:val="left" w:pos="1200"/>
              <w:tab w:val="right" w:leader="dot" w:pos="9962"/>
            </w:tabs>
          </w:pPr>
        </w:pPrChange>
      </w:pPr>
      <w:del w:id="378" w:author="LauraPGM" w:date="2025-10-01T09:44:00Z">
        <w:r w:rsidRPr="008439ED" w:rsidDel="00D645B6">
          <w:rPr>
            <w:rStyle w:val="Hipervnculo"/>
            <w:rFonts w:ascii="Calibri" w:hAnsi="Calibri" w:cs="Calibri"/>
            <w:lang w:eastAsia="es-MX"/>
            <w:rPrChange w:id="37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"_Toc200949771" </w:delInstrText>
        </w:r>
        <w:r w:rsidRPr="008439ED" w:rsidDel="00D645B6">
          <w:rPr>
            <w:rStyle w:val="Hipervnculo"/>
            <w:rFonts w:ascii="Calibri" w:hAnsi="Calibri" w:cs="Calibri"/>
            <w:lang w:eastAsia="es-MX"/>
            <w:rPrChange w:id="38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5.1.4.</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Requisitos para la comunicación del desempeño energético.</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38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_Toc200949771 \h </w:delInstrText>
        </w:r>
        <w:r w:rsidR="003C01A3" w:rsidRPr="008439ED" w:rsidDel="00D645B6">
          <w:rPr>
            <w:rFonts w:ascii="Calibri" w:hAnsi="Calibri" w:cs="Calibri"/>
            <w:noProof/>
            <w:webHidden/>
            <w:rPrChange w:id="382" w:author="LauraPGM" w:date="2025-11-04T16:55:00Z">
              <w:rPr>
                <w:rFonts w:ascii="Calibri" w:hAnsi="Calibri" w:cs="Calibri"/>
                <w:noProof/>
                <w:webHidden/>
              </w:rPr>
            </w:rPrChange>
          </w:rPr>
        </w:r>
        <w:r w:rsidR="003C01A3" w:rsidRPr="008439ED" w:rsidDel="00D645B6">
          <w:rPr>
            <w:rFonts w:ascii="Calibri" w:hAnsi="Calibri" w:cs="Calibri"/>
            <w:noProof/>
            <w:webHidden/>
            <w:rPrChange w:id="38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27</w:delText>
        </w:r>
        <w:r w:rsidR="003C01A3" w:rsidRPr="008439ED" w:rsidDel="00D645B6">
          <w:rPr>
            <w:rFonts w:ascii="Calibri" w:hAnsi="Calibri" w:cs="Calibri"/>
            <w:noProof/>
            <w:webHidden/>
            <w:rPrChange w:id="384" w:author="LauraPGM" w:date="2025-11-04T16:55:00Z">
              <w:rPr>
                <w:rFonts w:ascii="Calibri" w:hAnsi="Calibri" w:cs="Calibri"/>
                <w:noProof/>
                <w:webHidden/>
              </w:rPr>
            </w:rPrChange>
          </w:rPr>
          <w:fldChar w:fldCharType="end"/>
        </w:r>
        <w:r w:rsidRPr="008439ED" w:rsidDel="00D645B6">
          <w:rPr>
            <w:rFonts w:ascii="Calibri" w:hAnsi="Calibri" w:cs="Calibri"/>
            <w:noProof/>
            <w:rPrChange w:id="385" w:author="LauraPGM" w:date="2025-11-04T16:55:00Z">
              <w:rPr>
                <w:rFonts w:ascii="Calibri" w:hAnsi="Calibri" w:cs="Calibri"/>
                <w:noProof/>
              </w:rPr>
            </w:rPrChange>
          </w:rPr>
          <w:fldChar w:fldCharType="end"/>
        </w:r>
      </w:del>
    </w:p>
    <w:p w14:paraId="30FCFF35" w14:textId="2D210163" w:rsidR="003C01A3" w:rsidRPr="008439ED" w:rsidDel="00D645B6" w:rsidRDefault="00D645B6">
      <w:pPr>
        <w:pStyle w:val="TDC1"/>
        <w:tabs>
          <w:tab w:val="left" w:pos="480"/>
          <w:tab w:val="right" w:leader="dot" w:pos="9962"/>
        </w:tabs>
        <w:spacing w:line="360" w:lineRule="auto"/>
        <w:rPr>
          <w:del w:id="386" w:author="LauraPGM" w:date="2025-10-01T09:44:00Z"/>
          <w:rFonts w:ascii="Calibri" w:eastAsiaTheme="minorEastAsia" w:hAnsi="Calibri" w:cs="Calibri"/>
          <w:noProof/>
          <w:kern w:val="2"/>
          <w:lang w:eastAsia="es-MX"/>
          <w14:ligatures w14:val="standardContextual"/>
        </w:rPr>
        <w:pPrChange w:id="387" w:author="LauraPGM" w:date="2025-10-01T09:45:00Z">
          <w:pPr>
            <w:pStyle w:val="TDC1"/>
            <w:tabs>
              <w:tab w:val="left" w:pos="480"/>
              <w:tab w:val="right" w:leader="dot" w:pos="9962"/>
            </w:tabs>
          </w:pPr>
        </w:pPrChange>
      </w:pPr>
      <w:del w:id="388" w:author="LauraPGM" w:date="2025-10-01T09:44:00Z">
        <w:r w:rsidRPr="008439ED" w:rsidDel="00D645B6">
          <w:rPr>
            <w:rStyle w:val="Hipervnculo"/>
            <w:rFonts w:ascii="Calibri" w:hAnsi="Calibri" w:cs="Calibri"/>
            <w:b/>
            <w:bCs/>
            <w:lang w:eastAsia="es-MX"/>
            <w:rPrChange w:id="389" w:author="LauraPGM" w:date="2025-11-04T16:55:00Z">
              <w:rPr>
                <w:rStyle w:val="Hipervnculo"/>
                <w:b/>
                <w:bCs/>
                <w:lang w:eastAsia="es-MX"/>
              </w:rPr>
            </w:rPrChange>
          </w:rPr>
          <w:fldChar w:fldCharType="begin"/>
        </w:r>
        <w:r w:rsidRPr="008439ED" w:rsidDel="00D645B6">
          <w:rPr>
            <w:rStyle w:val="Hipervnculo"/>
            <w:rFonts w:ascii="Calibri" w:hAnsi="Calibri" w:cs="Calibri"/>
            <w:b/>
            <w:bCs/>
            <w:noProof/>
            <w:lang w:eastAsia="es-MX"/>
          </w:rPr>
          <w:delInstrText xml:space="preserve"> HYPERLINK \l "_Toc200949772" </w:delInstrText>
        </w:r>
        <w:r w:rsidRPr="008439ED" w:rsidDel="00D645B6">
          <w:rPr>
            <w:rStyle w:val="Hipervnculo"/>
            <w:rFonts w:ascii="Calibri" w:hAnsi="Calibri" w:cs="Calibri"/>
            <w:b/>
            <w:bCs/>
            <w:lang w:eastAsia="es-MX"/>
            <w:rPrChange w:id="39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b/>
            <w:bCs/>
            <w:noProof/>
            <w:lang w:eastAsia="es-MX"/>
          </w:rPr>
          <w:delText>6.</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b/>
            <w:bCs/>
            <w:noProof/>
            <w:lang w:eastAsia="es-MX"/>
          </w:rPr>
          <w:delText>Tema 6: Desarrollo de Informes Técnicos sobre el Rendimiento Energético y la Optimización</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39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_Toc200949772 \h </w:delInstrText>
        </w:r>
        <w:r w:rsidR="003C01A3" w:rsidRPr="008439ED" w:rsidDel="00D645B6">
          <w:rPr>
            <w:rFonts w:ascii="Calibri" w:hAnsi="Calibri" w:cs="Calibri"/>
            <w:noProof/>
            <w:webHidden/>
            <w:rPrChange w:id="392" w:author="LauraPGM" w:date="2025-11-04T16:55:00Z">
              <w:rPr>
                <w:rFonts w:ascii="Calibri" w:hAnsi="Calibri" w:cs="Calibri"/>
                <w:noProof/>
                <w:webHidden/>
              </w:rPr>
            </w:rPrChange>
          </w:rPr>
        </w:r>
        <w:r w:rsidR="003C01A3" w:rsidRPr="008439ED" w:rsidDel="00D645B6">
          <w:rPr>
            <w:rFonts w:ascii="Calibri" w:hAnsi="Calibri" w:cs="Calibri"/>
            <w:noProof/>
            <w:webHidden/>
            <w:rPrChange w:id="39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28</w:delText>
        </w:r>
        <w:r w:rsidR="003C01A3" w:rsidRPr="008439ED" w:rsidDel="00D645B6">
          <w:rPr>
            <w:rFonts w:ascii="Calibri" w:hAnsi="Calibri" w:cs="Calibri"/>
            <w:noProof/>
            <w:webHidden/>
            <w:rPrChange w:id="394" w:author="LauraPGM" w:date="2025-11-04T16:55:00Z">
              <w:rPr>
                <w:rFonts w:ascii="Calibri" w:hAnsi="Calibri" w:cs="Calibri"/>
                <w:noProof/>
                <w:webHidden/>
              </w:rPr>
            </w:rPrChange>
          </w:rPr>
          <w:fldChar w:fldCharType="end"/>
        </w:r>
        <w:r w:rsidRPr="008439ED" w:rsidDel="00D645B6">
          <w:rPr>
            <w:rFonts w:ascii="Calibri" w:hAnsi="Calibri" w:cs="Calibri"/>
            <w:noProof/>
            <w:rPrChange w:id="395" w:author="LauraPGM" w:date="2025-11-04T16:55:00Z">
              <w:rPr>
                <w:rFonts w:ascii="Calibri" w:hAnsi="Calibri" w:cs="Calibri"/>
                <w:noProof/>
              </w:rPr>
            </w:rPrChange>
          </w:rPr>
          <w:fldChar w:fldCharType="end"/>
        </w:r>
      </w:del>
    </w:p>
    <w:p w14:paraId="74D750DE" w14:textId="3E5ACEA7" w:rsidR="003C01A3" w:rsidRPr="008439ED" w:rsidDel="00D645B6" w:rsidRDefault="00D645B6">
      <w:pPr>
        <w:pStyle w:val="TDC2"/>
        <w:tabs>
          <w:tab w:val="left" w:pos="960"/>
          <w:tab w:val="right" w:leader="dot" w:pos="9962"/>
        </w:tabs>
        <w:spacing w:line="360" w:lineRule="auto"/>
        <w:rPr>
          <w:del w:id="396" w:author="LauraPGM" w:date="2025-10-01T09:44:00Z"/>
          <w:rFonts w:ascii="Calibri" w:eastAsiaTheme="minorEastAsia" w:hAnsi="Calibri" w:cs="Calibri"/>
          <w:noProof/>
          <w:kern w:val="2"/>
          <w:lang w:eastAsia="es-MX"/>
          <w14:ligatures w14:val="standardContextual"/>
        </w:rPr>
        <w:pPrChange w:id="397" w:author="LauraPGM" w:date="2025-10-01T09:45:00Z">
          <w:pPr>
            <w:pStyle w:val="TDC2"/>
            <w:tabs>
              <w:tab w:val="left" w:pos="960"/>
              <w:tab w:val="right" w:leader="dot" w:pos="9962"/>
            </w:tabs>
          </w:pPr>
        </w:pPrChange>
      </w:pPr>
      <w:del w:id="398" w:author="LauraPGM" w:date="2025-10-01T09:44:00Z">
        <w:r w:rsidRPr="008439ED" w:rsidDel="00D645B6">
          <w:rPr>
            <w:rStyle w:val="Hipervnculo"/>
            <w:rFonts w:ascii="Calibri" w:hAnsi="Calibri" w:cs="Calibri"/>
            <w:lang w:eastAsia="es-MX"/>
            <w:rPrChange w:id="39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"_Toc200949773" </w:delInstrText>
        </w:r>
        <w:r w:rsidRPr="008439ED" w:rsidDel="00D645B6">
          <w:rPr>
            <w:rStyle w:val="Hipervnculo"/>
            <w:rFonts w:ascii="Calibri" w:hAnsi="Calibri" w:cs="Calibri"/>
            <w:lang w:eastAsia="es-MX"/>
            <w:rPrChange w:id="40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6.1.</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Desarrollo de informes técnicos sobre el rendimiento energético y las posibilidades de optimización:</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40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_Toc200949773 \h </w:delInstrText>
        </w:r>
        <w:r w:rsidR="003C01A3" w:rsidRPr="008439ED" w:rsidDel="00D645B6">
          <w:rPr>
            <w:rFonts w:ascii="Calibri" w:hAnsi="Calibri" w:cs="Calibri"/>
            <w:noProof/>
            <w:webHidden/>
            <w:rPrChange w:id="402" w:author="LauraPGM" w:date="2025-11-04T16:55:00Z">
              <w:rPr>
                <w:rFonts w:ascii="Calibri" w:hAnsi="Calibri" w:cs="Calibri"/>
                <w:noProof/>
                <w:webHidden/>
              </w:rPr>
            </w:rPrChange>
          </w:rPr>
        </w:r>
        <w:r w:rsidR="003C01A3" w:rsidRPr="008439ED" w:rsidDel="00D645B6">
          <w:rPr>
            <w:rFonts w:ascii="Calibri" w:hAnsi="Calibri" w:cs="Calibri"/>
            <w:noProof/>
            <w:webHidden/>
            <w:rPrChange w:id="40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28</w:delText>
        </w:r>
        <w:r w:rsidR="003C01A3" w:rsidRPr="008439ED" w:rsidDel="00D645B6">
          <w:rPr>
            <w:rFonts w:ascii="Calibri" w:hAnsi="Calibri" w:cs="Calibri"/>
            <w:noProof/>
            <w:webHidden/>
            <w:rPrChange w:id="404" w:author="LauraPGM" w:date="2025-11-04T16:55:00Z">
              <w:rPr>
                <w:rFonts w:ascii="Calibri" w:hAnsi="Calibri" w:cs="Calibri"/>
                <w:noProof/>
                <w:webHidden/>
              </w:rPr>
            </w:rPrChange>
          </w:rPr>
          <w:fldChar w:fldCharType="end"/>
        </w:r>
        <w:r w:rsidRPr="008439ED" w:rsidDel="00D645B6">
          <w:rPr>
            <w:rFonts w:ascii="Calibri" w:hAnsi="Calibri" w:cs="Calibri"/>
            <w:noProof/>
            <w:rPrChange w:id="405" w:author="LauraPGM" w:date="2025-11-04T16:55:00Z">
              <w:rPr>
                <w:rFonts w:ascii="Calibri" w:hAnsi="Calibri" w:cs="Calibri"/>
                <w:noProof/>
              </w:rPr>
            </w:rPrChange>
          </w:rPr>
          <w:fldChar w:fldCharType="end"/>
        </w:r>
      </w:del>
    </w:p>
    <w:p w14:paraId="034652D5" w14:textId="1E6DE6CE" w:rsidR="003C01A3" w:rsidRPr="008439ED" w:rsidDel="00D645B6" w:rsidRDefault="00D645B6">
      <w:pPr>
        <w:pStyle w:val="TDC2"/>
        <w:tabs>
          <w:tab w:val="left" w:pos="1200"/>
          <w:tab w:val="right" w:leader="dot" w:pos="9962"/>
        </w:tabs>
        <w:spacing w:line="360" w:lineRule="auto"/>
        <w:rPr>
          <w:del w:id="406" w:author="LauraPGM" w:date="2025-10-01T09:44:00Z"/>
          <w:rFonts w:ascii="Calibri" w:eastAsiaTheme="minorEastAsia" w:hAnsi="Calibri" w:cs="Calibri"/>
          <w:noProof/>
          <w:kern w:val="2"/>
          <w:lang w:eastAsia="es-MX"/>
          <w14:ligatures w14:val="standardContextual"/>
        </w:rPr>
        <w:pPrChange w:id="407" w:author="LauraPGM" w:date="2025-10-01T09:45:00Z">
          <w:pPr>
            <w:pStyle w:val="TDC2"/>
            <w:tabs>
              <w:tab w:val="left" w:pos="1200"/>
              <w:tab w:val="right" w:leader="dot" w:pos="9962"/>
            </w:tabs>
          </w:pPr>
        </w:pPrChange>
      </w:pPr>
      <w:del w:id="408" w:author="LauraPGM" w:date="2025-10-01T09:44:00Z">
        <w:r w:rsidRPr="008439ED" w:rsidDel="00D645B6">
          <w:rPr>
            <w:rStyle w:val="Hipervnculo"/>
            <w:rFonts w:ascii="Calibri" w:hAnsi="Calibri" w:cs="Calibri"/>
            <w:lang w:eastAsia="es-MX"/>
            <w:rPrChange w:id="40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"_Toc200949774" </w:delInstrText>
        </w:r>
        <w:r w:rsidRPr="008439ED" w:rsidDel="00D645B6">
          <w:rPr>
            <w:rStyle w:val="Hipervnculo"/>
            <w:rFonts w:ascii="Calibri" w:hAnsi="Calibri" w:cs="Calibri"/>
            <w:lang w:eastAsia="es-MX"/>
            <w:rPrChange w:id="41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6.1.1.</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Estructura y contenido de un informe de rendimiento energético.</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41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_Toc200949774 \h </w:delInstrText>
        </w:r>
        <w:r w:rsidR="003C01A3" w:rsidRPr="008439ED" w:rsidDel="00D645B6">
          <w:rPr>
            <w:rFonts w:ascii="Calibri" w:hAnsi="Calibri" w:cs="Calibri"/>
            <w:noProof/>
            <w:webHidden/>
            <w:rPrChange w:id="412" w:author="LauraPGM" w:date="2025-11-04T16:55:00Z">
              <w:rPr>
                <w:rFonts w:ascii="Calibri" w:hAnsi="Calibri" w:cs="Calibri"/>
                <w:noProof/>
                <w:webHidden/>
              </w:rPr>
            </w:rPrChange>
          </w:rPr>
        </w:r>
        <w:r w:rsidR="003C01A3" w:rsidRPr="008439ED" w:rsidDel="00D645B6">
          <w:rPr>
            <w:rFonts w:ascii="Calibri" w:hAnsi="Calibri" w:cs="Calibri"/>
            <w:noProof/>
            <w:webHidden/>
            <w:rPrChange w:id="41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28</w:delText>
        </w:r>
        <w:r w:rsidR="003C01A3" w:rsidRPr="008439ED" w:rsidDel="00D645B6">
          <w:rPr>
            <w:rFonts w:ascii="Calibri" w:hAnsi="Calibri" w:cs="Calibri"/>
            <w:noProof/>
            <w:webHidden/>
            <w:rPrChange w:id="414" w:author="LauraPGM" w:date="2025-11-04T16:55:00Z">
              <w:rPr>
                <w:rFonts w:ascii="Calibri" w:hAnsi="Calibri" w:cs="Calibri"/>
                <w:noProof/>
                <w:webHidden/>
              </w:rPr>
            </w:rPrChange>
          </w:rPr>
          <w:fldChar w:fldCharType="end"/>
        </w:r>
        <w:r w:rsidRPr="008439ED" w:rsidDel="00D645B6">
          <w:rPr>
            <w:rFonts w:ascii="Calibri" w:hAnsi="Calibri" w:cs="Calibri"/>
            <w:noProof/>
            <w:rPrChange w:id="415" w:author="LauraPGM" w:date="2025-11-04T16:55:00Z">
              <w:rPr>
                <w:rFonts w:ascii="Calibri" w:hAnsi="Calibri" w:cs="Calibri"/>
                <w:noProof/>
              </w:rPr>
            </w:rPrChange>
          </w:rPr>
          <w:fldChar w:fldCharType="end"/>
        </w:r>
      </w:del>
    </w:p>
    <w:p w14:paraId="3BE4645C" w14:textId="27DC0281" w:rsidR="003C01A3" w:rsidRPr="008439ED" w:rsidDel="00D645B6" w:rsidRDefault="00D645B6">
      <w:pPr>
        <w:pStyle w:val="TDC2"/>
        <w:tabs>
          <w:tab w:val="left" w:pos="1200"/>
          <w:tab w:val="right" w:leader="dot" w:pos="9962"/>
        </w:tabs>
        <w:spacing w:line="360" w:lineRule="auto"/>
        <w:rPr>
          <w:del w:id="416" w:author="LauraPGM" w:date="2025-10-01T09:44:00Z"/>
          <w:rFonts w:ascii="Calibri" w:eastAsiaTheme="minorEastAsia" w:hAnsi="Calibri" w:cs="Calibri"/>
          <w:noProof/>
          <w:kern w:val="2"/>
          <w:lang w:eastAsia="es-MX"/>
          <w14:ligatures w14:val="standardContextual"/>
        </w:rPr>
        <w:pPrChange w:id="417" w:author="LauraPGM" w:date="2025-10-01T09:45:00Z">
          <w:pPr>
            <w:pStyle w:val="TDC2"/>
            <w:tabs>
              <w:tab w:val="left" w:pos="1200"/>
              <w:tab w:val="right" w:leader="dot" w:pos="9962"/>
            </w:tabs>
          </w:pPr>
        </w:pPrChange>
      </w:pPr>
      <w:del w:id="418" w:author="LauraPGM" w:date="2025-10-01T09:44:00Z">
        <w:r w:rsidRPr="008439ED" w:rsidDel="00D645B6">
          <w:rPr>
            <w:rStyle w:val="Hipervnculo"/>
            <w:rFonts w:ascii="Calibri" w:hAnsi="Calibri" w:cs="Calibri"/>
            <w:lang w:eastAsia="es-MX"/>
            <w:rPrChange w:id="41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"_Toc200949775" </w:delInstrText>
        </w:r>
        <w:r w:rsidRPr="008439ED" w:rsidDel="00D645B6">
          <w:rPr>
            <w:rStyle w:val="Hipervnculo"/>
            <w:rFonts w:ascii="Calibri" w:hAnsi="Calibri" w:cs="Calibri"/>
            <w:lang w:eastAsia="es-MX"/>
            <w:rPrChange w:id="42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6.1.2.</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Presentación de los IDEs, la LBE y las desviaciones.</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42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_Toc200949775 \h </w:delInstrText>
        </w:r>
        <w:r w:rsidR="003C01A3" w:rsidRPr="008439ED" w:rsidDel="00D645B6">
          <w:rPr>
            <w:rFonts w:ascii="Calibri" w:hAnsi="Calibri" w:cs="Calibri"/>
            <w:noProof/>
            <w:webHidden/>
            <w:rPrChange w:id="422" w:author="LauraPGM" w:date="2025-11-04T16:55:00Z">
              <w:rPr>
                <w:rFonts w:ascii="Calibri" w:hAnsi="Calibri" w:cs="Calibri"/>
                <w:noProof/>
                <w:webHidden/>
              </w:rPr>
            </w:rPrChange>
          </w:rPr>
        </w:r>
        <w:r w:rsidR="003C01A3" w:rsidRPr="008439ED" w:rsidDel="00D645B6">
          <w:rPr>
            <w:rFonts w:ascii="Calibri" w:hAnsi="Calibri" w:cs="Calibri"/>
            <w:noProof/>
            <w:webHidden/>
            <w:rPrChange w:id="42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29</w:delText>
        </w:r>
        <w:r w:rsidR="003C01A3" w:rsidRPr="008439ED" w:rsidDel="00D645B6">
          <w:rPr>
            <w:rFonts w:ascii="Calibri" w:hAnsi="Calibri" w:cs="Calibri"/>
            <w:noProof/>
            <w:webHidden/>
            <w:rPrChange w:id="424" w:author="LauraPGM" w:date="2025-11-04T16:55:00Z">
              <w:rPr>
                <w:rFonts w:ascii="Calibri" w:hAnsi="Calibri" w:cs="Calibri"/>
                <w:noProof/>
                <w:webHidden/>
              </w:rPr>
            </w:rPrChange>
          </w:rPr>
          <w:fldChar w:fldCharType="end"/>
        </w:r>
        <w:r w:rsidRPr="008439ED" w:rsidDel="00D645B6">
          <w:rPr>
            <w:rFonts w:ascii="Calibri" w:hAnsi="Calibri" w:cs="Calibri"/>
            <w:noProof/>
            <w:rPrChange w:id="425" w:author="LauraPGM" w:date="2025-11-04T16:55:00Z">
              <w:rPr>
                <w:rFonts w:ascii="Calibri" w:hAnsi="Calibri" w:cs="Calibri"/>
                <w:noProof/>
              </w:rPr>
            </w:rPrChange>
          </w:rPr>
          <w:fldChar w:fldCharType="end"/>
        </w:r>
      </w:del>
    </w:p>
    <w:p w14:paraId="43EAF2FE" w14:textId="671AC8A7" w:rsidR="003C01A3" w:rsidRPr="008439ED" w:rsidDel="00D645B6" w:rsidRDefault="00D645B6">
      <w:pPr>
        <w:pStyle w:val="TDC2"/>
        <w:tabs>
          <w:tab w:val="left" w:pos="1200"/>
          <w:tab w:val="right" w:leader="dot" w:pos="9962"/>
        </w:tabs>
        <w:spacing w:line="360" w:lineRule="auto"/>
        <w:rPr>
          <w:del w:id="426" w:author="LauraPGM" w:date="2025-10-01T09:44:00Z"/>
          <w:rFonts w:ascii="Calibri" w:eastAsiaTheme="minorEastAsia" w:hAnsi="Calibri" w:cs="Calibri"/>
          <w:noProof/>
          <w:kern w:val="2"/>
          <w:lang w:eastAsia="es-MX"/>
          <w14:ligatures w14:val="standardContextual"/>
        </w:rPr>
        <w:pPrChange w:id="427" w:author="LauraPGM" w:date="2025-10-01T09:45:00Z">
          <w:pPr>
            <w:pStyle w:val="TDC2"/>
            <w:tabs>
              <w:tab w:val="left" w:pos="1200"/>
              <w:tab w:val="right" w:leader="dot" w:pos="9962"/>
            </w:tabs>
          </w:pPr>
        </w:pPrChange>
      </w:pPr>
      <w:del w:id="428" w:author="LauraPGM" w:date="2025-10-01T09:44:00Z">
        <w:r w:rsidRPr="008439ED" w:rsidDel="00D645B6">
          <w:rPr>
            <w:rStyle w:val="Hipervnculo"/>
            <w:rFonts w:ascii="Calibri" w:hAnsi="Calibri" w:cs="Calibri"/>
            <w:lang w:eastAsia="es-MX"/>
            <w:rPrChange w:id="429"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"_Toc200949776" </w:delInstrText>
        </w:r>
        <w:r w:rsidRPr="008439ED" w:rsidDel="00D645B6">
          <w:rPr>
            <w:rStyle w:val="Hipervnculo"/>
            <w:rFonts w:ascii="Calibri" w:hAnsi="Calibri" w:cs="Calibri"/>
            <w:lang w:eastAsia="es-MX"/>
            <w:rPrChange w:id="430"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6.1.3.</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Documentación de las estrategias de optimización propuestas, incluyendo el análisis de costos e impacto.</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431"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_Toc200949776 \h </w:delInstrText>
        </w:r>
        <w:r w:rsidR="003C01A3" w:rsidRPr="008439ED" w:rsidDel="00D645B6">
          <w:rPr>
            <w:rFonts w:ascii="Calibri" w:hAnsi="Calibri" w:cs="Calibri"/>
            <w:noProof/>
            <w:webHidden/>
            <w:rPrChange w:id="432" w:author="LauraPGM" w:date="2025-11-04T16:55:00Z">
              <w:rPr>
                <w:rFonts w:ascii="Calibri" w:hAnsi="Calibri" w:cs="Calibri"/>
                <w:noProof/>
                <w:webHidden/>
              </w:rPr>
            </w:rPrChange>
          </w:rPr>
        </w:r>
        <w:r w:rsidR="003C01A3" w:rsidRPr="008439ED" w:rsidDel="00D645B6">
          <w:rPr>
            <w:rFonts w:ascii="Calibri" w:hAnsi="Calibri" w:cs="Calibri"/>
            <w:noProof/>
            <w:webHidden/>
            <w:rPrChange w:id="433"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30</w:delText>
        </w:r>
        <w:r w:rsidR="003C01A3" w:rsidRPr="008439ED" w:rsidDel="00D645B6">
          <w:rPr>
            <w:rFonts w:ascii="Calibri" w:hAnsi="Calibri" w:cs="Calibri"/>
            <w:noProof/>
            <w:webHidden/>
            <w:rPrChange w:id="434" w:author="LauraPGM" w:date="2025-11-04T16:55:00Z">
              <w:rPr>
                <w:rFonts w:ascii="Calibri" w:hAnsi="Calibri" w:cs="Calibri"/>
                <w:noProof/>
                <w:webHidden/>
              </w:rPr>
            </w:rPrChange>
          </w:rPr>
          <w:fldChar w:fldCharType="end"/>
        </w:r>
        <w:r w:rsidRPr="008439ED" w:rsidDel="00D645B6">
          <w:rPr>
            <w:rFonts w:ascii="Calibri" w:hAnsi="Calibri" w:cs="Calibri"/>
            <w:noProof/>
            <w:rPrChange w:id="435" w:author="LauraPGM" w:date="2025-11-04T16:55:00Z">
              <w:rPr>
                <w:rFonts w:ascii="Calibri" w:hAnsi="Calibri" w:cs="Calibri"/>
                <w:noProof/>
              </w:rPr>
            </w:rPrChange>
          </w:rPr>
          <w:fldChar w:fldCharType="end"/>
        </w:r>
      </w:del>
    </w:p>
    <w:p w14:paraId="5EF850A2" w14:textId="5017E5A2" w:rsidR="001E287F" w:rsidRPr="008439ED" w:rsidDel="00D645B6" w:rsidRDefault="00D645B6" w:rsidP="001D59AC">
      <w:pPr>
        <w:pStyle w:val="Normal0"/>
        <w:spacing w:line="360" w:lineRule="auto"/>
        <w:ind w:left="720"/>
        <w:rPr>
          <w:del w:id="436" w:author="LauraPGM" w:date="2025-10-01T09:44:00Z"/>
          <w:rFonts w:ascii="Calibri" w:hAnsi="Calibri" w:cs="Calibri"/>
        </w:rPr>
      </w:pPr>
      <w:del w:id="437" w:author="LauraPGM" w:date="2025-10-01T09:44:00Z">
        <w:r w:rsidRPr="008439ED" w:rsidDel="00D645B6">
          <w:rPr>
            <w:rStyle w:val="Hipervnculo"/>
            <w:rFonts w:ascii="Calibri" w:hAnsi="Calibri" w:cs="Calibri"/>
            <w:lang w:eastAsia="es-MX"/>
            <w:rPrChange w:id="438" w:author="LauraPGM" w:date="2025-11-04T16:55:00Z">
              <w:rPr>
                <w:rStyle w:val="Hipervnculo"/>
                <w:lang w:eastAsia="es-MX"/>
              </w:rPr>
            </w:rPrChange>
          </w:rPr>
          <w:fldChar w:fldCharType="begin"/>
        </w:r>
        <w:r w:rsidRPr="008439ED" w:rsidDel="00D645B6">
          <w:rPr>
            <w:rStyle w:val="Hipervnculo"/>
            <w:rFonts w:ascii="Calibri" w:hAnsi="Calibri" w:cs="Calibri"/>
            <w:noProof/>
            <w:lang w:eastAsia="es-MX"/>
          </w:rPr>
          <w:delInstrText xml:space="preserve"> HYPERLINK \l "_Toc200949777" </w:delInstrText>
        </w:r>
        <w:r w:rsidRPr="008439ED" w:rsidDel="00D645B6">
          <w:rPr>
            <w:rStyle w:val="Hipervnculo"/>
            <w:rFonts w:ascii="Calibri" w:hAnsi="Calibri" w:cs="Calibri"/>
            <w:lang w:eastAsia="es-MX"/>
            <w:rPrChange w:id="439" w:author="LauraPGM" w:date="2025-11-04T16:55:00Z">
              <w:rPr>
                <w:rFonts w:ascii="Calibri" w:hAnsi="Calibri" w:cs="Calibri"/>
                <w:noProof/>
              </w:rPr>
            </w:rPrChange>
          </w:rPr>
          <w:fldChar w:fldCharType="separate"/>
        </w:r>
        <w:r w:rsidR="003C01A3" w:rsidRPr="008439ED" w:rsidDel="00D645B6">
          <w:rPr>
            <w:rStyle w:val="Hipervnculo"/>
            <w:rFonts w:ascii="Calibri" w:hAnsi="Calibri" w:cs="Calibri"/>
            <w:noProof/>
            <w:lang w:eastAsia="es-MX"/>
          </w:rPr>
          <w:delText>6.1.4.</w:delText>
        </w:r>
        <w:r w:rsidR="003C01A3" w:rsidRPr="008439ED" w:rsidDel="00D645B6">
          <w:rPr>
            <w:rFonts w:ascii="Calibri" w:eastAsiaTheme="minorEastAsia" w:hAnsi="Calibri" w:cs="Calibri"/>
            <w:noProof/>
            <w:kern w:val="2"/>
            <w:lang w:eastAsia="es-MX"/>
            <w14:ligatures w14:val="standardContextual"/>
          </w:rPr>
          <w:tab/>
        </w:r>
        <w:r w:rsidR="003C01A3" w:rsidRPr="008439ED" w:rsidDel="00D645B6">
          <w:rPr>
            <w:rStyle w:val="Hipervnculo"/>
            <w:rFonts w:ascii="Calibri" w:hAnsi="Calibri" w:cs="Calibri"/>
            <w:noProof/>
            <w:lang w:eastAsia="es-MX"/>
          </w:rPr>
          <w:delText>Recomendaciones para la implementación de medidas de mejora y el seguimiento del desempeño futuro.</w:delText>
        </w:r>
        <w:r w:rsidR="003C01A3" w:rsidRPr="008439ED" w:rsidDel="00D645B6">
          <w:rPr>
            <w:rFonts w:ascii="Calibri" w:hAnsi="Calibri" w:cs="Calibri"/>
            <w:noProof/>
            <w:webHidden/>
          </w:rPr>
          <w:tab/>
        </w:r>
        <w:r w:rsidR="003C01A3" w:rsidRPr="008439ED" w:rsidDel="00D645B6">
          <w:rPr>
            <w:rFonts w:ascii="Calibri" w:hAnsi="Calibri" w:cs="Calibri"/>
            <w:noProof/>
            <w:webHidden/>
            <w:rPrChange w:id="440" w:author="LauraPGM" w:date="2025-11-04T16:55:00Z">
              <w:rPr>
                <w:rFonts w:ascii="Calibri" w:hAnsi="Calibri" w:cs="Calibri"/>
                <w:noProof/>
                <w:webHidden/>
              </w:rPr>
            </w:rPrChange>
          </w:rPr>
          <w:fldChar w:fldCharType="begin"/>
        </w:r>
        <w:r w:rsidR="003C01A3" w:rsidRPr="008439ED" w:rsidDel="00D645B6">
          <w:rPr>
            <w:rFonts w:ascii="Calibri" w:hAnsi="Calibri" w:cs="Calibri"/>
            <w:noProof/>
            <w:webHidden/>
          </w:rPr>
          <w:delInstrText xml:space="preserve"> PAGEREF _Toc200949777 \h </w:delInstrText>
        </w:r>
        <w:r w:rsidR="003C01A3" w:rsidRPr="008439ED" w:rsidDel="00D645B6">
          <w:rPr>
            <w:rFonts w:ascii="Calibri" w:hAnsi="Calibri" w:cs="Calibri"/>
            <w:noProof/>
            <w:webHidden/>
            <w:rPrChange w:id="441" w:author="LauraPGM" w:date="2025-11-04T16:55:00Z">
              <w:rPr>
                <w:rFonts w:ascii="Calibri" w:hAnsi="Calibri" w:cs="Calibri"/>
                <w:noProof/>
                <w:webHidden/>
              </w:rPr>
            </w:rPrChange>
          </w:rPr>
        </w:r>
        <w:r w:rsidR="003C01A3" w:rsidRPr="008439ED" w:rsidDel="00D645B6">
          <w:rPr>
            <w:rFonts w:ascii="Calibri" w:hAnsi="Calibri" w:cs="Calibri"/>
            <w:noProof/>
            <w:webHidden/>
            <w:rPrChange w:id="442" w:author="LauraPGM" w:date="2025-11-04T16:55:00Z">
              <w:rPr>
                <w:rFonts w:ascii="Calibri" w:hAnsi="Calibri" w:cs="Calibri"/>
                <w:noProof/>
                <w:webHidden/>
              </w:rPr>
            </w:rPrChange>
          </w:rPr>
          <w:fldChar w:fldCharType="separate"/>
        </w:r>
        <w:r w:rsidR="003C01A3" w:rsidRPr="008439ED" w:rsidDel="00D645B6">
          <w:rPr>
            <w:rFonts w:ascii="Calibri" w:hAnsi="Calibri" w:cs="Calibri"/>
            <w:noProof/>
            <w:webHidden/>
          </w:rPr>
          <w:delText>31</w:delText>
        </w:r>
        <w:r w:rsidR="003C01A3" w:rsidRPr="008439ED" w:rsidDel="00D645B6">
          <w:rPr>
            <w:rFonts w:ascii="Calibri" w:hAnsi="Calibri" w:cs="Calibri"/>
            <w:noProof/>
            <w:webHidden/>
            <w:rPrChange w:id="443" w:author="LauraPGM" w:date="2025-11-04T16:55:00Z">
              <w:rPr>
                <w:rFonts w:ascii="Calibri" w:hAnsi="Calibri" w:cs="Calibri"/>
                <w:noProof/>
                <w:webHidden/>
              </w:rPr>
            </w:rPrChange>
          </w:rPr>
          <w:fldChar w:fldCharType="end"/>
        </w:r>
        <w:r w:rsidRPr="008439ED" w:rsidDel="00D645B6">
          <w:rPr>
            <w:rFonts w:ascii="Calibri" w:hAnsi="Calibri" w:cs="Calibri"/>
            <w:noProof/>
            <w:rPrChange w:id="444" w:author="LauraPGM" w:date="2025-11-04T16:55:00Z">
              <w:rPr>
                <w:rFonts w:ascii="Calibri" w:hAnsi="Calibri" w:cs="Calibri"/>
                <w:noProof/>
              </w:rPr>
            </w:rPrChange>
          </w:rPr>
          <w:fldChar w:fldCharType="end"/>
        </w:r>
      </w:del>
    </w:p>
    <w:p w14:paraId="3ED11C67" w14:textId="23797019" w:rsidR="007343BB" w:rsidRPr="008439ED" w:rsidRDefault="007343BB" w:rsidP="001D59AC">
      <w:pPr>
        <w:pStyle w:val="Normal0"/>
        <w:spacing w:line="360" w:lineRule="auto"/>
        <w:rPr>
          <w:rFonts w:ascii="Calibri" w:hAnsi="Calibri" w:cs="Calibri"/>
          <w:b/>
        </w:rPr>
      </w:pPr>
      <w:r w:rsidRPr="008439ED">
        <w:rPr>
          <w:rFonts w:ascii="Calibri" w:hAnsi="Calibri" w:cs="Calibri"/>
          <w:b/>
        </w:rPr>
        <w:t xml:space="preserve">D.  SINTESIS </w:t>
      </w:r>
    </w:p>
    <w:p w14:paraId="18470D62" w14:textId="22E8F0DC" w:rsidR="007343BB" w:rsidRPr="008439ED" w:rsidRDefault="00BA0FBD" w:rsidP="001D59AC">
      <w:pPr>
        <w:pStyle w:val="Normal0"/>
        <w:spacing w:line="360" w:lineRule="auto"/>
        <w:rPr>
          <w:rFonts w:ascii="Calibri" w:hAnsi="Calibri" w:cs="Calibri"/>
          <w:b/>
        </w:rPr>
      </w:pPr>
      <w:r w:rsidRPr="008439ED">
        <w:rPr>
          <w:rFonts w:ascii="Calibri" w:hAnsi="Calibri" w:cs="Calibri"/>
          <w:b/>
        </w:rPr>
        <w:t>E.  ACTIVIDADES DIDÁCTICAS</w:t>
      </w:r>
    </w:p>
    <w:p w14:paraId="3E3A60FE" w14:textId="77777777" w:rsidR="007343BB" w:rsidRPr="008439ED" w:rsidRDefault="007343BB" w:rsidP="001D59AC">
      <w:pPr>
        <w:pStyle w:val="Normal0"/>
        <w:spacing w:line="360" w:lineRule="auto"/>
        <w:rPr>
          <w:rFonts w:ascii="Calibri" w:hAnsi="Calibri" w:cs="Calibri"/>
          <w:b/>
        </w:rPr>
      </w:pPr>
      <w:r w:rsidRPr="008439ED">
        <w:rPr>
          <w:rFonts w:ascii="Calibri" w:hAnsi="Calibri" w:cs="Calibri"/>
          <w:b/>
        </w:rPr>
        <w:t>F.  MATERIAL COMPLEMENTARIO:</w:t>
      </w:r>
    </w:p>
    <w:p w14:paraId="1FD0AE68" w14:textId="681DCEB3" w:rsidR="007343BB" w:rsidRPr="008439ED" w:rsidRDefault="007343BB" w:rsidP="001D59AC">
      <w:pPr>
        <w:pStyle w:val="Normal0"/>
        <w:spacing w:line="360" w:lineRule="auto"/>
        <w:rPr>
          <w:rFonts w:ascii="Calibri" w:hAnsi="Calibri" w:cs="Calibri"/>
          <w:b/>
        </w:rPr>
      </w:pPr>
      <w:r w:rsidRPr="008439ED">
        <w:rPr>
          <w:rFonts w:ascii="Calibri" w:hAnsi="Calibri" w:cs="Calibri"/>
          <w:b/>
        </w:rPr>
        <w:t>G.  GLOSARIO:</w:t>
      </w:r>
    </w:p>
    <w:p w14:paraId="093082B9" w14:textId="68096D08" w:rsidR="007343BB" w:rsidRPr="008439ED" w:rsidRDefault="007343BB" w:rsidP="001D59AC">
      <w:pPr>
        <w:pStyle w:val="Normal0"/>
        <w:spacing w:line="360" w:lineRule="auto"/>
        <w:rPr>
          <w:rFonts w:ascii="Calibri" w:hAnsi="Calibri" w:cs="Calibri"/>
          <w:b/>
        </w:rPr>
      </w:pPr>
      <w:r w:rsidRPr="008439ED">
        <w:rPr>
          <w:rFonts w:ascii="Calibri" w:hAnsi="Calibri" w:cs="Calibri"/>
          <w:b/>
        </w:rPr>
        <w:t>H.  REFERENCIAS BIBLIOGRÁFICAS:</w:t>
      </w:r>
    </w:p>
    <w:p w14:paraId="73031619" w14:textId="01D6696B" w:rsidR="007343BB" w:rsidRPr="008439ED" w:rsidRDefault="007343BB" w:rsidP="001D59AC">
      <w:pPr>
        <w:pStyle w:val="Normal0"/>
        <w:spacing w:line="360" w:lineRule="auto"/>
        <w:rPr>
          <w:rFonts w:ascii="Calibri" w:hAnsi="Calibri" w:cs="Calibri"/>
          <w:b/>
        </w:rPr>
      </w:pPr>
      <w:r w:rsidRPr="008439ED">
        <w:rPr>
          <w:rFonts w:ascii="Calibri" w:hAnsi="Calibri" w:cs="Calibri"/>
          <w:b/>
        </w:rPr>
        <w:t>I.    CONTROL DE DOCUMENTO</w:t>
      </w:r>
    </w:p>
    <w:p w14:paraId="4CA8C690" w14:textId="4BF3E925" w:rsidR="007343BB" w:rsidRPr="008439ED" w:rsidRDefault="007343BB" w:rsidP="001D59AC">
      <w:pPr>
        <w:pStyle w:val="Normal0"/>
        <w:spacing w:line="360" w:lineRule="auto"/>
        <w:rPr>
          <w:rFonts w:ascii="Calibri" w:hAnsi="Calibri" w:cs="Calibri"/>
          <w:b/>
        </w:rPr>
      </w:pPr>
      <w:r w:rsidRPr="008439ED">
        <w:rPr>
          <w:rFonts w:ascii="Calibri" w:hAnsi="Calibri" w:cs="Calibri"/>
          <w:b/>
        </w:rPr>
        <w:t>J.   CONTROL DE CAMBIOS</w:t>
      </w:r>
    </w:p>
    <w:p w14:paraId="2E402750" w14:textId="77777777" w:rsidR="00CA4537" w:rsidRPr="008439ED" w:rsidRDefault="00CA4537" w:rsidP="001D59AC">
      <w:pPr>
        <w:pStyle w:val="Normal0"/>
        <w:spacing w:line="360" w:lineRule="auto"/>
        <w:rPr>
          <w:rFonts w:ascii="Calibri" w:hAnsi="Calibri" w:cs="Calibri"/>
          <w:b/>
        </w:rPr>
      </w:pPr>
    </w:p>
    <w:p w14:paraId="04A259A6" w14:textId="1FC39BE3" w:rsidR="007343BB" w:rsidRPr="008439ED" w:rsidRDefault="007343BB" w:rsidP="001D59AC">
      <w:pPr>
        <w:pStyle w:val="Normal0"/>
        <w:numPr>
          <w:ilvl w:val="0"/>
          <w:numId w:val="3"/>
        </w:numPr>
        <w:spacing w:line="360" w:lineRule="auto"/>
        <w:rPr>
          <w:ins w:id="445" w:author="LauraPGM" w:date="2025-10-01T09:50:00Z"/>
          <w:rFonts w:ascii="Calibri" w:hAnsi="Calibri" w:cs="Calibri"/>
          <w:b/>
        </w:rPr>
      </w:pPr>
      <w:commentRangeStart w:id="446"/>
      <w:r w:rsidRPr="008439ED">
        <w:rPr>
          <w:rFonts w:ascii="Calibri" w:hAnsi="Calibri" w:cs="Calibri"/>
          <w:b/>
        </w:rPr>
        <w:t>INTRODUCCIÓN</w:t>
      </w:r>
      <w:commentRangeEnd w:id="446"/>
      <w:r w:rsidR="001843B7" w:rsidRPr="008439ED">
        <w:rPr>
          <w:rStyle w:val="Refdecomentario"/>
          <w:rFonts w:ascii="Calibri" w:hAnsi="Calibri" w:cs="Calibri"/>
          <w:sz w:val="22"/>
          <w:szCs w:val="22"/>
        </w:rPr>
        <w:commentReference w:id="446"/>
      </w:r>
      <w:r w:rsidRPr="008439ED">
        <w:rPr>
          <w:rFonts w:ascii="Calibri" w:hAnsi="Calibri" w:cs="Calibri"/>
          <w:b/>
        </w:rPr>
        <w:t xml:space="preserve"> </w:t>
      </w:r>
    </w:p>
    <w:p w14:paraId="27B13625" w14:textId="77777777" w:rsidR="00D645B6" w:rsidRPr="008439ED" w:rsidRDefault="00D645B6">
      <w:pPr>
        <w:pStyle w:val="Normal0"/>
        <w:spacing w:line="360" w:lineRule="auto"/>
        <w:rPr>
          <w:ins w:id="447" w:author="LauraPGM" w:date="2025-10-01T09:50:00Z"/>
          <w:rFonts w:ascii="Calibri" w:hAnsi="Calibri" w:cs="Calibri"/>
          <w:b/>
        </w:rPr>
        <w:pPrChange w:id="448" w:author="LauraPGM" w:date="2025-10-01T09:50:00Z">
          <w:pPr>
            <w:pStyle w:val="Normal0"/>
            <w:numPr>
              <w:numId w:val="3"/>
            </w:numPr>
            <w:spacing w:line="360" w:lineRule="auto"/>
            <w:ind w:left="720" w:hanging="360"/>
          </w:pPr>
        </w:pPrChange>
      </w:pPr>
    </w:p>
    <w:p w14:paraId="5476F378" w14:textId="0349E897" w:rsidR="00D645B6" w:rsidRPr="008439ED" w:rsidRDefault="001D59AC">
      <w:pPr>
        <w:pStyle w:val="Normal0"/>
        <w:spacing w:line="360" w:lineRule="auto"/>
        <w:rPr>
          <w:rFonts w:ascii="Calibri" w:hAnsi="Calibri" w:cs="Calibri"/>
          <w:b/>
        </w:rPr>
        <w:pPrChange w:id="449" w:author="LauraPGM" w:date="2025-10-01T09:50:00Z">
          <w:pPr>
            <w:pStyle w:val="Normal0"/>
            <w:numPr>
              <w:numId w:val="3"/>
            </w:numPr>
            <w:spacing w:line="360" w:lineRule="auto"/>
            <w:ind w:left="720" w:hanging="360"/>
          </w:pPr>
        </w:pPrChange>
      </w:pPr>
      <w:commentRangeStart w:id="450"/>
      <w:ins w:id="451" w:author="LauraPGM" w:date="2025-10-01T09:51:00Z">
        <w:r w:rsidRPr="008439ED">
          <w:rPr>
            <w:rFonts w:ascii="Calibri" w:hAnsi="Calibri" w:cs="Calibri"/>
            <w:noProof/>
            <w:lang w:eastAsia="es-CO"/>
            <w:rPrChange w:id="452" w:author="LauraPGM" w:date="2025-11-04T16:55:00Z">
              <w:rPr>
                <w:noProof/>
                <w:lang w:eastAsia="es-CO"/>
              </w:rPr>
            </w:rPrChange>
          </w:rPr>
          <w:drawing>
            <wp:inline distT="0" distB="0" distL="0" distR="0" wp14:anchorId="456CA34D" wp14:editId="05E5758A">
              <wp:extent cx="2895229" cy="1701800"/>
              <wp:effectExtent l="0" t="0" r="635" b="0"/>
              <wp:docPr id="9" name="Imagen 9" descr="Aportando desde el hogar a la eficiencia energética mundial - Facultad de  Ciencias Agra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ortando desde el hogar a la eficiencia energética mundial - Facultad de  Ciencias Agrari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3011" cy="1706374"/>
                      </a:xfrm>
                      <a:prstGeom prst="rect">
                        <a:avLst/>
                      </a:prstGeom>
                      <a:noFill/>
                      <a:ln>
                        <a:noFill/>
                      </a:ln>
                    </pic:spPr>
                  </pic:pic>
                </a:graphicData>
              </a:graphic>
            </wp:inline>
          </w:drawing>
        </w:r>
      </w:ins>
      <w:commentRangeEnd w:id="450"/>
      <w:ins w:id="453" w:author="LauraPGM" w:date="2025-10-01T09:52:00Z">
        <w:r w:rsidRPr="008439ED">
          <w:rPr>
            <w:rStyle w:val="Refdecomentario"/>
            <w:rFonts w:ascii="Calibri" w:hAnsi="Calibri" w:cs="Calibri"/>
            <w:sz w:val="22"/>
            <w:szCs w:val="22"/>
            <w:rPrChange w:id="454" w:author="LauraPGM" w:date="2025-11-04T16:55:00Z">
              <w:rPr>
                <w:rStyle w:val="Refdecomentario"/>
              </w:rPr>
            </w:rPrChange>
          </w:rPr>
          <w:commentReference w:id="450"/>
        </w:r>
      </w:ins>
    </w:p>
    <w:p w14:paraId="1D12C4E0" w14:textId="77777777" w:rsidR="001843B7" w:rsidRPr="008439ED" w:rsidRDefault="001843B7" w:rsidP="001D59AC">
      <w:pPr>
        <w:pStyle w:val="Normal0"/>
        <w:spacing w:line="360" w:lineRule="auto"/>
        <w:ind w:left="720"/>
        <w:rPr>
          <w:rFonts w:ascii="Calibri" w:hAnsi="Calibri" w:cs="Calibri"/>
          <w:b/>
        </w:rPr>
      </w:pPr>
    </w:p>
    <w:p w14:paraId="2936DCC3" w14:textId="265BBD16" w:rsidR="003C01A3" w:rsidRPr="008439ED" w:rsidRDefault="003C01A3" w:rsidP="001D59AC">
      <w:pPr>
        <w:pStyle w:val="Normal0"/>
        <w:spacing w:line="360" w:lineRule="auto"/>
        <w:jc w:val="both"/>
        <w:rPr>
          <w:rFonts w:ascii="Calibri" w:hAnsi="Calibri" w:cs="Calibri"/>
        </w:rPr>
      </w:pPr>
      <w:r w:rsidRPr="008439ED">
        <w:rPr>
          <w:rFonts w:ascii="Calibri" w:hAnsi="Calibri" w:cs="Calibri"/>
        </w:rPr>
        <w:t xml:space="preserve">La gestión energética es un pilar clave para la sostenibilidad organizacional, ya que permite optimizar el consumo de recursos, reducir costos y disminuir el impacto ambiental. En este marco, los </w:t>
      </w:r>
      <w:ins w:id="455" w:author="LauraPGM" w:date="2025-10-06T20:25:00Z">
        <w:r w:rsidR="00F21D23" w:rsidRPr="008439ED">
          <w:rPr>
            <w:rFonts w:ascii="Calibri" w:hAnsi="Calibri" w:cs="Calibri"/>
          </w:rPr>
          <w:t>I</w:t>
        </w:r>
      </w:ins>
      <w:del w:id="456" w:author="LauraPGM" w:date="2025-10-06T20:25:00Z">
        <w:r w:rsidRPr="008439ED" w:rsidDel="00F21D23">
          <w:rPr>
            <w:rFonts w:ascii="Calibri" w:hAnsi="Calibri" w:cs="Calibri"/>
          </w:rPr>
          <w:delText>i</w:delText>
        </w:r>
      </w:del>
      <w:r w:rsidRPr="008439ED">
        <w:rPr>
          <w:rFonts w:ascii="Calibri" w:hAnsi="Calibri" w:cs="Calibri"/>
        </w:rPr>
        <w:t xml:space="preserve">ndicadores de </w:t>
      </w:r>
      <w:ins w:id="457" w:author="LauraPGM" w:date="2025-10-06T20:25:00Z">
        <w:r w:rsidR="00F21D23" w:rsidRPr="008439ED">
          <w:rPr>
            <w:rFonts w:ascii="Calibri" w:hAnsi="Calibri" w:cs="Calibri"/>
          </w:rPr>
          <w:t>D</w:t>
        </w:r>
      </w:ins>
      <w:del w:id="458" w:author="LauraPGM" w:date="2025-10-06T20:25:00Z">
        <w:r w:rsidRPr="008439ED" w:rsidDel="00F21D23">
          <w:rPr>
            <w:rFonts w:ascii="Calibri" w:hAnsi="Calibri" w:cs="Calibri"/>
          </w:rPr>
          <w:delText>d</w:delText>
        </w:r>
      </w:del>
      <w:r w:rsidRPr="008439ED">
        <w:rPr>
          <w:rFonts w:ascii="Calibri" w:hAnsi="Calibri" w:cs="Calibri"/>
        </w:rPr>
        <w:t xml:space="preserve">esempeño </w:t>
      </w:r>
      <w:ins w:id="459" w:author="LauraPGM" w:date="2025-10-06T20:25:00Z">
        <w:r w:rsidR="00F21D23" w:rsidRPr="008439ED">
          <w:rPr>
            <w:rFonts w:ascii="Calibri" w:hAnsi="Calibri" w:cs="Calibri"/>
          </w:rPr>
          <w:t>E</w:t>
        </w:r>
      </w:ins>
      <w:del w:id="460" w:author="LauraPGM" w:date="2025-10-06T20:25:00Z">
        <w:r w:rsidRPr="008439ED" w:rsidDel="00F21D23">
          <w:rPr>
            <w:rFonts w:ascii="Calibri" w:hAnsi="Calibri" w:cs="Calibri"/>
          </w:rPr>
          <w:delText>e</w:delText>
        </w:r>
      </w:del>
      <w:r w:rsidRPr="008439ED">
        <w:rPr>
          <w:rFonts w:ascii="Calibri" w:hAnsi="Calibri" w:cs="Calibri"/>
        </w:rPr>
        <w:t>nergético (IDEs) y la norma ISO 50001 constituyen herramientas esenciales para diagnosticar y mejorar de forma continua la eficiencia en las organizaciones.</w:t>
      </w:r>
    </w:p>
    <w:p w14:paraId="38BFF504" w14:textId="77777777" w:rsidR="003C01A3" w:rsidRPr="008439ED" w:rsidRDefault="003C01A3" w:rsidP="001D59AC">
      <w:pPr>
        <w:pStyle w:val="Normal0"/>
        <w:spacing w:line="360" w:lineRule="auto"/>
        <w:jc w:val="both"/>
        <w:rPr>
          <w:rFonts w:ascii="Calibri" w:hAnsi="Calibri" w:cs="Calibri"/>
        </w:rPr>
      </w:pPr>
    </w:p>
    <w:p w14:paraId="311444BD" w14:textId="4AB0F8AD" w:rsidR="0043401C" w:rsidRPr="008439ED" w:rsidRDefault="003C01A3" w:rsidP="001D59AC">
      <w:pPr>
        <w:pStyle w:val="Normal0"/>
        <w:spacing w:line="360" w:lineRule="auto"/>
        <w:jc w:val="both"/>
        <w:rPr>
          <w:rFonts w:ascii="Calibri" w:hAnsi="Calibri" w:cs="Calibri"/>
        </w:rPr>
      </w:pPr>
      <w:r w:rsidRPr="008439ED">
        <w:rPr>
          <w:rFonts w:ascii="Calibri" w:hAnsi="Calibri" w:cs="Calibri"/>
        </w:rPr>
        <w:t xml:space="preserve">El programa desarrolla contenidos orientados a la identificación, cálculo e interpretación de IDEs, el establecimiento de </w:t>
      </w:r>
      <w:ins w:id="461" w:author="LauraPGM" w:date="2025-10-06T20:26:00Z">
        <w:r w:rsidR="008F53F3" w:rsidRPr="008439ED">
          <w:rPr>
            <w:rFonts w:ascii="Calibri" w:hAnsi="Calibri" w:cs="Calibri"/>
          </w:rPr>
          <w:t>L</w:t>
        </w:r>
      </w:ins>
      <w:del w:id="462" w:author="LauraPGM" w:date="2025-10-06T20:26:00Z">
        <w:r w:rsidRPr="008439ED" w:rsidDel="008F53F3">
          <w:rPr>
            <w:rFonts w:ascii="Calibri" w:hAnsi="Calibri" w:cs="Calibri"/>
          </w:rPr>
          <w:delText>l</w:delText>
        </w:r>
      </w:del>
      <w:r w:rsidRPr="008439ED">
        <w:rPr>
          <w:rFonts w:ascii="Calibri" w:hAnsi="Calibri" w:cs="Calibri"/>
        </w:rPr>
        <w:t xml:space="preserve">íneas </w:t>
      </w:r>
      <w:ins w:id="463" w:author="LauraPGM" w:date="2025-10-06T20:26:00Z">
        <w:r w:rsidR="008F53F3" w:rsidRPr="008439ED">
          <w:rPr>
            <w:rFonts w:ascii="Calibri" w:hAnsi="Calibri" w:cs="Calibri"/>
          </w:rPr>
          <w:t>B</w:t>
        </w:r>
      </w:ins>
      <w:del w:id="464" w:author="LauraPGM" w:date="2025-10-06T20:26:00Z">
        <w:r w:rsidRPr="008439ED" w:rsidDel="008F53F3">
          <w:rPr>
            <w:rFonts w:ascii="Calibri" w:hAnsi="Calibri" w:cs="Calibri"/>
          </w:rPr>
          <w:delText>b</w:delText>
        </w:r>
      </w:del>
      <w:r w:rsidRPr="008439ED">
        <w:rPr>
          <w:rFonts w:ascii="Calibri" w:hAnsi="Calibri" w:cs="Calibri"/>
        </w:rPr>
        <w:t xml:space="preserve">ase </w:t>
      </w:r>
      <w:ins w:id="465" w:author="LauraPGM" w:date="2025-10-06T20:26:00Z">
        <w:r w:rsidR="008F53F3" w:rsidRPr="008439ED">
          <w:rPr>
            <w:rFonts w:ascii="Calibri" w:hAnsi="Calibri" w:cs="Calibri"/>
          </w:rPr>
          <w:t>E</w:t>
        </w:r>
      </w:ins>
      <w:del w:id="466" w:author="LauraPGM" w:date="2025-10-06T20:26:00Z">
        <w:r w:rsidRPr="008439ED" w:rsidDel="008F53F3">
          <w:rPr>
            <w:rFonts w:ascii="Calibri" w:hAnsi="Calibri" w:cs="Calibri"/>
          </w:rPr>
          <w:delText>e</w:delText>
        </w:r>
      </w:del>
      <w:r w:rsidRPr="008439ED">
        <w:rPr>
          <w:rFonts w:ascii="Calibri" w:hAnsi="Calibri" w:cs="Calibri"/>
        </w:rPr>
        <w:t xml:space="preserve">nergéticas (LBE) y la formulación de estrategias de optimización de costos e </w:t>
      </w:r>
      <w:r w:rsidRPr="008439ED">
        <w:rPr>
          <w:rFonts w:ascii="Calibri" w:hAnsi="Calibri" w:cs="Calibri"/>
        </w:rPr>
        <w:lastRenderedPageBreak/>
        <w:t>impacto ambiental. Además, integra los requisitos normativos aplicables y la elaboración de informes técnicos que faciliten la toma de decisiones y el seguimiento del desempeño energético.</w:t>
      </w:r>
    </w:p>
    <w:p w14:paraId="7BF09D98" w14:textId="77777777" w:rsidR="003C01A3" w:rsidRPr="008439ED" w:rsidRDefault="003C01A3" w:rsidP="001D59AC">
      <w:pPr>
        <w:pStyle w:val="Normal0"/>
        <w:spacing w:line="360" w:lineRule="auto"/>
        <w:jc w:val="both"/>
        <w:rPr>
          <w:ins w:id="467" w:author="LauraPGM" w:date="2025-10-01T13:13:00Z"/>
          <w:rFonts w:ascii="Calibri" w:hAnsi="Calibri" w:cs="Calibri"/>
        </w:rPr>
      </w:pPr>
    </w:p>
    <w:p w14:paraId="597D47E3" w14:textId="77777777" w:rsidR="00532D7F" w:rsidRPr="008439ED" w:rsidRDefault="00532D7F" w:rsidP="001D59AC">
      <w:pPr>
        <w:pStyle w:val="Normal0"/>
        <w:spacing w:line="360" w:lineRule="auto"/>
        <w:jc w:val="both"/>
        <w:rPr>
          <w:ins w:id="468" w:author="LauraPGM" w:date="2025-10-01T13:13:00Z"/>
          <w:rFonts w:ascii="Calibri" w:hAnsi="Calibri" w:cs="Calibri"/>
        </w:rPr>
      </w:pPr>
    </w:p>
    <w:p w14:paraId="363BBECF" w14:textId="77777777" w:rsidR="00532D7F" w:rsidRPr="008439ED" w:rsidRDefault="00532D7F" w:rsidP="001D59AC">
      <w:pPr>
        <w:pStyle w:val="Normal0"/>
        <w:spacing w:line="360" w:lineRule="auto"/>
        <w:jc w:val="both"/>
        <w:rPr>
          <w:rFonts w:ascii="Calibri" w:hAnsi="Calibri" w:cs="Calibri"/>
        </w:rPr>
      </w:pPr>
    </w:p>
    <w:p w14:paraId="7BED70D6" w14:textId="77777777" w:rsidR="0069239D" w:rsidRPr="008439ED" w:rsidRDefault="00A86C21" w:rsidP="001D59AC">
      <w:pPr>
        <w:pStyle w:val="Normal0"/>
        <w:numPr>
          <w:ilvl w:val="0"/>
          <w:numId w:val="2"/>
        </w:numPr>
        <w:spacing w:line="360" w:lineRule="auto"/>
        <w:rPr>
          <w:rFonts w:ascii="Calibri" w:hAnsi="Calibri" w:cs="Calibri"/>
          <w:b/>
        </w:rPr>
      </w:pPr>
      <w:r w:rsidRPr="008439ED">
        <w:rPr>
          <w:rFonts w:ascii="Calibri" w:hAnsi="Calibri" w:cs="Calibri"/>
          <w:b/>
        </w:rPr>
        <w:t>DESARROLLO DE CONTENIDOS</w:t>
      </w:r>
    </w:p>
    <w:p w14:paraId="3CFA3DD1" w14:textId="77777777" w:rsidR="0069239D" w:rsidRPr="008439ED" w:rsidRDefault="0069239D" w:rsidP="001D59AC">
      <w:pPr>
        <w:pStyle w:val="Normal0"/>
        <w:spacing w:line="360" w:lineRule="auto"/>
        <w:ind w:left="720"/>
        <w:rPr>
          <w:rFonts w:ascii="Calibri" w:hAnsi="Calibri" w:cs="Calibri"/>
          <w:b/>
        </w:rPr>
      </w:pPr>
    </w:p>
    <w:p w14:paraId="7355F3F0" w14:textId="76A4C2D6" w:rsidR="0083758A" w:rsidRPr="008439ED" w:rsidRDefault="003C01A3">
      <w:pPr>
        <w:pStyle w:val="Normal0"/>
        <w:numPr>
          <w:ilvl w:val="0"/>
          <w:numId w:val="28"/>
        </w:numPr>
        <w:spacing w:line="360" w:lineRule="auto"/>
        <w:jc w:val="both"/>
        <w:rPr>
          <w:ins w:id="469" w:author="LauraPGM" w:date="2025-10-01T21:03:00Z"/>
          <w:rFonts w:ascii="Calibri" w:hAnsi="Calibri" w:cs="Calibri"/>
          <w:b/>
        </w:rPr>
        <w:pPrChange w:id="470" w:author="LauraPGM" w:date="2025-10-01T09:45:00Z">
          <w:pPr>
            <w:pStyle w:val="Normal0"/>
            <w:numPr>
              <w:numId w:val="29"/>
            </w:numPr>
            <w:spacing w:line="360" w:lineRule="auto"/>
            <w:ind w:left="720" w:hanging="360"/>
            <w:jc w:val="both"/>
          </w:pPr>
        </w:pPrChange>
      </w:pPr>
      <w:r w:rsidRPr="008439ED">
        <w:rPr>
          <w:rFonts w:ascii="Calibri" w:hAnsi="Calibri" w:cs="Calibri"/>
          <w:b/>
        </w:rPr>
        <w:t xml:space="preserve">Identificación y </w:t>
      </w:r>
      <w:ins w:id="471" w:author="LauraPGM" w:date="2025-10-06T20:27:00Z">
        <w:r w:rsidR="00DA615D" w:rsidRPr="008439ED">
          <w:rPr>
            <w:rFonts w:ascii="Calibri" w:hAnsi="Calibri" w:cs="Calibri"/>
            <w:b/>
          </w:rPr>
          <w:t>c</w:t>
        </w:r>
      </w:ins>
      <w:del w:id="472" w:author="LauraPGM" w:date="2025-10-06T20:27:00Z">
        <w:r w:rsidRPr="008439ED" w:rsidDel="00DA615D">
          <w:rPr>
            <w:rFonts w:ascii="Calibri" w:hAnsi="Calibri" w:cs="Calibri"/>
            <w:b/>
          </w:rPr>
          <w:delText>C</w:delText>
        </w:r>
      </w:del>
      <w:r w:rsidRPr="008439ED">
        <w:rPr>
          <w:rFonts w:ascii="Calibri" w:hAnsi="Calibri" w:cs="Calibri"/>
          <w:b/>
        </w:rPr>
        <w:t>lasificación de Indicadores de Gestión Energética (IDEs)</w:t>
      </w:r>
    </w:p>
    <w:p w14:paraId="5342C619" w14:textId="77777777" w:rsidR="0048121D" w:rsidRPr="008439ED" w:rsidRDefault="0048121D">
      <w:pPr>
        <w:pStyle w:val="Normal0"/>
        <w:spacing w:line="360" w:lineRule="auto"/>
        <w:jc w:val="both"/>
        <w:rPr>
          <w:ins w:id="473" w:author="LauraPGM" w:date="2025-10-01T21:03:00Z"/>
          <w:rFonts w:ascii="Calibri" w:hAnsi="Calibri" w:cs="Calibri"/>
          <w:b/>
        </w:rPr>
        <w:pPrChange w:id="474" w:author="LauraPGM" w:date="2025-10-01T21:03:00Z">
          <w:pPr>
            <w:pStyle w:val="Normal0"/>
            <w:numPr>
              <w:numId w:val="29"/>
            </w:numPr>
            <w:spacing w:line="360" w:lineRule="auto"/>
            <w:ind w:left="720" w:hanging="360"/>
            <w:jc w:val="both"/>
          </w:pPr>
        </w:pPrChange>
      </w:pPr>
    </w:p>
    <w:p w14:paraId="599051B4" w14:textId="5115B847" w:rsidR="0048121D" w:rsidRPr="008439ED" w:rsidRDefault="0048121D">
      <w:pPr>
        <w:pStyle w:val="Normal0"/>
        <w:spacing w:line="360" w:lineRule="auto"/>
        <w:ind w:left="720"/>
        <w:jc w:val="both"/>
        <w:rPr>
          <w:ins w:id="475" w:author="LauraPGM" w:date="2025-10-01T21:03:00Z"/>
          <w:rFonts w:ascii="Calibri" w:hAnsi="Calibri" w:cs="Calibri"/>
          <w:b/>
        </w:rPr>
        <w:pPrChange w:id="476" w:author="LauraPGM" w:date="2025-10-01T21:03:00Z">
          <w:pPr>
            <w:pStyle w:val="Normal0"/>
            <w:numPr>
              <w:numId w:val="29"/>
            </w:numPr>
            <w:spacing w:line="360" w:lineRule="auto"/>
            <w:ind w:left="720" w:hanging="360"/>
            <w:jc w:val="both"/>
          </w:pPr>
        </w:pPrChange>
      </w:pPr>
      <w:commentRangeStart w:id="477"/>
      <w:ins w:id="478" w:author="LauraPGM" w:date="2025-10-01T21:03:00Z">
        <w:r w:rsidRPr="008439ED">
          <w:rPr>
            <w:rFonts w:ascii="Calibri" w:hAnsi="Calibri" w:cs="Calibri"/>
            <w:noProof/>
            <w:lang w:eastAsia="es-CO"/>
            <w:rPrChange w:id="479" w:author="LauraPGM" w:date="2025-11-04T16:55:00Z">
              <w:rPr>
                <w:noProof/>
                <w:lang w:eastAsia="es-CO"/>
              </w:rPr>
            </w:rPrChange>
          </w:rPr>
          <w:drawing>
            <wp:inline distT="0" distB="0" distL="0" distR="0" wp14:anchorId="494B5A94" wp14:editId="1E3482EC">
              <wp:extent cx="1911350" cy="1911350"/>
              <wp:effectExtent l="0" t="0" r="0" b="0"/>
              <wp:docPr id="16" name="Imagen 16" descr="Eficiencia energética: qué es y cómo funciona - Iberdr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ficiencia energética: qué es y cómo funciona - Iberdrol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11350" cy="1911350"/>
                      </a:xfrm>
                      <a:prstGeom prst="rect">
                        <a:avLst/>
                      </a:prstGeom>
                      <a:noFill/>
                      <a:ln>
                        <a:noFill/>
                      </a:ln>
                    </pic:spPr>
                  </pic:pic>
                </a:graphicData>
              </a:graphic>
            </wp:inline>
          </w:drawing>
        </w:r>
        <w:commentRangeEnd w:id="477"/>
        <w:r w:rsidRPr="008439ED">
          <w:rPr>
            <w:rStyle w:val="Refdecomentario"/>
            <w:rFonts w:ascii="Calibri" w:hAnsi="Calibri" w:cs="Calibri"/>
            <w:sz w:val="22"/>
            <w:szCs w:val="22"/>
            <w:rPrChange w:id="480" w:author="LauraPGM" w:date="2025-11-04T16:55:00Z">
              <w:rPr>
                <w:rStyle w:val="Refdecomentario"/>
              </w:rPr>
            </w:rPrChange>
          </w:rPr>
          <w:commentReference w:id="477"/>
        </w:r>
      </w:ins>
    </w:p>
    <w:p w14:paraId="3AADEEF4" w14:textId="77777777" w:rsidR="0048121D" w:rsidRPr="008439ED" w:rsidDel="0048121D" w:rsidRDefault="0048121D">
      <w:pPr>
        <w:pStyle w:val="Normal0"/>
        <w:spacing w:line="360" w:lineRule="auto"/>
        <w:jc w:val="both"/>
        <w:rPr>
          <w:del w:id="481" w:author="LauraPGM" w:date="2025-10-01T21:03:00Z"/>
          <w:rFonts w:ascii="Calibri" w:hAnsi="Calibri" w:cs="Calibri"/>
          <w:b/>
        </w:rPr>
        <w:pPrChange w:id="482" w:author="LauraPGM" w:date="2025-10-01T21:03:00Z">
          <w:pPr>
            <w:pStyle w:val="Normal0"/>
            <w:numPr>
              <w:numId w:val="29"/>
            </w:numPr>
            <w:spacing w:line="360" w:lineRule="auto"/>
            <w:ind w:left="720" w:hanging="360"/>
            <w:jc w:val="both"/>
          </w:pPr>
        </w:pPrChange>
      </w:pPr>
    </w:p>
    <w:p w14:paraId="52DD69CD" w14:textId="77777777" w:rsidR="00DA5A3E" w:rsidRPr="008439ED" w:rsidRDefault="00DA5A3E" w:rsidP="001D59AC">
      <w:pPr>
        <w:pStyle w:val="NormalWeb"/>
        <w:spacing w:line="360" w:lineRule="auto"/>
        <w:rPr>
          <w:rFonts w:ascii="Calibri" w:hAnsi="Calibri" w:cs="Calibri"/>
          <w:sz w:val="22"/>
          <w:szCs w:val="22"/>
        </w:rPr>
      </w:pPr>
      <w:r w:rsidRPr="008439ED">
        <w:rPr>
          <w:rFonts w:ascii="Calibri" w:hAnsi="Calibri" w:cs="Calibri"/>
          <w:sz w:val="22"/>
          <w:szCs w:val="22"/>
        </w:rPr>
        <w:t>En el contexto actual, donde la eficiencia y la sostenibilidad constituyen imperativos estratégicos, la gestión energética adquiere un papel crucial en las organizaciones. Dentro de este marco, los Indicadores de Desempeño Energético (IDEs) se consolidan como herramientas analíticas esenciales.</w:t>
      </w:r>
    </w:p>
    <w:p w14:paraId="1330C015" w14:textId="77777777" w:rsidR="00DA5A3E" w:rsidRPr="008439ED" w:rsidRDefault="00DA5A3E" w:rsidP="001D59AC">
      <w:pPr>
        <w:pStyle w:val="NormalWeb"/>
        <w:spacing w:line="360" w:lineRule="auto"/>
        <w:rPr>
          <w:rFonts w:ascii="Calibri" w:hAnsi="Calibri" w:cs="Calibri"/>
          <w:sz w:val="22"/>
          <w:szCs w:val="22"/>
        </w:rPr>
      </w:pPr>
      <w:r w:rsidRPr="008439ED">
        <w:rPr>
          <w:rFonts w:ascii="Calibri" w:hAnsi="Calibri" w:cs="Calibri"/>
          <w:sz w:val="22"/>
          <w:szCs w:val="22"/>
        </w:rPr>
        <w:t>Un IDE es una medida cuantificable que proporciona información sobre el desempeño energético de una organización, un sistema, un equipo o un proceso específico. Su valor radica en la capacidad de transformar el complejo uso de la energía en datos claros y comprensibles, permitiendo evaluar la eficiencia, identificar oportunidades de mejora y monitorear el avance hacia los objetivos energéticos.</w:t>
      </w:r>
    </w:p>
    <w:p w14:paraId="50459A9A" w14:textId="77777777" w:rsidR="00DA5A3E" w:rsidRPr="008439ED" w:rsidRDefault="00DA5A3E" w:rsidP="001D59AC">
      <w:pPr>
        <w:pStyle w:val="NormalWeb"/>
        <w:spacing w:line="360" w:lineRule="auto"/>
        <w:rPr>
          <w:rFonts w:ascii="Calibri" w:hAnsi="Calibri" w:cs="Calibri"/>
          <w:sz w:val="22"/>
          <w:szCs w:val="22"/>
        </w:rPr>
      </w:pPr>
      <w:r w:rsidRPr="008439ED">
        <w:rPr>
          <w:rFonts w:ascii="Calibri" w:hAnsi="Calibri" w:cs="Calibri"/>
          <w:sz w:val="22"/>
          <w:szCs w:val="22"/>
        </w:rPr>
        <w:t>Más que un simple dato de consumo, un IDE constituye una métrica diseñada para relacionar el uso de energía con factores relevantes de la actividad organizacional. Esta relación puede ser absoluta (consumo total), relativa (intensidad energética por unidad de producción o servicio) o enfocada en la eficiencia de la conversión de energía (rendimiento de equipos y sistemas).</w:t>
      </w:r>
    </w:p>
    <w:p w14:paraId="1948EFE6" w14:textId="77777777" w:rsidR="00DA5A3E" w:rsidRPr="008439ED" w:rsidRDefault="00DA5A3E" w:rsidP="001D59AC">
      <w:pPr>
        <w:pStyle w:val="NormalWeb"/>
        <w:spacing w:line="360" w:lineRule="auto"/>
        <w:rPr>
          <w:rFonts w:ascii="Calibri" w:hAnsi="Calibri" w:cs="Calibri"/>
          <w:sz w:val="22"/>
          <w:szCs w:val="22"/>
        </w:rPr>
      </w:pPr>
      <w:r w:rsidRPr="008439ED">
        <w:rPr>
          <w:rFonts w:ascii="Calibri" w:hAnsi="Calibri" w:cs="Calibri"/>
          <w:sz w:val="22"/>
          <w:szCs w:val="22"/>
        </w:rPr>
        <w:t xml:space="preserve">El propósito de implementar y monitorear IDEs en un sistema de gestión energética es </w:t>
      </w:r>
      <w:commentRangeStart w:id="483"/>
      <w:r w:rsidRPr="008439ED">
        <w:rPr>
          <w:rFonts w:ascii="Calibri" w:hAnsi="Calibri" w:cs="Calibri"/>
          <w:sz w:val="22"/>
          <w:szCs w:val="22"/>
        </w:rPr>
        <w:t>múltiple</w:t>
      </w:r>
      <w:commentRangeEnd w:id="483"/>
      <w:r w:rsidR="002A19B8" w:rsidRPr="008439ED">
        <w:rPr>
          <w:rStyle w:val="Refdecomentario"/>
          <w:rFonts w:ascii="Calibri" w:eastAsia="Arial" w:hAnsi="Calibri" w:cs="Calibri"/>
          <w:sz w:val="22"/>
          <w:szCs w:val="22"/>
          <w:rPrChange w:id="484" w:author="LauraPGM" w:date="2025-11-04T16:55:00Z">
            <w:rPr>
              <w:rStyle w:val="Refdecomentario"/>
              <w:rFonts w:ascii="Arial" w:eastAsia="Arial" w:hAnsi="Arial" w:cs="Arial"/>
            </w:rPr>
          </w:rPrChange>
        </w:rPr>
        <w:commentReference w:id="483"/>
      </w:r>
      <w:r w:rsidRPr="008439ED">
        <w:rPr>
          <w:rFonts w:ascii="Calibri" w:hAnsi="Calibri" w:cs="Calibri"/>
          <w:sz w:val="22"/>
          <w:szCs w:val="22"/>
        </w:rPr>
        <w:t>:</w:t>
      </w:r>
    </w:p>
    <w:p w14:paraId="004F614B" w14:textId="11C40101" w:rsidR="00DA5A3E" w:rsidRPr="008439ED" w:rsidRDefault="00DA5A3E">
      <w:pPr>
        <w:pStyle w:val="NormalWeb"/>
        <w:numPr>
          <w:ilvl w:val="0"/>
          <w:numId w:val="29"/>
        </w:numPr>
        <w:spacing w:line="360" w:lineRule="auto"/>
        <w:rPr>
          <w:rFonts w:ascii="Calibri" w:hAnsi="Calibri" w:cs="Calibri"/>
          <w:sz w:val="22"/>
          <w:szCs w:val="22"/>
        </w:rPr>
        <w:pPrChange w:id="485" w:author="LauraPGM" w:date="2025-10-01T09:45:00Z">
          <w:pPr>
            <w:pStyle w:val="NormalWeb"/>
            <w:numPr>
              <w:numId w:val="31"/>
            </w:numPr>
            <w:spacing w:line="360" w:lineRule="auto"/>
            <w:ind w:left="720" w:hanging="360"/>
          </w:pPr>
        </w:pPrChange>
      </w:pPr>
      <w:r w:rsidRPr="008439ED">
        <w:rPr>
          <w:rStyle w:val="Textoennegrita"/>
          <w:rFonts w:ascii="Calibri" w:hAnsi="Calibri" w:cs="Calibri"/>
          <w:sz w:val="22"/>
          <w:szCs w:val="22"/>
        </w:rPr>
        <w:lastRenderedPageBreak/>
        <w:t>Medición objetiva del desempeño actual</w:t>
      </w:r>
      <w:r w:rsidRPr="008439ED">
        <w:rPr>
          <w:rFonts w:ascii="Calibri" w:hAnsi="Calibri" w:cs="Calibri"/>
          <w:sz w:val="22"/>
          <w:szCs w:val="22"/>
        </w:rPr>
        <w:t>: al cuantificar el consumo y establecer una base de conocimiento sobre su uso.</w:t>
      </w:r>
    </w:p>
    <w:p w14:paraId="493A91FF" w14:textId="40AF253F" w:rsidR="00DA5A3E" w:rsidRPr="008439ED" w:rsidRDefault="00DA5A3E">
      <w:pPr>
        <w:pStyle w:val="NormalWeb"/>
        <w:numPr>
          <w:ilvl w:val="0"/>
          <w:numId w:val="29"/>
        </w:numPr>
        <w:spacing w:line="360" w:lineRule="auto"/>
        <w:rPr>
          <w:rFonts w:ascii="Calibri" w:hAnsi="Calibri" w:cs="Calibri"/>
          <w:sz w:val="22"/>
          <w:szCs w:val="22"/>
        </w:rPr>
        <w:pPrChange w:id="486" w:author="LauraPGM" w:date="2025-10-01T09:45:00Z">
          <w:pPr>
            <w:pStyle w:val="NormalWeb"/>
            <w:numPr>
              <w:numId w:val="31"/>
            </w:numPr>
            <w:spacing w:line="360" w:lineRule="auto"/>
            <w:ind w:left="720" w:hanging="360"/>
          </w:pPr>
        </w:pPrChange>
      </w:pPr>
      <w:r w:rsidRPr="008439ED">
        <w:rPr>
          <w:rStyle w:val="Textoennegrita"/>
          <w:rFonts w:ascii="Calibri" w:hAnsi="Calibri" w:cs="Calibri"/>
          <w:sz w:val="22"/>
          <w:szCs w:val="22"/>
        </w:rPr>
        <w:t>Monitoreo del progreso y evaluación de la efectividad</w:t>
      </w:r>
      <w:r w:rsidRPr="008439ED">
        <w:rPr>
          <w:rFonts w:ascii="Calibri" w:hAnsi="Calibri" w:cs="Calibri"/>
          <w:sz w:val="22"/>
          <w:szCs w:val="22"/>
        </w:rPr>
        <w:t>: verificando el impacto de las acciones de mejora y ajustando estrategias.</w:t>
      </w:r>
    </w:p>
    <w:p w14:paraId="699B9351" w14:textId="75D5EBEF" w:rsidR="00DA5A3E" w:rsidRPr="008439ED" w:rsidRDefault="00DA5A3E">
      <w:pPr>
        <w:pStyle w:val="NormalWeb"/>
        <w:numPr>
          <w:ilvl w:val="0"/>
          <w:numId w:val="29"/>
        </w:numPr>
        <w:spacing w:line="360" w:lineRule="auto"/>
        <w:rPr>
          <w:rFonts w:ascii="Calibri" w:hAnsi="Calibri" w:cs="Calibri"/>
          <w:sz w:val="22"/>
          <w:szCs w:val="22"/>
        </w:rPr>
        <w:pPrChange w:id="487" w:author="LauraPGM" w:date="2025-10-01T09:45:00Z">
          <w:pPr>
            <w:pStyle w:val="NormalWeb"/>
            <w:numPr>
              <w:numId w:val="31"/>
            </w:numPr>
            <w:spacing w:line="360" w:lineRule="auto"/>
            <w:ind w:left="720" w:hanging="360"/>
          </w:pPr>
        </w:pPrChange>
      </w:pPr>
      <w:r w:rsidRPr="008439ED">
        <w:rPr>
          <w:rStyle w:val="Textoennegrita"/>
          <w:rFonts w:ascii="Calibri" w:hAnsi="Calibri" w:cs="Calibri"/>
          <w:sz w:val="22"/>
          <w:szCs w:val="22"/>
        </w:rPr>
        <w:t>Definición de objetivos y metas energéticas realistas</w:t>
      </w:r>
      <w:r w:rsidRPr="008439ED">
        <w:rPr>
          <w:rFonts w:ascii="Calibri" w:hAnsi="Calibri" w:cs="Calibri"/>
          <w:sz w:val="22"/>
          <w:szCs w:val="22"/>
        </w:rPr>
        <w:t>: sustentadas en datos medibles y verificables.</w:t>
      </w:r>
    </w:p>
    <w:p w14:paraId="1E5DEFEB" w14:textId="03F96639" w:rsidR="00DA5A3E" w:rsidRPr="008439ED" w:rsidRDefault="00DA5A3E">
      <w:pPr>
        <w:pStyle w:val="NormalWeb"/>
        <w:numPr>
          <w:ilvl w:val="0"/>
          <w:numId w:val="29"/>
        </w:numPr>
        <w:spacing w:line="360" w:lineRule="auto"/>
        <w:rPr>
          <w:rFonts w:ascii="Calibri" w:hAnsi="Calibri" w:cs="Calibri"/>
          <w:sz w:val="22"/>
          <w:szCs w:val="22"/>
        </w:rPr>
        <w:pPrChange w:id="488" w:author="LauraPGM" w:date="2025-10-01T09:45:00Z">
          <w:pPr>
            <w:pStyle w:val="NormalWeb"/>
            <w:numPr>
              <w:numId w:val="31"/>
            </w:numPr>
            <w:spacing w:line="360" w:lineRule="auto"/>
            <w:ind w:left="720" w:hanging="360"/>
          </w:pPr>
        </w:pPrChange>
      </w:pPr>
      <w:r w:rsidRPr="008439ED">
        <w:rPr>
          <w:rStyle w:val="Textoennegrita"/>
          <w:rFonts w:ascii="Calibri" w:hAnsi="Calibri" w:cs="Calibri"/>
          <w:sz w:val="22"/>
          <w:szCs w:val="22"/>
        </w:rPr>
        <w:t xml:space="preserve">Facilitación de la comparación y el </w:t>
      </w:r>
      <w:r w:rsidRPr="008439ED">
        <w:rPr>
          <w:rStyle w:val="Textoennegrita"/>
          <w:rFonts w:ascii="Calibri" w:hAnsi="Calibri" w:cs="Calibri"/>
          <w:i/>
          <w:sz w:val="22"/>
          <w:szCs w:val="22"/>
          <w:rPrChange w:id="489" w:author="LauraPGM" w:date="2025-11-04T16:55:00Z">
            <w:rPr>
              <w:rStyle w:val="Textoennegrita"/>
              <w:rFonts w:ascii="Calibri" w:hAnsi="Calibri" w:cs="Calibri"/>
              <w:sz w:val="22"/>
              <w:szCs w:val="22"/>
            </w:rPr>
          </w:rPrChange>
        </w:rPr>
        <w:t>benchmarking</w:t>
      </w:r>
      <w:r w:rsidRPr="008439ED">
        <w:rPr>
          <w:rFonts w:ascii="Calibri" w:hAnsi="Calibri" w:cs="Calibri"/>
          <w:sz w:val="22"/>
          <w:szCs w:val="22"/>
        </w:rPr>
        <w:t>: tanto interno como externo, para evaluar niveles de eficiencia.</w:t>
      </w:r>
    </w:p>
    <w:p w14:paraId="79740DFB" w14:textId="6FBA344A" w:rsidR="00DA5A3E" w:rsidRPr="008439ED" w:rsidRDefault="00DA5A3E">
      <w:pPr>
        <w:pStyle w:val="NormalWeb"/>
        <w:numPr>
          <w:ilvl w:val="0"/>
          <w:numId w:val="29"/>
        </w:numPr>
        <w:spacing w:line="360" w:lineRule="auto"/>
        <w:rPr>
          <w:rFonts w:ascii="Calibri" w:hAnsi="Calibri" w:cs="Calibri"/>
          <w:sz w:val="22"/>
          <w:szCs w:val="22"/>
        </w:rPr>
        <w:pPrChange w:id="490" w:author="LauraPGM" w:date="2025-10-01T09:45:00Z">
          <w:pPr>
            <w:pStyle w:val="NormalWeb"/>
            <w:numPr>
              <w:numId w:val="31"/>
            </w:numPr>
            <w:spacing w:line="360" w:lineRule="auto"/>
            <w:ind w:left="720" w:hanging="360"/>
          </w:pPr>
        </w:pPrChange>
      </w:pPr>
      <w:r w:rsidRPr="008439ED">
        <w:rPr>
          <w:rStyle w:val="Textoennegrita"/>
          <w:rFonts w:ascii="Calibri" w:hAnsi="Calibri" w:cs="Calibri"/>
          <w:sz w:val="22"/>
          <w:szCs w:val="22"/>
        </w:rPr>
        <w:t>Identificación de oportunidades de mejora y optimización</w:t>
      </w:r>
      <w:r w:rsidRPr="008439ED">
        <w:rPr>
          <w:rFonts w:ascii="Calibri" w:hAnsi="Calibri" w:cs="Calibri"/>
          <w:sz w:val="22"/>
          <w:szCs w:val="22"/>
        </w:rPr>
        <w:t>: destacando procesos o equipos con bajo rendimiento.</w:t>
      </w:r>
    </w:p>
    <w:p w14:paraId="43D7E839" w14:textId="0310B555" w:rsidR="00DA5A3E" w:rsidRPr="008439ED" w:rsidRDefault="00DA5A3E">
      <w:pPr>
        <w:pStyle w:val="NormalWeb"/>
        <w:numPr>
          <w:ilvl w:val="0"/>
          <w:numId w:val="29"/>
        </w:numPr>
        <w:spacing w:line="360" w:lineRule="auto"/>
        <w:rPr>
          <w:rFonts w:ascii="Calibri" w:hAnsi="Calibri" w:cs="Calibri"/>
          <w:sz w:val="22"/>
          <w:szCs w:val="22"/>
        </w:rPr>
        <w:pPrChange w:id="491" w:author="LauraPGM" w:date="2025-10-01T09:45:00Z">
          <w:pPr>
            <w:pStyle w:val="NormalWeb"/>
            <w:numPr>
              <w:numId w:val="31"/>
            </w:numPr>
            <w:spacing w:line="360" w:lineRule="auto"/>
            <w:ind w:left="720" w:hanging="360"/>
          </w:pPr>
        </w:pPrChange>
      </w:pPr>
      <w:r w:rsidRPr="008439ED">
        <w:rPr>
          <w:rStyle w:val="Textoennegrita"/>
          <w:rFonts w:ascii="Calibri" w:hAnsi="Calibri" w:cs="Calibri"/>
          <w:sz w:val="22"/>
          <w:szCs w:val="22"/>
        </w:rPr>
        <w:t>Comunicación transparente y responsable del desempeño</w:t>
      </w:r>
      <w:r w:rsidRPr="008439ED">
        <w:rPr>
          <w:rFonts w:ascii="Calibri" w:hAnsi="Calibri" w:cs="Calibri"/>
          <w:sz w:val="22"/>
          <w:szCs w:val="22"/>
        </w:rPr>
        <w:t>: fortaleciendo la confianza de las partes interesadas.</w:t>
      </w:r>
    </w:p>
    <w:p w14:paraId="40009D12" w14:textId="03C85573" w:rsidR="00DA5A3E" w:rsidRPr="008439ED" w:rsidRDefault="00DA5A3E">
      <w:pPr>
        <w:pStyle w:val="NormalWeb"/>
        <w:numPr>
          <w:ilvl w:val="0"/>
          <w:numId w:val="29"/>
        </w:numPr>
        <w:spacing w:line="360" w:lineRule="auto"/>
        <w:rPr>
          <w:rFonts w:ascii="Calibri" w:hAnsi="Calibri" w:cs="Calibri"/>
          <w:sz w:val="22"/>
          <w:szCs w:val="22"/>
        </w:rPr>
        <w:pPrChange w:id="492" w:author="LauraPGM" w:date="2025-10-01T09:45:00Z">
          <w:pPr>
            <w:pStyle w:val="NormalWeb"/>
            <w:numPr>
              <w:numId w:val="31"/>
            </w:numPr>
            <w:spacing w:line="360" w:lineRule="auto"/>
            <w:ind w:left="720" w:hanging="360"/>
          </w:pPr>
        </w:pPrChange>
      </w:pPr>
      <w:r w:rsidRPr="008439ED">
        <w:rPr>
          <w:rStyle w:val="Textoennegrita"/>
          <w:rFonts w:ascii="Calibri" w:hAnsi="Calibri" w:cs="Calibri"/>
          <w:sz w:val="22"/>
          <w:szCs w:val="22"/>
        </w:rPr>
        <w:t>Soporte para la toma de decisiones informadas</w:t>
      </w:r>
      <w:r w:rsidRPr="008439ED">
        <w:rPr>
          <w:rFonts w:ascii="Calibri" w:hAnsi="Calibri" w:cs="Calibri"/>
          <w:sz w:val="22"/>
          <w:szCs w:val="22"/>
        </w:rPr>
        <w:t>: orientadas a inversiones y políticas de gestión energética.</w:t>
      </w:r>
    </w:p>
    <w:p w14:paraId="7237EFBC" w14:textId="32AF85F0" w:rsidR="00DA5A3E" w:rsidRPr="008439ED" w:rsidRDefault="00DA5A3E">
      <w:pPr>
        <w:pStyle w:val="NormalWeb"/>
        <w:numPr>
          <w:ilvl w:val="0"/>
          <w:numId w:val="29"/>
        </w:numPr>
        <w:spacing w:line="360" w:lineRule="auto"/>
        <w:rPr>
          <w:rFonts w:ascii="Calibri" w:hAnsi="Calibri" w:cs="Calibri"/>
          <w:sz w:val="22"/>
          <w:szCs w:val="22"/>
        </w:rPr>
        <w:pPrChange w:id="493" w:author="LauraPGM" w:date="2025-10-01T09:45:00Z">
          <w:pPr>
            <w:pStyle w:val="NormalWeb"/>
            <w:numPr>
              <w:numId w:val="31"/>
            </w:numPr>
            <w:spacing w:line="360" w:lineRule="auto"/>
            <w:ind w:left="720" w:hanging="360"/>
          </w:pPr>
        </w:pPrChange>
      </w:pPr>
      <w:r w:rsidRPr="008439ED">
        <w:rPr>
          <w:rStyle w:val="Textoennegrita"/>
          <w:rFonts w:ascii="Calibri" w:hAnsi="Calibri" w:cs="Calibri"/>
          <w:sz w:val="22"/>
          <w:szCs w:val="22"/>
        </w:rPr>
        <w:t>Cumplimiento con la norma ISO 50001</w:t>
      </w:r>
      <w:r w:rsidRPr="008439ED">
        <w:rPr>
          <w:rFonts w:ascii="Calibri" w:hAnsi="Calibri" w:cs="Calibri"/>
          <w:sz w:val="22"/>
          <w:szCs w:val="22"/>
        </w:rPr>
        <w:t>: donde los IDEs son requisito fundamental para evidenciar la mejora continua.</w:t>
      </w:r>
    </w:p>
    <w:p w14:paraId="66F4EEF0" w14:textId="67AF5F16" w:rsidR="00DA5A3E" w:rsidRPr="008439ED" w:rsidRDefault="00DA5A3E" w:rsidP="001D59AC">
      <w:pPr>
        <w:pStyle w:val="NormalWeb"/>
        <w:spacing w:line="360" w:lineRule="auto"/>
        <w:rPr>
          <w:rFonts w:ascii="Calibri" w:hAnsi="Calibri" w:cs="Calibri"/>
          <w:sz w:val="22"/>
          <w:szCs w:val="22"/>
        </w:rPr>
      </w:pPr>
      <w:r w:rsidRPr="008439ED">
        <w:rPr>
          <w:rFonts w:ascii="Calibri" w:hAnsi="Calibri" w:cs="Calibri"/>
          <w:sz w:val="22"/>
          <w:szCs w:val="22"/>
        </w:rPr>
        <w:t>Los Indicadores de Desempeño Energético representan herramientas estratégicas que permiten comprender, gestionar y optimizar el uso de la energía. Su aplicación impulsa la eficiencia operativa, reduce costos, minimiza el impacto ambiental y respalda el cumplimiento de estándares internacionales como la ISO 50001.</w:t>
      </w:r>
    </w:p>
    <w:p w14:paraId="7FA205E5" w14:textId="77777777" w:rsidR="00DF559B" w:rsidRPr="008439ED" w:rsidRDefault="00DF559B">
      <w:pPr>
        <w:pStyle w:val="Prrafodelista"/>
        <w:numPr>
          <w:ilvl w:val="0"/>
          <w:numId w:val="30"/>
        </w:numPr>
        <w:spacing w:before="100" w:beforeAutospacing="1" w:after="100" w:afterAutospacing="1" w:line="360" w:lineRule="auto"/>
        <w:outlineLvl w:val="2"/>
        <w:rPr>
          <w:rFonts w:ascii="Calibri" w:eastAsia="Times New Roman" w:hAnsi="Calibri" w:cs="Calibri"/>
          <w:b/>
          <w:bCs/>
          <w:lang w:eastAsia="es-CO"/>
        </w:rPr>
        <w:pPrChange w:id="494" w:author="LauraPGM" w:date="2025-10-01T09:45:00Z">
          <w:pPr>
            <w:pStyle w:val="Prrafodelista"/>
            <w:numPr>
              <w:numId w:val="34"/>
            </w:numPr>
            <w:tabs>
              <w:tab w:val="num" w:pos="720"/>
            </w:tabs>
            <w:spacing w:before="100" w:beforeAutospacing="1" w:after="100" w:afterAutospacing="1" w:line="360" w:lineRule="auto"/>
            <w:ind w:hanging="360"/>
            <w:outlineLvl w:val="2"/>
          </w:pPr>
        </w:pPrChange>
      </w:pPr>
      <w:r w:rsidRPr="008439ED">
        <w:rPr>
          <w:rFonts w:ascii="Calibri" w:eastAsia="Times New Roman" w:hAnsi="Calibri" w:cs="Calibri"/>
          <w:b/>
          <w:bCs/>
          <w:lang w:eastAsia="es-CO"/>
        </w:rPr>
        <w:t>Identificación de tipos de IDEs según variables de consumo</w:t>
      </w:r>
    </w:p>
    <w:p w14:paraId="05C91E0D" w14:textId="77777777" w:rsidR="00DF559B" w:rsidRPr="008439ED" w:rsidRDefault="00DF559B" w:rsidP="001D59AC">
      <w:pPr>
        <w:spacing w:before="100" w:beforeAutospacing="1" w:after="100" w:afterAutospacing="1" w:line="360" w:lineRule="auto"/>
        <w:rPr>
          <w:rFonts w:ascii="Calibri" w:eastAsia="Times New Roman" w:hAnsi="Calibri" w:cs="Calibri"/>
          <w:lang w:eastAsia="es-CO"/>
        </w:rPr>
      </w:pPr>
      <w:r w:rsidRPr="008439ED">
        <w:rPr>
          <w:rFonts w:ascii="Calibri" w:eastAsia="Times New Roman" w:hAnsi="Calibri" w:cs="Calibri"/>
          <w:lang w:eastAsia="es-CO"/>
        </w:rPr>
        <w:t>La evaluación del desempeño energético no puede basarse en una única métrica universal. La diversidad de operaciones y objetivos dentro de las organizaciones exige la utilización de distintos Indicadores de Desempeño Energético (IDEs), capaces de reflejar múltiples dimensiones del uso y la eficiencia de la energía. Comprender los diferentes tipos de IDEs permite seleccionar aquellos que mejor se ajusten a las necesidades específicas y que proporcionen la información más relevante para la toma de decisiones y el seguimiento del progreso.</w:t>
      </w:r>
    </w:p>
    <w:p w14:paraId="058F0164" w14:textId="39D6DE5C" w:rsidR="00DF559B" w:rsidRPr="008439ED" w:rsidRDefault="00DF559B">
      <w:pPr>
        <w:pStyle w:val="Prrafodelista"/>
        <w:numPr>
          <w:ilvl w:val="0"/>
          <w:numId w:val="31"/>
        </w:numPr>
        <w:spacing w:before="100" w:beforeAutospacing="1" w:after="100" w:afterAutospacing="1" w:line="360" w:lineRule="auto"/>
        <w:outlineLvl w:val="2"/>
        <w:rPr>
          <w:rFonts w:ascii="Calibri" w:eastAsia="Times New Roman" w:hAnsi="Calibri" w:cs="Calibri"/>
          <w:b/>
          <w:bCs/>
          <w:lang w:eastAsia="es-CO"/>
        </w:rPr>
        <w:pPrChange w:id="495" w:author="LauraPGM" w:date="2025-10-01T09:45:00Z">
          <w:pPr>
            <w:pStyle w:val="Prrafodelista"/>
            <w:numPr>
              <w:numId w:val="35"/>
            </w:numPr>
            <w:spacing w:before="100" w:beforeAutospacing="1" w:after="100" w:afterAutospacing="1" w:line="360" w:lineRule="auto"/>
            <w:ind w:hanging="360"/>
            <w:outlineLvl w:val="2"/>
          </w:pPr>
        </w:pPrChange>
      </w:pPr>
      <w:r w:rsidRPr="008439ED">
        <w:rPr>
          <w:rFonts w:ascii="Calibri" w:eastAsia="Times New Roman" w:hAnsi="Calibri" w:cs="Calibri"/>
          <w:b/>
          <w:bCs/>
          <w:lang w:eastAsia="es-CO"/>
        </w:rPr>
        <w:t xml:space="preserve">IDEs </w:t>
      </w:r>
      <w:ins w:id="496" w:author="LauraPGM" w:date="2025-10-06T20:29:00Z">
        <w:r w:rsidR="004D51F7" w:rsidRPr="008439ED">
          <w:rPr>
            <w:rFonts w:ascii="Calibri" w:eastAsia="Times New Roman" w:hAnsi="Calibri" w:cs="Calibri"/>
            <w:b/>
            <w:bCs/>
            <w:lang w:eastAsia="es-CO"/>
          </w:rPr>
          <w:t>a</w:t>
        </w:r>
      </w:ins>
      <w:del w:id="497" w:author="LauraPGM" w:date="2025-10-06T20:29:00Z">
        <w:r w:rsidRPr="008439ED" w:rsidDel="004D51F7">
          <w:rPr>
            <w:rFonts w:ascii="Calibri" w:eastAsia="Times New Roman" w:hAnsi="Calibri" w:cs="Calibri"/>
            <w:b/>
            <w:bCs/>
            <w:lang w:eastAsia="es-CO"/>
          </w:rPr>
          <w:delText>A</w:delText>
        </w:r>
      </w:del>
      <w:r w:rsidRPr="008439ED">
        <w:rPr>
          <w:rFonts w:ascii="Calibri" w:eastAsia="Times New Roman" w:hAnsi="Calibri" w:cs="Calibri"/>
          <w:b/>
          <w:bCs/>
          <w:lang w:eastAsia="es-CO"/>
        </w:rPr>
        <w:t>bsolutos (consumo total por fuente)</w:t>
      </w:r>
    </w:p>
    <w:p w14:paraId="5A350DB4" w14:textId="4A45D314" w:rsidR="00DF559B" w:rsidRPr="008439ED" w:rsidRDefault="00DF559B" w:rsidP="001D59AC">
      <w:pPr>
        <w:spacing w:before="100" w:beforeAutospacing="1" w:after="100" w:afterAutospacing="1" w:line="360" w:lineRule="auto"/>
        <w:rPr>
          <w:rFonts w:ascii="Calibri" w:eastAsia="Times New Roman" w:hAnsi="Calibri" w:cs="Calibri"/>
          <w:lang w:eastAsia="es-CO"/>
        </w:rPr>
      </w:pPr>
      <w:r w:rsidRPr="008439ED">
        <w:rPr>
          <w:rFonts w:ascii="Calibri" w:eastAsia="Times New Roman" w:hAnsi="Calibri" w:cs="Calibri"/>
          <w:lang w:eastAsia="es-CO"/>
        </w:rPr>
        <w:t xml:space="preserve">Los IDEs absolutos cuantifican la cantidad total de energía consumida por una entidad definida (organización, planta, departamento, proceso o equipo) durante un periodo determinado. Se expresan en unidades de </w:t>
      </w:r>
      <w:r w:rsidRPr="008439ED">
        <w:rPr>
          <w:rFonts w:ascii="Calibri" w:eastAsia="Times New Roman" w:hAnsi="Calibri" w:cs="Calibri"/>
          <w:lang w:eastAsia="es-CO"/>
        </w:rPr>
        <w:lastRenderedPageBreak/>
        <w:t>energía como kilovatios - hora (</w:t>
      </w:r>
      <w:proofErr w:type="spellStart"/>
      <w:r w:rsidRPr="008439ED">
        <w:rPr>
          <w:rFonts w:ascii="Calibri" w:eastAsia="Times New Roman" w:hAnsi="Calibri" w:cs="Calibri"/>
          <w:lang w:eastAsia="es-CO"/>
        </w:rPr>
        <w:t>kWh</w:t>
      </w:r>
      <w:proofErr w:type="spellEnd"/>
      <w:r w:rsidRPr="008439ED">
        <w:rPr>
          <w:rFonts w:ascii="Calibri" w:eastAsia="Times New Roman" w:hAnsi="Calibri" w:cs="Calibri"/>
          <w:lang w:eastAsia="es-CO"/>
        </w:rPr>
        <w:t>), megavatios</w:t>
      </w:r>
      <w:ins w:id="498" w:author="LauraPGM" w:date="2025-10-06T20:30:00Z">
        <w:r w:rsidR="00ED185E" w:rsidRPr="008439ED">
          <w:rPr>
            <w:rFonts w:ascii="Calibri" w:eastAsia="Times New Roman" w:hAnsi="Calibri" w:cs="Calibri"/>
            <w:lang w:eastAsia="es-CO"/>
          </w:rPr>
          <w:t xml:space="preserve"> </w:t>
        </w:r>
      </w:ins>
      <w:r w:rsidRPr="008439ED">
        <w:rPr>
          <w:rFonts w:ascii="Calibri" w:eastAsia="Times New Roman" w:hAnsi="Calibri" w:cs="Calibri"/>
          <w:lang w:eastAsia="es-CO"/>
        </w:rPr>
        <w:t>-</w:t>
      </w:r>
      <w:ins w:id="499" w:author="LauraPGM" w:date="2025-10-06T20:30:00Z">
        <w:r w:rsidR="00ED185E" w:rsidRPr="008439ED">
          <w:rPr>
            <w:rFonts w:ascii="Calibri" w:eastAsia="Times New Roman" w:hAnsi="Calibri" w:cs="Calibri"/>
            <w:lang w:eastAsia="es-CO"/>
          </w:rPr>
          <w:t xml:space="preserve"> </w:t>
        </w:r>
      </w:ins>
      <w:r w:rsidRPr="008439ED">
        <w:rPr>
          <w:rFonts w:ascii="Calibri" w:eastAsia="Times New Roman" w:hAnsi="Calibri" w:cs="Calibri"/>
          <w:lang w:eastAsia="es-CO"/>
        </w:rPr>
        <w:t>hora (</w:t>
      </w:r>
      <w:proofErr w:type="spellStart"/>
      <w:r w:rsidRPr="008439ED">
        <w:rPr>
          <w:rFonts w:ascii="Calibri" w:eastAsia="Times New Roman" w:hAnsi="Calibri" w:cs="Calibri"/>
          <w:lang w:eastAsia="es-CO"/>
        </w:rPr>
        <w:t>MWh</w:t>
      </w:r>
      <w:proofErr w:type="spellEnd"/>
      <w:r w:rsidRPr="008439ED">
        <w:rPr>
          <w:rFonts w:ascii="Calibri" w:eastAsia="Times New Roman" w:hAnsi="Calibri" w:cs="Calibri"/>
          <w:lang w:eastAsia="es-CO"/>
        </w:rPr>
        <w:t xml:space="preserve">), </w:t>
      </w:r>
      <w:proofErr w:type="spellStart"/>
      <w:r w:rsidRPr="008439ED">
        <w:rPr>
          <w:rFonts w:ascii="Calibri" w:eastAsia="Times New Roman" w:hAnsi="Calibri" w:cs="Calibri"/>
          <w:lang w:eastAsia="es-CO"/>
        </w:rPr>
        <w:t>gigajulios</w:t>
      </w:r>
      <w:proofErr w:type="spellEnd"/>
      <w:r w:rsidRPr="008439ED">
        <w:rPr>
          <w:rFonts w:ascii="Calibri" w:eastAsia="Times New Roman" w:hAnsi="Calibri" w:cs="Calibri"/>
          <w:lang w:eastAsia="es-CO"/>
        </w:rPr>
        <w:t xml:space="preserve"> (GJ), British </w:t>
      </w:r>
      <w:proofErr w:type="spellStart"/>
      <w:r w:rsidRPr="008439ED">
        <w:rPr>
          <w:rFonts w:ascii="Calibri" w:eastAsia="Times New Roman" w:hAnsi="Calibri" w:cs="Calibri"/>
          <w:lang w:eastAsia="es-CO"/>
        </w:rPr>
        <w:t>Thermal</w:t>
      </w:r>
      <w:proofErr w:type="spellEnd"/>
      <w:r w:rsidRPr="008439ED">
        <w:rPr>
          <w:rFonts w:ascii="Calibri" w:eastAsia="Times New Roman" w:hAnsi="Calibri" w:cs="Calibri"/>
          <w:lang w:eastAsia="es-CO"/>
        </w:rPr>
        <w:t xml:space="preserve"> </w:t>
      </w:r>
      <w:proofErr w:type="spellStart"/>
      <w:r w:rsidRPr="008439ED">
        <w:rPr>
          <w:rFonts w:ascii="Calibri" w:eastAsia="Times New Roman" w:hAnsi="Calibri" w:cs="Calibri"/>
          <w:lang w:eastAsia="es-CO"/>
        </w:rPr>
        <w:t>Units</w:t>
      </w:r>
      <w:proofErr w:type="spellEnd"/>
      <w:r w:rsidRPr="008439ED">
        <w:rPr>
          <w:rFonts w:ascii="Calibri" w:eastAsia="Times New Roman" w:hAnsi="Calibri" w:cs="Calibri"/>
          <w:lang w:eastAsia="es-CO"/>
        </w:rPr>
        <w:t xml:space="preserve"> (BTU), termias, entre otras.</w:t>
      </w:r>
    </w:p>
    <w:commentRangeStart w:id="500"/>
    <w:p w14:paraId="46D55742" w14:textId="28C8631B" w:rsidR="00875B01" w:rsidRPr="008439ED" w:rsidRDefault="00875B01" w:rsidP="001D59AC">
      <w:pPr>
        <w:spacing w:before="100" w:beforeAutospacing="1" w:after="100" w:afterAutospacing="1" w:line="360" w:lineRule="auto"/>
        <w:rPr>
          <w:rFonts w:ascii="Calibri" w:eastAsia="Times New Roman" w:hAnsi="Calibri" w:cs="Calibri"/>
          <w:lang w:eastAsia="es-CO"/>
        </w:rPr>
      </w:pPr>
      <w:r w:rsidRPr="008439ED">
        <w:rPr>
          <w:rFonts w:ascii="Calibri" w:eastAsia="Times New Roman" w:hAnsi="Calibri" w:cs="Calibri"/>
          <w:b/>
          <w:bCs/>
          <w:noProof/>
          <w:lang w:eastAsia="es-CO"/>
          <w:rPrChange w:id="501" w:author="LauraPGM" w:date="2025-11-04T16:55:00Z">
            <w:rPr>
              <w:rFonts w:ascii="Calibri" w:eastAsia="Times New Roman" w:hAnsi="Calibri" w:cs="Calibri"/>
              <w:b/>
              <w:bCs/>
              <w:noProof/>
              <w:lang w:eastAsia="es-CO"/>
            </w:rPr>
          </w:rPrChange>
        </w:rPr>
        <mc:AlternateContent>
          <mc:Choice Requires="wps">
            <w:drawing>
              <wp:anchor distT="0" distB="0" distL="114300" distR="114300" simplePos="0" relativeHeight="251682816" behindDoc="1" locked="0" layoutInCell="1" allowOverlap="1" wp14:anchorId="2A8ED41C" wp14:editId="70325E76">
                <wp:simplePos x="0" y="0"/>
                <wp:positionH relativeFrom="column">
                  <wp:posOffset>-110490</wp:posOffset>
                </wp:positionH>
                <wp:positionV relativeFrom="paragraph">
                  <wp:posOffset>-160655</wp:posOffset>
                </wp:positionV>
                <wp:extent cx="6775450" cy="1614805"/>
                <wp:effectExtent l="57150" t="19050" r="82550" b="99695"/>
                <wp:wrapNone/>
                <wp:docPr id="2" name="Rectángulo 2"/>
                <wp:cNvGraphicFramePr/>
                <a:graphic xmlns:a="http://schemas.openxmlformats.org/drawingml/2006/main">
                  <a:graphicData uri="http://schemas.microsoft.com/office/word/2010/wordprocessingShape">
                    <wps:wsp>
                      <wps:cNvSpPr/>
                      <wps:spPr>
                        <a:xfrm>
                          <a:off x="0" y="0"/>
                          <a:ext cx="6775450" cy="1614805"/>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9BFB88" id="Rectángulo 2" o:spid="_x0000_s1026" style="position:absolute;margin-left:-8.7pt;margin-top:-12.65pt;width:533.5pt;height:127.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500"/>
      <w:r w:rsidR="002A19B8" w:rsidRPr="008439ED">
        <w:rPr>
          <w:rStyle w:val="Refdecomentario"/>
          <w:rFonts w:ascii="Calibri" w:hAnsi="Calibri" w:cs="Calibri"/>
          <w:sz w:val="22"/>
          <w:szCs w:val="22"/>
          <w:rPrChange w:id="502" w:author="LauraPGM" w:date="2025-11-04T16:55:00Z">
            <w:rPr>
              <w:rStyle w:val="Refdecomentario"/>
            </w:rPr>
          </w:rPrChange>
        </w:rPr>
        <w:commentReference w:id="500"/>
      </w:r>
      <w:r w:rsidRPr="008439ED">
        <w:rPr>
          <w:rFonts w:ascii="Calibri" w:eastAsia="Times New Roman" w:hAnsi="Calibri" w:cs="Calibri"/>
          <w:b/>
          <w:bCs/>
          <w:lang w:eastAsia="es-CO"/>
        </w:rPr>
        <w:t>¿Cómo</w:t>
      </w:r>
      <w:r w:rsidR="00DF559B" w:rsidRPr="008439ED">
        <w:rPr>
          <w:rFonts w:ascii="Calibri" w:eastAsia="Times New Roman" w:hAnsi="Calibri" w:cs="Calibri"/>
          <w:b/>
          <w:bCs/>
          <w:lang w:eastAsia="es-CO"/>
        </w:rPr>
        <w:t xml:space="preserve"> funcionan?</w:t>
      </w:r>
      <w:r w:rsidR="00DF559B" w:rsidRPr="008439ED">
        <w:rPr>
          <w:rFonts w:ascii="Calibri" w:eastAsia="Times New Roman" w:hAnsi="Calibri" w:cs="Calibri"/>
          <w:lang w:eastAsia="es-CO"/>
        </w:rPr>
        <w:t xml:space="preserve"> </w:t>
      </w:r>
    </w:p>
    <w:p w14:paraId="405B8AF5" w14:textId="7F57C230" w:rsidR="00DF559B" w:rsidRPr="008439ED" w:rsidRDefault="00875B01" w:rsidP="001D59AC">
      <w:pPr>
        <w:spacing w:before="100" w:beforeAutospacing="1" w:after="100" w:afterAutospacing="1" w:line="360" w:lineRule="auto"/>
        <w:rPr>
          <w:rFonts w:ascii="Calibri" w:eastAsia="Times New Roman" w:hAnsi="Calibri" w:cs="Calibri"/>
          <w:lang w:eastAsia="es-CO"/>
        </w:rPr>
      </w:pPr>
      <w:r w:rsidRPr="008439ED">
        <w:rPr>
          <w:rFonts w:ascii="Calibri" w:eastAsia="Times New Roman" w:hAnsi="Calibri" w:cs="Calibri"/>
          <w:lang w:eastAsia="es-CO"/>
        </w:rPr>
        <w:t>E</w:t>
      </w:r>
      <w:r w:rsidR="00DF559B" w:rsidRPr="008439ED">
        <w:rPr>
          <w:rFonts w:ascii="Calibri" w:eastAsia="Times New Roman" w:hAnsi="Calibri" w:cs="Calibri"/>
          <w:lang w:eastAsia="es-CO"/>
        </w:rPr>
        <w:t>stos indicadores son los más sencillos de medir, pues suelen obtenerse directamente de las facturas de servicios públicos o de los contadores generales. Ofrecen una visión global del volumen total de energía utilizada, lo que resulta útil para el control presupuestal y la identificación de tendencias de consumo en el tiempo.</w:t>
      </w:r>
    </w:p>
    <w:p w14:paraId="12EEA74F" w14:textId="24E60000" w:rsidR="00DF559B" w:rsidRPr="008439ED" w:rsidRDefault="00DF559B">
      <w:pPr>
        <w:pStyle w:val="Prrafodelista"/>
        <w:numPr>
          <w:ilvl w:val="0"/>
          <w:numId w:val="32"/>
        </w:numPr>
        <w:spacing w:before="100" w:beforeAutospacing="1" w:after="100" w:afterAutospacing="1" w:line="360" w:lineRule="auto"/>
        <w:rPr>
          <w:rFonts w:ascii="Calibri" w:eastAsia="Times New Roman" w:hAnsi="Calibri" w:cs="Calibri"/>
          <w:lang w:eastAsia="es-CO"/>
        </w:rPr>
        <w:pPrChange w:id="503" w:author="LauraPGM" w:date="2025-10-01T09:45:00Z">
          <w:pPr>
            <w:pStyle w:val="Prrafodelista"/>
            <w:numPr>
              <w:numId w:val="36"/>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Limitaciones:</w:t>
      </w:r>
      <w:r w:rsidRPr="008439ED">
        <w:rPr>
          <w:rFonts w:ascii="Calibri" w:eastAsia="Times New Roman" w:hAnsi="Calibri" w:cs="Calibri"/>
          <w:lang w:eastAsia="es-CO"/>
        </w:rPr>
        <w:t xml:space="preserve"> su principal restricción es que no relacionan el consumo energético con el nivel de actividad, producción u otros factores que inciden en el uso de la energía. Así, un incremento en el consumo absoluto puede deberse tanto a un aumento en la producción (lo cual no necesariamente implica ineficiencia) como a un uso ineficiente. De igual forma, una reducción puede estar asociada a mejoras en la eficiencia o a una disminución de la actividad.</w:t>
      </w:r>
    </w:p>
    <w:p w14:paraId="68952E0E" w14:textId="77777777" w:rsidR="00DF559B" w:rsidRPr="008439ED" w:rsidRDefault="00DF559B">
      <w:pPr>
        <w:pStyle w:val="Prrafodelista"/>
        <w:numPr>
          <w:ilvl w:val="0"/>
          <w:numId w:val="32"/>
        </w:numPr>
        <w:spacing w:before="100" w:beforeAutospacing="1" w:after="100" w:afterAutospacing="1" w:line="360" w:lineRule="auto"/>
        <w:rPr>
          <w:rFonts w:ascii="Calibri" w:eastAsia="Times New Roman" w:hAnsi="Calibri" w:cs="Calibri"/>
          <w:lang w:eastAsia="es-CO"/>
        </w:rPr>
        <w:pPrChange w:id="504" w:author="LauraPGM" w:date="2025-10-01T09:45:00Z">
          <w:pPr>
            <w:pStyle w:val="Prrafodelista"/>
            <w:numPr>
              <w:numId w:val="36"/>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Aplicaciones comunes:</w:t>
      </w:r>
    </w:p>
    <w:p w14:paraId="3E14BD4E" w14:textId="77777777" w:rsidR="00DF559B" w:rsidRPr="008439ED" w:rsidRDefault="00DF559B">
      <w:pPr>
        <w:numPr>
          <w:ilvl w:val="0"/>
          <w:numId w:val="33"/>
        </w:numPr>
        <w:spacing w:before="100" w:beforeAutospacing="1" w:after="100" w:afterAutospacing="1" w:line="360" w:lineRule="auto"/>
        <w:rPr>
          <w:rFonts w:ascii="Calibri" w:eastAsia="Times New Roman" w:hAnsi="Calibri" w:cs="Calibri"/>
          <w:lang w:eastAsia="es-CO"/>
        </w:rPr>
        <w:pPrChange w:id="505" w:author="LauraPGM" w:date="2025-10-01T09:45:00Z">
          <w:pPr>
            <w:numPr>
              <w:numId w:val="37"/>
            </w:numPr>
            <w:spacing w:before="100" w:beforeAutospacing="1" w:after="100" w:afterAutospacing="1" w:line="360" w:lineRule="auto"/>
            <w:ind w:left="720" w:hanging="360"/>
          </w:pPr>
        </w:pPrChange>
      </w:pPr>
      <w:r w:rsidRPr="008439ED">
        <w:rPr>
          <w:rFonts w:ascii="Calibri" w:eastAsia="Times New Roman" w:hAnsi="Calibri" w:cs="Calibri"/>
          <w:lang w:eastAsia="es-CO"/>
        </w:rPr>
        <w:t>Seguimiento del gasto total en energía.</w:t>
      </w:r>
    </w:p>
    <w:p w14:paraId="3CAF3A98" w14:textId="77777777" w:rsidR="00DF559B" w:rsidRPr="008439ED" w:rsidRDefault="00DF559B">
      <w:pPr>
        <w:numPr>
          <w:ilvl w:val="0"/>
          <w:numId w:val="33"/>
        </w:numPr>
        <w:spacing w:before="100" w:beforeAutospacing="1" w:after="100" w:afterAutospacing="1" w:line="360" w:lineRule="auto"/>
        <w:rPr>
          <w:rFonts w:ascii="Calibri" w:eastAsia="Times New Roman" w:hAnsi="Calibri" w:cs="Calibri"/>
          <w:lang w:eastAsia="es-CO"/>
        </w:rPr>
        <w:pPrChange w:id="506" w:author="LauraPGM" w:date="2025-10-01T09:45:00Z">
          <w:pPr>
            <w:numPr>
              <w:numId w:val="37"/>
            </w:numPr>
            <w:spacing w:before="100" w:beforeAutospacing="1" w:after="100" w:afterAutospacing="1" w:line="360" w:lineRule="auto"/>
            <w:ind w:left="720" w:hanging="360"/>
          </w:pPr>
        </w:pPrChange>
      </w:pPr>
      <w:r w:rsidRPr="008439ED">
        <w:rPr>
          <w:rFonts w:ascii="Calibri" w:eastAsia="Times New Roman" w:hAnsi="Calibri" w:cs="Calibri"/>
          <w:lang w:eastAsia="es-CO"/>
        </w:rPr>
        <w:t>Comparación del consumo total en distintos periodos (por ejemplo, año a año o mes a mes).</w:t>
      </w:r>
    </w:p>
    <w:p w14:paraId="2967AA38" w14:textId="42F54828" w:rsidR="00DF559B" w:rsidRPr="008439ED" w:rsidRDefault="00DF559B">
      <w:pPr>
        <w:numPr>
          <w:ilvl w:val="0"/>
          <w:numId w:val="33"/>
        </w:numPr>
        <w:spacing w:before="100" w:beforeAutospacing="1" w:after="100" w:afterAutospacing="1" w:line="360" w:lineRule="auto"/>
        <w:rPr>
          <w:rFonts w:ascii="Calibri" w:eastAsia="Times New Roman" w:hAnsi="Calibri" w:cs="Calibri"/>
          <w:lang w:eastAsia="es-CO"/>
        </w:rPr>
        <w:pPrChange w:id="507" w:author="LauraPGM" w:date="2025-10-01T09:45:00Z">
          <w:pPr>
            <w:numPr>
              <w:numId w:val="37"/>
            </w:numPr>
            <w:spacing w:before="100" w:beforeAutospacing="1" w:after="100" w:afterAutospacing="1" w:line="360" w:lineRule="auto"/>
            <w:ind w:left="720" w:hanging="360"/>
          </w:pPr>
        </w:pPrChange>
      </w:pPr>
      <w:r w:rsidRPr="008439ED">
        <w:rPr>
          <w:rFonts w:ascii="Calibri" w:eastAsia="Times New Roman" w:hAnsi="Calibri" w:cs="Calibri"/>
          <w:lang w:eastAsia="es-CO"/>
        </w:rPr>
        <w:t>Establecimiento de metas de reducción del consumo total (por ejemplo: disminuir el consumo eléctrico en un 5 %).</w:t>
      </w:r>
    </w:p>
    <w:p w14:paraId="08F9E763" w14:textId="77777777" w:rsidR="00DF559B" w:rsidRPr="008439ED" w:rsidRDefault="00DF559B">
      <w:pPr>
        <w:numPr>
          <w:ilvl w:val="0"/>
          <w:numId w:val="33"/>
        </w:numPr>
        <w:spacing w:before="100" w:beforeAutospacing="1" w:after="100" w:afterAutospacing="1" w:line="360" w:lineRule="auto"/>
        <w:rPr>
          <w:rFonts w:ascii="Calibri" w:eastAsia="Times New Roman" w:hAnsi="Calibri" w:cs="Calibri"/>
          <w:lang w:eastAsia="es-CO"/>
        </w:rPr>
        <w:pPrChange w:id="508" w:author="LauraPGM" w:date="2025-10-01T09:45:00Z">
          <w:pPr>
            <w:numPr>
              <w:numId w:val="37"/>
            </w:numPr>
            <w:spacing w:before="100" w:beforeAutospacing="1" w:after="100" w:afterAutospacing="1" w:line="360" w:lineRule="auto"/>
            <w:ind w:left="720" w:hanging="360"/>
          </w:pPr>
        </w:pPrChange>
      </w:pPr>
      <w:r w:rsidRPr="008439ED">
        <w:rPr>
          <w:rFonts w:ascii="Calibri" w:eastAsia="Times New Roman" w:hAnsi="Calibri" w:cs="Calibri"/>
          <w:lang w:eastAsia="es-CO"/>
        </w:rPr>
        <w:t>Reportes generales de consumo energético a la alta dirección o a partes interesadas externas.</w:t>
      </w:r>
    </w:p>
    <w:p w14:paraId="762E678D" w14:textId="77777777" w:rsidR="00DF559B" w:rsidRPr="008439ED" w:rsidRDefault="00DF559B" w:rsidP="001D59AC">
      <w:pPr>
        <w:spacing w:before="100" w:beforeAutospacing="1" w:after="100" w:afterAutospacing="1" w:line="360" w:lineRule="auto"/>
        <w:rPr>
          <w:rFonts w:ascii="Calibri" w:eastAsia="Times New Roman" w:hAnsi="Calibri" w:cs="Calibri"/>
          <w:lang w:eastAsia="es-CO"/>
        </w:rPr>
      </w:pPr>
      <w:r w:rsidRPr="008439ED">
        <w:rPr>
          <w:rFonts w:ascii="Calibri" w:eastAsia="Times New Roman" w:hAnsi="Calibri" w:cs="Calibri"/>
          <w:b/>
          <w:bCs/>
          <w:lang w:eastAsia="es-CO"/>
        </w:rPr>
        <w:t>Ejemplos:</w:t>
      </w:r>
    </w:p>
    <w:p w14:paraId="6D477AF7" w14:textId="77777777" w:rsidR="00DF559B" w:rsidRPr="008439ED" w:rsidRDefault="00DF559B">
      <w:pPr>
        <w:numPr>
          <w:ilvl w:val="0"/>
          <w:numId w:val="38"/>
        </w:numPr>
        <w:spacing w:before="100" w:beforeAutospacing="1" w:after="100" w:afterAutospacing="1" w:line="360" w:lineRule="auto"/>
        <w:rPr>
          <w:rFonts w:ascii="Calibri" w:eastAsia="Times New Roman" w:hAnsi="Calibri" w:cs="Calibri"/>
          <w:lang w:eastAsia="es-CO"/>
        </w:rPr>
        <w:pPrChange w:id="509" w:author="LauraPGM" w:date="2025-10-01T09:45:00Z">
          <w:pPr>
            <w:numPr>
              <w:numId w:val="46"/>
            </w:numPr>
            <w:spacing w:before="100" w:beforeAutospacing="1" w:after="100" w:afterAutospacing="1" w:line="360" w:lineRule="auto"/>
            <w:ind w:left="720" w:hanging="360"/>
          </w:pPr>
        </w:pPrChange>
      </w:pPr>
      <w:r w:rsidRPr="008439ED">
        <w:rPr>
          <w:rFonts w:ascii="Calibri" w:eastAsia="Times New Roman" w:hAnsi="Calibri" w:cs="Calibri"/>
          <w:iCs/>
          <w:lang w:eastAsia="es-CO"/>
        </w:rPr>
        <w:t xml:space="preserve">El consumo total de electricidad de la fábrica en el último año fue de 12.000 </w:t>
      </w:r>
      <w:proofErr w:type="spellStart"/>
      <w:r w:rsidRPr="008439ED">
        <w:rPr>
          <w:rFonts w:ascii="Calibri" w:eastAsia="Times New Roman" w:hAnsi="Calibri" w:cs="Calibri"/>
          <w:iCs/>
          <w:lang w:eastAsia="es-CO"/>
        </w:rPr>
        <w:t>MWh</w:t>
      </w:r>
      <w:proofErr w:type="spellEnd"/>
      <w:r w:rsidRPr="008439ED">
        <w:rPr>
          <w:rFonts w:ascii="Calibri" w:eastAsia="Times New Roman" w:hAnsi="Calibri" w:cs="Calibri"/>
          <w:iCs/>
          <w:lang w:eastAsia="es-CO"/>
        </w:rPr>
        <w:t>.</w:t>
      </w:r>
    </w:p>
    <w:p w14:paraId="6C7BE6C0" w14:textId="08AC3EB7" w:rsidR="00DA5A3E" w:rsidRPr="008439ED" w:rsidRDefault="00DF559B">
      <w:pPr>
        <w:numPr>
          <w:ilvl w:val="0"/>
          <w:numId w:val="38"/>
        </w:numPr>
        <w:spacing w:before="100" w:beforeAutospacing="1" w:after="100" w:afterAutospacing="1" w:line="360" w:lineRule="auto"/>
        <w:rPr>
          <w:rFonts w:ascii="Calibri" w:eastAsia="Times New Roman" w:hAnsi="Calibri" w:cs="Calibri"/>
          <w:lang w:eastAsia="es-CO"/>
        </w:rPr>
        <w:pPrChange w:id="510" w:author="LauraPGM" w:date="2025-10-01T09:45:00Z">
          <w:pPr>
            <w:numPr>
              <w:numId w:val="46"/>
            </w:numPr>
            <w:spacing w:before="100" w:beforeAutospacing="1" w:after="100" w:afterAutospacing="1" w:line="360" w:lineRule="auto"/>
            <w:ind w:left="720" w:hanging="360"/>
          </w:pPr>
        </w:pPrChange>
      </w:pPr>
      <w:r w:rsidRPr="008439ED">
        <w:rPr>
          <w:rFonts w:ascii="Calibri" w:eastAsia="Times New Roman" w:hAnsi="Calibri" w:cs="Calibri"/>
          <w:iCs/>
          <w:lang w:eastAsia="es-CO"/>
        </w:rPr>
        <w:t>El consumo mensual de gas natural de la caldera central es de 5.000 m³.</w:t>
      </w:r>
    </w:p>
    <w:p w14:paraId="3A367E9B" w14:textId="4C6204DF" w:rsidR="00DF559B" w:rsidRPr="008439ED" w:rsidRDefault="00DF559B">
      <w:pPr>
        <w:pStyle w:val="Prrafodelista"/>
        <w:numPr>
          <w:ilvl w:val="0"/>
          <w:numId w:val="31"/>
        </w:numPr>
        <w:spacing w:before="100" w:beforeAutospacing="1" w:after="100" w:afterAutospacing="1" w:line="360" w:lineRule="auto"/>
        <w:outlineLvl w:val="2"/>
        <w:rPr>
          <w:rFonts w:ascii="Calibri" w:eastAsia="Times New Roman" w:hAnsi="Calibri" w:cs="Calibri"/>
          <w:b/>
          <w:bCs/>
          <w:lang w:eastAsia="es-CO"/>
        </w:rPr>
        <w:pPrChange w:id="511" w:author="LauraPGM" w:date="2025-10-01T09:45:00Z">
          <w:pPr>
            <w:pStyle w:val="Prrafodelista"/>
            <w:numPr>
              <w:numId w:val="35"/>
            </w:numPr>
            <w:spacing w:before="100" w:beforeAutospacing="1" w:after="100" w:afterAutospacing="1" w:line="360" w:lineRule="auto"/>
            <w:ind w:hanging="360"/>
            <w:outlineLvl w:val="2"/>
          </w:pPr>
        </w:pPrChange>
      </w:pPr>
      <w:bookmarkStart w:id="512" w:name="_Toc200949741"/>
      <w:r w:rsidRPr="008439ED">
        <w:rPr>
          <w:rFonts w:ascii="Calibri" w:eastAsia="Times New Roman" w:hAnsi="Calibri" w:cs="Calibri"/>
          <w:b/>
          <w:bCs/>
          <w:lang w:eastAsia="es-CO"/>
        </w:rPr>
        <w:t xml:space="preserve">IDEs </w:t>
      </w:r>
      <w:ins w:id="513" w:author="LauraPGM" w:date="2025-10-06T20:30:00Z">
        <w:r w:rsidR="001854E7" w:rsidRPr="008439ED">
          <w:rPr>
            <w:rFonts w:ascii="Calibri" w:eastAsia="Times New Roman" w:hAnsi="Calibri" w:cs="Calibri"/>
            <w:b/>
            <w:bCs/>
            <w:lang w:eastAsia="es-CO"/>
          </w:rPr>
          <w:t>r</w:t>
        </w:r>
      </w:ins>
      <w:del w:id="514" w:author="LauraPGM" w:date="2025-10-06T20:30:00Z">
        <w:r w:rsidRPr="008439ED" w:rsidDel="001854E7">
          <w:rPr>
            <w:rFonts w:ascii="Calibri" w:eastAsia="Times New Roman" w:hAnsi="Calibri" w:cs="Calibri"/>
            <w:b/>
            <w:bCs/>
            <w:lang w:eastAsia="es-CO"/>
          </w:rPr>
          <w:delText>R</w:delText>
        </w:r>
      </w:del>
      <w:r w:rsidRPr="008439ED">
        <w:rPr>
          <w:rFonts w:ascii="Calibri" w:eastAsia="Times New Roman" w:hAnsi="Calibri" w:cs="Calibri"/>
          <w:b/>
          <w:bCs/>
          <w:lang w:eastAsia="es-CO"/>
        </w:rPr>
        <w:t>elativos (intensidad energética por unidad de producción, servicio, área, etc</w:t>
      </w:r>
      <w:ins w:id="515" w:author="LauraPGM" w:date="2025-10-06T20:30:00Z">
        <w:r w:rsidR="000C1F74" w:rsidRPr="008439ED">
          <w:rPr>
            <w:rFonts w:ascii="Calibri" w:eastAsia="Times New Roman" w:hAnsi="Calibri" w:cs="Calibri"/>
            <w:b/>
            <w:bCs/>
            <w:lang w:eastAsia="es-CO"/>
          </w:rPr>
          <w:t>.</w:t>
        </w:r>
      </w:ins>
      <w:r w:rsidRPr="008439ED">
        <w:rPr>
          <w:rFonts w:ascii="Calibri" w:eastAsia="Times New Roman" w:hAnsi="Calibri" w:cs="Calibri"/>
          <w:b/>
          <w:bCs/>
          <w:lang w:eastAsia="es-CO"/>
        </w:rPr>
        <w:t>).</w:t>
      </w:r>
      <w:bookmarkEnd w:id="512"/>
    </w:p>
    <w:p w14:paraId="57A3E503" w14:textId="77777777" w:rsidR="00DF559B" w:rsidRPr="008439ED" w:rsidRDefault="00DF559B" w:rsidP="001D59AC">
      <w:pPr>
        <w:spacing w:line="360" w:lineRule="auto"/>
        <w:rPr>
          <w:rFonts w:ascii="Calibri" w:hAnsi="Calibri" w:cs="Calibri"/>
          <w:lang w:eastAsia="es-MX"/>
        </w:rPr>
      </w:pPr>
      <w:r w:rsidRPr="008439ED">
        <w:rPr>
          <w:rFonts w:ascii="Calibri" w:hAnsi="Calibri" w:cs="Calibri"/>
          <w:lang w:eastAsia="es-MX"/>
        </w:rPr>
        <w:t>Estos IDEs vinculan el consumo de energía con una métrica cuantificable de la actividad, la producción o el servicio proporcionado. Esto permite evaluar la eficiencia con la que se usa la energía para lograr un determinado resultado.</w:t>
      </w:r>
    </w:p>
    <w:p w14:paraId="459582B9" w14:textId="0409F232" w:rsidR="00DF559B" w:rsidRPr="008439ED" w:rsidRDefault="00DF559B" w:rsidP="001D59AC">
      <w:pPr>
        <w:spacing w:line="360" w:lineRule="auto"/>
        <w:rPr>
          <w:rFonts w:ascii="Calibri" w:hAnsi="Calibri" w:cs="Calibri"/>
          <w:lang w:eastAsia="es-MX"/>
        </w:rPr>
      </w:pPr>
    </w:p>
    <w:commentRangeStart w:id="516"/>
    <w:p w14:paraId="5D3A4A2B" w14:textId="0C9D1C64" w:rsidR="00DF559B" w:rsidRPr="008439ED" w:rsidRDefault="002A19B8" w:rsidP="001D59AC">
      <w:pPr>
        <w:spacing w:line="360" w:lineRule="auto"/>
        <w:rPr>
          <w:rFonts w:ascii="Calibri" w:hAnsi="Calibri" w:cs="Calibri"/>
          <w:lang w:eastAsia="es-MX"/>
        </w:rPr>
      </w:pPr>
      <w:r w:rsidRPr="008439ED">
        <w:rPr>
          <w:rFonts w:ascii="Calibri" w:hAnsi="Calibri" w:cs="Calibri"/>
          <w:noProof/>
          <w:lang w:eastAsia="es-CO"/>
          <w:rPrChange w:id="517" w:author="LauraPGM" w:date="2025-11-04T16:55:00Z">
            <w:rPr>
              <w:rFonts w:ascii="Calibri" w:hAnsi="Calibri" w:cs="Calibri"/>
              <w:noProof/>
              <w:lang w:eastAsia="es-CO"/>
            </w:rPr>
          </w:rPrChange>
        </w:rPr>
        <w:lastRenderedPageBreak/>
        <mc:AlternateContent>
          <mc:Choice Requires="wps">
            <w:drawing>
              <wp:anchor distT="0" distB="0" distL="114300" distR="114300" simplePos="0" relativeHeight="251681792" behindDoc="1" locked="0" layoutInCell="1" allowOverlap="1" wp14:anchorId="3834744E" wp14:editId="151B6015">
                <wp:simplePos x="0" y="0"/>
                <wp:positionH relativeFrom="column">
                  <wp:posOffset>-110490</wp:posOffset>
                </wp:positionH>
                <wp:positionV relativeFrom="paragraph">
                  <wp:posOffset>-49530</wp:posOffset>
                </wp:positionV>
                <wp:extent cx="6635750" cy="1879600"/>
                <wp:effectExtent l="57150" t="19050" r="69850" b="101600"/>
                <wp:wrapNone/>
                <wp:docPr id="1" name="Rectángulo 1"/>
                <wp:cNvGraphicFramePr/>
                <a:graphic xmlns:a="http://schemas.openxmlformats.org/drawingml/2006/main">
                  <a:graphicData uri="http://schemas.microsoft.com/office/word/2010/wordprocessingShape">
                    <wps:wsp>
                      <wps:cNvSpPr/>
                      <wps:spPr>
                        <a:xfrm>
                          <a:off x="0" y="0"/>
                          <a:ext cx="6635750" cy="18796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E39C9A" id="Rectángulo 1" o:spid="_x0000_s1026" style="position:absolute;margin-left:-8.7pt;margin-top:-3.9pt;width:522.5pt;height:148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516"/>
      <w:r w:rsidRPr="008439ED">
        <w:rPr>
          <w:rStyle w:val="Refdecomentario"/>
          <w:rFonts w:ascii="Calibri" w:hAnsi="Calibri" w:cs="Calibri"/>
          <w:sz w:val="22"/>
          <w:szCs w:val="22"/>
          <w:rPrChange w:id="518" w:author="LauraPGM" w:date="2025-11-04T16:55:00Z">
            <w:rPr>
              <w:rStyle w:val="Refdecomentario"/>
            </w:rPr>
          </w:rPrChange>
        </w:rPr>
        <w:commentReference w:id="516"/>
      </w:r>
      <w:r w:rsidR="00DF559B" w:rsidRPr="008439ED">
        <w:rPr>
          <w:rFonts w:ascii="Calibri" w:hAnsi="Calibri" w:cs="Calibri"/>
          <w:b/>
          <w:bCs/>
          <w:lang w:eastAsia="es-MX"/>
        </w:rPr>
        <w:t>¿Cómo funcionan?</w:t>
      </w:r>
      <w:r w:rsidR="00DF559B" w:rsidRPr="008439ED">
        <w:rPr>
          <w:rFonts w:ascii="Calibri" w:hAnsi="Calibri" w:cs="Calibri"/>
          <w:lang w:eastAsia="es-MX"/>
        </w:rPr>
        <w:t xml:space="preserve"> </w:t>
      </w:r>
    </w:p>
    <w:p w14:paraId="42B0F69F" w14:textId="77777777" w:rsidR="00DF559B" w:rsidRPr="008439ED" w:rsidRDefault="00DF559B" w:rsidP="001D59AC">
      <w:pPr>
        <w:spacing w:line="360" w:lineRule="auto"/>
        <w:rPr>
          <w:rFonts w:ascii="Calibri" w:hAnsi="Calibri" w:cs="Calibri"/>
          <w:lang w:eastAsia="es-MX"/>
        </w:rPr>
      </w:pPr>
    </w:p>
    <w:p w14:paraId="13C4DCDC" w14:textId="41EA6455" w:rsidR="00DF559B" w:rsidRPr="008439ED" w:rsidRDefault="00DF559B" w:rsidP="001D59AC">
      <w:pPr>
        <w:spacing w:line="360" w:lineRule="auto"/>
        <w:rPr>
          <w:rFonts w:ascii="Calibri" w:hAnsi="Calibri" w:cs="Calibri"/>
          <w:lang w:eastAsia="es-MX"/>
        </w:rPr>
      </w:pPr>
      <w:r w:rsidRPr="008439ED">
        <w:rPr>
          <w:rFonts w:ascii="Calibri" w:hAnsi="Calibri" w:cs="Calibri"/>
          <w:lang w:eastAsia="es-MX"/>
        </w:rPr>
        <w:t>Los IDEs relativos son mucho más informativos para evaluar el desempeño energético que los absolutos, ya que toman en cuenta el "trabajo realizado" o el "</w:t>
      </w:r>
      <w:r w:rsidRPr="008439ED">
        <w:rPr>
          <w:rFonts w:ascii="Calibri" w:hAnsi="Calibri" w:cs="Calibri"/>
          <w:i/>
          <w:lang w:eastAsia="es-MX"/>
          <w:rPrChange w:id="519" w:author="LauraPGM" w:date="2025-11-04T16:55:00Z">
            <w:rPr>
              <w:rFonts w:ascii="Calibri" w:hAnsi="Calibri" w:cs="Calibri"/>
              <w:lang w:eastAsia="es-MX"/>
            </w:rPr>
          </w:rPrChange>
        </w:rPr>
        <w:t>output</w:t>
      </w:r>
      <w:r w:rsidRPr="008439ED">
        <w:rPr>
          <w:rFonts w:ascii="Calibri" w:hAnsi="Calibri" w:cs="Calibri"/>
          <w:lang w:eastAsia="es-MX"/>
        </w:rPr>
        <w:t>" generado con la energía consumida. Una disminución en la intensidad energética o el consumo específico generalmente señala una mejora en la eficiencia. La clave para su efectividad radica en la selección de una métrica de actividad o producción que tenga una correlación directa y significativa con el consumo de energía.</w:t>
      </w:r>
    </w:p>
    <w:p w14:paraId="02599BBF" w14:textId="77777777" w:rsidR="00DF559B" w:rsidRPr="008439ED" w:rsidDel="00532D7F" w:rsidRDefault="00DF559B" w:rsidP="001D59AC">
      <w:pPr>
        <w:spacing w:line="360" w:lineRule="auto"/>
        <w:rPr>
          <w:del w:id="520" w:author="LauraPGM" w:date="2025-10-01T13:13:00Z"/>
          <w:rFonts w:ascii="Calibri" w:hAnsi="Calibri" w:cs="Calibri"/>
          <w:lang w:eastAsia="es-MX"/>
        </w:rPr>
      </w:pPr>
    </w:p>
    <w:p w14:paraId="3CBEE655" w14:textId="77777777" w:rsidR="00875B01" w:rsidRPr="008439ED" w:rsidRDefault="00875B01" w:rsidP="001D59AC">
      <w:pPr>
        <w:spacing w:line="360" w:lineRule="auto"/>
        <w:rPr>
          <w:rFonts w:ascii="Calibri" w:hAnsi="Calibri" w:cs="Calibri"/>
          <w:b/>
          <w:bCs/>
          <w:lang w:eastAsia="es-MX"/>
        </w:rPr>
      </w:pPr>
    </w:p>
    <w:p w14:paraId="5879C4D1" w14:textId="470A220B" w:rsidR="00875B01" w:rsidRPr="008439ED" w:rsidRDefault="00DF559B">
      <w:pPr>
        <w:numPr>
          <w:ilvl w:val="0"/>
          <w:numId w:val="34"/>
        </w:numPr>
        <w:spacing w:line="360" w:lineRule="auto"/>
        <w:rPr>
          <w:rFonts w:ascii="Calibri" w:hAnsi="Calibri" w:cs="Calibri"/>
          <w:lang w:eastAsia="es-MX"/>
        </w:rPr>
        <w:pPrChange w:id="521" w:author="LauraPGM" w:date="2025-10-01T09:45:00Z">
          <w:pPr>
            <w:numPr>
              <w:numId w:val="42"/>
            </w:numPr>
            <w:spacing w:line="360" w:lineRule="auto"/>
            <w:ind w:left="720" w:hanging="360"/>
          </w:pPr>
        </w:pPrChange>
      </w:pPr>
      <w:r w:rsidRPr="008439ED">
        <w:rPr>
          <w:rFonts w:ascii="Calibri" w:hAnsi="Calibri" w:cs="Calibri"/>
          <w:b/>
          <w:bCs/>
          <w:lang w:eastAsia="es-MX"/>
        </w:rPr>
        <w:t xml:space="preserve">Intensidad </w:t>
      </w:r>
      <w:ins w:id="522" w:author="LauraPGM" w:date="2025-10-06T20:31:00Z">
        <w:r w:rsidR="00085F89" w:rsidRPr="008439ED">
          <w:rPr>
            <w:rFonts w:ascii="Calibri" w:hAnsi="Calibri" w:cs="Calibri"/>
            <w:b/>
            <w:bCs/>
            <w:lang w:eastAsia="es-MX"/>
          </w:rPr>
          <w:t>e</w:t>
        </w:r>
      </w:ins>
      <w:del w:id="523" w:author="LauraPGM" w:date="2025-10-06T20:31:00Z">
        <w:r w:rsidRPr="008439ED" w:rsidDel="00085F89">
          <w:rPr>
            <w:rFonts w:ascii="Calibri" w:hAnsi="Calibri" w:cs="Calibri"/>
            <w:b/>
            <w:bCs/>
            <w:lang w:eastAsia="es-MX"/>
          </w:rPr>
          <w:delText>E</w:delText>
        </w:r>
      </w:del>
      <w:r w:rsidRPr="008439ED">
        <w:rPr>
          <w:rFonts w:ascii="Calibri" w:hAnsi="Calibri" w:cs="Calibri"/>
          <w:b/>
          <w:bCs/>
          <w:lang w:eastAsia="es-MX"/>
        </w:rPr>
        <w:t>nergética:</w:t>
      </w:r>
      <w:r w:rsidR="0030088D" w:rsidRPr="008439ED">
        <w:rPr>
          <w:rFonts w:ascii="Calibri" w:hAnsi="Calibri" w:cs="Calibri"/>
          <w:lang w:eastAsia="es-MX"/>
        </w:rPr>
        <w:t xml:space="preserve"> e</w:t>
      </w:r>
      <w:r w:rsidRPr="008439ED">
        <w:rPr>
          <w:rFonts w:ascii="Calibri" w:hAnsi="Calibri" w:cs="Calibri"/>
          <w:lang w:eastAsia="es-MX"/>
        </w:rPr>
        <w:t xml:space="preserve">xpresa la cantidad de energía consumida por unidad de salida o actividad de una entidad. La unidad en el denominador puede ser diversa y aplicable a distintos sectores. </w:t>
      </w:r>
    </w:p>
    <w:p w14:paraId="240B7391" w14:textId="0643C0B1" w:rsidR="0030088D" w:rsidRPr="008439ED" w:rsidRDefault="00DF559B">
      <w:pPr>
        <w:numPr>
          <w:ilvl w:val="0"/>
          <w:numId w:val="34"/>
        </w:numPr>
        <w:spacing w:line="360" w:lineRule="auto"/>
        <w:rPr>
          <w:rFonts w:ascii="Calibri" w:hAnsi="Calibri" w:cs="Calibri"/>
          <w:lang w:eastAsia="es-MX"/>
        </w:rPr>
        <w:pPrChange w:id="524" w:author="LauraPGM" w:date="2025-10-01T09:45:00Z">
          <w:pPr>
            <w:numPr>
              <w:numId w:val="42"/>
            </w:numPr>
            <w:spacing w:line="360" w:lineRule="auto"/>
            <w:ind w:left="720" w:hanging="360"/>
          </w:pPr>
        </w:pPrChange>
      </w:pPr>
      <w:r w:rsidRPr="008439ED">
        <w:rPr>
          <w:rFonts w:ascii="Calibri" w:hAnsi="Calibri" w:cs="Calibri"/>
          <w:b/>
          <w:iCs/>
          <w:lang w:eastAsia="es-MX"/>
        </w:rPr>
        <w:t>Ejemplos:</w:t>
      </w:r>
      <w:r w:rsidR="0030088D" w:rsidRPr="008439ED">
        <w:rPr>
          <w:rFonts w:ascii="Calibri" w:hAnsi="Calibri" w:cs="Calibri"/>
          <w:lang w:eastAsia="es-MX"/>
        </w:rPr>
        <w:t xml:space="preserve"> k</w:t>
      </w:r>
      <w:r w:rsidRPr="008439ED">
        <w:rPr>
          <w:rFonts w:ascii="Calibri" w:hAnsi="Calibri" w:cs="Calibri"/>
          <w:lang w:eastAsia="es-MX"/>
        </w:rPr>
        <w:t>ilovatio</w:t>
      </w:r>
      <w:r w:rsidR="0030088D" w:rsidRPr="008439ED">
        <w:rPr>
          <w:rFonts w:ascii="Calibri" w:hAnsi="Calibri" w:cs="Calibri"/>
          <w:lang w:eastAsia="es-MX"/>
        </w:rPr>
        <w:t xml:space="preserve"> </w:t>
      </w:r>
      <w:r w:rsidRPr="008439ED">
        <w:rPr>
          <w:rFonts w:ascii="Calibri" w:hAnsi="Calibri" w:cs="Calibri"/>
          <w:lang w:eastAsia="es-MX"/>
        </w:rPr>
        <w:t>-</w:t>
      </w:r>
      <w:r w:rsidR="0030088D" w:rsidRPr="008439ED">
        <w:rPr>
          <w:rFonts w:ascii="Calibri" w:hAnsi="Calibri" w:cs="Calibri"/>
          <w:lang w:eastAsia="es-MX"/>
        </w:rPr>
        <w:t xml:space="preserve"> </w:t>
      </w:r>
      <w:r w:rsidRPr="008439ED">
        <w:rPr>
          <w:rFonts w:ascii="Calibri" w:hAnsi="Calibri" w:cs="Calibri"/>
          <w:lang w:eastAsia="es-MX"/>
        </w:rPr>
        <w:t>hora por tonelada de producto fabricado (</w:t>
      </w:r>
      <w:proofErr w:type="spellStart"/>
      <w:r w:rsidRPr="008439ED">
        <w:rPr>
          <w:rFonts w:ascii="Calibri" w:hAnsi="Calibri" w:cs="Calibri"/>
          <w:lang w:eastAsia="es-MX"/>
        </w:rPr>
        <w:t>kWh</w:t>
      </w:r>
      <w:proofErr w:type="spellEnd"/>
      <w:r w:rsidR="00875B01" w:rsidRPr="008439ED">
        <w:rPr>
          <w:rFonts w:ascii="Calibri" w:hAnsi="Calibri" w:cs="Calibri"/>
          <w:lang w:eastAsia="es-MX"/>
        </w:rPr>
        <w:t xml:space="preserve"> </w:t>
      </w:r>
      <w:r w:rsidRPr="008439ED">
        <w:rPr>
          <w:rFonts w:ascii="Calibri" w:hAnsi="Calibri" w:cs="Calibri"/>
          <w:lang w:eastAsia="es-MX"/>
        </w:rPr>
        <w:t>/</w:t>
      </w:r>
      <w:r w:rsidR="00875B01" w:rsidRPr="008439ED">
        <w:rPr>
          <w:rFonts w:ascii="Calibri" w:hAnsi="Calibri" w:cs="Calibri"/>
          <w:lang w:eastAsia="es-MX"/>
        </w:rPr>
        <w:t xml:space="preserve"> </w:t>
      </w:r>
      <w:r w:rsidRPr="008439ED">
        <w:rPr>
          <w:rFonts w:ascii="Calibri" w:hAnsi="Calibri" w:cs="Calibri"/>
          <w:lang w:eastAsia="es-MX"/>
        </w:rPr>
        <w:t>ton), BTU por pie cuadrado de espacio de oficina (BTU</w:t>
      </w:r>
      <w:r w:rsidR="00875B01" w:rsidRPr="008439ED">
        <w:rPr>
          <w:rFonts w:ascii="Calibri" w:hAnsi="Calibri" w:cs="Calibri"/>
          <w:lang w:eastAsia="es-MX"/>
        </w:rPr>
        <w:t xml:space="preserve"> </w:t>
      </w:r>
      <w:r w:rsidRPr="008439ED">
        <w:rPr>
          <w:rFonts w:ascii="Calibri" w:hAnsi="Calibri" w:cs="Calibri"/>
          <w:lang w:eastAsia="es-MX"/>
        </w:rPr>
        <w:t>/</w:t>
      </w:r>
      <w:r w:rsidR="00875B01" w:rsidRPr="008439ED">
        <w:rPr>
          <w:rFonts w:ascii="Calibri" w:hAnsi="Calibri" w:cs="Calibri"/>
          <w:lang w:eastAsia="es-MX"/>
        </w:rPr>
        <w:t xml:space="preserve"> </w:t>
      </w:r>
      <w:r w:rsidRPr="008439ED">
        <w:rPr>
          <w:rFonts w:ascii="Calibri" w:hAnsi="Calibri" w:cs="Calibri"/>
          <w:lang w:eastAsia="es-MX"/>
        </w:rPr>
        <w:t>ft²), litros de combustible por kilómetro recorrido (L</w:t>
      </w:r>
      <w:r w:rsidR="007F459D" w:rsidRPr="008439ED">
        <w:rPr>
          <w:rFonts w:ascii="Calibri" w:hAnsi="Calibri" w:cs="Calibri"/>
          <w:lang w:eastAsia="es-MX"/>
        </w:rPr>
        <w:t xml:space="preserve"> </w:t>
      </w:r>
      <w:r w:rsidRPr="008439ED">
        <w:rPr>
          <w:rFonts w:ascii="Calibri" w:hAnsi="Calibri" w:cs="Calibri"/>
          <w:lang w:eastAsia="es-MX"/>
        </w:rPr>
        <w:t>/</w:t>
      </w:r>
      <w:r w:rsidR="007F459D" w:rsidRPr="008439ED">
        <w:rPr>
          <w:rFonts w:ascii="Calibri" w:hAnsi="Calibri" w:cs="Calibri"/>
          <w:lang w:eastAsia="es-MX"/>
        </w:rPr>
        <w:t xml:space="preserve"> </w:t>
      </w:r>
      <w:r w:rsidRPr="008439ED">
        <w:rPr>
          <w:rFonts w:ascii="Calibri" w:hAnsi="Calibri" w:cs="Calibri"/>
          <w:lang w:eastAsia="es-MX"/>
        </w:rPr>
        <w:t>km), kilovatio</w:t>
      </w:r>
      <w:r w:rsidR="007F459D" w:rsidRPr="008439ED">
        <w:rPr>
          <w:rFonts w:ascii="Calibri" w:hAnsi="Calibri" w:cs="Calibri"/>
          <w:lang w:eastAsia="es-MX"/>
        </w:rPr>
        <w:t xml:space="preserve"> </w:t>
      </w:r>
      <w:r w:rsidRPr="008439ED">
        <w:rPr>
          <w:rFonts w:ascii="Calibri" w:hAnsi="Calibri" w:cs="Calibri"/>
          <w:lang w:eastAsia="es-MX"/>
        </w:rPr>
        <w:t>-</w:t>
      </w:r>
      <w:r w:rsidR="007F459D" w:rsidRPr="008439ED">
        <w:rPr>
          <w:rFonts w:ascii="Calibri" w:hAnsi="Calibri" w:cs="Calibri"/>
          <w:lang w:eastAsia="es-MX"/>
        </w:rPr>
        <w:t xml:space="preserve"> </w:t>
      </w:r>
      <w:r w:rsidRPr="008439ED">
        <w:rPr>
          <w:rFonts w:ascii="Calibri" w:hAnsi="Calibri" w:cs="Calibri"/>
          <w:lang w:eastAsia="es-MX"/>
        </w:rPr>
        <w:t>hora por empleado a tiempo completo (</w:t>
      </w:r>
      <w:proofErr w:type="spellStart"/>
      <w:r w:rsidRPr="008439ED">
        <w:rPr>
          <w:rFonts w:ascii="Calibri" w:hAnsi="Calibri" w:cs="Calibri"/>
          <w:lang w:eastAsia="es-MX"/>
        </w:rPr>
        <w:t>kWh</w:t>
      </w:r>
      <w:proofErr w:type="spellEnd"/>
      <w:r w:rsidR="00875B01" w:rsidRPr="008439ED">
        <w:rPr>
          <w:rFonts w:ascii="Calibri" w:hAnsi="Calibri" w:cs="Calibri"/>
          <w:lang w:eastAsia="es-MX"/>
        </w:rPr>
        <w:t xml:space="preserve"> </w:t>
      </w:r>
      <w:r w:rsidRPr="008439ED">
        <w:rPr>
          <w:rFonts w:ascii="Calibri" w:hAnsi="Calibri" w:cs="Calibri"/>
          <w:lang w:eastAsia="es-MX"/>
        </w:rPr>
        <w:t>/</w:t>
      </w:r>
      <w:r w:rsidR="00875B01" w:rsidRPr="008439ED">
        <w:rPr>
          <w:rFonts w:ascii="Calibri" w:hAnsi="Calibri" w:cs="Calibri"/>
          <w:lang w:eastAsia="es-MX"/>
        </w:rPr>
        <w:t xml:space="preserve"> </w:t>
      </w:r>
      <w:r w:rsidRPr="008439ED">
        <w:rPr>
          <w:rFonts w:ascii="Calibri" w:hAnsi="Calibri" w:cs="Calibri"/>
          <w:lang w:eastAsia="es-MX"/>
        </w:rPr>
        <w:t>FTE).</w:t>
      </w:r>
    </w:p>
    <w:p w14:paraId="78CB6869" w14:textId="6AC8E4EC" w:rsidR="00DF559B" w:rsidRPr="008439ED" w:rsidRDefault="00DF559B">
      <w:pPr>
        <w:numPr>
          <w:ilvl w:val="0"/>
          <w:numId w:val="34"/>
        </w:numPr>
        <w:spacing w:line="360" w:lineRule="auto"/>
        <w:rPr>
          <w:rFonts w:ascii="Calibri" w:hAnsi="Calibri" w:cs="Calibri"/>
          <w:lang w:eastAsia="es-MX"/>
        </w:rPr>
        <w:pPrChange w:id="525" w:author="LauraPGM" w:date="2025-10-01T09:45:00Z">
          <w:pPr>
            <w:numPr>
              <w:numId w:val="42"/>
            </w:numPr>
            <w:spacing w:line="360" w:lineRule="auto"/>
            <w:ind w:left="720" w:hanging="360"/>
          </w:pPr>
        </w:pPrChange>
      </w:pPr>
      <w:r w:rsidRPr="008439ED">
        <w:rPr>
          <w:rFonts w:ascii="Calibri" w:hAnsi="Calibri" w:cs="Calibri"/>
          <w:b/>
          <w:bCs/>
          <w:lang w:eastAsia="es-MX"/>
        </w:rPr>
        <w:t xml:space="preserve">Consumo </w:t>
      </w:r>
      <w:ins w:id="526" w:author="LauraPGM" w:date="2025-10-06T20:31:00Z">
        <w:r w:rsidR="00085F89" w:rsidRPr="008439ED">
          <w:rPr>
            <w:rFonts w:ascii="Calibri" w:hAnsi="Calibri" w:cs="Calibri"/>
            <w:b/>
            <w:bCs/>
            <w:lang w:eastAsia="es-MX"/>
          </w:rPr>
          <w:t>e</w:t>
        </w:r>
      </w:ins>
      <w:del w:id="527" w:author="LauraPGM" w:date="2025-10-06T20:31:00Z">
        <w:r w:rsidRPr="008439ED" w:rsidDel="00085F89">
          <w:rPr>
            <w:rFonts w:ascii="Calibri" w:hAnsi="Calibri" w:cs="Calibri"/>
            <w:b/>
            <w:bCs/>
            <w:lang w:eastAsia="es-MX"/>
          </w:rPr>
          <w:delText>E</w:delText>
        </w:r>
      </w:del>
      <w:r w:rsidRPr="008439ED">
        <w:rPr>
          <w:rFonts w:ascii="Calibri" w:hAnsi="Calibri" w:cs="Calibri"/>
          <w:b/>
          <w:bCs/>
          <w:lang w:eastAsia="es-MX"/>
        </w:rPr>
        <w:t>specífico:</w:t>
      </w:r>
      <w:r w:rsidR="0030088D" w:rsidRPr="008439ED">
        <w:rPr>
          <w:rFonts w:ascii="Calibri" w:hAnsi="Calibri" w:cs="Calibri"/>
          <w:lang w:eastAsia="es-MX"/>
        </w:rPr>
        <w:t xml:space="preserve"> s</w:t>
      </w:r>
      <w:r w:rsidRPr="008439ED">
        <w:rPr>
          <w:rFonts w:ascii="Calibri" w:hAnsi="Calibri" w:cs="Calibri"/>
          <w:lang w:eastAsia="es-MX"/>
        </w:rPr>
        <w:t xml:space="preserve">e enfoca en la cantidad de energía requerida para producir una unidad </w:t>
      </w:r>
      <w:r w:rsidRPr="008439ED">
        <w:rPr>
          <w:rFonts w:ascii="Calibri" w:hAnsi="Calibri" w:cs="Calibri"/>
          <w:iCs/>
          <w:lang w:eastAsia="es-MX"/>
          <w:rPrChange w:id="528" w:author="LauraPGM" w:date="2025-11-04T16:55:00Z">
            <w:rPr>
              <w:rFonts w:ascii="Calibri" w:hAnsi="Calibri" w:cs="Calibri"/>
              <w:i/>
              <w:iCs/>
              <w:lang w:eastAsia="es-MX"/>
            </w:rPr>
          </w:rPrChange>
        </w:rPr>
        <w:t>específica</w:t>
      </w:r>
      <w:r w:rsidRPr="008439ED">
        <w:rPr>
          <w:rFonts w:ascii="Calibri" w:hAnsi="Calibri" w:cs="Calibri"/>
          <w:lang w:eastAsia="es-MX"/>
        </w:rPr>
        <w:t xml:space="preserve"> y bien definida de producto o servicio. A menudo se usa para procesos muy particulares. </w:t>
      </w:r>
    </w:p>
    <w:p w14:paraId="0255463C" w14:textId="1BDF231B" w:rsidR="0030088D" w:rsidRPr="008439ED" w:rsidRDefault="00DF559B">
      <w:pPr>
        <w:pStyle w:val="Prrafodelista"/>
        <w:numPr>
          <w:ilvl w:val="0"/>
          <w:numId w:val="35"/>
        </w:numPr>
        <w:spacing w:line="360" w:lineRule="auto"/>
        <w:rPr>
          <w:rFonts w:ascii="Calibri" w:hAnsi="Calibri" w:cs="Calibri"/>
          <w:lang w:eastAsia="es-MX"/>
        </w:rPr>
        <w:pPrChange w:id="529" w:author="LauraPGM" w:date="2025-10-01T09:45:00Z">
          <w:pPr>
            <w:pStyle w:val="Prrafodelista"/>
            <w:numPr>
              <w:numId w:val="43"/>
            </w:numPr>
            <w:tabs>
              <w:tab w:val="num" w:pos="720"/>
            </w:tabs>
            <w:spacing w:line="360" w:lineRule="auto"/>
            <w:ind w:hanging="360"/>
          </w:pPr>
        </w:pPrChange>
      </w:pPr>
      <w:r w:rsidRPr="008439ED">
        <w:rPr>
          <w:rFonts w:ascii="Calibri" w:hAnsi="Calibri" w:cs="Calibri"/>
          <w:b/>
          <w:iCs/>
          <w:lang w:eastAsia="es-MX"/>
        </w:rPr>
        <w:t>Ejemplos:</w:t>
      </w:r>
      <w:r w:rsidR="0030088D" w:rsidRPr="008439ED">
        <w:rPr>
          <w:rFonts w:ascii="Calibri" w:hAnsi="Calibri" w:cs="Calibri"/>
          <w:lang w:eastAsia="es-MX"/>
        </w:rPr>
        <w:t xml:space="preserve"> k</w:t>
      </w:r>
      <w:r w:rsidRPr="008439ED">
        <w:rPr>
          <w:rFonts w:ascii="Calibri" w:hAnsi="Calibri" w:cs="Calibri"/>
          <w:lang w:eastAsia="es-MX"/>
        </w:rPr>
        <w:t>ilogramos de vapor por kilogramo de producto calentado (kg vapor</w:t>
      </w:r>
      <w:r w:rsidR="0030088D" w:rsidRPr="008439ED">
        <w:rPr>
          <w:rFonts w:ascii="Calibri" w:hAnsi="Calibri" w:cs="Calibri"/>
          <w:lang w:eastAsia="es-MX"/>
        </w:rPr>
        <w:t xml:space="preserve"> </w:t>
      </w:r>
      <w:r w:rsidRPr="008439ED">
        <w:rPr>
          <w:rFonts w:ascii="Calibri" w:hAnsi="Calibri" w:cs="Calibri"/>
          <w:lang w:eastAsia="es-MX"/>
        </w:rPr>
        <w:t>/</w:t>
      </w:r>
      <w:r w:rsidR="0030088D" w:rsidRPr="008439ED">
        <w:rPr>
          <w:rFonts w:ascii="Calibri" w:hAnsi="Calibri" w:cs="Calibri"/>
          <w:lang w:eastAsia="es-MX"/>
        </w:rPr>
        <w:t xml:space="preserve"> </w:t>
      </w:r>
      <w:r w:rsidRPr="008439ED">
        <w:rPr>
          <w:rFonts w:ascii="Calibri" w:hAnsi="Calibri" w:cs="Calibri"/>
          <w:lang w:eastAsia="es-MX"/>
        </w:rPr>
        <w:t>kg producto), metros cúbicos de gas natural por unidad de vidrio fabricado (m³</w:t>
      </w:r>
      <w:r w:rsidR="007F459D" w:rsidRPr="008439ED">
        <w:rPr>
          <w:rFonts w:ascii="Calibri" w:hAnsi="Calibri" w:cs="Calibri"/>
          <w:lang w:eastAsia="es-MX"/>
        </w:rPr>
        <w:t xml:space="preserve"> </w:t>
      </w:r>
      <w:r w:rsidRPr="008439ED">
        <w:rPr>
          <w:rFonts w:ascii="Calibri" w:hAnsi="Calibri" w:cs="Calibri"/>
          <w:lang w:eastAsia="es-MX"/>
        </w:rPr>
        <w:t>/</w:t>
      </w:r>
      <w:r w:rsidR="007F459D" w:rsidRPr="008439ED">
        <w:rPr>
          <w:rFonts w:ascii="Calibri" w:hAnsi="Calibri" w:cs="Calibri"/>
          <w:lang w:eastAsia="es-MX"/>
        </w:rPr>
        <w:t xml:space="preserve"> </w:t>
      </w:r>
      <w:r w:rsidRPr="008439ED">
        <w:rPr>
          <w:rFonts w:ascii="Calibri" w:hAnsi="Calibri" w:cs="Calibri"/>
          <w:lang w:eastAsia="es-MX"/>
        </w:rPr>
        <w:t>unidad), kilovatio</w:t>
      </w:r>
      <w:r w:rsidR="007F459D" w:rsidRPr="008439ED">
        <w:rPr>
          <w:rFonts w:ascii="Calibri" w:hAnsi="Calibri" w:cs="Calibri"/>
          <w:lang w:eastAsia="es-MX"/>
        </w:rPr>
        <w:t xml:space="preserve"> </w:t>
      </w:r>
      <w:r w:rsidRPr="008439ED">
        <w:rPr>
          <w:rFonts w:ascii="Calibri" w:hAnsi="Calibri" w:cs="Calibri"/>
          <w:lang w:eastAsia="es-MX"/>
        </w:rPr>
        <w:t>-</w:t>
      </w:r>
      <w:r w:rsidR="007F459D" w:rsidRPr="008439ED">
        <w:rPr>
          <w:rFonts w:ascii="Calibri" w:hAnsi="Calibri" w:cs="Calibri"/>
          <w:lang w:eastAsia="es-MX"/>
        </w:rPr>
        <w:t xml:space="preserve"> </w:t>
      </w:r>
      <w:r w:rsidRPr="008439ED">
        <w:rPr>
          <w:rFonts w:ascii="Calibri" w:hAnsi="Calibri" w:cs="Calibri"/>
          <w:lang w:eastAsia="es-MX"/>
        </w:rPr>
        <w:t>hora por unidad ensamblada.</w:t>
      </w:r>
    </w:p>
    <w:p w14:paraId="5A528917" w14:textId="77777777" w:rsidR="00472188" w:rsidRPr="008439ED" w:rsidRDefault="00472188" w:rsidP="001D59AC">
      <w:pPr>
        <w:pStyle w:val="Prrafodelista"/>
        <w:spacing w:line="360" w:lineRule="auto"/>
        <w:rPr>
          <w:rFonts w:ascii="Calibri" w:hAnsi="Calibri" w:cs="Calibri"/>
          <w:lang w:eastAsia="es-MX"/>
        </w:rPr>
      </w:pPr>
    </w:p>
    <w:p w14:paraId="03557459" w14:textId="77777777" w:rsidR="00DF559B" w:rsidRPr="008439ED" w:rsidRDefault="00DF559B">
      <w:pPr>
        <w:pStyle w:val="Prrafodelista"/>
        <w:numPr>
          <w:ilvl w:val="0"/>
          <w:numId w:val="35"/>
        </w:numPr>
        <w:spacing w:line="360" w:lineRule="auto"/>
        <w:rPr>
          <w:rFonts w:ascii="Calibri" w:hAnsi="Calibri" w:cs="Calibri"/>
          <w:lang w:eastAsia="es-MX"/>
        </w:rPr>
        <w:pPrChange w:id="530" w:author="LauraPGM" w:date="2025-10-01T09:45:00Z">
          <w:pPr>
            <w:pStyle w:val="Prrafodelista"/>
            <w:numPr>
              <w:numId w:val="43"/>
            </w:numPr>
            <w:tabs>
              <w:tab w:val="num" w:pos="720"/>
            </w:tabs>
            <w:spacing w:line="360" w:lineRule="auto"/>
            <w:ind w:hanging="360"/>
          </w:pPr>
        </w:pPrChange>
      </w:pPr>
      <w:r w:rsidRPr="008439ED">
        <w:rPr>
          <w:rFonts w:ascii="Calibri" w:hAnsi="Calibri" w:cs="Calibri"/>
          <w:b/>
          <w:bCs/>
          <w:lang w:eastAsia="es-MX"/>
        </w:rPr>
        <w:t>Aplicaciones comunes:</w:t>
      </w:r>
      <w:r w:rsidRPr="008439ED">
        <w:rPr>
          <w:rFonts w:ascii="Calibri" w:hAnsi="Calibri" w:cs="Calibri"/>
          <w:lang w:eastAsia="es-MX"/>
        </w:rPr>
        <w:t xml:space="preserve"> </w:t>
      </w:r>
    </w:p>
    <w:p w14:paraId="005D2951" w14:textId="77777777" w:rsidR="00DF559B" w:rsidRPr="008439ED" w:rsidRDefault="00DF559B">
      <w:pPr>
        <w:numPr>
          <w:ilvl w:val="0"/>
          <w:numId w:val="36"/>
        </w:numPr>
        <w:spacing w:line="360" w:lineRule="auto"/>
        <w:rPr>
          <w:rFonts w:ascii="Calibri" w:hAnsi="Calibri" w:cs="Calibri"/>
          <w:lang w:eastAsia="es-MX"/>
        </w:rPr>
        <w:pPrChange w:id="531" w:author="LauraPGM" w:date="2025-10-01T09:45:00Z">
          <w:pPr>
            <w:numPr>
              <w:numId w:val="44"/>
            </w:numPr>
            <w:tabs>
              <w:tab w:val="num" w:pos="720"/>
            </w:tabs>
            <w:spacing w:line="360" w:lineRule="auto"/>
            <w:ind w:left="720" w:hanging="360"/>
          </w:pPr>
        </w:pPrChange>
      </w:pPr>
      <w:r w:rsidRPr="008439ED">
        <w:rPr>
          <w:rFonts w:ascii="Calibri" w:hAnsi="Calibri" w:cs="Calibri"/>
          <w:lang w:eastAsia="es-MX"/>
        </w:rPr>
        <w:t>Evaluación de la eficiencia energética de procesos productivos o de servicio.</w:t>
      </w:r>
    </w:p>
    <w:p w14:paraId="1106B7A2" w14:textId="77777777" w:rsidR="00DF559B" w:rsidRPr="008439ED" w:rsidRDefault="00DF559B">
      <w:pPr>
        <w:numPr>
          <w:ilvl w:val="0"/>
          <w:numId w:val="36"/>
        </w:numPr>
        <w:spacing w:line="360" w:lineRule="auto"/>
        <w:rPr>
          <w:rFonts w:ascii="Calibri" w:hAnsi="Calibri" w:cs="Calibri"/>
          <w:lang w:eastAsia="es-MX"/>
        </w:rPr>
        <w:pPrChange w:id="532" w:author="LauraPGM" w:date="2025-10-01T09:45:00Z">
          <w:pPr>
            <w:numPr>
              <w:numId w:val="44"/>
            </w:numPr>
            <w:tabs>
              <w:tab w:val="num" w:pos="720"/>
            </w:tabs>
            <w:spacing w:line="360" w:lineRule="auto"/>
            <w:ind w:left="720" w:hanging="360"/>
          </w:pPr>
        </w:pPrChange>
      </w:pPr>
      <w:r w:rsidRPr="008439ED">
        <w:rPr>
          <w:rFonts w:ascii="Calibri" w:hAnsi="Calibri" w:cs="Calibri"/>
          <w:lang w:eastAsia="es-MX"/>
        </w:rPr>
        <w:t>Comparación del desempeño energético entre diferentes instalaciones o líneas de producción que generan el mismo tipo de bien o servicio.</w:t>
      </w:r>
    </w:p>
    <w:p w14:paraId="49BF85F6" w14:textId="77777777" w:rsidR="00DF559B" w:rsidRPr="008439ED" w:rsidRDefault="00DF559B">
      <w:pPr>
        <w:numPr>
          <w:ilvl w:val="0"/>
          <w:numId w:val="36"/>
        </w:numPr>
        <w:spacing w:line="360" w:lineRule="auto"/>
        <w:rPr>
          <w:rFonts w:ascii="Calibri" w:hAnsi="Calibri" w:cs="Calibri"/>
          <w:lang w:eastAsia="es-MX"/>
        </w:rPr>
        <w:pPrChange w:id="533" w:author="LauraPGM" w:date="2025-10-01T09:45:00Z">
          <w:pPr>
            <w:numPr>
              <w:numId w:val="44"/>
            </w:numPr>
            <w:tabs>
              <w:tab w:val="num" w:pos="720"/>
            </w:tabs>
            <w:spacing w:line="360" w:lineRule="auto"/>
            <w:ind w:left="720" w:hanging="360"/>
          </w:pPr>
        </w:pPrChange>
      </w:pPr>
      <w:r w:rsidRPr="008439ED">
        <w:rPr>
          <w:rFonts w:ascii="Calibri" w:hAnsi="Calibri" w:cs="Calibri"/>
          <w:lang w:eastAsia="es-MX"/>
        </w:rPr>
        <w:t>Seguimiento de la mejora de la eficiencia a lo largo del tiempo, ajustada por variaciones en la producción o actividad.</w:t>
      </w:r>
    </w:p>
    <w:p w14:paraId="53831AD8" w14:textId="77777777" w:rsidR="00DF559B" w:rsidRPr="008439ED" w:rsidRDefault="00DF559B">
      <w:pPr>
        <w:numPr>
          <w:ilvl w:val="0"/>
          <w:numId w:val="36"/>
        </w:numPr>
        <w:spacing w:line="360" w:lineRule="auto"/>
        <w:rPr>
          <w:rFonts w:ascii="Calibri" w:hAnsi="Calibri" w:cs="Calibri"/>
          <w:lang w:eastAsia="es-MX"/>
        </w:rPr>
        <w:pPrChange w:id="534" w:author="LauraPGM" w:date="2025-10-01T09:45:00Z">
          <w:pPr>
            <w:numPr>
              <w:numId w:val="44"/>
            </w:numPr>
            <w:tabs>
              <w:tab w:val="num" w:pos="720"/>
            </w:tabs>
            <w:spacing w:line="360" w:lineRule="auto"/>
            <w:ind w:left="720" w:hanging="360"/>
          </w:pPr>
        </w:pPrChange>
      </w:pPr>
      <w:r w:rsidRPr="008439ED">
        <w:rPr>
          <w:rFonts w:ascii="Calibri" w:hAnsi="Calibri" w:cs="Calibri"/>
          <w:lang w:eastAsia="es-MX"/>
        </w:rPr>
        <w:t>Establecimiento de objetivos de eficiencia energética por unidad de producción o servicio.</w:t>
      </w:r>
    </w:p>
    <w:p w14:paraId="67A9B2C6" w14:textId="77777777" w:rsidR="00DF559B" w:rsidRPr="008439ED" w:rsidRDefault="00DF559B" w:rsidP="001D59AC">
      <w:pPr>
        <w:spacing w:line="360" w:lineRule="auto"/>
        <w:ind w:left="720"/>
        <w:rPr>
          <w:rFonts w:ascii="Calibri" w:hAnsi="Calibri" w:cs="Calibri"/>
          <w:lang w:eastAsia="es-MX"/>
        </w:rPr>
      </w:pPr>
    </w:p>
    <w:p w14:paraId="743C3BC1" w14:textId="77777777" w:rsidR="00DF559B" w:rsidRPr="008439ED" w:rsidRDefault="00DF559B">
      <w:pPr>
        <w:pStyle w:val="Prrafodelista"/>
        <w:numPr>
          <w:ilvl w:val="0"/>
          <w:numId w:val="37"/>
        </w:numPr>
        <w:spacing w:line="360" w:lineRule="auto"/>
        <w:rPr>
          <w:rFonts w:ascii="Calibri" w:hAnsi="Calibri" w:cs="Calibri"/>
          <w:lang w:eastAsia="es-MX"/>
        </w:rPr>
        <w:pPrChange w:id="535" w:author="LauraPGM" w:date="2025-10-01T09:45:00Z">
          <w:pPr>
            <w:pStyle w:val="Prrafodelista"/>
            <w:numPr>
              <w:numId w:val="45"/>
            </w:numPr>
            <w:tabs>
              <w:tab w:val="num" w:pos="720"/>
            </w:tabs>
            <w:spacing w:line="360" w:lineRule="auto"/>
            <w:ind w:hanging="360"/>
          </w:pPr>
        </w:pPrChange>
      </w:pPr>
      <w:r w:rsidRPr="008439ED">
        <w:rPr>
          <w:rFonts w:ascii="Calibri" w:hAnsi="Calibri" w:cs="Calibri"/>
          <w:b/>
          <w:bCs/>
          <w:lang w:eastAsia="es-MX"/>
        </w:rPr>
        <w:t>Ejemplos específicos:</w:t>
      </w:r>
      <w:r w:rsidRPr="008439ED">
        <w:rPr>
          <w:rFonts w:ascii="Calibri" w:hAnsi="Calibri" w:cs="Calibri"/>
          <w:lang w:eastAsia="es-MX"/>
        </w:rPr>
        <w:t xml:space="preserve"> </w:t>
      </w:r>
    </w:p>
    <w:p w14:paraId="45CD558C" w14:textId="1548EC35" w:rsidR="00DF559B" w:rsidRPr="008439ED" w:rsidRDefault="00117324">
      <w:pPr>
        <w:numPr>
          <w:ilvl w:val="0"/>
          <w:numId w:val="37"/>
        </w:numPr>
        <w:spacing w:line="360" w:lineRule="auto"/>
        <w:rPr>
          <w:rFonts w:ascii="Calibri" w:hAnsi="Calibri" w:cs="Calibri"/>
          <w:lang w:eastAsia="es-MX"/>
        </w:rPr>
        <w:pPrChange w:id="536" w:author="LauraPGM" w:date="2025-10-01T09:45:00Z">
          <w:pPr>
            <w:numPr>
              <w:numId w:val="47"/>
            </w:numPr>
            <w:spacing w:line="360" w:lineRule="auto"/>
            <w:ind w:left="720" w:hanging="360"/>
          </w:pPr>
        </w:pPrChange>
      </w:pPr>
      <w:ins w:id="537" w:author="LauraPGM" w:date="2025-10-06T20:34:00Z">
        <w:r w:rsidRPr="008439ED">
          <w:rPr>
            <w:rFonts w:ascii="Calibri" w:hAnsi="Calibri" w:cs="Calibri"/>
            <w:lang w:eastAsia="es-MX"/>
          </w:rPr>
          <w:t>La intensidad energética correspondiente a la línea</w:t>
        </w:r>
        <w:r w:rsidRPr="008439ED" w:rsidDel="00117324">
          <w:rPr>
            <w:rFonts w:ascii="Calibri" w:hAnsi="Calibri" w:cs="Calibri"/>
            <w:lang w:eastAsia="es-MX"/>
          </w:rPr>
          <w:t xml:space="preserve"> </w:t>
        </w:r>
      </w:ins>
      <w:del w:id="538" w:author="LauraPGM" w:date="2025-10-06T20:34:00Z">
        <w:r w:rsidR="00DF559B" w:rsidRPr="008439ED" w:rsidDel="00117324">
          <w:rPr>
            <w:rFonts w:ascii="Calibri" w:hAnsi="Calibri" w:cs="Calibri"/>
            <w:lang w:eastAsia="es-MX"/>
          </w:rPr>
          <w:delText xml:space="preserve">La intensidad energética de nuestra línea </w:delText>
        </w:r>
      </w:del>
      <w:r w:rsidR="00DF559B" w:rsidRPr="008439ED">
        <w:rPr>
          <w:rFonts w:ascii="Calibri" w:hAnsi="Calibri" w:cs="Calibri"/>
          <w:lang w:eastAsia="es-MX"/>
        </w:rPr>
        <w:t xml:space="preserve">de producción de botellas plásticas es de 0.8 </w:t>
      </w:r>
      <w:proofErr w:type="spellStart"/>
      <w:r w:rsidR="00DF559B" w:rsidRPr="008439ED">
        <w:rPr>
          <w:rFonts w:ascii="Calibri" w:hAnsi="Calibri" w:cs="Calibri"/>
          <w:lang w:eastAsia="es-MX"/>
        </w:rPr>
        <w:t>kWh</w:t>
      </w:r>
      <w:proofErr w:type="spellEnd"/>
      <w:r w:rsidR="00DF559B" w:rsidRPr="008439ED">
        <w:rPr>
          <w:rFonts w:ascii="Calibri" w:hAnsi="Calibri" w:cs="Calibri"/>
          <w:lang w:eastAsia="es-MX"/>
        </w:rPr>
        <w:t xml:space="preserve"> por </w:t>
      </w:r>
      <w:r w:rsidR="0030088D" w:rsidRPr="008439ED">
        <w:rPr>
          <w:rFonts w:ascii="Calibri" w:hAnsi="Calibri" w:cs="Calibri"/>
          <w:lang w:eastAsia="es-MX"/>
        </w:rPr>
        <w:t>botella.</w:t>
      </w:r>
    </w:p>
    <w:p w14:paraId="1F74B7DF" w14:textId="77777777" w:rsidR="00472188" w:rsidRPr="008439ED" w:rsidRDefault="00DF559B">
      <w:pPr>
        <w:numPr>
          <w:ilvl w:val="0"/>
          <w:numId w:val="39"/>
        </w:numPr>
        <w:spacing w:line="360" w:lineRule="auto"/>
        <w:rPr>
          <w:rFonts w:ascii="Calibri" w:hAnsi="Calibri" w:cs="Calibri"/>
          <w:lang w:eastAsia="es-MX"/>
        </w:rPr>
        <w:pPrChange w:id="539" w:author="LauraPGM" w:date="2025-10-01T09:45:00Z">
          <w:pPr>
            <w:numPr>
              <w:numId w:val="47"/>
            </w:numPr>
            <w:spacing w:line="360" w:lineRule="auto"/>
            <w:ind w:left="720" w:hanging="360"/>
          </w:pPr>
        </w:pPrChange>
      </w:pPr>
      <w:r w:rsidRPr="008439ED">
        <w:rPr>
          <w:rFonts w:ascii="Calibri" w:hAnsi="Calibri" w:cs="Calibri"/>
          <w:lang w:eastAsia="es-MX"/>
        </w:rPr>
        <w:t>El consumo específico de gas para secado es de 0.5 m</w:t>
      </w:r>
      <w:r w:rsidR="0030088D" w:rsidRPr="008439ED">
        <w:rPr>
          <w:rFonts w:ascii="Calibri" w:hAnsi="Calibri" w:cs="Calibri"/>
          <w:lang w:eastAsia="es-MX"/>
        </w:rPr>
        <w:t>³ por kg de material procesado.</w:t>
      </w:r>
    </w:p>
    <w:p w14:paraId="3EE44A9A" w14:textId="77777777" w:rsidR="00472188" w:rsidRPr="008439ED" w:rsidRDefault="00472188" w:rsidP="001D59AC">
      <w:pPr>
        <w:pStyle w:val="Prrafodelista"/>
        <w:spacing w:before="100" w:beforeAutospacing="1" w:after="100" w:afterAutospacing="1" w:line="360" w:lineRule="auto"/>
        <w:outlineLvl w:val="2"/>
        <w:rPr>
          <w:rFonts w:ascii="Calibri" w:eastAsia="Times New Roman" w:hAnsi="Calibri" w:cs="Calibri"/>
          <w:b/>
          <w:bCs/>
          <w:lang w:eastAsia="es-CO"/>
        </w:rPr>
      </w:pPr>
    </w:p>
    <w:p w14:paraId="78D8E6F3" w14:textId="5BBEB9A1" w:rsidR="00472188" w:rsidRPr="008439ED" w:rsidRDefault="00472188">
      <w:pPr>
        <w:pStyle w:val="Prrafodelista"/>
        <w:numPr>
          <w:ilvl w:val="0"/>
          <w:numId w:val="31"/>
        </w:numPr>
        <w:spacing w:before="100" w:beforeAutospacing="1" w:after="100" w:afterAutospacing="1" w:line="360" w:lineRule="auto"/>
        <w:outlineLvl w:val="2"/>
        <w:rPr>
          <w:rFonts w:ascii="Calibri" w:eastAsia="Times New Roman" w:hAnsi="Calibri" w:cs="Calibri"/>
          <w:b/>
          <w:bCs/>
          <w:lang w:eastAsia="es-CO"/>
        </w:rPr>
        <w:pPrChange w:id="540" w:author="LauraPGM" w:date="2025-10-01T09:45:00Z">
          <w:pPr>
            <w:pStyle w:val="Prrafodelista"/>
            <w:numPr>
              <w:numId w:val="35"/>
            </w:numPr>
            <w:spacing w:before="100" w:beforeAutospacing="1" w:after="100" w:afterAutospacing="1" w:line="360" w:lineRule="auto"/>
            <w:ind w:hanging="360"/>
            <w:outlineLvl w:val="2"/>
          </w:pPr>
        </w:pPrChange>
      </w:pPr>
      <w:r w:rsidRPr="008439ED">
        <w:rPr>
          <w:rFonts w:ascii="Calibri" w:eastAsia="Times New Roman" w:hAnsi="Calibri" w:cs="Calibri"/>
          <w:b/>
          <w:bCs/>
          <w:lang w:eastAsia="es-CO"/>
        </w:rPr>
        <w:t>IDEs de eficiencia (rendimiento de equipos, sistemas y procesos)</w:t>
      </w:r>
    </w:p>
    <w:p w14:paraId="3420EE37" w14:textId="77777777" w:rsidR="00472188" w:rsidRPr="008439ED" w:rsidRDefault="00472188" w:rsidP="001D59AC">
      <w:pPr>
        <w:spacing w:before="100" w:beforeAutospacing="1" w:after="100" w:afterAutospacing="1" w:line="360" w:lineRule="auto"/>
        <w:rPr>
          <w:rFonts w:ascii="Calibri" w:eastAsia="Times New Roman" w:hAnsi="Calibri" w:cs="Calibri"/>
          <w:lang w:eastAsia="es-CO"/>
        </w:rPr>
      </w:pPr>
      <w:r w:rsidRPr="008439ED">
        <w:rPr>
          <w:rFonts w:ascii="Calibri" w:eastAsia="Times New Roman" w:hAnsi="Calibri" w:cs="Calibri"/>
          <w:lang w:eastAsia="es-CO"/>
        </w:rPr>
        <w:t>Estos IDEs miden la eficiencia con la que un equipo o sistema específico transforma la energía de entrada en energía útil de salida. Representan la relación entre el beneficio energético obtenido y la energía total suministrada.</w:t>
      </w:r>
    </w:p>
    <w:p w14:paraId="3DD36235" w14:textId="77777777" w:rsidR="000E6DB8" w:rsidRPr="008439ED" w:rsidRDefault="000E6DB8" w:rsidP="001D59AC">
      <w:pPr>
        <w:spacing w:before="100" w:beforeAutospacing="1" w:after="100" w:afterAutospacing="1" w:line="360" w:lineRule="auto"/>
        <w:rPr>
          <w:rFonts w:ascii="Calibri" w:eastAsia="Times New Roman" w:hAnsi="Calibri" w:cs="Calibri"/>
          <w:lang w:eastAsia="es-CO"/>
        </w:rPr>
      </w:pPr>
      <w:r w:rsidRPr="008439ED">
        <w:rPr>
          <w:rFonts w:ascii="Calibri" w:eastAsia="Times New Roman" w:hAnsi="Calibri" w:cs="Calibri"/>
          <w:b/>
          <w:bCs/>
          <w:noProof/>
          <w:lang w:eastAsia="es-CO"/>
          <w:rPrChange w:id="541" w:author="LauraPGM" w:date="2025-11-04T16:55:00Z">
            <w:rPr>
              <w:rFonts w:ascii="Calibri" w:eastAsia="Times New Roman" w:hAnsi="Calibri" w:cs="Calibri"/>
              <w:b/>
              <w:bCs/>
              <w:noProof/>
              <w:lang w:eastAsia="es-CO"/>
            </w:rPr>
          </w:rPrChange>
        </w:rPr>
        <mc:AlternateContent>
          <mc:Choice Requires="wps">
            <w:drawing>
              <wp:anchor distT="0" distB="0" distL="114300" distR="114300" simplePos="0" relativeHeight="251683840" behindDoc="1" locked="0" layoutInCell="1" allowOverlap="1" wp14:anchorId="1F032A88" wp14:editId="35526847">
                <wp:simplePos x="0" y="0"/>
                <wp:positionH relativeFrom="column">
                  <wp:posOffset>-148590</wp:posOffset>
                </wp:positionH>
                <wp:positionV relativeFrom="paragraph">
                  <wp:posOffset>-97155</wp:posOffset>
                </wp:positionV>
                <wp:extent cx="6565900" cy="1593850"/>
                <wp:effectExtent l="57150" t="19050" r="82550" b="101600"/>
                <wp:wrapNone/>
                <wp:docPr id="3" name="Rectángulo 3"/>
                <wp:cNvGraphicFramePr/>
                <a:graphic xmlns:a="http://schemas.openxmlformats.org/drawingml/2006/main">
                  <a:graphicData uri="http://schemas.microsoft.com/office/word/2010/wordprocessingShape">
                    <wps:wsp>
                      <wps:cNvSpPr/>
                      <wps:spPr>
                        <a:xfrm>
                          <a:off x="0" y="0"/>
                          <a:ext cx="6565900" cy="15938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777CB0" id="Rectángulo 3" o:spid="_x0000_s1026" style="position:absolute;margin-left:-11.7pt;margin-top:-7.65pt;width:517pt;height:125.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" fillcolor="#4f81bd [3204]" strokecolor="#4579b8 [3044]">
                <v:fill color2="#a7bfde [1620]" rotate="t" angle="180" focus="100%" type="gradient">
                  <o:fill v:ext="view" type="gradientUnscaled"/>
                </v:fill>
                <v:shadow on="t" color="black" opacity="22937f" origin=",.5" offset="0,.63889mm"/>
              </v:rect>
            </w:pict>
          </mc:Fallback>
        </mc:AlternateContent>
      </w:r>
      <w:r w:rsidR="00472188" w:rsidRPr="008439ED">
        <w:rPr>
          <w:rFonts w:ascii="Calibri" w:eastAsia="Times New Roman" w:hAnsi="Calibri" w:cs="Calibri"/>
          <w:b/>
          <w:bCs/>
          <w:lang w:eastAsia="es-CO"/>
        </w:rPr>
        <w:t>¿Cómo funcionan?</w:t>
      </w:r>
      <w:r w:rsidR="00472188" w:rsidRPr="008439ED">
        <w:rPr>
          <w:rFonts w:ascii="Calibri" w:eastAsia="Times New Roman" w:hAnsi="Calibri" w:cs="Calibri"/>
          <w:lang w:eastAsia="es-CO"/>
        </w:rPr>
        <w:br/>
        <w:t>Estos indicadores se centran en la eficiencia intrínseca de la maquinaria y de los sistemas de infraestructura. Un rendimiento más alto significa que una mayor proporción de la energía suministrada se convierte en trabajo útil o en el resultado deseado, mientras que una menor proporción se pierde, típicamente en forma de calor. La medición de estos IDEs a menudo requiere instrumentación específica instala</w:t>
      </w:r>
      <w:r w:rsidRPr="008439ED">
        <w:rPr>
          <w:rFonts w:ascii="Calibri" w:eastAsia="Times New Roman" w:hAnsi="Calibri" w:cs="Calibri"/>
          <w:lang w:eastAsia="es-CO"/>
        </w:rPr>
        <w:t>da directamente en los equipos.</w:t>
      </w:r>
    </w:p>
    <w:p w14:paraId="63FB7582" w14:textId="479DF297" w:rsidR="00472188" w:rsidRPr="008439ED" w:rsidRDefault="00472188">
      <w:pPr>
        <w:pStyle w:val="Prrafodelista"/>
        <w:numPr>
          <w:ilvl w:val="0"/>
          <w:numId w:val="40"/>
        </w:numPr>
        <w:spacing w:before="100" w:beforeAutospacing="1" w:after="100" w:afterAutospacing="1" w:line="360" w:lineRule="auto"/>
        <w:rPr>
          <w:rFonts w:ascii="Calibri" w:eastAsia="Times New Roman" w:hAnsi="Calibri" w:cs="Calibri"/>
          <w:lang w:eastAsia="es-CO"/>
        </w:rPr>
        <w:pPrChange w:id="542" w:author="LauraPGM" w:date="2025-10-01T09:45:00Z">
          <w:pPr>
            <w:pStyle w:val="Prrafodelista"/>
            <w:numPr>
              <w:numId w:val="50"/>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Expresión</w:t>
      </w:r>
      <w:r w:rsidR="000E6DB8" w:rsidRPr="008439ED">
        <w:rPr>
          <w:rFonts w:ascii="Calibri" w:eastAsia="Times New Roman" w:hAnsi="Calibri" w:cs="Calibri"/>
          <w:b/>
          <w:bCs/>
          <w:lang w:eastAsia="es-CO"/>
        </w:rPr>
        <w:t>:</w:t>
      </w:r>
      <w:r w:rsidRPr="008439ED">
        <w:rPr>
          <w:rFonts w:ascii="Calibri" w:eastAsia="Times New Roman" w:hAnsi="Calibri" w:cs="Calibri"/>
          <w:lang w:eastAsia="es-CO"/>
        </w:rPr>
        <w:br/>
        <w:t>Generalmente se expresan como un porcentaje (%) o como un coeficiente adimensional (por ejemplo: Coeficiente de Rendimiento – COP, Relación de Eficiencia Energética Estacional – SEER, Factor de Eficiencia Energética – EER).</w:t>
      </w:r>
    </w:p>
    <w:p w14:paraId="1F9520E1" w14:textId="77777777" w:rsidR="000E6DB8" w:rsidRPr="008439ED" w:rsidRDefault="000E6DB8" w:rsidP="001D59AC">
      <w:pPr>
        <w:pStyle w:val="Prrafodelista"/>
        <w:spacing w:before="100" w:beforeAutospacing="1" w:after="100" w:afterAutospacing="1" w:line="360" w:lineRule="auto"/>
        <w:rPr>
          <w:rFonts w:ascii="Calibri" w:eastAsia="Times New Roman" w:hAnsi="Calibri" w:cs="Calibri"/>
          <w:lang w:eastAsia="es-CO"/>
        </w:rPr>
      </w:pPr>
    </w:p>
    <w:p w14:paraId="40D7F589" w14:textId="371B0DB0" w:rsidR="00472188" w:rsidRPr="008439ED" w:rsidRDefault="00472188">
      <w:pPr>
        <w:pStyle w:val="Prrafodelista"/>
        <w:numPr>
          <w:ilvl w:val="0"/>
          <w:numId w:val="40"/>
        </w:numPr>
        <w:spacing w:before="100" w:beforeAutospacing="1" w:after="100" w:afterAutospacing="1" w:line="360" w:lineRule="auto"/>
        <w:rPr>
          <w:rFonts w:ascii="Calibri" w:eastAsia="Times New Roman" w:hAnsi="Calibri" w:cs="Calibri"/>
          <w:lang w:eastAsia="es-CO"/>
        </w:rPr>
        <w:pPrChange w:id="543" w:author="LauraPGM" w:date="2025-10-01T09:45:00Z">
          <w:pPr>
            <w:pStyle w:val="Prrafodelista"/>
            <w:numPr>
              <w:numId w:val="50"/>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Aplicaciones comunes</w:t>
      </w:r>
      <w:r w:rsidR="000E6DB8" w:rsidRPr="008439ED">
        <w:rPr>
          <w:rFonts w:ascii="Calibri" w:eastAsia="Times New Roman" w:hAnsi="Calibri" w:cs="Calibri"/>
          <w:b/>
          <w:bCs/>
          <w:lang w:eastAsia="es-CO"/>
        </w:rPr>
        <w:t>:</w:t>
      </w:r>
    </w:p>
    <w:p w14:paraId="37F36588" w14:textId="503DE780" w:rsidR="00472188" w:rsidRPr="008439ED" w:rsidRDefault="00472188">
      <w:pPr>
        <w:numPr>
          <w:ilvl w:val="0"/>
          <w:numId w:val="41"/>
        </w:numPr>
        <w:spacing w:before="100" w:beforeAutospacing="1" w:after="100" w:afterAutospacing="1" w:line="360" w:lineRule="auto"/>
        <w:rPr>
          <w:rFonts w:ascii="Calibri" w:eastAsia="Times New Roman" w:hAnsi="Calibri" w:cs="Calibri"/>
          <w:lang w:eastAsia="es-CO"/>
        </w:rPr>
        <w:pPrChange w:id="544" w:author="LauraPGM" w:date="2025-10-01T09:45:00Z">
          <w:pPr>
            <w:numPr>
              <w:numId w:val="51"/>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Evaluación del desempeño de equipos individuales de alto consumo</w:t>
      </w:r>
      <w:ins w:id="545" w:author="LauraPGM" w:date="2025-10-06T20:37:00Z">
        <w:r w:rsidR="00FA7B58" w:rsidRPr="008439ED">
          <w:rPr>
            <w:rFonts w:ascii="Calibri" w:eastAsia="Times New Roman" w:hAnsi="Calibri" w:cs="Calibri"/>
            <w:lang w:eastAsia="es-CO"/>
          </w:rPr>
          <w:t xml:space="preserve">: </w:t>
        </w:r>
      </w:ins>
      <w:del w:id="546" w:author="LauraPGM" w:date="2025-10-06T20:37:00Z">
        <w:r w:rsidRPr="008439ED" w:rsidDel="00FA7B58">
          <w:rPr>
            <w:rFonts w:ascii="Calibri" w:eastAsia="Times New Roman" w:hAnsi="Calibri" w:cs="Calibri"/>
            <w:lang w:eastAsia="es-CO"/>
          </w:rPr>
          <w:delText xml:space="preserve"> (</w:delText>
        </w:r>
      </w:del>
      <w:r w:rsidRPr="008439ED">
        <w:rPr>
          <w:rFonts w:ascii="Calibri" w:eastAsia="Times New Roman" w:hAnsi="Calibri" w:cs="Calibri"/>
          <w:lang w:eastAsia="es-CO"/>
        </w:rPr>
        <w:t xml:space="preserve">motores, bombas, compresores, calderas, sistemas </w:t>
      </w:r>
      <w:del w:id="547" w:author="LauraPGM" w:date="2025-10-06T20:44:00Z">
        <w:r w:rsidRPr="008439ED" w:rsidDel="00C846B5">
          <w:rPr>
            <w:rFonts w:ascii="Calibri" w:eastAsia="Times New Roman" w:hAnsi="Calibri" w:cs="Calibri"/>
            <w:lang w:eastAsia="es-CO"/>
          </w:rPr>
          <w:delText>de</w:delText>
        </w:r>
      </w:del>
      <w:del w:id="548" w:author="LauraPGM" w:date="2025-10-06T20:36:00Z">
        <w:r w:rsidRPr="008439ED" w:rsidDel="00FA7B58">
          <w:rPr>
            <w:rFonts w:ascii="Calibri" w:eastAsia="Times New Roman" w:hAnsi="Calibri" w:cs="Calibri"/>
            <w:lang w:eastAsia="es-CO"/>
          </w:rPr>
          <w:delText xml:space="preserve"> </w:delText>
        </w:r>
      </w:del>
      <w:r w:rsidRPr="008439ED">
        <w:rPr>
          <w:rFonts w:ascii="Calibri" w:eastAsia="Times New Roman" w:hAnsi="Calibri" w:cs="Calibri"/>
          <w:lang w:eastAsia="es-CO"/>
        </w:rPr>
        <w:t>HVAC</w:t>
      </w:r>
      <w:ins w:id="549" w:author="LauraPGM" w:date="2025-10-06T20:44:00Z">
        <w:r w:rsidR="00C846B5" w:rsidRPr="008439ED">
          <w:rPr>
            <w:rFonts w:ascii="Calibri" w:eastAsia="Times New Roman" w:hAnsi="Calibri" w:cs="Calibri"/>
            <w:lang w:eastAsia="es-CO"/>
          </w:rPr>
          <w:t xml:space="preserve"> (</w:t>
        </w:r>
      </w:ins>
      <w:proofErr w:type="spellStart"/>
      <w:ins w:id="550" w:author="LauraPGM" w:date="2025-10-06T20:45:00Z">
        <w:r w:rsidR="00C846B5" w:rsidRPr="008439ED">
          <w:rPr>
            <w:rFonts w:ascii="Calibri" w:eastAsia="Times New Roman" w:hAnsi="Calibri" w:cs="Calibri"/>
            <w:i/>
            <w:lang w:eastAsia="es-CO"/>
            <w:rPrChange w:id="551" w:author="LauraPGM" w:date="2025-11-04T16:55:00Z">
              <w:rPr>
                <w:rFonts w:ascii="Calibri" w:eastAsia="Times New Roman" w:hAnsi="Calibri" w:cs="Calibri"/>
                <w:lang w:eastAsia="es-CO"/>
              </w:rPr>
            </w:rPrChange>
          </w:rPr>
          <w:t>Heating</w:t>
        </w:r>
        <w:proofErr w:type="spellEnd"/>
        <w:r w:rsidR="00C846B5" w:rsidRPr="008439ED">
          <w:rPr>
            <w:rFonts w:ascii="Calibri" w:eastAsia="Times New Roman" w:hAnsi="Calibri" w:cs="Calibri"/>
            <w:i/>
            <w:lang w:eastAsia="es-CO"/>
            <w:rPrChange w:id="552" w:author="LauraPGM" w:date="2025-11-04T16:55:00Z">
              <w:rPr>
                <w:rFonts w:ascii="Calibri" w:eastAsia="Times New Roman" w:hAnsi="Calibri" w:cs="Calibri"/>
                <w:lang w:eastAsia="es-CO"/>
              </w:rPr>
            </w:rPrChange>
          </w:rPr>
          <w:t xml:space="preserve">, </w:t>
        </w:r>
        <w:proofErr w:type="spellStart"/>
        <w:r w:rsidR="00C846B5" w:rsidRPr="008439ED">
          <w:rPr>
            <w:rFonts w:ascii="Calibri" w:eastAsia="Times New Roman" w:hAnsi="Calibri" w:cs="Calibri"/>
            <w:i/>
            <w:lang w:eastAsia="es-CO"/>
            <w:rPrChange w:id="553" w:author="LauraPGM" w:date="2025-11-04T16:55:00Z">
              <w:rPr>
                <w:rFonts w:ascii="Calibri" w:eastAsia="Times New Roman" w:hAnsi="Calibri" w:cs="Calibri"/>
                <w:lang w:eastAsia="es-CO"/>
              </w:rPr>
            </w:rPrChange>
          </w:rPr>
          <w:t>Ventilation</w:t>
        </w:r>
        <w:proofErr w:type="spellEnd"/>
        <w:r w:rsidR="00C846B5" w:rsidRPr="008439ED">
          <w:rPr>
            <w:rFonts w:ascii="Calibri" w:eastAsia="Times New Roman" w:hAnsi="Calibri" w:cs="Calibri"/>
            <w:lang w:eastAsia="es-CO"/>
          </w:rPr>
          <w:t xml:space="preserve">, and </w:t>
        </w:r>
        <w:r w:rsidR="00C846B5" w:rsidRPr="008439ED">
          <w:rPr>
            <w:rFonts w:ascii="Calibri" w:eastAsia="Times New Roman" w:hAnsi="Calibri" w:cs="Calibri"/>
            <w:i/>
            <w:lang w:eastAsia="es-CO"/>
            <w:rPrChange w:id="554" w:author="LauraPGM" w:date="2025-11-04T16:55:00Z">
              <w:rPr>
                <w:rFonts w:ascii="Calibri" w:eastAsia="Times New Roman" w:hAnsi="Calibri" w:cs="Calibri"/>
                <w:lang w:eastAsia="es-CO"/>
              </w:rPr>
            </w:rPrChange>
          </w:rPr>
          <w:t>Air</w:t>
        </w:r>
        <w:r w:rsidR="00C846B5" w:rsidRPr="008439ED">
          <w:rPr>
            <w:rFonts w:ascii="Calibri" w:eastAsia="Times New Roman" w:hAnsi="Calibri" w:cs="Calibri"/>
            <w:lang w:eastAsia="es-CO"/>
          </w:rPr>
          <w:t xml:space="preserve"> </w:t>
        </w:r>
        <w:proofErr w:type="spellStart"/>
        <w:r w:rsidR="00C846B5" w:rsidRPr="008439ED">
          <w:rPr>
            <w:rFonts w:ascii="Calibri" w:eastAsia="Times New Roman" w:hAnsi="Calibri" w:cs="Calibri"/>
            <w:i/>
            <w:lang w:eastAsia="es-CO"/>
            <w:rPrChange w:id="555" w:author="LauraPGM" w:date="2025-11-04T16:55:00Z">
              <w:rPr>
                <w:rFonts w:ascii="Calibri" w:eastAsia="Times New Roman" w:hAnsi="Calibri" w:cs="Calibri"/>
                <w:lang w:eastAsia="es-CO"/>
              </w:rPr>
            </w:rPrChange>
          </w:rPr>
          <w:t>Conditioning</w:t>
        </w:r>
        <w:proofErr w:type="spellEnd"/>
        <w:r w:rsidR="00C846B5" w:rsidRPr="008439ED">
          <w:rPr>
            <w:rFonts w:ascii="Calibri" w:eastAsia="Times New Roman" w:hAnsi="Calibri" w:cs="Calibri"/>
            <w:lang w:eastAsia="es-CO"/>
          </w:rPr>
          <w:t xml:space="preserve">) </w:t>
        </w:r>
      </w:ins>
      <w:ins w:id="556" w:author="LauraPGM" w:date="2025-10-06T20:37:00Z">
        <w:r w:rsidR="00FA7B58" w:rsidRPr="008439ED">
          <w:rPr>
            <w:rFonts w:ascii="Calibri" w:eastAsia="Times New Roman" w:hAnsi="Calibri" w:cs="Calibri"/>
            <w:lang w:eastAsia="es-CO"/>
          </w:rPr>
          <w:t xml:space="preserve">y </w:t>
        </w:r>
      </w:ins>
      <w:del w:id="557" w:author="LauraPGM" w:date="2025-10-06T20:37:00Z">
        <w:r w:rsidRPr="008439ED" w:rsidDel="00FA7B58">
          <w:rPr>
            <w:rFonts w:ascii="Calibri" w:eastAsia="Times New Roman" w:hAnsi="Calibri" w:cs="Calibri"/>
            <w:lang w:eastAsia="es-CO"/>
          </w:rPr>
          <w:delText xml:space="preserve">, </w:delText>
        </w:r>
      </w:del>
      <w:r w:rsidRPr="008439ED">
        <w:rPr>
          <w:rFonts w:ascii="Calibri" w:eastAsia="Times New Roman" w:hAnsi="Calibri" w:cs="Calibri"/>
          <w:lang w:eastAsia="es-CO"/>
        </w:rPr>
        <w:t>sistemas de iluminación</w:t>
      </w:r>
      <w:del w:id="558" w:author="LauraPGM" w:date="2025-10-06T20:36:00Z">
        <w:r w:rsidRPr="008439ED" w:rsidDel="00FA7B58">
          <w:rPr>
            <w:rFonts w:ascii="Calibri" w:eastAsia="Times New Roman" w:hAnsi="Calibri" w:cs="Calibri"/>
            <w:lang w:eastAsia="es-CO"/>
          </w:rPr>
          <w:delText>)</w:delText>
        </w:r>
      </w:del>
      <w:r w:rsidRPr="008439ED">
        <w:rPr>
          <w:rFonts w:ascii="Calibri" w:eastAsia="Times New Roman" w:hAnsi="Calibri" w:cs="Calibri"/>
          <w:lang w:eastAsia="es-CO"/>
        </w:rPr>
        <w:t>.</w:t>
      </w:r>
    </w:p>
    <w:p w14:paraId="0F8AE74E" w14:textId="77777777" w:rsidR="00472188" w:rsidRPr="008439ED" w:rsidRDefault="00472188">
      <w:pPr>
        <w:numPr>
          <w:ilvl w:val="0"/>
          <w:numId w:val="41"/>
        </w:numPr>
        <w:spacing w:before="100" w:beforeAutospacing="1" w:after="100" w:afterAutospacing="1" w:line="360" w:lineRule="auto"/>
        <w:rPr>
          <w:rFonts w:ascii="Calibri" w:eastAsia="Times New Roman" w:hAnsi="Calibri" w:cs="Calibri"/>
          <w:lang w:eastAsia="es-CO"/>
        </w:rPr>
        <w:pPrChange w:id="559" w:author="LauraPGM" w:date="2025-10-01T09:45:00Z">
          <w:pPr>
            <w:numPr>
              <w:numId w:val="51"/>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Identificación de equipos ineficientes que podrían ser candidatos para optimización, mantenimiento avanzado o reemplazo.</w:t>
      </w:r>
    </w:p>
    <w:p w14:paraId="5ED84718" w14:textId="77777777" w:rsidR="00472188" w:rsidRPr="008439ED" w:rsidRDefault="00472188">
      <w:pPr>
        <w:numPr>
          <w:ilvl w:val="0"/>
          <w:numId w:val="41"/>
        </w:numPr>
        <w:spacing w:before="100" w:beforeAutospacing="1" w:after="100" w:afterAutospacing="1" w:line="360" w:lineRule="auto"/>
        <w:rPr>
          <w:rFonts w:ascii="Calibri" w:eastAsia="Times New Roman" w:hAnsi="Calibri" w:cs="Calibri"/>
          <w:lang w:eastAsia="es-CO"/>
        </w:rPr>
        <w:pPrChange w:id="560" w:author="LauraPGM" w:date="2025-10-01T09:45:00Z">
          <w:pPr>
            <w:numPr>
              <w:numId w:val="51"/>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Seguimiento del mantenimiento y la degradación del rendimiento de los equipos a lo largo del tiempo.</w:t>
      </w:r>
    </w:p>
    <w:p w14:paraId="2A2C408E" w14:textId="77777777" w:rsidR="00472188" w:rsidRPr="008439ED" w:rsidRDefault="00472188">
      <w:pPr>
        <w:numPr>
          <w:ilvl w:val="0"/>
          <w:numId w:val="41"/>
        </w:numPr>
        <w:spacing w:before="100" w:beforeAutospacing="1" w:after="100" w:afterAutospacing="1" w:line="360" w:lineRule="auto"/>
        <w:rPr>
          <w:rFonts w:ascii="Calibri" w:eastAsia="Times New Roman" w:hAnsi="Calibri" w:cs="Calibri"/>
          <w:lang w:eastAsia="es-CO"/>
        </w:rPr>
        <w:pPrChange w:id="561" w:author="LauraPGM" w:date="2025-10-01T09:45:00Z">
          <w:pPr>
            <w:numPr>
              <w:numId w:val="51"/>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Verificación del cumplimiento de las especificaciones de eficiencia de los equipos según fabricantes o normativas.</w:t>
      </w:r>
    </w:p>
    <w:p w14:paraId="7EB56372" w14:textId="254F798F" w:rsidR="00472188" w:rsidRPr="008439ED" w:rsidRDefault="00472188">
      <w:pPr>
        <w:pStyle w:val="Prrafodelista"/>
        <w:numPr>
          <w:ilvl w:val="0"/>
          <w:numId w:val="37"/>
        </w:numPr>
        <w:spacing w:before="100" w:beforeAutospacing="1" w:after="100" w:afterAutospacing="1" w:line="360" w:lineRule="auto"/>
        <w:rPr>
          <w:rFonts w:ascii="Calibri" w:eastAsia="Times New Roman" w:hAnsi="Calibri" w:cs="Calibri"/>
          <w:lang w:eastAsia="es-CO"/>
          <w:rPrChange w:id="562" w:author="LauraPGM" w:date="2025-11-04T16:55:00Z">
            <w:rPr>
              <w:lang w:eastAsia="es-CO"/>
            </w:rPr>
          </w:rPrChange>
        </w:rPr>
        <w:pPrChange w:id="563" w:author="LauraPGM" w:date="2025-10-01T13:15:00Z">
          <w:pPr>
            <w:pStyle w:val="Prrafodelista"/>
            <w:numPr>
              <w:numId w:val="52"/>
            </w:numPr>
            <w:spacing w:before="100" w:beforeAutospacing="1" w:after="100" w:afterAutospacing="1" w:line="360" w:lineRule="auto"/>
            <w:ind w:hanging="360"/>
          </w:pPr>
        </w:pPrChange>
      </w:pPr>
      <w:r w:rsidRPr="008439ED">
        <w:rPr>
          <w:rFonts w:ascii="Calibri" w:eastAsia="Times New Roman" w:hAnsi="Calibri" w:cs="Calibri"/>
          <w:b/>
          <w:bCs/>
          <w:lang w:eastAsia="es-CO"/>
          <w:rPrChange w:id="564" w:author="LauraPGM" w:date="2025-11-04T16:55:00Z">
            <w:rPr>
              <w:lang w:eastAsia="es-CO"/>
            </w:rPr>
          </w:rPrChange>
        </w:rPr>
        <w:t>Ejemplos específicos</w:t>
      </w:r>
      <w:r w:rsidR="000E6DB8" w:rsidRPr="008439ED">
        <w:rPr>
          <w:rFonts w:ascii="Calibri" w:eastAsia="Times New Roman" w:hAnsi="Calibri" w:cs="Calibri"/>
          <w:b/>
          <w:bCs/>
          <w:lang w:eastAsia="es-CO"/>
          <w:rPrChange w:id="565" w:author="LauraPGM" w:date="2025-11-04T16:55:00Z">
            <w:rPr>
              <w:lang w:eastAsia="es-CO"/>
            </w:rPr>
          </w:rPrChange>
        </w:rPr>
        <w:t>:</w:t>
      </w:r>
    </w:p>
    <w:p w14:paraId="0FB500C8" w14:textId="77777777" w:rsidR="00472188" w:rsidRPr="008439ED" w:rsidRDefault="00472188">
      <w:pPr>
        <w:numPr>
          <w:ilvl w:val="0"/>
          <w:numId w:val="43"/>
        </w:numPr>
        <w:spacing w:before="100" w:beforeAutospacing="1" w:after="100" w:afterAutospacing="1" w:line="360" w:lineRule="auto"/>
        <w:rPr>
          <w:rFonts w:ascii="Calibri" w:eastAsia="Times New Roman" w:hAnsi="Calibri" w:cs="Calibri"/>
          <w:lang w:eastAsia="es-CO"/>
        </w:rPr>
        <w:pPrChange w:id="566" w:author="LauraPGM" w:date="2025-10-01T09:45:00Z">
          <w:pPr>
            <w:numPr>
              <w:numId w:val="53"/>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La eficiencia de una caldera de vapor es del 88 %, lo que significa que el 12 % de la energía del combustible se pierde.</w:t>
      </w:r>
    </w:p>
    <w:p w14:paraId="2DEBAF95" w14:textId="24EEC2A3" w:rsidR="00472188" w:rsidRPr="008439ED" w:rsidRDefault="00472188">
      <w:pPr>
        <w:numPr>
          <w:ilvl w:val="0"/>
          <w:numId w:val="43"/>
        </w:numPr>
        <w:spacing w:before="100" w:beforeAutospacing="1" w:after="100" w:afterAutospacing="1" w:line="360" w:lineRule="auto"/>
        <w:rPr>
          <w:rFonts w:ascii="Calibri" w:eastAsia="Times New Roman" w:hAnsi="Calibri" w:cs="Calibri"/>
          <w:lang w:eastAsia="es-CO"/>
        </w:rPr>
        <w:pPrChange w:id="567" w:author="LauraPGM" w:date="2025-10-01T09:45:00Z">
          <w:pPr>
            <w:numPr>
              <w:numId w:val="53"/>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lastRenderedPageBreak/>
        <w:t xml:space="preserve">El </w:t>
      </w:r>
      <w:ins w:id="568" w:author="LauraPGM" w:date="2025-10-06T20:46:00Z">
        <w:r w:rsidR="00F20414" w:rsidRPr="008439ED">
          <w:rPr>
            <w:rFonts w:ascii="Calibri" w:eastAsia="Times New Roman" w:hAnsi="Calibri" w:cs="Calibri"/>
            <w:lang w:eastAsia="es-CO"/>
          </w:rPr>
          <w:t>C</w:t>
        </w:r>
      </w:ins>
      <w:del w:id="569" w:author="LauraPGM" w:date="2025-10-06T20:46:00Z">
        <w:r w:rsidRPr="008439ED" w:rsidDel="00F20414">
          <w:rPr>
            <w:rFonts w:ascii="Calibri" w:eastAsia="Times New Roman" w:hAnsi="Calibri" w:cs="Calibri"/>
            <w:lang w:eastAsia="es-CO"/>
          </w:rPr>
          <w:delText>c</w:delText>
        </w:r>
      </w:del>
      <w:r w:rsidRPr="008439ED">
        <w:rPr>
          <w:rFonts w:ascii="Calibri" w:eastAsia="Times New Roman" w:hAnsi="Calibri" w:cs="Calibri"/>
          <w:lang w:eastAsia="es-CO"/>
        </w:rPr>
        <w:t xml:space="preserve">oeficiente de </w:t>
      </w:r>
      <w:ins w:id="570" w:author="LauraPGM" w:date="2025-10-06T20:46:00Z">
        <w:r w:rsidR="00F20414" w:rsidRPr="008439ED">
          <w:rPr>
            <w:rFonts w:ascii="Calibri" w:eastAsia="Times New Roman" w:hAnsi="Calibri" w:cs="Calibri"/>
            <w:lang w:eastAsia="es-CO"/>
          </w:rPr>
          <w:t>R</w:t>
        </w:r>
      </w:ins>
      <w:del w:id="571" w:author="LauraPGM" w:date="2025-10-06T20:46:00Z">
        <w:r w:rsidRPr="008439ED" w:rsidDel="00F20414">
          <w:rPr>
            <w:rFonts w:ascii="Calibri" w:eastAsia="Times New Roman" w:hAnsi="Calibri" w:cs="Calibri"/>
            <w:lang w:eastAsia="es-CO"/>
          </w:rPr>
          <w:delText>r</w:delText>
        </w:r>
      </w:del>
      <w:r w:rsidRPr="008439ED">
        <w:rPr>
          <w:rFonts w:ascii="Calibri" w:eastAsia="Times New Roman" w:hAnsi="Calibri" w:cs="Calibri"/>
          <w:lang w:eastAsia="es-CO"/>
        </w:rPr>
        <w:t xml:space="preserve">endimiento (COP) de un </w:t>
      </w:r>
      <w:proofErr w:type="spellStart"/>
      <w:r w:rsidRPr="008439ED">
        <w:rPr>
          <w:rFonts w:ascii="Calibri" w:eastAsia="Times New Roman" w:hAnsi="Calibri" w:cs="Calibri"/>
          <w:i/>
          <w:lang w:eastAsia="es-CO"/>
          <w:rPrChange w:id="572" w:author="LauraPGM" w:date="2025-11-04T16:55:00Z">
            <w:rPr>
              <w:rFonts w:ascii="Calibri" w:eastAsia="Times New Roman" w:hAnsi="Calibri" w:cs="Calibri"/>
              <w:lang w:eastAsia="es-CO"/>
            </w:rPr>
          </w:rPrChange>
        </w:rPr>
        <w:t>chiller</w:t>
      </w:r>
      <w:proofErr w:type="spellEnd"/>
      <w:r w:rsidRPr="008439ED">
        <w:rPr>
          <w:rFonts w:ascii="Calibri" w:eastAsia="Times New Roman" w:hAnsi="Calibri" w:cs="Calibri"/>
          <w:lang w:eastAsia="es-CO"/>
        </w:rPr>
        <w:t xml:space="preserve"> es de 3</w:t>
      </w:r>
      <w:ins w:id="573" w:author="LauraPGM" w:date="2025-10-06T21:31:00Z">
        <w:r w:rsidR="002C27FA" w:rsidRPr="008439ED">
          <w:rPr>
            <w:rFonts w:ascii="Calibri" w:eastAsia="Times New Roman" w:hAnsi="Calibri" w:cs="Calibri"/>
            <w:lang w:eastAsia="es-CO"/>
          </w:rPr>
          <w:t>.</w:t>
        </w:r>
      </w:ins>
      <w:del w:id="574" w:author="LauraPGM" w:date="2025-10-06T21:31:00Z">
        <w:r w:rsidRPr="008439ED" w:rsidDel="002C27FA">
          <w:rPr>
            <w:rFonts w:ascii="Calibri" w:eastAsia="Times New Roman" w:hAnsi="Calibri" w:cs="Calibri"/>
            <w:lang w:eastAsia="es-CO"/>
          </w:rPr>
          <w:delText>,</w:delText>
        </w:r>
      </w:del>
      <w:r w:rsidRPr="008439ED">
        <w:rPr>
          <w:rFonts w:ascii="Calibri" w:eastAsia="Times New Roman" w:hAnsi="Calibri" w:cs="Calibri"/>
          <w:lang w:eastAsia="es-CO"/>
        </w:rPr>
        <w:t>5, indicando que por cada unidad de energía eléctrica consumida se generan 3</w:t>
      </w:r>
      <w:ins w:id="575" w:author="LauraPGM" w:date="2025-10-06T21:31:00Z">
        <w:r w:rsidR="002C27FA" w:rsidRPr="008439ED">
          <w:rPr>
            <w:rFonts w:ascii="Calibri" w:eastAsia="Times New Roman" w:hAnsi="Calibri" w:cs="Calibri"/>
            <w:lang w:eastAsia="es-CO"/>
          </w:rPr>
          <w:t>.</w:t>
        </w:r>
      </w:ins>
      <w:del w:id="576" w:author="LauraPGM" w:date="2025-10-06T21:31:00Z">
        <w:r w:rsidRPr="008439ED" w:rsidDel="002C27FA">
          <w:rPr>
            <w:rFonts w:ascii="Calibri" w:eastAsia="Times New Roman" w:hAnsi="Calibri" w:cs="Calibri"/>
            <w:lang w:eastAsia="es-CO"/>
          </w:rPr>
          <w:delText>,</w:delText>
        </w:r>
      </w:del>
      <w:r w:rsidRPr="008439ED">
        <w:rPr>
          <w:rFonts w:ascii="Calibri" w:eastAsia="Times New Roman" w:hAnsi="Calibri" w:cs="Calibri"/>
          <w:lang w:eastAsia="es-CO"/>
        </w:rPr>
        <w:t>5 unidades de frío.</w:t>
      </w:r>
    </w:p>
    <w:p w14:paraId="45BBA013" w14:textId="3EEC5E90" w:rsidR="00472188" w:rsidRPr="008439ED" w:rsidRDefault="00472188">
      <w:pPr>
        <w:numPr>
          <w:ilvl w:val="0"/>
          <w:numId w:val="43"/>
        </w:numPr>
        <w:spacing w:before="100" w:beforeAutospacing="1" w:after="100" w:afterAutospacing="1" w:line="360" w:lineRule="auto"/>
        <w:rPr>
          <w:rFonts w:ascii="Calibri" w:eastAsia="Times New Roman" w:hAnsi="Calibri" w:cs="Calibri"/>
          <w:lang w:eastAsia="es-CO"/>
        </w:rPr>
        <w:pPrChange w:id="577" w:author="LauraPGM" w:date="2025-10-01T09:45:00Z">
          <w:pPr>
            <w:numPr>
              <w:numId w:val="53"/>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Las nuevas luminarias LED presentan una eficacia luminosa de 120 lúmenes por vatio (lm</w:t>
      </w:r>
      <w:ins w:id="578" w:author="LauraPGM" w:date="2025-10-06T20:48:00Z">
        <w:r w:rsidR="00DC6379" w:rsidRPr="008439ED">
          <w:rPr>
            <w:rFonts w:ascii="Calibri" w:eastAsia="Times New Roman" w:hAnsi="Calibri" w:cs="Calibri"/>
            <w:lang w:eastAsia="es-CO"/>
          </w:rPr>
          <w:t xml:space="preserve"> </w:t>
        </w:r>
      </w:ins>
      <w:r w:rsidRPr="008439ED">
        <w:rPr>
          <w:rFonts w:ascii="Calibri" w:eastAsia="Times New Roman" w:hAnsi="Calibri" w:cs="Calibri"/>
          <w:lang w:eastAsia="es-CO"/>
        </w:rPr>
        <w:t>/</w:t>
      </w:r>
      <w:ins w:id="579" w:author="LauraPGM" w:date="2025-10-06T20:48:00Z">
        <w:r w:rsidR="00DC6379" w:rsidRPr="008439ED">
          <w:rPr>
            <w:rFonts w:ascii="Calibri" w:eastAsia="Times New Roman" w:hAnsi="Calibri" w:cs="Calibri"/>
            <w:lang w:eastAsia="es-CO"/>
          </w:rPr>
          <w:t xml:space="preserve"> </w:t>
        </w:r>
      </w:ins>
      <w:r w:rsidRPr="008439ED">
        <w:rPr>
          <w:rFonts w:ascii="Calibri" w:eastAsia="Times New Roman" w:hAnsi="Calibri" w:cs="Calibri"/>
          <w:lang w:eastAsia="es-CO"/>
        </w:rPr>
        <w:t>W), superando a las anteriores de 80 lm</w:t>
      </w:r>
      <w:ins w:id="580" w:author="LauraPGM" w:date="2025-10-06T20:48:00Z">
        <w:r w:rsidR="00DC6379" w:rsidRPr="008439ED">
          <w:rPr>
            <w:rFonts w:ascii="Calibri" w:eastAsia="Times New Roman" w:hAnsi="Calibri" w:cs="Calibri"/>
            <w:lang w:eastAsia="es-CO"/>
          </w:rPr>
          <w:t xml:space="preserve"> </w:t>
        </w:r>
      </w:ins>
      <w:r w:rsidRPr="008439ED">
        <w:rPr>
          <w:rFonts w:ascii="Calibri" w:eastAsia="Times New Roman" w:hAnsi="Calibri" w:cs="Calibri"/>
          <w:lang w:eastAsia="es-CO"/>
        </w:rPr>
        <w:t>/</w:t>
      </w:r>
      <w:ins w:id="581" w:author="LauraPGM" w:date="2025-10-06T20:48:00Z">
        <w:r w:rsidR="00DC6379" w:rsidRPr="008439ED">
          <w:rPr>
            <w:rFonts w:ascii="Calibri" w:eastAsia="Times New Roman" w:hAnsi="Calibri" w:cs="Calibri"/>
            <w:lang w:eastAsia="es-CO"/>
          </w:rPr>
          <w:t xml:space="preserve"> </w:t>
        </w:r>
      </w:ins>
      <w:r w:rsidRPr="008439ED">
        <w:rPr>
          <w:rFonts w:ascii="Calibri" w:eastAsia="Times New Roman" w:hAnsi="Calibri" w:cs="Calibri"/>
          <w:lang w:eastAsia="es-CO"/>
        </w:rPr>
        <w:t>W.</w:t>
      </w:r>
    </w:p>
    <w:p w14:paraId="2EC07A82" w14:textId="6E7C384D" w:rsidR="000E6DB8" w:rsidRPr="008439ED" w:rsidRDefault="000E6DB8">
      <w:pPr>
        <w:pStyle w:val="Ttulo2"/>
        <w:numPr>
          <w:ilvl w:val="0"/>
          <w:numId w:val="31"/>
        </w:numPr>
        <w:spacing w:line="360" w:lineRule="auto"/>
        <w:rPr>
          <w:rFonts w:ascii="Calibri" w:hAnsi="Calibri" w:cs="Calibri"/>
          <w:b/>
          <w:sz w:val="22"/>
          <w:szCs w:val="22"/>
          <w:lang w:eastAsia="es-MX"/>
        </w:rPr>
        <w:pPrChange w:id="582" w:author="LauraPGM" w:date="2025-10-01T09:45:00Z">
          <w:pPr>
            <w:pStyle w:val="Ttulo2"/>
            <w:numPr>
              <w:numId w:val="35"/>
            </w:numPr>
            <w:ind w:left="720" w:hanging="360"/>
          </w:pPr>
        </w:pPrChange>
      </w:pPr>
      <w:bookmarkStart w:id="583" w:name="_Toc200949743"/>
      <w:r w:rsidRPr="008439ED">
        <w:rPr>
          <w:rFonts w:ascii="Calibri" w:hAnsi="Calibri" w:cs="Calibri"/>
          <w:b/>
          <w:sz w:val="22"/>
          <w:szCs w:val="22"/>
          <w:lang w:eastAsia="es-MX"/>
        </w:rPr>
        <w:t xml:space="preserve">IDEs </w:t>
      </w:r>
      <w:ins w:id="584" w:author="LauraPGM" w:date="2025-10-06T20:50:00Z">
        <w:r w:rsidR="0091688B" w:rsidRPr="008439ED">
          <w:rPr>
            <w:rFonts w:ascii="Calibri" w:hAnsi="Calibri" w:cs="Calibri"/>
            <w:b/>
            <w:sz w:val="22"/>
            <w:szCs w:val="22"/>
            <w:lang w:eastAsia="es-MX"/>
          </w:rPr>
          <w:t>n</w:t>
        </w:r>
      </w:ins>
      <w:del w:id="585" w:author="LauraPGM" w:date="2025-10-06T20:50:00Z">
        <w:r w:rsidRPr="008439ED" w:rsidDel="0091688B">
          <w:rPr>
            <w:rFonts w:ascii="Calibri" w:hAnsi="Calibri" w:cs="Calibri"/>
            <w:b/>
            <w:sz w:val="22"/>
            <w:szCs w:val="22"/>
            <w:lang w:eastAsia="es-MX"/>
          </w:rPr>
          <w:delText>N</w:delText>
        </w:r>
      </w:del>
      <w:r w:rsidRPr="008439ED">
        <w:rPr>
          <w:rFonts w:ascii="Calibri" w:hAnsi="Calibri" w:cs="Calibri"/>
          <w:b/>
          <w:sz w:val="22"/>
          <w:szCs w:val="22"/>
          <w:lang w:eastAsia="es-MX"/>
        </w:rPr>
        <w:t>ormalizados (ajustados por variables externas como temperatura, ocupación)</w:t>
      </w:r>
      <w:del w:id="586" w:author="LauraPGM" w:date="2025-10-06T20:50:00Z">
        <w:r w:rsidRPr="008439ED" w:rsidDel="0091688B">
          <w:rPr>
            <w:rFonts w:ascii="Calibri" w:hAnsi="Calibri" w:cs="Calibri"/>
            <w:b/>
            <w:sz w:val="22"/>
            <w:szCs w:val="22"/>
            <w:lang w:eastAsia="es-MX"/>
          </w:rPr>
          <w:delText>.</w:delText>
        </w:r>
      </w:del>
      <w:bookmarkEnd w:id="583"/>
    </w:p>
    <w:p w14:paraId="6998824B" w14:textId="77777777" w:rsidR="000E6DB8" w:rsidRPr="008439ED" w:rsidRDefault="000E6DB8">
      <w:pPr>
        <w:spacing w:line="360" w:lineRule="auto"/>
        <w:rPr>
          <w:rFonts w:ascii="Calibri" w:hAnsi="Calibri" w:cs="Calibri"/>
          <w:lang w:eastAsia="es-MX"/>
        </w:rPr>
        <w:pPrChange w:id="587" w:author="LauraPGM" w:date="2025-10-01T09:45:00Z">
          <w:pPr/>
        </w:pPrChange>
      </w:pPr>
    </w:p>
    <w:p w14:paraId="29288919" w14:textId="77777777" w:rsidR="000E6DB8" w:rsidRPr="008439ED" w:rsidRDefault="000E6DB8" w:rsidP="001D59AC">
      <w:pPr>
        <w:spacing w:line="360" w:lineRule="auto"/>
        <w:rPr>
          <w:rFonts w:ascii="Calibri" w:hAnsi="Calibri" w:cs="Calibri"/>
          <w:lang w:eastAsia="es-MX"/>
        </w:rPr>
      </w:pPr>
      <w:r w:rsidRPr="008439ED">
        <w:rPr>
          <w:rFonts w:ascii="Calibri" w:hAnsi="Calibri" w:cs="Calibri"/>
          <w:lang w:eastAsia="es-MX"/>
        </w:rPr>
        <w:t>Los IDEs normalizados son IDEs (generalmente relativos o de rendimiento) que se ajustan matemáticamente para compensar la influencia de variables externas significativas que afectan el consumo energético, pero que la organización no controla directamente. Estas variables pueden incluir condiciones ambientales (temperatura exterior, humedad), niveles de ocupación, horas de operación, cambios en la mezcla de productos, entre otras.</w:t>
      </w:r>
    </w:p>
    <w:p w14:paraId="13203C95" w14:textId="2A1441EF" w:rsidR="000E6DB8" w:rsidRPr="008439ED" w:rsidRDefault="000E6DB8" w:rsidP="001D59AC">
      <w:pPr>
        <w:spacing w:line="360" w:lineRule="auto"/>
        <w:rPr>
          <w:rFonts w:ascii="Calibri" w:hAnsi="Calibri" w:cs="Calibri"/>
          <w:lang w:eastAsia="es-MX"/>
        </w:rPr>
      </w:pPr>
      <w:r w:rsidRPr="008439ED">
        <w:rPr>
          <w:rFonts w:ascii="Calibri" w:hAnsi="Calibri" w:cs="Calibri"/>
          <w:noProof/>
          <w:lang w:eastAsia="es-CO"/>
          <w:rPrChange w:id="588" w:author="LauraPGM" w:date="2025-11-04T16:55:00Z">
            <w:rPr>
              <w:rFonts w:ascii="Calibri" w:hAnsi="Calibri" w:cs="Calibri"/>
              <w:noProof/>
              <w:lang w:eastAsia="es-CO"/>
            </w:rPr>
          </w:rPrChange>
        </w:rPr>
        <mc:AlternateContent>
          <mc:Choice Requires="wps">
            <w:drawing>
              <wp:anchor distT="0" distB="0" distL="114300" distR="114300" simplePos="0" relativeHeight="251684864" behindDoc="1" locked="0" layoutInCell="1" allowOverlap="1" wp14:anchorId="663246B0" wp14:editId="2C7AF47D">
                <wp:simplePos x="0" y="0"/>
                <wp:positionH relativeFrom="column">
                  <wp:posOffset>-161290</wp:posOffset>
                </wp:positionH>
                <wp:positionV relativeFrom="paragraph">
                  <wp:posOffset>125095</wp:posOffset>
                </wp:positionV>
                <wp:extent cx="6800850" cy="1409700"/>
                <wp:effectExtent l="57150" t="19050" r="76200" b="95250"/>
                <wp:wrapNone/>
                <wp:docPr id="4" name="Rectángulo 4"/>
                <wp:cNvGraphicFramePr/>
                <a:graphic xmlns:a="http://schemas.openxmlformats.org/drawingml/2006/main">
                  <a:graphicData uri="http://schemas.microsoft.com/office/word/2010/wordprocessingShape">
                    <wps:wsp>
                      <wps:cNvSpPr/>
                      <wps:spPr>
                        <a:xfrm>
                          <a:off x="0" y="0"/>
                          <a:ext cx="6800850" cy="14097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0F09E5" id="Rectángulo 4" o:spid="_x0000_s1026" style="position:absolute;margin-left:-12.7pt;margin-top:9.85pt;width:535.5pt;height:111pt;z-index:-25163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p>
    <w:p w14:paraId="431E25C9" w14:textId="77777777" w:rsidR="000E6DB8" w:rsidRPr="008439ED" w:rsidRDefault="000E6DB8" w:rsidP="001D59AC">
      <w:pPr>
        <w:spacing w:line="360" w:lineRule="auto"/>
        <w:rPr>
          <w:rFonts w:ascii="Calibri" w:hAnsi="Calibri" w:cs="Calibri"/>
          <w:b/>
          <w:bCs/>
          <w:lang w:eastAsia="es-MX"/>
        </w:rPr>
      </w:pPr>
      <w:r w:rsidRPr="008439ED">
        <w:rPr>
          <w:rFonts w:ascii="Calibri" w:hAnsi="Calibri" w:cs="Calibri"/>
          <w:b/>
          <w:bCs/>
          <w:lang w:eastAsia="es-MX"/>
        </w:rPr>
        <w:t>¿Cómo funcionan?</w:t>
      </w:r>
    </w:p>
    <w:p w14:paraId="56C0D1F5" w14:textId="7D9AEEBC" w:rsidR="000E6DB8" w:rsidRPr="008439ED" w:rsidRDefault="000E6DB8" w:rsidP="001D59AC">
      <w:pPr>
        <w:spacing w:line="360" w:lineRule="auto"/>
        <w:rPr>
          <w:rFonts w:ascii="Calibri" w:hAnsi="Calibri" w:cs="Calibri"/>
          <w:lang w:eastAsia="es-MX"/>
        </w:rPr>
      </w:pPr>
      <w:r w:rsidRPr="008439ED">
        <w:rPr>
          <w:rFonts w:ascii="Calibri" w:hAnsi="Calibri" w:cs="Calibri"/>
          <w:lang w:eastAsia="es-MX"/>
        </w:rPr>
        <w:t xml:space="preserve">La normalización permite una comparación mucho más precisa y justa del desempeño energético a lo largo del tiempo, ya que elimina el "ruido" o las fluctuaciones causadas </w:t>
      </w:r>
      <w:commentRangeStart w:id="589"/>
      <w:r w:rsidRPr="008439ED">
        <w:rPr>
          <w:rFonts w:ascii="Calibri" w:hAnsi="Calibri" w:cs="Calibri"/>
          <w:lang w:eastAsia="es-MX"/>
        </w:rPr>
        <w:t>por</w:t>
      </w:r>
      <w:commentRangeEnd w:id="589"/>
      <w:r w:rsidR="002A19B8" w:rsidRPr="008439ED">
        <w:rPr>
          <w:rStyle w:val="Refdecomentario"/>
          <w:rFonts w:ascii="Calibri" w:hAnsi="Calibri" w:cs="Calibri"/>
          <w:sz w:val="22"/>
          <w:szCs w:val="22"/>
          <w:rPrChange w:id="590" w:author="LauraPGM" w:date="2025-11-04T16:55:00Z">
            <w:rPr>
              <w:rStyle w:val="Refdecomentario"/>
            </w:rPr>
          </w:rPrChange>
        </w:rPr>
        <w:commentReference w:id="589"/>
      </w:r>
      <w:r w:rsidRPr="008439ED">
        <w:rPr>
          <w:rFonts w:ascii="Calibri" w:hAnsi="Calibri" w:cs="Calibri"/>
          <w:lang w:eastAsia="es-MX"/>
        </w:rPr>
        <w:t xml:space="preserve"> condiciones ajenas a la eficiencia operativa real. Esto es crucial en sectores donde el consumo energético es altamente sensible a factores externos, como edificios (temperatura ambiente) o industrias con producción variable. </w:t>
      </w:r>
    </w:p>
    <w:p w14:paraId="3E4375D3" w14:textId="77777777" w:rsidR="000E6DB8" w:rsidRPr="008439ED" w:rsidDel="00532D7F" w:rsidRDefault="000E6DB8">
      <w:pPr>
        <w:spacing w:line="360" w:lineRule="auto"/>
        <w:rPr>
          <w:del w:id="591" w:author="LauraPGM" w:date="2025-10-01T13:16:00Z"/>
          <w:rFonts w:ascii="Calibri" w:hAnsi="Calibri" w:cs="Calibri"/>
          <w:b/>
          <w:bCs/>
          <w:lang w:eastAsia="es-MX"/>
        </w:rPr>
        <w:pPrChange w:id="592" w:author="LauraPGM" w:date="2025-10-01T13:15:00Z">
          <w:pPr>
            <w:pStyle w:val="Prrafodelista"/>
            <w:numPr>
              <w:numId w:val="52"/>
            </w:numPr>
            <w:spacing w:line="360" w:lineRule="auto"/>
            <w:ind w:hanging="360"/>
          </w:pPr>
        </w:pPrChange>
      </w:pPr>
    </w:p>
    <w:p w14:paraId="6A468D16" w14:textId="77777777" w:rsidR="00532D7F" w:rsidRPr="008439ED" w:rsidRDefault="00532D7F">
      <w:pPr>
        <w:pStyle w:val="Prrafodelista"/>
        <w:spacing w:line="360" w:lineRule="auto"/>
        <w:rPr>
          <w:ins w:id="593" w:author="LauraPGM" w:date="2025-10-01T13:16:00Z"/>
          <w:rFonts w:ascii="Calibri" w:hAnsi="Calibri" w:cs="Calibri"/>
          <w:lang w:eastAsia="es-MX"/>
          <w:rPrChange w:id="594" w:author="LauraPGM" w:date="2025-11-04T16:55:00Z">
            <w:rPr>
              <w:ins w:id="595" w:author="LauraPGM" w:date="2025-10-01T13:16:00Z"/>
              <w:lang w:eastAsia="es-MX"/>
            </w:rPr>
          </w:rPrChange>
        </w:rPr>
        <w:pPrChange w:id="596" w:author="LauraPGM" w:date="2025-10-01T13:16:00Z">
          <w:pPr>
            <w:spacing w:line="360" w:lineRule="auto"/>
          </w:pPr>
        </w:pPrChange>
      </w:pPr>
    </w:p>
    <w:p w14:paraId="1644BE35" w14:textId="4F062062" w:rsidR="000E6DB8" w:rsidRPr="008439ED" w:rsidRDefault="000E6DB8">
      <w:pPr>
        <w:pStyle w:val="Prrafodelista"/>
        <w:numPr>
          <w:ilvl w:val="0"/>
          <w:numId w:val="37"/>
        </w:numPr>
        <w:spacing w:line="360" w:lineRule="auto"/>
        <w:rPr>
          <w:rFonts w:ascii="Calibri" w:hAnsi="Calibri" w:cs="Calibri"/>
          <w:lang w:eastAsia="es-MX"/>
          <w:rPrChange w:id="597" w:author="LauraPGM" w:date="2025-11-04T16:55:00Z">
            <w:rPr>
              <w:lang w:eastAsia="es-MX"/>
            </w:rPr>
          </w:rPrChange>
        </w:rPr>
        <w:pPrChange w:id="598" w:author="LauraPGM" w:date="2025-10-01T13:16:00Z">
          <w:pPr>
            <w:pStyle w:val="Prrafodelista"/>
            <w:numPr>
              <w:numId w:val="52"/>
            </w:numPr>
            <w:spacing w:line="360" w:lineRule="auto"/>
            <w:ind w:hanging="360"/>
          </w:pPr>
        </w:pPrChange>
      </w:pPr>
      <w:r w:rsidRPr="008439ED">
        <w:rPr>
          <w:rFonts w:ascii="Calibri" w:hAnsi="Calibri" w:cs="Calibri"/>
          <w:b/>
          <w:bCs/>
          <w:lang w:eastAsia="es-MX"/>
          <w:rPrChange w:id="599" w:author="LauraPGM" w:date="2025-11-04T16:55:00Z">
            <w:rPr>
              <w:lang w:eastAsia="es-MX"/>
            </w:rPr>
          </w:rPrChange>
        </w:rPr>
        <w:t xml:space="preserve">Metodologías de </w:t>
      </w:r>
      <w:ins w:id="600" w:author="LauraPGM" w:date="2025-10-06T20:52:00Z">
        <w:r w:rsidR="001D32E2" w:rsidRPr="008439ED">
          <w:rPr>
            <w:rFonts w:ascii="Calibri" w:hAnsi="Calibri" w:cs="Calibri"/>
            <w:b/>
            <w:bCs/>
            <w:lang w:eastAsia="es-MX"/>
          </w:rPr>
          <w:t>a</w:t>
        </w:r>
      </w:ins>
      <w:del w:id="601" w:author="LauraPGM" w:date="2025-10-06T20:52:00Z">
        <w:r w:rsidRPr="008439ED" w:rsidDel="001D32E2">
          <w:rPr>
            <w:rFonts w:ascii="Calibri" w:hAnsi="Calibri" w:cs="Calibri"/>
            <w:b/>
            <w:bCs/>
            <w:lang w:eastAsia="es-MX"/>
            <w:rPrChange w:id="602" w:author="LauraPGM" w:date="2025-11-04T16:55:00Z">
              <w:rPr>
                <w:lang w:eastAsia="es-MX"/>
              </w:rPr>
            </w:rPrChange>
          </w:rPr>
          <w:delText>A</w:delText>
        </w:r>
      </w:del>
      <w:r w:rsidRPr="008439ED">
        <w:rPr>
          <w:rFonts w:ascii="Calibri" w:hAnsi="Calibri" w:cs="Calibri"/>
          <w:b/>
          <w:bCs/>
          <w:lang w:eastAsia="es-MX"/>
          <w:rPrChange w:id="603" w:author="LauraPGM" w:date="2025-11-04T16:55:00Z">
            <w:rPr>
              <w:lang w:eastAsia="es-MX"/>
            </w:rPr>
          </w:rPrChange>
        </w:rPr>
        <w:t>juste:</w:t>
      </w:r>
      <w:r w:rsidRPr="008439ED">
        <w:rPr>
          <w:rFonts w:ascii="Calibri" w:hAnsi="Calibri" w:cs="Calibri"/>
          <w:lang w:eastAsia="es-MX"/>
          <w:rPrChange w:id="604" w:author="LauraPGM" w:date="2025-11-04T16:55:00Z">
            <w:rPr>
              <w:lang w:eastAsia="es-MX"/>
            </w:rPr>
          </w:rPrChange>
        </w:rPr>
        <w:t xml:space="preserve"> </w:t>
      </w:r>
    </w:p>
    <w:p w14:paraId="3D0C06FB" w14:textId="15FE9D37" w:rsidR="000E6DB8" w:rsidRPr="008439ED" w:rsidRDefault="000E6DB8" w:rsidP="001D59AC">
      <w:pPr>
        <w:pStyle w:val="Prrafodelista"/>
        <w:spacing w:line="360" w:lineRule="auto"/>
        <w:rPr>
          <w:rFonts w:ascii="Calibri" w:hAnsi="Calibri" w:cs="Calibri"/>
          <w:lang w:eastAsia="es-MX"/>
        </w:rPr>
      </w:pPr>
      <w:r w:rsidRPr="008439ED">
        <w:rPr>
          <w:rFonts w:ascii="Calibri" w:hAnsi="Calibri" w:cs="Calibri"/>
          <w:lang w:eastAsia="es-MX"/>
        </w:rPr>
        <w:t xml:space="preserve">Las metodologías pueden variar desde simples ratios o factores de corrección hasta modelos estadísticos más complejos, como el análisis de regresión (simple o múltiple), que establece una relación matemática entre el consumo de energía y las variables de ajuste. </w:t>
      </w:r>
    </w:p>
    <w:p w14:paraId="1174912B" w14:textId="77777777" w:rsidR="000E6DB8" w:rsidRPr="008439ED" w:rsidRDefault="000E6DB8" w:rsidP="001D59AC">
      <w:pPr>
        <w:spacing w:line="360" w:lineRule="auto"/>
        <w:rPr>
          <w:rFonts w:ascii="Calibri" w:hAnsi="Calibri" w:cs="Calibri"/>
          <w:lang w:eastAsia="es-MX"/>
        </w:rPr>
      </w:pPr>
    </w:p>
    <w:p w14:paraId="3FF1EB20" w14:textId="77777777" w:rsidR="000E6DB8" w:rsidRPr="008439ED" w:rsidRDefault="000E6DB8">
      <w:pPr>
        <w:pStyle w:val="Prrafodelista"/>
        <w:numPr>
          <w:ilvl w:val="0"/>
          <w:numId w:val="37"/>
        </w:numPr>
        <w:spacing w:line="360" w:lineRule="auto"/>
        <w:rPr>
          <w:rFonts w:ascii="Calibri" w:hAnsi="Calibri" w:cs="Calibri"/>
          <w:lang w:eastAsia="es-MX"/>
          <w:rPrChange w:id="605" w:author="LauraPGM" w:date="2025-11-04T16:55:00Z">
            <w:rPr>
              <w:lang w:eastAsia="es-MX"/>
            </w:rPr>
          </w:rPrChange>
        </w:rPr>
        <w:pPrChange w:id="606" w:author="LauraPGM" w:date="2025-10-01T13:16:00Z">
          <w:pPr>
            <w:pStyle w:val="Prrafodelista"/>
            <w:numPr>
              <w:numId w:val="52"/>
            </w:numPr>
            <w:spacing w:line="360" w:lineRule="auto"/>
            <w:ind w:hanging="360"/>
          </w:pPr>
        </w:pPrChange>
      </w:pPr>
      <w:r w:rsidRPr="008439ED">
        <w:rPr>
          <w:rFonts w:ascii="Calibri" w:hAnsi="Calibri" w:cs="Calibri"/>
          <w:b/>
          <w:bCs/>
          <w:lang w:eastAsia="es-MX"/>
          <w:rPrChange w:id="607" w:author="LauraPGM" w:date="2025-11-04T16:55:00Z">
            <w:rPr>
              <w:lang w:eastAsia="es-MX"/>
            </w:rPr>
          </w:rPrChange>
        </w:rPr>
        <w:t>Aplicaciones comunes:</w:t>
      </w:r>
      <w:r w:rsidRPr="008439ED">
        <w:rPr>
          <w:rFonts w:ascii="Calibri" w:hAnsi="Calibri" w:cs="Calibri"/>
          <w:lang w:eastAsia="es-MX"/>
          <w:rPrChange w:id="608" w:author="LauraPGM" w:date="2025-11-04T16:55:00Z">
            <w:rPr>
              <w:lang w:eastAsia="es-MX"/>
            </w:rPr>
          </w:rPrChange>
        </w:rPr>
        <w:t xml:space="preserve"> </w:t>
      </w:r>
    </w:p>
    <w:p w14:paraId="3ED5EF8F" w14:textId="77777777" w:rsidR="000E6DB8" w:rsidRPr="008439ED" w:rsidRDefault="000E6DB8">
      <w:pPr>
        <w:numPr>
          <w:ilvl w:val="0"/>
          <w:numId w:val="126"/>
        </w:numPr>
        <w:spacing w:line="360" w:lineRule="auto"/>
        <w:rPr>
          <w:rFonts w:ascii="Calibri" w:hAnsi="Calibri" w:cs="Calibri"/>
          <w:lang w:eastAsia="es-MX"/>
        </w:rPr>
        <w:pPrChange w:id="609" w:author="LauraPGM" w:date="2025-10-01T13:16:00Z">
          <w:pPr>
            <w:numPr>
              <w:numId w:val="56"/>
            </w:numPr>
            <w:tabs>
              <w:tab w:val="num" w:pos="720"/>
            </w:tabs>
            <w:spacing w:line="360" w:lineRule="auto"/>
            <w:ind w:left="720" w:hanging="360"/>
          </w:pPr>
        </w:pPrChange>
      </w:pPr>
      <w:r w:rsidRPr="008439ED">
        <w:rPr>
          <w:rFonts w:ascii="Calibri" w:hAnsi="Calibri" w:cs="Calibri"/>
          <w:lang w:eastAsia="es-MX"/>
        </w:rPr>
        <w:t>Evaluación del desempeño energético a lo largo de periodos con condiciones climáticas o de operación muy diferentes (ejemplo invierno vs. verano en un edificio).</w:t>
      </w:r>
    </w:p>
    <w:p w14:paraId="30541EFC" w14:textId="77777777" w:rsidR="000E6DB8" w:rsidRPr="008439ED" w:rsidRDefault="000E6DB8">
      <w:pPr>
        <w:numPr>
          <w:ilvl w:val="0"/>
          <w:numId w:val="126"/>
        </w:numPr>
        <w:spacing w:line="360" w:lineRule="auto"/>
        <w:rPr>
          <w:rFonts w:ascii="Calibri" w:hAnsi="Calibri" w:cs="Calibri"/>
          <w:lang w:eastAsia="es-MX"/>
        </w:rPr>
        <w:pPrChange w:id="610" w:author="LauraPGM" w:date="2025-10-01T13:16:00Z">
          <w:pPr>
            <w:numPr>
              <w:numId w:val="56"/>
            </w:numPr>
            <w:tabs>
              <w:tab w:val="num" w:pos="720"/>
            </w:tabs>
            <w:spacing w:line="360" w:lineRule="auto"/>
            <w:ind w:left="720" w:hanging="360"/>
          </w:pPr>
        </w:pPrChange>
      </w:pPr>
      <w:r w:rsidRPr="008439ED">
        <w:rPr>
          <w:rFonts w:ascii="Calibri" w:hAnsi="Calibri" w:cs="Calibri"/>
          <w:lang w:eastAsia="es-MX"/>
        </w:rPr>
        <w:t>Comparación del desempeño energético de edificios con distintos niveles de ocupación o uso.</w:t>
      </w:r>
    </w:p>
    <w:p w14:paraId="711C38B8" w14:textId="77777777" w:rsidR="000E6DB8" w:rsidRPr="008439ED" w:rsidRDefault="000E6DB8">
      <w:pPr>
        <w:numPr>
          <w:ilvl w:val="0"/>
          <w:numId w:val="126"/>
        </w:numPr>
        <w:spacing w:line="360" w:lineRule="auto"/>
        <w:rPr>
          <w:rFonts w:ascii="Calibri" w:hAnsi="Calibri" w:cs="Calibri"/>
          <w:lang w:eastAsia="es-MX"/>
        </w:rPr>
        <w:pPrChange w:id="611" w:author="LauraPGM" w:date="2025-10-01T13:16:00Z">
          <w:pPr>
            <w:numPr>
              <w:numId w:val="56"/>
            </w:numPr>
            <w:tabs>
              <w:tab w:val="num" w:pos="720"/>
            </w:tabs>
            <w:spacing w:line="360" w:lineRule="auto"/>
            <w:ind w:left="720" w:hanging="360"/>
          </w:pPr>
        </w:pPrChange>
      </w:pPr>
      <w:r w:rsidRPr="008439ED">
        <w:rPr>
          <w:rFonts w:ascii="Calibri" w:hAnsi="Calibri" w:cs="Calibri"/>
          <w:lang w:eastAsia="es-MX"/>
        </w:rPr>
        <w:t>Seguimiento de la mejora de la eficiencia en procesos industriales con variaciones en la mezcla de productos o las condiciones de operación (ejemplo distintos tipos de vidrio en una fábrica).</w:t>
      </w:r>
    </w:p>
    <w:p w14:paraId="6DC1E15A" w14:textId="62B8D6BD" w:rsidR="000E6DB8" w:rsidRPr="008439ED" w:rsidRDefault="000E6DB8">
      <w:pPr>
        <w:numPr>
          <w:ilvl w:val="0"/>
          <w:numId w:val="126"/>
        </w:numPr>
        <w:spacing w:line="360" w:lineRule="auto"/>
        <w:rPr>
          <w:rFonts w:ascii="Calibri" w:hAnsi="Calibri" w:cs="Calibri"/>
          <w:lang w:eastAsia="es-MX"/>
        </w:rPr>
        <w:pPrChange w:id="612" w:author="LauraPGM" w:date="2025-10-01T13:16:00Z">
          <w:pPr>
            <w:numPr>
              <w:numId w:val="56"/>
            </w:numPr>
            <w:tabs>
              <w:tab w:val="num" w:pos="720"/>
            </w:tabs>
            <w:spacing w:line="360" w:lineRule="auto"/>
            <w:ind w:left="720" w:hanging="360"/>
          </w:pPr>
        </w:pPrChange>
      </w:pPr>
      <w:r w:rsidRPr="008439ED">
        <w:rPr>
          <w:rFonts w:ascii="Calibri" w:hAnsi="Calibri" w:cs="Calibri"/>
          <w:lang w:eastAsia="es-MX"/>
        </w:rPr>
        <w:t>Cálculo más preciso del ahorro energético real logrado por las medidas de eficiencia, aislando el efecto de las variables externas.</w:t>
      </w:r>
    </w:p>
    <w:p w14:paraId="41EF1CE7" w14:textId="77777777" w:rsidR="000E6DB8" w:rsidRPr="008439ED" w:rsidRDefault="000E6DB8" w:rsidP="001D59AC">
      <w:pPr>
        <w:spacing w:line="360" w:lineRule="auto"/>
        <w:ind w:left="720"/>
        <w:rPr>
          <w:rFonts w:ascii="Calibri" w:hAnsi="Calibri" w:cs="Calibri"/>
          <w:lang w:eastAsia="es-MX"/>
        </w:rPr>
      </w:pPr>
    </w:p>
    <w:p w14:paraId="0D349047" w14:textId="77777777" w:rsidR="000E6DB8" w:rsidRPr="008439ED" w:rsidRDefault="000E6DB8">
      <w:pPr>
        <w:pStyle w:val="Prrafodelista"/>
        <w:numPr>
          <w:ilvl w:val="0"/>
          <w:numId w:val="37"/>
        </w:numPr>
        <w:spacing w:line="360" w:lineRule="auto"/>
        <w:rPr>
          <w:rFonts w:ascii="Calibri" w:hAnsi="Calibri" w:cs="Calibri"/>
          <w:lang w:eastAsia="es-MX"/>
          <w:rPrChange w:id="613" w:author="LauraPGM" w:date="2025-11-04T16:55:00Z">
            <w:rPr>
              <w:lang w:eastAsia="es-MX"/>
            </w:rPr>
          </w:rPrChange>
        </w:rPr>
        <w:pPrChange w:id="614" w:author="LauraPGM" w:date="2025-10-01T13:16:00Z">
          <w:pPr>
            <w:spacing w:line="360" w:lineRule="auto"/>
          </w:pPr>
        </w:pPrChange>
      </w:pPr>
      <w:r w:rsidRPr="008439ED">
        <w:rPr>
          <w:rFonts w:ascii="Calibri" w:hAnsi="Calibri" w:cs="Calibri"/>
          <w:b/>
          <w:bCs/>
          <w:lang w:eastAsia="es-MX"/>
          <w:rPrChange w:id="615" w:author="LauraPGM" w:date="2025-11-04T16:55:00Z">
            <w:rPr>
              <w:lang w:eastAsia="es-MX"/>
            </w:rPr>
          </w:rPrChange>
        </w:rPr>
        <w:t>Ejemplos específicos:</w:t>
      </w:r>
      <w:r w:rsidRPr="008439ED">
        <w:rPr>
          <w:rFonts w:ascii="Calibri" w:hAnsi="Calibri" w:cs="Calibri"/>
          <w:lang w:eastAsia="es-MX"/>
          <w:rPrChange w:id="616" w:author="LauraPGM" w:date="2025-11-04T16:55:00Z">
            <w:rPr>
              <w:lang w:eastAsia="es-MX"/>
            </w:rPr>
          </w:rPrChange>
        </w:rPr>
        <w:t xml:space="preserve"> </w:t>
      </w:r>
    </w:p>
    <w:p w14:paraId="348FBCC6" w14:textId="1809C9A7" w:rsidR="000E6DB8" w:rsidRPr="008439ED" w:rsidRDefault="000E6DB8">
      <w:pPr>
        <w:numPr>
          <w:ilvl w:val="0"/>
          <w:numId w:val="127"/>
        </w:numPr>
        <w:spacing w:line="360" w:lineRule="auto"/>
        <w:rPr>
          <w:rFonts w:ascii="Calibri" w:hAnsi="Calibri" w:cs="Calibri"/>
          <w:lang w:eastAsia="es-MX"/>
        </w:rPr>
        <w:pPrChange w:id="617" w:author="LauraPGM" w:date="2025-10-01T13:17:00Z">
          <w:pPr>
            <w:numPr>
              <w:numId w:val="57"/>
            </w:numPr>
            <w:tabs>
              <w:tab w:val="num" w:pos="720"/>
            </w:tabs>
            <w:spacing w:line="360" w:lineRule="auto"/>
            <w:ind w:left="720" w:hanging="360"/>
          </w:pPr>
        </w:pPrChange>
      </w:pPr>
      <w:del w:id="618" w:author="LauraPGM" w:date="2025-10-01T13:17:00Z">
        <w:r w:rsidRPr="008439ED" w:rsidDel="00532D7F">
          <w:rPr>
            <w:rFonts w:ascii="Calibri" w:hAnsi="Calibri" w:cs="Calibri"/>
            <w:lang w:eastAsia="es-MX"/>
          </w:rPr>
          <w:delText>"</w:delText>
        </w:r>
      </w:del>
      <w:ins w:id="619" w:author="LauraPGM" w:date="2025-10-06T20:55:00Z">
        <w:r w:rsidR="00645435" w:rsidRPr="008439ED">
          <w:rPr>
            <w:rFonts w:ascii="Calibri" w:hAnsi="Calibri" w:cs="Calibri"/>
            <w:rPrChange w:id="620" w:author="LauraPGM" w:date="2025-11-04T16:55:00Z">
              <w:rPr/>
            </w:rPrChange>
          </w:rPr>
          <w:t xml:space="preserve"> El consumo energético registrado en el edificio de oficinas</w:t>
        </w:r>
      </w:ins>
      <w:del w:id="621" w:author="LauraPGM" w:date="2025-10-06T20:55:00Z">
        <w:r w:rsidRPr="008439ED" w:rsidDel="00645435">
          <w:rPr>
            <w:rFonts w:ascii="Calibri" w:hAnsi="Calibri" w:cs="Calibri"/>
            <w:lang w:eastAsia="es-MX"/>
          </w:rPr>
          <w:delText>El consumo de energía de nuestro edificio de oficinas</w:delText>
        </w:r>
      </w:del>
      <w:r w:rsidRPr="008439ED">
        <w:rPr>
          <w:rFonts w:ascii="Calibri" w:hAnsi="Calibri" w:cs="Calibri"/>
          <w:lang w:eastAsia="es-MX"/>
        </w:rPr>
        <w:t>, normalizado por grados día de calefacción y refrigeración (</w:t>
      </w:r>
      <w:proofErr w:type="spellStart"/>
      <w:r w:rsidRPr="008439ED">
        <w:rPr>
          <w:rFonts w:ascii="Calibri" w:hAnsi="Calibri" w:cs="Calibri"/>
          <w:lang w:eastAsia="es-MX"/>
        </w:rPr>
        <w:t>kWh</w:t>
      </w:r>
      <w:proofErr w:type="spellEnd"/>
      <w:r w:rsidRPr="008439ED">
        <w:rPr>
          <w:rFonts w:ascii="Calibri" w:hAnsi="Calibri" w:cs="Calibri"/>
          <w:lang w:eastAsia="es-MX"/>
        </w:rPr>
        <w:t xml:space="preserve"> / GDD), mostró una mejora del 7 </w:t>
      </w:r>
      <w:del w:id="622" w:author="LauraPGM" w:date="2025-10-06T20:53:00Z">
        <w:r w:rsidRPr="008439ED" w:rsidDel="00645435">
          <w:rPr>
            <w:rFonts w:ascii="Calibri" w:hAnsi="Calibri" w:cs="Calibri"/>
            <w:lang w:eastAsia="es-MX"/>
          </w:rPr>
          <w:delText xml:space="preserve"> </w:delText>
        </w:r>
      </w:del>
      <w:r w:rsidRPr="008439ED">
        <w:rPr>
          <w:rFonts w:ascii="Calibri" w:hAnsi="Calibri" w:cs="Calibri"/>
          <w:lang w:eastAsia="es-MX"/>
        </w:rPr>
        <w:t>% este año, a pesar de un invierno más frío.</w:t>
      </w:r>
      <w:del w:id="623" w:author="LauraPGM" w:date="2025-10-01T13:17:00Z">
        <w:r w:rsidRPr="008439ED" w:rsidDel="00532D7F">
          <w:rPr>
            <w:rFonts w:ascii="Calibri" w:hAnsi="Calibri" w:cs="Calibri"/>
            <w:lang w:eastAsia="es-MX"/>
          </w:rPr>
          <w:delText>"</w:delText>
        </w:r>
      </w:del>
    </w:p>
    <w:p w14:paraId="0949CEA0" w14:textId="48E09967" w:rsidR="000E6DB8" w:rsidRPr="008439ED" w:rsidRDefault="000E6DB8">
      <w:pPr>
        <w:numPr>
          <w:ilvl w:val="0"/>
          <w:numId w:val="127"/>
        </w:numPr>
        <w:spacing w:line="360" w:lineRule="auto"/>
        <w:rPr>
          <w:rFonts w:ascii="Calibri" w:hAnsi="Calibri" w:cs="Calibri"/>
          <w:lang w:eastAsia="es-MX"/>
        </w:rPr>
        <w:pPrChange w:id="624" w:author="LauraPGM" w:date="2025-10-01T13:17:00Z">
          <w:pPr>
            <w:numPr>
              <w:numId w:val="57"/>
            </w:numPr>
            <w:tabs>
              <w:tab w:val="num" w:pos="720"/>
            </w:tabs>
            <w:spacing w:line="360" w:lineRule="auto"/>
            <w:ind w:left="720" w:hanging="360"/>
          </w:pPr>
        </w:pPrChange>
      </w:pPr>
      <w:del w:id="625" w:author="LauraPGM" w:date="2025-10-01T13:17:00Z">
        <w:r w:rsidRPr="008439ED" w:rsidDel="00532D7F">
          <w:rPr>
            <w:rFonts w:ascii="Calibri" w:hAnsi="Calibri" w:cs="Calibri"/>
            <w:lang w:eastAsia="es-MX"/>
          </w:rPr>
          <w:delText>"</w:delText>
        </w:r>
      </w:del>
      <w:ins w:id="626" w:author="LauraPGM" w:date="2025-10-06T20:55:00Z">
        <w:r w:rsidR="00645435" w:rsidRPr="008439ED">
          <w:rPr>
            <w:rFonts w:ascii="Calibri" w:hAnsi="Calibri" w:cs="Calibri"/>
            <w:rPrChange w:id="627" w:author="LauraPGM" w:date="2025-11-04T16:55:00Z">
              <w:rPr/>
            </w:rPrChange>
          </w:rPr>
          <w:t xml:space="preserve"> </w:t>
        </w:r>
        <w:r w:rsidR="00645435" w:rsidRPr="008439ED">
          <w:rPr>
            <w:rFonts w:ascii="Calibri" w:hAnsi="Calibri" w:cs="Calibri"/>
            <w:lang w:eastAsia="es-MX"/>
          </w:rPr>
          <w:t xml:space="preserve">La intensidad energética correspondiente a la planta manufacturera, </w:t>
        </w:r>
      </w:ins>
      <w:del w:id="628" w:author="LauraPGM" w:date="2025-10-06T20:55:00Z">
        <w:r w:rsidRPr="008439ED" w:rsidDel="00645435">
          <w:rPr>
            <w:rFonts w:ascii="Calibri" w:hAnsi="Calibri" w:cs="Calibri"/>
            <w:lang w:eastAsia="es-MX"/>
          </w:rPr>
          <w:delText xml:space="preserve">La intensidad energética de nuestra planta manufacturera </w:delText>
        </w:r>
      </w:del>
      <w:r w:rsidRPr="008439ED">
        <w:rPr>
          <w:rFonts w:ascii="Calibri" w:hAnsi="Calibri" w:cs="Calibri"/>
          <w:lang w:eastAsia="es-MX"/>
        </w:rPr>
        <w:t>se ajusta por el tipo y volumen de producción, permitiendo una comparación precisa de la eficiencia operativa mes a mes.</w:t>
      </w:r>
      <w:del w:id="629" w:author="LauraPGM" w:date="2025-10-01T13:17:00Z">
        <w:r w:rsidRPr="008439ED" w:rsidDel="00532D7F">
          <w:rPr>
            <w:rFonts w:ascii="Calibri" w:hAnsi="Calibri" w:cs="Calibri"/>
            <w:lang w:eastAsia="es-MX"/>
          </w:rPr>
          <w:delText>"</w:delText>
        </w:r>
      </w:del>
    </w:p>
    <w:p w14:paraId="3BD9A369" w14:textId="10CFB879" w:rsidR="000E6DB8" w:rsidRPr="008439ED" w:rsidRDefault="00185798">
      <w:pPr>
        <w:pStyle w:val="Prrafodelista"/>
        <w:numPr>
          <w:ilvl w:val="1"/>
          <w:numId w:val="28"/>
        </w:numPr>
        <w:spacing w:before="100" w:beforeAutospacing="1" w:after="100" w:afterAutospacing="1" w:line="360" w:lineRule="auto"/>
        <w:rPr>
          <w:rFonts w:ascii="Calibri" w:eastAsia="Times New Roman" w:hAnsi="Calibri" w:cs="Calibri"/>
          <w:b/>
          <w:lang w:eastAsia="es-CO"/>
        </w:rPr>
        <w:pPrChange w:id="630" w:author="LauraPGM" w:date="2025-10-01T09:45:00Z">
          <w:pPr>
            <w:pStyle w:val="Prrafodelista"/>
            <w:numPr>
              <w:ilvl w:val="1"/>
              <w:numId w:val="29"/>
            </w:numPr>
            <w:spacing w:before="100" w:beforeAutospacing="1" w:after="100" w:afterAutospacing="1" w:line="360" w:lineRule="auto"/>
            <w:ind w:left="1440" w:hanging="360"/>
          </w:pPr>
        </w:pPrChange>
      </w:pPr>
      <w:r w:rsidRPr="008439ED">
        <w:rPr>
          <w:rFonts w:ascii="Calibri" w:eastAsia="Times New Roman" w:hAnsi="Calibri" w:cs="Calibri"/>
          <w:b/>
          <w:lang w:eastAsia="es-CO"/>
        </w:rPr>
        <w:t>Clasificación de tipos de indicadores de eficiencia energética según su aplicación</w:t>
      </w:r>
    </w:p>
    <w:p w14:paraId="5B3E5E6D" w14:textId="77777777" w:rsidR="00F00BB8" w:rsidRPr="008439ED" w:rsidRDefault="00185798" w:rsidP="001D59AC">
      <w:pPr>
        <w:spacing w:before="100" w:beforeAutospacing="1" w:after="100" w:afterAutospacing="1" w:line="360" w:lineRule="auto"/>
        <w:rPr>
          <w:rFonts w:ascii="Calibri" w:eastAsia="Times New Roman" w:hAnsi="Calibri" w:cs="Calibri"/>
          <w:lang w:eastAsia="es-CO"/>
        </w:rPr>
      </w:pPr>
      <w:r w:rsidRPr="008439ED">
        <w:rPr>
          <w:rFonts w:ascii="Calibri" w:eastAsia="Times New Roman" w:hAnsi="Calibri" w:cs="Calibri"/>
          <w:lang w:eastAsia="es-CO"/>
        </w:rPr>
        <w:t>La verdadera potencia de los Indicadores de Desempeño Energético (IDEs) se alcanza cuando son seleccionados y aplicados estratégicamente para satisfacer necesidades específicas de evaluación y mejora dentro de una organización. Clasificar los IDEs por su aplicación permite orientar los esfuerzos de medición y análisis hacia los aspectos más relevantes para cumplir los objetivos de gestión energética.</w:t>
      </w:r>
    </w:p>
    <w:p w14:paraId="49365A00" w14:textId="02B9536B" w:rsidR="00185798" w:rsidRPr="008439ED" w:rsidRDefault="00185798">
      <w:pPr>
        <w:pStyle w:val="Prrafodelista"/>
        <w:numPr>
          <w:ilvl w:val="0"/>
          <w:numId w:val="42"/>
        </w:numPr>
        <w:spacing w:before="100" w:beforeAutospacing="1" w:after="100" w:afterAutospacing="1" w:line="360" w:lineRule="auto"/>
        <w:rPr>
          <w:rFonts w:ascii="Calibri" w:eastAsia="Times New Roman" w:hAnsi="Calibri" w:cs="Calibri"/>
          <w:lang w:eastAsia="es-CO"/>
        </w:rPr>
        <w:pPrChange w:id="631" w:author="LauraPGM" w:date="2025-10-01T09:45:00Z">
          <w:pPr>
            <w:pStyle w:val="Prrafodelista"/>
            <w:numPr>
              <w:numId w:val="52"/>
            </w:numPr>
            <w:spacing w:before="100" w:beforeAutospacing="1" w:after="100" w:afterAutospacing="1" w:line="360" w:lineRule="auto"/>
            <w:ind w:hanging="360"/>
          </w:pPr>
        </w:pPrChange>
      </w:pPr>
      <w:r w:rsidRPr="008439ED">
        <w:rPr>
          <w:rFonts w:ascii="Calibri" w:eastAsia="Times New Roman" w:hAnsi="Calibri" w:cs="Calibri"/>
          <w:b/>
          <w:bCs/>
          <w:lang w:eastAsia="es-CO"/>
        </w:rPr>
        <w:t>Seguimiento del desempeño global de la organización</w:t>
      </w:r>
    </w:p>
    <w:p w14:paraId="40080B1A" w14:textId="77777777" w:rsidR="00F00BB8" w:rsidRPr="008439ED" w:rsidRDefault="00F00BB8" w:rsidP="001D59AC">
      <w:pPr>
        <w:pStyle w:val="Prrafodelista"/>
        <w:spacing w:before="100" w:beforeAutospacing="1" w:after="100" w:afterAutospacing="1" w:line="360" w:lineRule="auto"/>
        <w:rPr>
          <w:rFonts w:ascii="Calibri" w:eastAsia="Times New Roman" w:hAnsi="Calibri" w:cs="Calibri"/>
          <w:lang w:eastAsia="es-CO"/>
        </w:rPr>
      </w:pPr>
    </w:p>
    <w:p w14:paraId="45278685" w14:textId="77777777" w:rsidR="00185798" w:rsidRPr="008439ED" w:rsidDel="00C033DD" w:rsidRDefault="00185798">
      <w:pPr>
        <w:pStyle w:val="Prrafodelista"/>
        <w:numPr>
          <w:ilvl w:val="0"/>
          <w:numId w:val="47"/>
        </w:numPr>
        <w:spacing w:before="100" w:beforeAutospacing="1" w:after="100" w:afterAutospacing="1" w:line="360" w:lineRule="auto"/>
        <w:rPr>
          <w:del w:id="632" w:author="LauraPGM" w:date="2025-10-01T16:03:00Z"/>
          <w:rFonts w:ascii="Calibri" w:eastAsia="Times New Roman" w:hAnsi="Calibri" w:cs="Calibri"/>
          <w:lang w:eastAsia="es-CO"/>
        </w:rPr>
        <w:pPrChange w:id="633" w:author="LauraPGM" w:date="2025-10-01T09:45:00Z">
          <w:pPr>
            <w:pStyle w:val="Prrafodelista"/>
            <w:numPr>
              <w:numId w:val="67"/>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Propósito:</w:t>
      </w:r>
      <w:r w:rsidRPr="008439ED">
        <w:rPr>
          <w:rFonts w:ascii="Calibri" w:eastAsia="Times New Roman" w:hAnsi="Calibri" w:cs="Calibri"/>
          <w:lang w:eastAsia="es-CO"/>
        </w:rPr>
        <w:t xml:space="preserve"> estos IDEs brindan una visión general del consumo y la eficiencia energética a nivel de toda la organización o de una instalación completa. Su objetivo primordial es ofrecer una perspectiva macro del desempeño energético total y de las tendencias generales a lo largo del tiempo. Son especialmente útiles para la alta dirección y para reportes de cumplimiento.</w:t>
      </w:r>
    </w:p>
    <w:p w14:paraId="17737492" w14:textId="77777777" w:rsidR="00F00BB8" w:rsidRPr="008439ED" w:rsidRDefault="00F00BB8">
      <w:pPr>
        <w:pStyle w:val="Prrafodelista"/>
        <w:numPr>
          <w:ilvl w:val="0"/>
          <w:numId w:val="47"/>
        </w:numPr>
        <w:spacing w:before="100" w:beforeAutospacing="1" w:after="100" w:afterAutospacing="1" w:line="360" w:lineRule="auto"/>
        <w:rPr>
          <w:rFonts w:ascii="Calibri" w:eastAsia="Times New Roman" w:hAnsi="Calibri" w:cs="Calibri"/>
          <w:lang w:eastAsia="es-CO"/>
          <w:rPrChange w:id="634" w:author="LauraPGM" w:date="2025-11-04T16:55:00Z">
            <w:rPr>
              <w:lang w:eastAsia="es-CO"/>
            </w:rPr>
          </w:rPrChange>
        </w:rPr>
        <w:pPrChange w:id="635" w:author="LauraPGM" w:date="2025-10-01T16:03:00Z">
          <w:pPr>
            <w:pStyle w:val="Prrafodelista"/>
            <w:spacing w:before="100" w:beforeAutospacing="1" w:after="100" w:afterAutospacing="1" w:line="360" w:lineRule="auto"/>
          </w:pPr>
        </w:pPrChange>
      </w:pPr>
    </w:p>
    <w:p w14:paraId="186071F6" w14:textId="77777777" w:rsidR="00185798" w:rsidRPr="008439ED" w:rsidDel="00C033DD" w:rsidRDefault="00185798">
      <w:pPr>
        <w:pStyle w:val="Prrafodelista"/>
        <w:numPr>
          <w:ilvl w:val="0"/>
          <w:numId w:val="47"/>
        </w:numPr>
        <w:spacing w:before="100" w:beforeAutospacing="1" w:after="100" w:afterAutospacing="1" w:line="360" w:lineRule="auto"/>
        <w:rPr>
          <w:del w:id="636" w:author="LauraPGM" w:date="2025-10-01T16:03:00Z"/>
          <w:rFonts w:ascii="Calibri" w:eastAsia="Times New Roman" w:hAnsi="Calibri" w:cs="Calibri"/>
          <w:lang w:eastAsia="es-CO"/>
        </w:rPr>
        <w:pPrChange w:id="637" w:author="LauraPGM" w:date="2025-10-01T09:45:00Z">
          <w:pPr>
            <w:pStyle w:val="Prrafodelista"/>
            <w:numPr>
              <w:numId w:val="67"/>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Características:</w:t>
      </w:r>
      <w:r w:rsidRPr="008439ED">
        <w:rPr>
          <w:rFonts w:ascii="Calibri" w:eastAsia="Times New Roman" w:hAnsi="Calibri" w:cs="Calibri"/>
          <w:lang w:eastAsia="es-CO"/>
        </w:rPr>
        <w:t xml:space="preserve"> suelen ser IDEs absolutos (como el consumo total de energía por fuente) o relativos que consideran la producción o la actividad total de la organización (por ejemplo, la intensidad energética por unidad de ingreso o por número de empleados). Generalmente se calculan con menor frecuencia (mensual, trimestral o anual).</w:t>
      </w:r>
    </w:p>
    <w:p w14:paraId="401C581F" w14:textId="77777777" w:rsidR="00F00BB8" w:rsidRPr="008439ED" w:rsidRDefault="00F00BB8">
      <w:pPr>
        <w:pStyle w:val="Prrafodelista"/>
        <w:numPr>
          <w:ilvl w:val="0"/>
          <w:numId w:val="47"/>
        </w:numPr>
        <w:spacing w:before="100" w:beforeAutospacing="1" w:after="100" w:afterAutospacing="1" w:line="360" w:lineRule="auto"/>
        <w:rPr>
          <w:rFonts w:ascii="Calibri" w:eastAsia="Times New Roman" w:hAnsi="Calibri" w:cs="Calibri"/>
          <w:lang w:eastAsia="es-CO"/>
          <w:rPrChange w:id="638" w:author="LauraPGM" w:date="2025-11-04T16:55:00Z">
            <w:rPr>
              <w:lang w:eastAsia="es-CO"/>
            </w:rPr>
          </w:rPrChange>
        </w:rPr>
        <w:pPrChange w:id="639" w:author="LauraPGM" w:date="2025-10-01T16:03:00Z">
          <w:pPr>
            <w:pStyle w:val="Prrafodelista"/>
            <w:spacing w:before="100" w:beforeAutospacing="1" w:after="100" w:afterAutospacing="1" w:line="360" w:lineRule="auto"/>
          </w:pPr>
        </w:pPrChange>
      </w:pPr>
    </w:p>
    <w:p w14:paraId="4700B572" w14:textId="77777777" w:rsidR="00185798" w:rsidRPr="008439ED" w:rsidRDefault="00185798">
      <w:pPr>
        <w:pStyle w:val="Prrafodelista"/>
        <w:numPr>
          <w:ilvl w:val="0"/>
          <w:numId w:val="47"/>
        </w:numPr>
        <w:spacing w:before="100" w:beforeAutospacing="1" w:after="100" w:afterAutospacing="1" w:line="360" w:lineRule="auto"/>
        <w:rPr>
          <w:rFonts w:ascii="Calibri" w:eastAsia="Times New Roman" w:hAnsi="Calibri" w:cs="Calibri"/>
          <w:lang w:eastAsia="es-CO"/>
        </w:rPr>
        <w:pPrChange w:id="640" w:author="LauraPGM" w:date="2025-10-01T09:45:00Z">
          <w:pPr>
            <w:pStyle w:val="Prrafodelista"/>
            <w:numPr>
              <w:numId w:val="67"/>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Aplicaciones comunes:</w:t>
      </w:r>
    </w:p>
    <w:p w14:paraId="013DB068" w14:textId="77777777" w:rsidR="00185798" w:rsidRPr="008439ED" w:rsidRDefault="00185798">
      <w:pPr>
        <w:numPr>
          <w:ilvl w:val="0"/>
          <w:numId w:val="128"/>
        </w:numPr>
        <w:spacing w:before="100" w:beforeAutospacing="1" w:after="100" w:afterAutospacing="1" w:line="360" w:lineRule="auto"/>
        <w:rPr>
          <w:rFonts w:ascii="Calibri" w:eastAsia="Times New Roman" w:hAnsi="Calibri" w:cs="Calibri"/>
          <w:lang w:eastAsia="es-CO"/>
        </w:rPr>
        <w:pPrChange w:id="641" w:author="LauraPGM" w:date="2025-10-01T13:17:00Z">
          <w:pPr>
            <w:numPr>
              <w:numId w:val="68"/>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Establecer y monitorear el progreso hacia objetivos energéticos estratégicos (ejemplo: reducir el consumo total de energía en un 10 % en cinco años).</w:t>
      </w:r>
    </w:p>
    <w:p w14:paraId="36A53F07" w14:textId="77777777" w:rsidR="00185798" w:rsidRPr="008439ED" w:rsidRDefault="00185798">
      <w:pPr>
        <w:numPr>
          <w:ilvl w:val="0"/>
          <w:numId w:val="128"/>
        </w:numPr>
        <w:spacing w:before="100" w:beforeAutospacing="1" w:after="100" w:afterAutospacing="1" w:line="360" w:lineRule="auto"/>
        <w:rPr>
          <w:rFonts w:ascii="Calibri" w:eastAsia="Times New Roman" w:hAnsi="Calibri" w:cs="Calibri"/>
          <w:lang w:eastAsia="es-CO"/>
        </w:rPr>
        <w:pPrChange w:id="642" w:author="LauraPGM" w:date="2025-10-01T13:17:00Z">
          <w:pPr>
            <w:numPr>
              <w:numId w:val="68"/>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Comunicar el desempeño energético general en informes de sostenibilidad, reportes anuales o a juntas directivas.</w:t>
      </w:r>
    </w:p>
    <w:p w14:paraId="7C6FC0B0" w14:textId="77777777" w:rsidR="00185798" w:rsidRPr="008439ED" w:rsidRDefault="00185798">
      <w:pPr>
        <w:numPr>
          <w:ilvl w:val="0"/>
          <w:numId w:val="128"/>
        </w:numPr>
        <w:spacing w:before="100" w:beforeAutospacing="1" w:after="100" w:afterAutospacing="1" w:line="360" w:lineRule="auto"/>
        <w:rPr>
          <w:rFonts w:ascii="Calibri" w:eastAsia="Times New Roman" w:hAnsi="Calibri" w:cs="Calibri"/>
          <w:lang w:eastAsia="es-CO"/>
        </w:rPr>
        <w:pPrChange w:id="643" w:author="LauraPGM" w:date="2025-10-01T13:17:00Z">
          <w:pPr>
            <w:numPr>
              <w:numId w:val="68"/>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Realizar comparaciones de alto nivel (</w:t>
      </w:r>
      <w:r w:rsidRPr="008439ED">
        <w:rPr>
          <w:rFonts w:ascii="Calibri" w:eastAsia="Times New Roman" w:hAnsi="Calibri" w:cs="Calibri"/>
          <w:i/>
          <w:lang w:eastAsia="es-CO"/>
          <w:rPrChange w:id="644" w:author="LauraPGM" w:date="2025-11-04T16:55:00Z">
            <w:rPr>
              <w:rFonts w:ascii="Calibri" w:eastAsia="Times New Roman" w:hAnsi="Calibri" w:cs="Calibri"/>
              <w:lang w:eastAsia="es-CO"/>
            </w:rPr>
          </w:rPrChange>
        </w:rPr>
        <w:t>benchmarking</w:t>
      </w:r>
      <w:r w:rsidRPr="008439ED">
        <w:rPr>
          <w:rFonts w:ascii="Calibri" w:eastAsia="Times New Roman" w:hAnsi="Calibri" w:cs="Calibri"/>
          <w:lang w:eastAsia="es-CO"/>
        </w:rPr>
        <w:t>) con otras organizaciones del sector o con promedios de la industria.</w:t>
      </w:r>
    </w:p>
    <w:p w14:paraId="664020BD" w14:textId="77777777" w:rsidR="00185798" w:rsidRPr="008439ED" w:rsidRDefault="00185798">
      <w:pPr>
        <w:numPr>
          <w:ilvl w:val="0"/>
          <w:numId w:val="128"/>
        </w:numPr>
        <w:spacing w:before="100" w:beforeAutospacing="1" w:after="100" w:afterAutospacing="1" w:line="360" w:lineRule="auto"/>
        <w:rPr>
          <w:rFonts w:ascii="Calibri" w:eastAsia="Times New Roman" w:hAnsi="Calibri" w:cs="Calibri"/>
          <w:lang w:eastAsia="es-CO"/>
        </w:rPr>
        <w:pPrChange w:id="645" w:author="LauraPGM" w:date="2025-10-01T13:17:00Z">
          <w:pPr>
            <w:numPr>
              <w:numId w:val="68"/>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lastRenderedPageBreak/>
        <w:t>Servir como punto de partida para identificar áreas que requieren un análisis más detallado a nivel de proceso o equipo.</w:t>
      </w:r>
    </w:p>
    <w:p w14:paraId="4534D5CA" w14:textId="77777777" w:rsidR="00185798" w:rsidRPr="008439ED" w:rsidRDefault="00185798">
      <w:pPr>
        <w:pStyle w:val="Prrafodelista"/>
        <w:numPr>
          <w:ilvl w:val="0"/>
          <w:numId w:val="49"/>
        </w:numPr>
        <w:spacing w:before="100" w:beforeAutospacing="1" w:after="100" w:afterAutospacing="1" w:line="360" w:lineRule="auto"/>
        <w:rPr>
          <w:rFonts w:ascii="Calibri" w:eastAsia="Times New Roman" w:hAnsi="Calibri" w:cs="Calibri"/>
          <w:lang w:eastAsia="es-CO"/>
        </w:rPr>
        <w:pPrChange w:id="646" w:author="LauraPGM" w:date="2025-10-01T09:45:00Z">
          <w:pPr>
            <w:pStyle w:val="Prrafodelista"/>
            <w:numPr>
              <w:numId w:val="69"/>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Ejemplos específicos:</w:t>
      </w:r>
    </w:p>
    <w:p w14:paraId="16FA8C23" w14:textId="77777777" w:rsidR="00185798" w:rsidRPr="008439ED" w:rsidRDefault="00185798">
      <w:pPr>
        <w:numPr>
          <w:ilvl w:val="0"/>
          <w:numId w:val="129"/>
        </w:numPr>
        <w:spacing w:before="100" w:beforeAutospacing="1" w:after="100" w:afterAutospacing="1" w:line="360" w:lineRule="auto"/>
        <w:rPr>
          <w:rFonts w:ascii="Calibri" w:eastAsia="Times New Roman" w:hAnsi="Calibri" w:cs="Calibri"/>
          <w:lang w:eastAsia="es-CO"/>
        </w:rPr>
        <w:pPrChange w:id="647" w:author="LauraPGM" w:date="2025-10-01T13:17:00Z">
          <w:pPr>
            <w:numPr>
              <w:numId w:val="70"/>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Consumo total anual de electricidad, gas natural y diésel de toda la corporación.</w:t>
      </w:r>
    </w:p>
    <w:p w14:paraId="24DEE7D1" w14:textId="77777777" w:rsidR="00185798" w:rsidRPr="008439ED" w:rsidRDefault="00185798">
      <w:pPr>
        <w:numPr>
          <w:ilvl w:val="0"/>
          <w:numId w:val="129"/>
        </w:numPr>
        <w:spacing w:before="100" w:beforeAutospacing="1" w:after="100" w:afterAutospacing="1" w:line="360" w:lineRule="auto"/>
        <w:rPr>
          <w:rFonts w:ascii="Calibri" w:eastAsia="Times New Roman" w:hAnsi="Calibri" w:cs="Calibri"/>
          <w:lang w:eastAsia="es-CO"/>
        </w:rPr>
        <w:pPrChange w:id="648" w:author="LauraPGM" w:date="2025-10-01T13:17:00Z">
          <w:pPr>
            <w:numPr>
              <w:numId w:val="70"/>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 xml:space="preserve">Intensidad energética de la empresa en </w:t>
      </w:r>
      <w:proofErr w:type="spellStart"/>
      <w:r w:rsidRPr="008439ED">
        <w:rPr>
          <w:rFonts w:ascii="Calibri" w:eastAsia="Times New Roman" w:hAnsi="Calibri" w:cs="Calibri"/>
          <w:lang w:eastAsia="es-CO"/>
        </w:rPr>
        <w:t>kWh</w:t>
      </w:r>
      <w:proofErr w:type="spellEnd"/>
      <w:r w:rsidRPr="008439ED">
        <w:rPr>
          <w:rFonts w:ascii="Calibri" w:eastAsia="Times New Roman" w:hAnsi="Calibri" w:cs="Calibri"/>
          <w:lang w:eastAsia="es-CO"/>
        </w:rPr>
        <w:t xml:space="preserve"> por millón de dólares de ventas.</w:t>
      </w:r>
    </w:p>
    <w:p w14:paraId="7767E748" w14:textId="55D350DF" w:rsidR="00E32DB2" w:rsidRPr="008439ED" w:rsidRDefault="00185798">
      <w:pPr>
        <w:numPr>
          <w:ilvl w:val="0"/>
          <w:numId w:val="129"/>
        </w:numPr>
        <w:spacing w:before="100" w:beforeAutospacing="1" w:after="100" w:afterAutospacing="1" w:line="360" w:lineRule="auto"/>
        <w:rPr>
          <w:rFonts w:ascii="Calibri" w:eastAsia="Times New Roman" w:hAnsi="Calibri" w:cs="Calibri"/>
          <w:lang w:eastAsia="es-CO"/>
        </w:rPr>
        <w:pPrChange w:id="649" w:author="LauraPGM" w:date="2025-10-01T21:13:00Z">
          <w:pPr>
            <w:numPr>
              <w:numId w:val="70"/>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Costo energético total como porcentaje del costo operativo total de la compañía.</w:t>
      </w:r>
    </w:p>
    <w:p w14:paraId="45F3AFE7" w14:textId="7C88D6D3" w:rsidR="00185798" w:rsidRPr="008439ED" w:rsidRDefault="00185798">
      <w:pPr>
        <w:pStyle w:val="Prrafodelista"/>
        <w:numPr>
          <w:ilvl w:val="0"/>
          <w:numId w:val="42"/>
        </w:numPr>
        <w:spacing w:before="100" w:beforeAutospacing="1" w:after="100" w:afterAutospacing="1" w:line="360" w:lineRule="auto"/>
        <w:rPr>
          <w:rFonts w:ascii="Calibri" w:eastAsia="Times New Roman" w:hAnsi="Calibri" w:cs="Calibri"/>
          <w:lang w:eastAsia="es-CO"/>
        </w:rPr>
        <w:pPrChange w:id="650" w:author="LauraPGM" w:date="2025-10-01T09:45:00Z">
          <w:pPr>
            <w:pStyle w:val="Prrafodelista"/>
            <w:numPr>
              <w:numId w:val="52"/>
            </w:numPr>
            <w:spacing w:before="100" w:beforeAutospacing="1" w:after="100" w:afterAutospacing="1" w:line="360" w:lineRule="auto"/>
            <w:ind w:hanging="360"/>
          </w:pPr>
        </w:pPrChange>
      </w:pPr>
      <w:r w:rsidRPr="008439ED">
        <w:rPr>
          <w:rFonts w:ascii="Calibri" w:eastAsia="Times New Roman" w:hAnsi="Calibri" w:cs="Calibri"/>
          <w:b/>
          <w:bCs/>
          <w:lang w:eastAsia="es-CO"/>
        </w:rPr>
        <w:t>Evaluación de la eficiencia de procesos específicos</w:t>
      </w:r>
    </w:p>
    <w:p w14:paraId="0A1CDE12" w14:textId="77777777" w:rsidR="00F00BB8" w:rsidRPr="008439ED" w:rsidRDefault="00F00BB8" w:rsidP="001D59AC">
      <w:pPr>
        <w:pStyle w:val="Prrafodelista"/>
        <w:spacing w:before="100" w:beforeAutospacing="1" w:after="100" w:afterAutospacing="1" w:line="360" w:lineRule="auto"/>
        <w:rPr>
          <w:rFonts w:ascii="Calibri" w:eastAsia="Times New Roman" w:hAnsi="Calibri" w:cs="Calibri"/>
          <w:lang w:eastAsia="es-CO"/>
        </w:rPr>
      </w:pPr>
    </w:p>
    <w:p w14:paraId="30B013E6" w14:textId="77777777" w:rsidR="00185798" w:rsidRPr="008439ED" w:rsidRDefault="00185798">
      <w:pPr>
        <w:pStyle w:val="Prrafodelista"/>
        <w:numPr>
          <w:ilvl w:val="0"/>
          <w:numId w:val="49"/>
        </w:numPr>
        <w:spacing w:before="100" w:beforeAutospacing="1" w:after="100" w:afterAutospacing="1" w:line="360" w:lineRule="auto"/>
        <w:rPr>
          <w:rFonts w:ascii="Calibri" w:eastAsia="Times New Roman" w:hAnsi="Calibri" w:cs="Calibri"/>
          <w:lang w:eastAsia="es-CO"/>
        </w:rPr>
        <w:pPrChange w:id="651" w:author="LauraPGM" w:date="2025-10-01T09:45:00Z">
          <w:pPr>
            <w:pStyle w:val="Prrafodelista"/>
            <w:numPr>
              <w:numId w:val="69"/>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Propósito:</w:t>
      </w:r>
      <w:r w:rsidRPr="008439ED">
        <w:rPr>
          <w:rFonts w:ascii="Calibri" w:eastAsia="Times New Roman" w:hAnsi="Calibri" w:cs="Calibri"/>
          <w:lang w:eastAsia="es-CO"/>
        </w:rPr>
        <w:t xml:space="preserve"> estos IDEs se centran en analizar la eficiencia energética de procesos concretos (productivos, de servicios o de apoyo) dentro de la organización. Su finalidad es identificar dónde el consumo energético es elevado en relación con la salida del proceso y dónde existen mayores oportunidades de optimización.</w:t>
      </w:r>
    </w:p>
    <w:p w14:paraId="434BB0F2" w14:textId="77777777" w:rsidR="00F00BB8" w:rsidRPr="008439ED" w:rsidRDefault="00F00BB8" w:rsidP="001D59AC">
      <w:pPr>
        <w:pStyle w:val="Prrafodelista"/>
        <w:spacing w:before="100" w:beforeAutospacing="1" w:after="100" w:afterAutospacing="1" w:line="360" w:lineRule="auto"/>
        <w:rPr>
          <w:rFonts w:ascii="Calibri" w:eastAsia="Times New Roman" w:hAnsi="Calibri" w:cs="Calibri"/>
          <w:lang w:eastAsia="es-CO"/>
        </w:rPr>
      </w:pPr>
    </w:p>
    <w:p w14:paraId="57C88BC8" w14:textId="613E625A" w:rsidR="00F00BB8" w:rsidRPr="008439ED" w:rsidDel="001D59AC" w:rsidRDefault="00185798">
      <w:pPr>
        <w:pStyle w:val="Prrafodelista"/>
        <w:numPr>
          <w:ilvl w:val="0"/>
          <w:numId w:val="49"/>
        </w:numPr>
        <w:spacing w:before="100" w:beforeAutospacing="1" w:after="100" w:afterAutospacing="1" w:line="360" w:lineRule="auto"/>
        <w:rPr>
          <w:del w:id="652" w:author="LauraPGM" w:date="2025-10-01T09:53:00Z"/>
          <w:rFonts w:ascii="Calibri" w:eastAsia="Times New Roman" w:hAnsi="Calibri" w:cs="Calibri"/>
          <w:lang w:eastAsia="es-CO"/>
        </w:rPr>
        <w:pPrChange w:id="653" w:author="LauraPGM" w:date="2025-10-01T09:53:00Z">
          <w:pPr>
            <w:pStyle w:val="Prrafodelista"/>
            <w:spacing w:before="100" w:beforeAutospacing="1" w:after="100" w:afterAutospacing="1" w:line="360" w:lineRule="auto"/>
          </w:pPr>
        </w:pPrChange>
      </w:pPr>
      <w:r w:rsidRPr="008439ED">
        <w:rPr>
          <w:rFonts w:ascii="Calibri" w:eastAsia="Times New Roman" w:hAnsi="Calibri" w:cs="Calibri"/>
          <w:b/>
          <w:bCs/>
          <w:lang w:eastAsia="es-CO"/>
        </w:rPr>
        <w:t>Características:</w:t>
      </w:r>
      <w:r w:rsidRPr="008439ED">
        <w:rPr>
          <w:rFonts w:ascii="Calibri" w:eastAsia="Times New Roman" w:hAnsi="Calibri" w:cs="Calibri"/>
          <w:lang w:eastAsia="es-CO"/>
        </w:rPr>
        <w:t xml:space="preserve"> suelen ser IDEs relativos (consumo específico por unidad producida, energía por unidad de servicio) o basados en el rendimiento de los sistemas clave (ejemplo: eficiencia de un horno, consumo de energía por ciclo de una máquina). Requieren instrumentación más específica y una frecuencia de monitoreo más alta.</w:t>
      </w:r>
    </w:p>
    <w:p w14:paraId="25D7BE86" w14:textId="77777777" w:rsidR="001D59AC" w:rsidRPr="008439ED" w:rsidRDefault="001D59AC">
      <w:pPr>
        <w:pStyle w:val="Prrafodelista"/>
        <w:spacing w:before="100" w:beforeAutospacing="1" w:after="100" w:afterAutospacing="1" w:line="360" w:lineRule="auto"/>
        <w:rPr>
          <w:ins w:id="654" w:author="LauraPGM" w:date="2025-10-01T09:53:00Z"/>
          <w:rFonts w:ascii="Calibri" w:eastAsia="Times New Roman" w:hAnsi="Calibri" w:cs="Calibri"/>
          <w:lang w:eastAsia="es-CO"/>
        </w:rPr>
        <w:pPrChange w:id="655" w:author="LauraPGM" w:date="2025-10-01T09:53:00Z">
          <w:pPr>
            <w:pStyle w:val="Prrafodelista"/>
            <w:numPr>
              <w:numId w:val="69"/>
            </w:numPr>
            <w:tabs>
              <w:tab w:val="num" w:pos="720"/>
            </w:tabs>
            <w:spacing w:before="100" w:beforeAutospacing="1" w:after="100" w:afterAutospacing="1" w:line="360" w:lineRule="auto"/>
            <w:ind w:hanging="360"/>
          </w:pPr>
        </w:pPrChange>
      </w:pPr>
    </w:p>
    <w:p w14:paraId="67941259" w14:textId="77777777" w:rsidR="00F00BB8" w:rsidRPr="008439ED" w:rsidDel="001D59AC" w:rsidRDefault="00F00BB8">
      <w:pPr>
        <w:pStyle w:val="Prrafodelista"/>
        <w:spacing w:before="100" w:beforeAutospacing="1" w:after="100" w:afterAutospacing="1" w:line="360" w:lineRule="auto"/>
        <w:rPr>
          <w:del w:id="656" w:author="LauraPGM" w:date="2025-10-01T09:53:00Z"/>
          <w:rFonts w:ascii="Calibri" w:eastAsia="Times New Roman" w:hAnsi="Calibri" w:cs="Calibri"/>
          <w:lang w:eastAsia="es-CO"/>
          <w:rPrChange w:id="657" w:author="LauraPGM" w:date="2025-11-04T16:55:00Z">
            <w:rPr>
              <w:del w:id="658" w:author="LauraPGM" w:date="2025-10-01T09:53:00Z"/>
              <w:lang w:eastAsia="es-CO"/>
            </w:rPr>
          </w:rPrChange>
        </w:rPr>
        <w:pPrChange w:id="659" w:author="LauraPGM" w:date="2025-10-01T09:53:00Z">
          <w:pPr>
            <w:pStyle w:val="Prrafodelista"/>
          </w:pPr>
        </w:pPrChange>
      </w:pPr>
    </w:p>
    <w:p w14:paraId="31501074" w14:textId="77777777" w:rsidR="00F00BB8" w:rsidRPr="008439ED" w:rsidRDefault="00F00BB8" w:rsidP="001D59AC">
      <w:pPr>
        <w:pStyle w:val="Prrafodelista"/>
        <w:spacing w:before="100" w:beforeAutospacing="1" w:after="100" w:afterAutospacing="1" w:line="360" w:lineRule="auto"/>
        <w:rPr>
          <w:rFonts w:ascii="Calibri" w:hAnsi="Calibri" w:cs="Calibri"/>
          <w:lang w:eastAsia="es-CO"/>
          <w:rPrChange w:id="660" w:author="LauraPGM" w:date="2025-11-04T16:55:00Z">
            <w:rPr>
              <w:lang w:eastAsia="es-CO"/>
            </w:rPr>
          </w:rPrChange>
        </w:rPr>
      </w:pPr>
    </w:p>
    <w:p w14:paraId="664AAFDA" w14:textId="77777777" w:rsidR="00185798" w:rsidRPr="008439ED" w:rsidRDefault="00185798">
      <w:pPr>
        <w:pStyle w:val="Prrafodelista"/>
        <w:numPr>
          <w:ilvl w:val="0"/>
          <w:numId w:val="49"/>
        </w:numPr>
        <w:spacing w:before="100" w:beforeAutospacing="1" w:after="100" w:afterAutospacing="1" w:line="360" w:lineRule="auto"/>
        <w:rPr>
          <w:rFonts w:ascii="Calibri" w:eastAsia="Times New Roman" w:hAnsi="Calibri" w:cs="Calibri"/>
          <w:lang w:eastAsia="es-CO"/>
        </w:rPr>
        <w:pPrChange w:id="661" w:author="LauraPGM" w:date="2025-10-01T09:45:00Z">
          <w:pPr>
            <w:pStyle w:val="Prrafodelista"/>
            <w:numPr>
              <w:numId w:val="69"/>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Aplicaciones comunes:</w:t>
      </w:r>
    </w:p>
    <w:p w14:paraId="5A493A33" w14:textId="77777777" w:rsidR="00185798" w:rsidRPr="008439ED" w:rsidRDefault="00185798">
      <w:pPr>
        <w:numPr>
          <w:ilvl w:val="0"/>
          <w:numId w:val="130"/>
        </w:numPr>
        <w:spacing w:before="100" w:beforeAutospacing="1" w:after="100" w:afterAutospacing="1" w:line="360" w:lineRule="auto"/>
        <w:rPr>
          <w:rFonts w:ascii="Calibri" w:eastAsia="Times New Roman" w:hAnsi="Calibri" w:cs="Calibri"/>
          <w:lang w:eastAsia="es-CO"/>
        </w:rPr>
        <w:pPrChange w:id="662" w:author="LauraPGM" w:date="2025-10-01T13:18:00Z">
          <w:pPr>
            <w:numPr>
              <w:numId w:val="71"/>
            </w:numPr>
            <w:spacing w:before="100" w:beforeAutospacing="1" w:after="100" w:afterAutospacing="1" w:line="360" w:lineRule="auto"/>
            <w:ind w:left="720" w:hanging="360"/>
          </w:pPr>
        </w:pPrChange>
      </w:pPr>
      <w:r w:rsidRPr="008439ED">
        <w:rPr>
          <w:rFonts w:ascii="Calibri" w:eastAsia="Times New Roman" w:hAnsi="Calibri" w:cs="Calibri"/>
          <w:lang w:eastAsia="es-CO"/>
        </w:rPr>
        <w:t>Identificar los procesos más intensivos en energía dentro de una instalación.</w:t>
      </w:r>
    </w:p>
    <w:p w14:paraId="464AA7F8" w14:textId="77777777" w:rsidR="00185798" w:rsidRPr="008439ED" w:rsidRDefault="00185798">
      <w:pPr>
        <w:numPr>
          <w:ilvl w:val="0"/>
          <w:numId w:val="130"/>
        </w:numPr>
        <w:spacing w:before="100" w:beforeAutospacing="1" w:after="100" w:afterAutospacing="1" w:line="360" w:lineRule="auto"/>
        <w:rPr>
          <w:rFonts w:ascii="Calibri" w:eastAsia="Times New Roman" w:hAnsi="Calibri" w:cs="Calibri"/>
          <w:lang w:eastAsia="es-CO"/>
        </w:rPr>
        <w:pPrChange w:id="663" w:author="LauraPGM" w:date="2025-10-01T13:18:00Z">
          <w:pPr>
            <w:numPr>
              <w:numId w:val="71"/>
            </w:numPr>
            <w:spacing w:before="100" w:beforeAutospacing="1" w:after="100" w:afterAutospacing="1" w:line="360" w:lineRule="auto"/>
            <w:ind w:left="720" w:hanging="360"/>
          </w:pPr>
        </w:pPrChange>
      </w:pPr>
      <w:r w:rsidRPr="008439ED">
        <w:rPr>
          <w:rFonts w:ascii="Calibri" w:eastAsia="Times New Roman" w:hAnsi="Calibri" w:cs="Calibri"/>
          <w:lang w:eastAsia="es-CO"/>
        </w:rPr>
        <w:t>Evaluar el impacto de mejoras implementadas en procesos particulares (ejemplo: cambio de bomba, optimización de un ciclo de secado).</w:t>
      </w:r>
    </w:p>
    <w:p w14:paraId="391AAF15" w14:textId="77777777" w:rsidR="00185798" w:rsidRPr="008439ED" w:rsidRDefault="00185798">
      <w:pPr>
        <w:numPr>
          <w:ilvl w:val="0"/>
          <w:numId w:val="130"/>
        </w:numPr>
        <w:spacing w:before="100" w:beforeAutospacing="1" w:after="100" w:afterAutospacing="1" w:line="360" w:lineRule="auto"/>
        <w:rPr>
          <w:rFonts w:ascii="Calibri" w:eastAsia="Times New Roman" w:hAnsi="Calibri" w:cs="Calibri"/>
          <w:lang w:eastAsia="es-CO"/>
        </w:rPr>
        <w:pPrChange w:id="664" w:author="LauraPGM" w:date="2025-10-01T13:18:00Z">
          <w:pPr>
            <w:numPr>
              <w:numId w:val="71"/>
            </w:numPr>
            <w:spacing w:before="100" w:beforeAutospacing="1" w:after="100" w:afterAutospacing="1" w:line="360" w:lineRule="auto"/>
            <w:ind w:left="720" w:hanging="360"/>
          </w:pPr>
        </w:pPrChange>
      </w:pPr>
      <w:r w:rsidRPr="008439ED">
        <w:rPr>
          <w:rFonts w:ascii="Calibri" w:eastAsia="Times New Roman" w:hAnsi="Calibri" w:cs="Calibri"/>
          <w:lang w:eastAsia="es-CO"/>
        </w:rPr>
        <w:t>Comparar la eficiencia de diferentes líneas de producción o procesos similares dentro de la misma planta o entre plantas.</w:t>
      </w:r>
    </w:p>
    <w:p w14:paraId="4FBB983D" w14:textId="77777777" w:rsidR="00185798" w:rsidRPr="008439ED" w:rsidRDefault="00185798">
      <w:pPr>
        <w:numPr>
          <w:ilvl w:val="0"/>
          <w:numId w:val="130"/>
        </w:numPr>
        <w:spacing w:before="100" w:beforeAutospacing="1" w:after="100" w:afterAutospacing="1" w:line="360" w:lineRule="auto"/>
        <w:rPr>
          <w:rFonts w:ascii="Calibri" w:eastAsia="Times New Roman" w:hAnsi="Calibri" w:cs="Calibri"/>
          <w:lang w:eastAsia="es-CO"/>
        </w:rPr>
        <w:pPrChange w:id="665" w:author="LauraPGM" w:date="2025-10-01T13:18:00Z">
          <w:pPr>
            <w:numPr>
              <w:numId w:val="71"/>
            </w:numPr>
            <w:spacing w:before="100" w:beforeAutospacing="1" w:after="100" w:afterAutospacing="1" w:line="360" w:lineRule="auto"/>
            <w:ind w:left="720" w:hanging="360"/>
          </w:pPr>
        </w:pPrChange>
      </w:pPr>
      <w:r w:rsidRPr="008439ED">
        <w:rPr>
          <w:rFonts w:ascii="Calibri" w:eastAsia="Times New Roman" w:hAnsi="Calibri" w:cs="Calibri"/>
          <w:lang w:eastAsia="es-CO"/>
        </w:rPr>
        <w:t>Establecer objetivos de eficiencia para procesos individuales.</w:t>
      </w:r>
    </w:p>
    <w:p w14:paraId="6ACC2D4E" w14:textId="77777777" w:rsidR="00185798" w:rsidRPr="008439ED" w:rsidRDefault="00185798">
      <w:pPr>
        <w:numPr>
          <w:ilvl w:val="0"/>
          <w:numId w:val="130"/>
        </w:numPr>
        <w:spacing w:before="100" w:beforeAutospacing="1" w:after="100" w:afterAutospacing="1" w:line="360" w:lineRule="auto"/>
        <w:rPr>
          <w:rFonts w:ascii="Calibri" w:eastAsia="Times New Roman" w:hAnsi="Calibri" w:cs="Calibri"/>
          <w:lang w:eastAsia="es-CO"/>
        </w:rPr>
        <w:pPrChange w:id="666" w:author="LauraPGM" w:date="2025-10-01T13:18:00Z">
          <w:pPr>
            <w:numPr>
              <w:numId w:val="71"/>
            </w:numPr>
            <w:spacing w:before="100" w:beforeAutospacing="1" w:after="100" w:afterAutospacing="1" w:line="360" w:lineRule="auto"/>
            <w:ind w:left="720" w:hanging="360"/>
          </w:pPr>
        </w:pPrChange>
      </w:pPr>
      <w:r w:rsidRPr="008439ED">
        <w:rPr>
          <w:rFonts w:ascii="Calibri" w:eastAsia="Times New Roman" w:hAnsi="Calibri" w:cs="Calibri"/>
          <w:lang w:eastAsia="es-CO"/>
        </w:rPr>
        <w:t>Optimizar variables operacionales (temperatura, presión, caudal, tiempo de ciclo).</w:t>
      </w:r>
    </w:p>
    <w:p w14:paraId="35F2FEAD" w14:textId="77777777" w:rsidR="00185798" w:rsidRPr="008439ED" w:rsidRDefault="00185798">
      <w:pPr>
        <w:pStyle w:val="Prrafodelista"/>
        <w:numPr>
          <w:ilvl w:val="0"/>
          <w:numId w:val="52"/>
        </w:numPr>
        <w:spacing w:before="100" w:beforeAutospacing="1" w:after="100" w:afterAutospacing="1" w:line="360" w:lineRule="auto"/>
        <w:rPr>
          <w:rFonts w:ascii="Calibri" w:eastAsia="Times New Roman" w:hAnsi="Calibri" w:cs="Calibri"/>
          <w:lang w:eastAsia="es-CO"/>
        </w:rPr>
        <w:pPrChange w:id="667" w:author="LauraPGM" w:date="2025-10-01T09:45:00Z">
          <w:pPr>
            <w:pStyle w:val="Prrafodelista"/>
            <w:numPr>
              <w:numId w:val="72"/>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Ejemplos específicos:</w:t>
      </w:r>
    </w:p>
    <w:p w14:paraId="4620F7B5" w14:textId="1825BEC0" w:rsidR="00185798" w:rsidRPr="008439ED" w:rsidRDefault="00185798">
      <w:pPr>
        <w:numPr>
          <w:ilvl w:val="0"/>
          <w:numId w:val="131"/>
        </w:numPr>
        <w:spacing w:before="100" w:beforeAutospacing="1" w:after="100" w:afterAutospacing="1" w:line="360" w:lineRule="auto"/>
        <w:rPr>
          <w:rFonts w:ascii="Calibri" w:eastAsia="Times New Roman" w:hAnsi="Calibri" w:cs="Calibri"/>
          <w:lang w:eastAsia="es-CO"/>
        </w:rPr>
        <w:pPrChange w:id="668" w:author="LauraPGM" w:date="2025-10-01T13:18:00Z">
          <w:pPr>
            <w:numPr>
              <w:numId w:val="73"/>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lastRenderedPageBreak/>
        <w:t>Consumo de electricidad por tonelada de acero fundido en el horno de arco eléctrico (</w:t>
      </w:r>
      <w:proofErr w:type="spellStart"/>
      <w:r w:rsidRPr="008439ED">
        <w:rPr>
          <w:rFonts w:ascii="Calibri" w:eastAsia="Times New Roman" w:hAnsi="Calibri" w:cs="Calibri"/>
          <w:lang w:eastAsia="es-CO"/>
        </w:rPr>
        <w:t>kWh</w:t>
      </w:r>
      <w:proofErr w:type="spellEnd"/>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w:t>
      </w:r>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ton).</w:t>
      </w:r>
    </w:p>
    <w:p w14:paraId="79CBB1D1" w14:textId="39298188" w:rsidR="00185798" w:rsidRPr="008439ED" w:rsidRDefault="00185798">
      <w:pPr>
        <w:numPr>
          <w:ilvl w:val="0"/>
          <w:numId w:val="131"/>
        </w:numPr>
        <w:spacing w:before="100" w:beforeAutospacing="1" w:after="100" w:afterAutospacing="1" w:line="360" w:lineRule="auto"/>
        <w:rPr>
          <w:rFonts w:ascii="Calibri" w:eastAsia="Times New Roman" w:hAnsi="Calibri" w:cs="Calibri"/>
          <w:lang w:eastAsia="es-CO"/>
        </w:rPr>
        <w:pPrChange w:id="669" w:author="LauraPGM" w:date="2025-10-01T13:18:00Z">
          <w:pPr>
            <w:numPr>
              <w:numId w:val="73"/>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Metros cúbicos de gas natural por unidad de vidrio templado producido (m³</w:t>
      </w:r>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w:t>
      </w:r>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unidad).</w:t>
      </w:r>
    </w:p>
    <w:p w14:paraId="1671A1AE" w14:textId="293F8040" w:rsidR="00185798" w:rsidRPr="008439ED" w:rsidRDefault="00185798">
      <w:pPr>
        <w:numPr>
          <w:ilvl w:val="0"/>
          <w:numId w:val="131"/>
        </w:numPr>
        <w:spacing w:before="100" w:beforeAutospacing="1" w:after="100" w:afterAutospacing="1" w:line="360" w:lineRule="auto"/>
        <w:rPr>
          <w:rFonts w:ascii="Calibri" w:eastAsia="Times New Roman" w:hAnsi="Calibri" w:cs="Calibri"/>
          <w:lang w:eastAsia="es-CO"/>
        </w:rPr>
        <w:pPrChange w:id="670" w:author="LauraPGM" w:date="2025-10-01T13:18:00Z">
          <w:pPr>
            <w:numPr>
              <w:numId w:val="73"/>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Kilogramos de vapor por kilogramo de producto esterilizado en la autoclave (kg vapor</w:t>
      </w:r>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w:t>
      </w:r>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kg).</w:t>
      </w:r>
    </w:p>
    <w:p w14:paraId="20544257" w14:textId="09B523EA" w:rsidR="00185798" w:rsidRPr="008439ED" w:rsidRDefault="00185798">
      <w:pPr>
        <w:numPr>
          <w:ilvl w:val="0"/>
          <w:numId w:val="131"/>
        </w:numPr>
        <w:spacing w:before="100" w:beforeAutospacing="1" w:after="100" w:afterAutospacing="1" w:line="360" w:lineRule="auto"/>
        <w:rPr>
          <w:rFonts w:ascii="Calibri" w:eastAsia="Times New Roman" w:hAnsi="Calibri" w:cs="Calibri"/>
          <w:lang w:eastAsia="es-CO"/>
        </w:rPr>
        <w:pPrChange w:id="671" w:author="LauraPGM" w:date="2025-10-01T13:18:00Z">
          <w:pPr>
            <w:numPr>
              <w:numId w:val="73"/>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Energía consumida por ciclo de lavado en la lavandería industrial (</w:t>
      </w:r>
      <w:proofErr w:type="spellStart"/>
      <w:r w:rsidRPr="008439ED">
        <w:rPr>
          <w:rFonts w:ascii="Calibri" w:eastAsia="Times New Roman" w:hAnsi="Calibri" w:cs="Calibri"/>
          <w:lang w:eastAsia="es-CO"/>
        </w:rPr>
        <w:t>kWh</w:t>
      </w:r>
      <w:proofErr w:type="spellEnd"/>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w:t>
      </w:r>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ciclo).</w:t>
      </w:r>
    </w:p>
    <w:p w14:paraId="1D533008" w14:textId="07BE2B73" w:rsidR="00185798" w:rsidRPr="008439ED" w:rsidRDefault="00185798">
      <w:pPr>
        <w:pStyle w:val="Prrafodelista"/>
        <w:numPr>
          <w:ilvl w:val="0"/>
          <w:numId w:val="42"/>
        </w:numPr>
        <w:spacing w:before="100" w:beforeAutospacing="1" w:after="100" w:afterAutospacing="1" w:line="360" w:lineRule="auto"/>
        <w:outlineLvl w:val="2"/>
        <w:rPr>
          <w:rFonts w:ascii="Calibri" w:eastAsia="Times New Roman" w:hAnsi="Calibri" w:cs="Calibri"/>
          <w:b/>
          <w:bCs/>
          <w:lang w:eastAsia="es-CO"/>
        </w:rPr>
        <w:pPrChange w:id="672" w:author="LauraPGM" w:date="2025-10-01T09:45:00Z">
          <w:pPr>
            <w:pStyle w:val="Prrafodelista"/>
            <w:numPr>
              <w:numId w:val="52"/>
            </w:numPr>
            <w:spacing w:before="100" w:beforeAutospacing="1" w:after="100" w:afterAutospacing="1" w:line="360" w:lineRule="auto"/>
            <w:ind w:hanging="360"/>
            <w:outlineLvl w:val="2"/>
          </w:pPr>
        </w:pPrChange>
      </w:pPr>
      <w:r w:rsidRPr="008439ED">
        <w:rPr>
          <w:rFonts w:ascii="Calibri" w:eastAsia="Times New Roman" w:hAnsi="Calibri" w:cs="Calibri"/>
          <w:b/>
          <w:bCs/>
          <w:lang w:eastAsia="es-CO"/>
        </w:rPr>
        <w:t>Monitoreo del rendimiento de equipos individuales</w:t>
      </w:r>
    </w:p>
    <w:p w14:paraId="0C21BFF6" w14:textId="77777777" w:rsidR="00F00BB8" w:rsidRPr="008439ED" w:rsidRDefault="00F00BB8" w:rsidP="001D59AC">
      <w:pPr>
        <w:pStyle w:val="Prrafodelista"/>
        <w:spacing w:before="100" w:beforeAutospacing="1" w:after="100" w:afterAutospacing="1" w:line="360" w:lineRule="auto"/>
        <w:outlineLvl w:val="2"/>
        <w:rPr>
          <w:rFonts w:ascii="Calibri" w:eastAsia="Times New Roman" w:hAnsi="Calibri" w:cs="Calibri"/>
          <w:b/>
          <w:bCs/>
          <w:lang w:eastAsia="es-CO"/>
        </w:rPr>
      </w:pPr>
    </w:p>
    <w:p w14:paraId="1B666A64" w14:textId="77777777" w:rsidR="00185798" w:rsidRPr="008439ED" w:rsidRDefault="00185798">
      <w:pPr>
        <w:pStyle w:val="Prrafodelista"/>
        <w:numPr>
          <w:ilvl w:val="0"/>
          <w:numId w:val="52"/>
        </w:numPr>
        <w:spacing w:before="100" w:beforeAutospacing="1" w:after="100" w:afterAutospacing="1" w:line="360" w:lineRule="auto"/>
        <w:rPr>
          <w:rFonts w:ascii="Calibri" w:eastAsia="Times New Roman" w:hAnsi="Calibri" w:cs="Calibri"/>
          <w:lang w:eastAsia="es-CO"/>
        </w:rPr>
        <w:pPrChange w:id="673" w:author="LauraPGM" w:date="2025-10-01T09:45:00Z">
          <w:pPr>
            <w:pStyle w:val="Prrafodelista"/>
            <w:numPr>
              <w:numId w:val="72"/>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Propósito:</w:t>
      </w:r>
      <w:r w:rsidRPr="008439ED">
        <w:rPr>
          <w:rFonts w:ascii="Calibri" w:eastAsia="Times New Roman" w:hAnsi="Calibri" w:cs="Calibri"/>
          <w:lang w:eastAsia="es-CO"/>
        </w:rPr>
        <w:t xml:space="preserve"> estos IDEs se emplean para evaluar la eficiencia y el estado operativo de equipos de alto consumo energético, como motores, bombas, compresores, sistemas de iluminación o equipos de climatización (HVAC). Su objetivo es asegurar un funcionamiento óptimo y detectar fallos, degradaciones de rendimiento o usos inadecuados que aumenten el consumo.</w:t>
      </w:r>
    </w:p>
    <w:p w14:paraId="22E6435B" w14:textId="77777777" w:rsidR="00F00BB8" w:rsidRPr="008439ED" w:rsidRDefault="00F00BB8" w:rsidP="001D59AC">
      <w:pPr>
        <w:pStyle w:val="Prrafodelista"/>
        <w:spacing w:before="100" w:beforeAutospacing="1" w:after="100" w:afterAutospacing="1" w:line="360" w:lineRule="auto"/>
        <w:rPr>
          <w:rFonts w:ascii="Calibri" w:eastAsia="Times New Roman" w:hAnsi="Calibri" w:cs="Calibri"/>
          <w:lang w:eastAsia="es-CO"/>
        </w:rPr>
      </w:pPr>
    </w:p>
    <w:p w14:paraId="21B2E50A" w14:textId="28378ECA" w:rsidR="00F00BB8" w:rsidRPr="008439ED" w:rsidRDefault="00185798">
      <w:pPr>
        <w:pStyle w:val="Prrafodelista"/>
        <w:numPr>
          <w:ilvl w:val="0"/>
          <w:numId w:val="52"/>
        </w:numPr>
        <w:spacing w:line="360" w:lineRule="auto"/>
        <w:rPr>
          <w:rFonts w:ascii="Calibri" w:eastAsia="Times New Roman" w:hAnsi="Calibri" w:cs="Calibri"/>
          <w:lang w:eastAsia="es-CO"/>
        </w:rPr>
        <w:pPrChange w:id="674" w:author="LauraPGM" w:date="2025-10-01T09:45:00Z">
          <w:pPr>
            <w:pStyle w:val="Prrafodelista"/>
            <w:numPr>
              <w:numId w:val="72"/>
            </w:numPr>
            <w:tabs>
              <w:tab w:val="num" w:pos="720"/>
            </w:tabs>
            <w:spacing w:line="360" w:lineRule="auto"/>
            <w:ind w:hanging="360"/>
          </w:pPr>
        </w:pPrChange>
      </w:pPr>
      <w:r w:rsidRPr="008439ED">
        <w:rPr>
          <w:rFonts w:ascii="Calibri" w:eastAsia="Times New Roman" w:hAnsi="Calibri" w:cs="Calibri"/>
          <w:b/>
          <w:bCs/>
          <w:lang w:eastAsia="es-CO"/>
        </w:rPr>
        <w:t>Características:</w:t>
      </w:r>
      <w:r w:rsidRPr="008439ED">
        <w:rPr>
          <w:rFonts w:ascii="Calibri" w:eastAsia="Times New Roman" w:hAnsi="Calibri" w:cs="Calibri"/>
          <w:lang w:eastAsia="es-CO"/>
        </w:rPr>
        <w:t xml:space="preserve"> en su mayoría son IDEs basados en el rendimiento (eficiencia de un motor, COP de un </w:t>
      </w:r>
      <w:proofErr w:type="spellStart"/>
      <w:r w:rsidRPr="008439ED">
        <w:rPr>
          <w:rFonts w:ascii="Calibri" w:eastAsia="Times New Roman" w:hAnsi="Calibri" w:cs="Calibri"/>
          <w:i/>
          <w:lang w:eastAsia="es-CO"/>
          <w:rPrChange w:id="675" w:author="LauraPGM" w:date="2025-11-04T16:55:00Z">
            <w:rPr>
              <w:rFonts w:ascii="Calibri" w:eastAsia="Times New Roman" w:hAnsi="Calibri" w:cs="Calibri"/>
              <w:lang w:eastAsia="es-CO"/>
            </w:rPr>
          </w:rPrChange>
        </w:rPr>
        <w:t>chiller</w:t>
      </w:r>
      <w:proofErr w:type="spellEnd"/>
      <w:r w:rsidRPr="008439ED">
        <w:rPr>
          <w:rFonts w:ascii="Calibri" w:eastAsia="Times New Roman" w:hAnsi="Calibri" w:cs="Calibri"/>
          <w:lang w:eastAsia="es-CO"/>
        </w:rPr>
        <w:t>, lúmenes por vatio de una luminaria) o relativos, que relacionan el consumo del equipo con su salida o tiempo de operación (ejemplo: energía por hora de uso). Requieren mediciones directas y, en muchos casos, continuas.</w:t>
      </w:r>
    </w:p>
    <w:p w14:paraId="6519B391" w14:textId="77777777" w:rsidR="00F00BB8" w:rsidRPr="008439ED" w:rsidDel="001D59AC" w:rsidRDefault="00F00BB8" w:rsidP="001D59AC">
      <w:pPr>
        <w:pStyle w:val="Prrafodelista"/>
        <w:spacing w:line="360" w:lineRule="auto"/>
        <w:rPr>
          <w:del w:id="676" w:author="LauraPGM" w:date="2025-10-01T09:53:00Z"/>
          <w:rFonts w:ascii="Calibri" w:eastAsia="Times New Roman" w:hAnsi="Calibri" w:cs="Calibri"/>
          <w:lang w:eastAsia="es-CO"/>
        </w:rPr>
      </w:pPr>
    </w:p>
    <w:p w14:paraId="766D95D3" w14:textId="77777777" w:rsidR="00F00BB8" w:rsidRPr="008439ED" w:rsidRDefault="00F00BB8">
      <w:pPr>
        <w:spacing w:line="360" w:lineRule="auto"/>
        <w:rPr>
          <w:rFonts w:ascii="Calibri" w:eastAsia="Times New Roman" w:hAnsi="Calibri" w:cs="Calibri"/>
          <w:lang w:eastAsia="es-CO"/>
          <w:rPrChange w:id="677" w:author="LauraPGM" w:date="2025-11-04T16:55:00Z">
            <w:rPr>
              <w:lang w:eastAsia="es-CO"/>
            </w:rPr>
          </w:rPrChange>
        </w:rPr>
        <w:pPrChange w:id="678" w:author="LauraPGM" w:date="2025-10-01T09:53:00Z">
          <w:pPr>
            <w:pStyle w:val="Prrafodelista"/>
            <w:spacing w:line="360" w:lineRule="auto"/>
          </w:pPr>
        </w:pPrChange>
      </w:pPr>
    </w:p>
    <w:p w14:paraId="47832AA0" w14:textId="77777777" w:rsidR="00185798" w:rsidRPr="008439ED" w:rsidRDefault="00185798">
      <w:pPr>
        <w:pStyle w:val="Prrafodelista"/>
        <w:numPr>
          <w:ilvl w:val="0"/>
          <w:numId w:val="52"/>
        </w:numPr>
        <w:spacing w:line="360" w:lineRule="auto"/>
        <w:rPr>
          <w:rFonts w:ascii="Calibri" w:eastAsia="Times New Roman" w:hAnsi="Calibri" w:cs="Calibri"/>
          <w:lang w:eastAsia="es-CO"/>
        </w:rPr>
        <w:pPrChange w:id="679" w:author="LauraPGM" w:date="2025-10-01T09:45:00Z">
          <w:pPr>
            <w:pStyle w:val="Prrafodelista"/>
            <w:numPr>
              <w:numId w:val="72"/>
            </w:numPr>
            <w:tabs>
              <w:tab w:val="num" w:pos="720"/>
            </w:tabs>
            <w:spacing w:line="360" w:lineRule="auto"/>
            <w:ind w:hanging="360"/>
          </w:pPr>
        </w:pPrChange>
      </w:pPr>
      <w:r w:rsidRPr="008439ED">
        <w:rPr>
          <w:rFonts w:ascii="Calibri" w:eastAsia="Times New Roman" w:hAnsi="Calibri" w:cs="Calibri"/>
          <w:b/>
          <w:bCs/>
          <w:lang w:eastAsia="es-CO"/>
        </w:rPr>
        <w:t>Aplicaciones comunes:</w:t>
      </w:r>
    </w:p>
    <w:p w14:paraId="0E0721A8" w14:textId="77777777" w:rsidR="00185798" w:rsidRPr="008439ED" w:rsidRDefault="00185798">
      <w:pPr>
        <w:numPr>
          <w:ilvl w:val="0"/>
          <w:numId w:val="132"/>
        </w:numPr>
        <w:spacing w:before="100" w:beforeAutospacing="1" w:after="100" w:afterAutospacing="1" w:line="360" w:lineRule="auto"/>
        <w:rPr>
          <w:rFonts w:ascii="Calibri" w:eastAsia="Times New Roman" w:hAnsi="Calibri" w:cs="Calibri"/>
          <w:lang w:eastAsia="es-CO"/>
        </w:rPr>
        <w:pPrChange w:id="680" w:author="LauraPGM" w:date="2025-10-01T13:18:00Z">
          <w:pPr>
            <w:numPr>
              <w:numId w:val="74"/>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Establecer criterios de eficiencia para la adquisición de nuevos equipos y verificar su cumplimiento.</w:t>
      </w:r>
    </w:p>
    <w:p w14:paraId="42A2E23A" w14:textId="77777777" w:rsidR="00185798" w:rsidRPr="008439ED" w:rsidRDefault="00185798">
      <w:pPr>
        <w:numPr>
          <w:ilvl w:val="0"/>
          <w:numId w:val="132"/>
        </w:numPr>
        <w:spacing w:before="100" w:beforeAutospacing="1" w:after="100" w:afterAutospacing="1" w:line="360" w:lineRule="auto"/>
        <w:rPr>
          <w:rFonts w:ascii="Calibri" w:eastAsia="Times New Roman" w:hAnsi="Calibri" w:cs="Calibri"/>
          <w:lang w:eastAsia="es-CO"/>
        </w:rPr>
        <w:pPrChange w:id="681" w:author="LauraPGM" w:date="2025-10-01T13:18:00Z">
          <w:pPr>
            <w:numPr>
              <w:numId w:val="74"/>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Realizar seguimiento del rendimiento de los equipos a lo largo del tiempo para determinar necesidades de mantenimiento o reemplazo.</w:t>
      </w:r>
    </w:p>
    <w:p w14:paraId="7DCDADBF" w14:textId="77777777" w:rsidR="00185798" w:rsidRPr="008439ED" w:rsidRDefault="00185798">
      <w:pPr>
        <w:numPr>
          <w:ilvl w:val="0"/>
          <w:numId w:val="132"/>
        </w:numPr>
        <w:spacing w:before="100" w:beforeAutospacing="1" w:after="100" w:afterAutospacing="1" w:line="360" w:lineRule="auto"/>
        <w:rPr>
          <w:rFonts w:ascii="Calibri" w:eastAsia="Times New Roman" w:hAnsi="Calibri" w:cs="Calibri"/>
          <w:lang w:eastAsia="es-CO"/>
        </w:rPr>
        <w:pPrChange w:id="682" w:author="LauraPGM" w:date="2025-10-01T13:18:00Z">
          <w:pPr>
            <w:numPr>
              <w:numId w:val="74"/>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Evaluar el impacto de mejoras de mantenimiento o de nuevas tecnologías en la eficiencia de equipos específicos.</w:t>
      </w:r>
    </w:p>
    <w:p w14:paraId="568F810E" w14:textId="77777777" w:rsidR="00185798" w:rsidRPr="008439ED" w:rsidRDefault="00185798">
      <w:pPr>
        <w:numPr>
          <w:ilvl w:val="0"/>
          <w:numId w:val="132"/>
        </w:numPr>
        <w:spacing w:before="100" w:beforeAutospacing="1" w:after="100" w:afterAutospacing="1" w:line="360" w:lineRule="auto"/>
        <w:rPr>
          <w:rFonts w:ascii="Calibri" w:eastAsia="Times New Roman" w:hAnsi="Calibri" w:cs="Calibri"/>
          <w:lang w:eastAsia="es-CO"/>
        </w:rPr>
        <w:pPrChange w:id="683" w:author="LauraPGM" w:date="2025-10-01T13:18:00Z">
          <w:pPr>
            <w:numPr>
              <w:numId w:val="74"/>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Optimizar la operación de los equipos (ejemplo: evitar el funcionamiento en vacío de un compresor, ajustar horarios de iluminación).</w:t>
      </w:r>
    </w:p>
    <w:p w14:paraId="5A56DBEA" w14:textId="77777777" w:rsidR="00185798" w:rsidRPr="008439ED" w:rsidRDefault="00185798">
      <w:pPr>
        <w:numPr>
          <w:ilvl w:val="0"/>
          <w:numId w:val="132"/>
        </w:numPr>
        <w:spacing w:before="100" w:beforeAutospacing="1" w:after="100" w:afterAutospacing="1" w:line="360" w:lineRule="auto"/>
        <w:rPr>
          <w:rFonts w:ascii="Calibri" w:eastAsia="Times New Roman" w:hAnsi="Calibri" w:cs="Calibri"/>
          <w:lang w:eastAsia="es-CO"/>
        </w:rPr>
        <w:pPrChange w:id="684" w:author="LauraPGM" w:date="2025-10-01T13:18:00Z">
          <w:pPr>
            <w:numPr>
              <w:numId w:val="74"/>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Comparar el rendimiento de equipos similares para identificar los más eficientes.</w:t>
      </w:r>
    </w:p>
    <w:p w14:paraId="513F7414" w14:textId="77777777" w:rsidR="00185798" w:rsidRPr="008439ED" w:rsidRDefault="00185798">
      <w:pPr>
        <w:pStyle w:val="Prrafodelista"/>
        <w:numPr>
          <w:ilvl w:val="0"/>
          <w:numId w:val="55"/>
        </w:numPr>
        <w:spacing w:before="100" w:beforeAutospacing="1" w:after="100" w:afterAutospacing="1" w:line="360" w:lineRule="auto"/>
        <w:rPr>
          <w:rFonts w:ascii="Calibri" w:eastAsia="Times New Roman" w:hAnsi="Calibri" w:cs="Calibri"/>
          <w:lang w:eastAsia="es-CO"/>
        </w:rPr>
        <w:pPrChange w:id="685" w:author="LauraPGM" w:date="2025-10-01T09:45:00Z">
          <w:pPr>
            <w:pStyle w:val="Prrafodelista"/>
            <w:numPr>
              <w:numId w:val="75"/>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Ejemplos específicos:</w:t>
      </w:r>
    </w:p>
    <w:p w14:paraId="0A54F577" w14:textId="77777777" w:rsidR="00185798" w:rsidRPr="008439ED" w:rsidRDefault="00185798">
      <w:pPr>
        <w:numPr>
          <w:ilvl w:val="0"/>
          <w:numId w:val="56"/>
        </w:numPr>
        <w:spacing w:before="100" w:beforeAutospacing="1" w:after="100" w:afterAutospacing="1" w:line="360" w:lineRule="auto"/>
        <w:rPr>
          <w:rFonts w:ascii="Calibri" w:eastAsia="Times New Roman" w:hAnsi="Calibri" w:cs="Calibri"/>
          <w:lang w:eastAsia="es-CO"/>
        </w:rPr>
        <w:pPrChange w:id="686" w:author="LauraPGM" w:date="2025-10-01T09:45:00Z">
          <w:pPr>
            <w:numPr>
              <w:numId w:val="76"/>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Eficiencia del motor de la bomba de agua (%).</w:t>
      </w:r>
    </w:p>
    <w:p w14:paraId="785993AB" w14:textId="77777777" w:rsidR="00185798" w:rsidRPr="008439ED" w:rsidRDefault="00185798">
      <w:pPr>
        <w:numPr>
          <w:ilvl w:val="0"/>
          <w:numId w:val="56"/>
        </w:numPr>
        <w:spacing w:before="100" w:beforeAutospacing="1" w:after="100" w:afterAutospacing="1" w:line="360" w:lineRule="auto"/>
        <w:rPr>
          <w:rFonts w:ascii="Calibri" w:eastAsia="Times New Roman" w:hAnsi="Calibri" w:cs="Calibri"/>
          <w:lang w:eastAsia="es-CO"/>
        </w:rPr>
        <w:pPrChange w:id="687" w:author="LauraPGM" w:date="2025-10-01T09:45:00Z">
          <w:pPr>
            <w:numPr>
              <w:numId w:val="76"/>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Coeficiente de Rendimiento (COP) de un equipo de aire acondicionado.</w:t>
      </w:r>
    </w:p>
    <w:p w14:paraId="1F83053A" w14:textId="4D8BBDF4" w:rsidR="00185798" w:rsidRPr="008439ED" w:rsidRDefault="00185798">
      <w:pPr>
        <w:numPr>
          <w:ilvl w:val="0"/>
          <w:numId w:val="56"/>
        </w:numPr>
        <w:spacing w:before="100" w:beforeAutospacing="1" w:after="100" w:afterAutospacing="1" w:line="360" w:lineRule="auto"/>
        <w:rPr>
          <w:rFonts w:ascii="Calibri" w:eastAsia="Times New Roman" w:hAnsi="Calibri" w:cs="Calibri"/>
          <w:lang w:eastAsia="es-CO"/>
        </w:rPr>
        <w:pPrChange w:id="688" w:author="LauraPGM" w:date="2025-10-01T09:45:00Z">
          <w:pPr>
            <w:numPr>
              <w:numId w:val="76"/>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Lúmenes por vatio (lm</w:t>
      </w:r>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w:t>
      </w:r>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W) de luminarias en una nave industrial.</w:t>
      </w:r>
    </w:p>
    <w:p w14:paraId="006C5086" w14:textId="60D2F594" w:rsidR="00185798" w:rsidRPr="008439ED" w:rsidRDefault="00185798">
      <w:pPr>
        <w:numPr>
          <w:ilvl w:val="0"/>
          <w:numId w:val="56"/>
        </w:numPr>
        <w:spacing w:before="100" w:beforeAutospacing="1" w:after="100" w:afterAutospacing="1" w:line="360" w:lineRule="auto"/>
        <w:rPr>
          <w:rFonts w:ascii="Calibri" w:eastAsia="Times New Roman" w:hAnsi="Calibri" w:cs="Calibri"/>
          <w:lang w:eastAsia="es-CO"/>
        </w:rPr>
        <w:pPrChange w:id="689" w:author="LauraPGM" w:date="2025-10-01T09:45:00Z">
          <w:pPr>
            <w:numPr>
              <w:numId w:val="76"/>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lastRenderedPageBreak/>
        <w:t>Consumo de energía por hora de funcionamiento de un compresor (</w:t>
      </w:r>
      <w:proofErr w:type="spellStart"/>
      <w:r w:rsidRPr="008439ED">
        <w:rPr>
          <w:rFonts w:ascii="Calibri" w:eastAsia="Times New Roman" w:hAnsi="Calibri" w:cs="Calibri"/>
          <w:lang w:eastAsia="es-CO"/>
        </w:rPr>
        <w:t>kWh</w:t>
      </w:r>
      <w:proofErr w:type="spellEnd"/>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w:t>
      </w:r>
      <w:r w:rsidR="00F00BB8" w:rsidRPr="008439ED">
        <w:rPr>
          <w:rFonts w:ascii="Calibri" w:eastAsia="Times New Roman" w:hAnsi="Calibri" w:cs="Calibri"/>
          <w:lang w:eastAsia="es-CO"/>
        </w:rPr>
        <w:t xml:space="preserve"> </w:t>
      </w:r>
      <w:r w:rsidRPr="008439ED">
        <w:rPr>
          <w:rFonts w:ascii="Calibri" w:eastAsia="Times New Roman" w:hAnsi="Calibri" w:cs="Calibri"/>
          <w:lang w:eastAsia="es-CO"/>
        </w:rPr>
        <w:t>hora).</w:t>
      </w:r>
    </w:p>
    <w:p w14:paraId="50CBDC6F" w14:textId="1A2C7024" w:rsidR="00185798" w:rsidRPr="008439ED" w:rsidRDefault="00185798">
      <w:pPr>
        <w:pStyle w:val="Prrafodelista"/>
        <w:numPr>
          <w:ilvl w:val="0"/>
          <w:numId w:val="42"/>
        </w:numPr>
        <w:spacing w:before="100" w:beforeAutospacing="1" w:after="100" w:afterAutospacing="1" w:line="360" w:lineRule="auto"/>
        <w:outlineLvl w:val="2"/>
        <w:rPr>
          <w:rFonts w:ascii="Calibri" w:eastAsia="Times New Roman" w:hAnsi="Calibri" w:cs="Calibri"/>
          <w:b/>
          <w:bCs/>
          <w:lang w:eastAsia="es-CO"/>
        </w:rPr>
        <w:pPrChange w:id="690" w:author="LauraPGM" w:date="2025-10-01T09:45:00Z">
          <w:pPr>
            <w:pStyle w:val="Prrafodelista"/>
            <w:numPr>
              <w:numId w:val="52"/>
            </w:numPr>
            <w:spacing w:before="100" w:beforeAutospacing="1" w:after="100" w:afterAutospacing="1" w:line="360" w:lineRule="auto"/>
            <w:ind w:hanging="360"/>
            <w:outlineLvl w:val="2"/>
          </w:pPr>
        </w:pPrChange>
      </w:pPr>
      <w:r w:rsidRPr="008439ED">
        <w:rPr>
          <w:rFonts w:ascii="Calibri" w:eastAsia="Times New Roman" w:hAnsi="Calibri" w:cs="Calibri"/>
          <w:b/>
          <w:bCs/>
          <w:lang w:eastAsia="es-CO"/>
        </w:rPr>
        <w:t>Comparación con líneas base y objetivos</w:t>
      </w:r>
    </w:p>
    <w:p w14:paraId="4851FE38" w14:textId="77777777" w:rsidR="00F00BB8" w:rsidRPr="008439ED" w:rsidRDefault="00F00BB8" w:rsidP="001D59AC">
      <w:pPr>
        <w:pStyle w:val="Prrafodelista"/>
        <w:spacing w:before="100" w:beforeAutospacing="1" w:after="100" w:afterAutospacing="1" w:line="360" w:lineRule="auto"/>
        <w:outlineLvl w:val="2"/>
        <w:rPr>
          <w:rFonts w:ascii="Calibri" w:eastAsia="Times New Roman" w:hAnsi="Calibri" w:cs="Calibri"/>
          <w:b/>
          <w:bCs/>
          <w:lang w:eastAsia="es-CO"/>
        </w:rPr>
      </w:pPr>
    </w:p>
    <w:p w14:paraId="37D47BCC" w14:textId="77777777" w:rsidR="00185798" w:rsidRPr="008439ED" w:rsidRDefault="00185798">
      <w:pPr>
        <w:pStyle w:val="Prrafodelista"/>
        <w:numPr>
          <w:ilvl w:val="0"/>
          <w:numId w:val="55"/>
        </w:numPr>
        <w:spacing w:before="100" w:beforeAutospacing="1" w:after="100" w:afterAutospacing="1" w:line="360" w:lineRule="auto"/>
        <w:rPr>
          <w:rFonts w:ascii="Calibri" w:eastAsia="Times New Roman" w:hAnsi="Calibri" w:cs="Calibri"/>
          <w:lang w:eastAsia="es-CO"/>
        </w:rPr>
        <w:pPrChange w:id="691" w:author="LauraPGM" w:date="2025-10-01T09:45:00Z">
          <w:pPr>
            <w:pStyle w:val="Prrafodelista"/>
            <w:numPr>
              <w:numId w:val="75"/>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Propósito:</w:t>
      </w:r>
      <w:r w:rsidRPr="008439ED">
        <w:rPr>
          <w:rFonts w:ascii="Calibri" w:eastAsia="Times New Roman" w:hAnsi="Calibri" w:cs="Calibri"/>
          <w:lang w:eastAsia="es-CO"/>
        </w:rPr>
        <w:t xml:space="preserve"> estos IDEs permiten evaluar el progreso hacia los objetivos y metas energéticas de la organización. Su función es cuantificar mejoras, verificar el cumplimiento de objetivos y demostrar la mejora del desempeño energético exigida por estándares como ISO 50001.</w:t>
      </w:r>
    </w:p>
    <w:p w14:paraId="5D51C91C" w14:textId="77777777" w:rsidR="00F00BB8" w:rsidRPr="008439ED" w:rsidRDefault="00F00BB8" w:rsidP="001D59AC">
      <w:pPr>
        <w:pStyle w:val="Prrafodelista"/>
        <w:spacing w:before="100" w:beforeAutospacing="1" w:after="100" w:afterAutospacing="1" w:line="360" w:lineRule="auto"/>
        <w:rPr>
          <w:rFonts w:ascii="Calibri" w:eastAsia="Times New Roman" w:hAnsi="Calibri" w:cs="Calibri"/>
          <w:lang w:eastAsia="es-CO"/>
        </w:rPr>
      </w:pPr>
    </w:p>
    <w:p w14:paraId="6D9E030B" w14:textId="77777777" w:rsidR="00185798" w:rsidRPr="008439ED" w:rsidRDefault="00185798">
      <w:pPr>
        <w:pStyle w:val="Prrafodelista"/>
        <w:numPr>
          <w:ilvl w:val="0"/>
          <w:numId w:val="55"/>
        </w:numPr>
        <w:spacing w:before="100" w:beforeAutospacing="1" w:after="100" w:afterAutospacing="1" w:line="360" w:lineRule="auto"/>
        <w:rPr>
          <w:rFonts w:ascii="Calibri" w:eastAsia="Times New Roman" w:hAnsi="Calibri" w:cs="Calibri"/>
          <w:lang w:eastAsia="es-CO"/>
        </w:rPr>
        <w:pPrChange w:id="692" w:author="LauraPGM" w:date="2025-10-01T09:45:00Z">
          <w:pPr>
            <w:pStyle w:val="Prrafodelista"/>
            <w:numPr>
              <w:numId w:val="75"/>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Características:</w:t>
      </w:r>
      <w:r w:rsidRPr="008439ED">
        <w:rPr>
          <w:rFonts w:ascii="Calibri" w:eastAsia="Times New Roman" w:hAnsi="Calibri" w:cs="Calibri"/>
          <w:lang w:eastAsia="es-CO"/>
        </w:rPr>
        <w:t xml:space="preserve"> pueden ser absolutos o relativos, pero siempre se analizan en relación con la Línea Base Energética (LBE) y los objetivos establecidos. Usualmente se expresan como porcentajes de mejora o desviación respecto a la LBE, o como ahorros cuantificados.</w:t>
      </w:r>
    </w:p>
    <w:p w14:paraId="61E7B734" w14:textId="77777777" w:rsidR="00185798" w:rsidRPr="008439ED" w:rsidRDefault="00185798">
      <w:pPr>
        <w:pStyle w:val="Prrafodelista"/>
        <w:numPr>
          <w:ilvl w:val="0"/>
          <w:numId w:val="55"/>
        </w:numPr>
        <w:spacing w:before="100" w:beforeAutospacing="1" w:after="100" w:afterAutospacing="1" w:line="360" w:lineRule="auto"/>
        <w:rPr>
          <w:rFonts w:ascii="Calibri" w:eastAsia="Times New Roman" w:hAnsi="Calibri" w:cs="Calibri"/>
          <w:lang w:eastAsia="es-CO"/>
        </w:rPr>
        <w:pPrChange w:id="693" w:author="LauraPGM" w:date="2025-10-01T09:45:00Z">
          <w:pPr>
            <w:pStyle w:val="Prrafodelista"/>
            <w:numPr>
              <w:numId w:val="75"/>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
        <w:t>Aplicaciones comunes:</w:t>
      </w:r>
    </w:p>
    <w:p w14:paraId="116C29A0" w14:textId="77777777" w:rsidR="00185798" w:rsidRPr="008439ED" w:rsidRDefault="00185798">
      <w:pPr>
        <w:numPr>
          <w:ilvl w:val="0"/>
          <w:numId w:val="133"/>
        </w:numPr>
        <w:spacing w:before="100" w:beforeAutospacing="1" w:after="100" w:afterAutospacing="1" w:line="360" w:lineRule="auto"/>
        <w:rPr>
          <w:rFonts w:ascii="Calibri" w:eastAsia="Times New Roman" w:hAnsi="Calibri" w:cs="Calibri"/>
          <w:lang w:eastAsia="es-CO"/>
        </w:rPr>
        <w:pPrChange w:id="694" w:author="LauraPGM" w:date="2025-10-01T13:18:00Z">
          <w:pPr>
            <w:numPr>
              <w:numId w:val="77"/>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Medir el éxito de las iniciativas de eficiencia energética y validar ahorros.</w:t>
      </w:r>
    </w:p>
    <w:p w14:paraId="7D858988" w14:textId="77777777" w:rsidR="00185798" w:rsidRPr="008439ED" w:rsidRDefault="00185798">
      <w:pPr>
        <w:numPr>
          <w:ilvl w:val="0"/>
          <w:numId w:val="133"/>
        </w:numPr>
        <w:spacing w:before="100" w:beforeAutospacing="1" w:after="100" w:afterAutospacing="1" w:line="360" w:lineRule="auto"/>
        <w:rPr>
          <w:rFonts w:ascii="Calibri" w:eastAsia="Times New Roman" w:hAnsi="Calibri" w:cs="Calibri"/>
          <w:lang w:eastAsia="es-CO"/>
        </w:rPr>
        <w:pPrChange w:id="695" w:author="LauraPGM" w:date="2025-10-01T13:18:00Z">
          <w:pPr>
            <w:numPr>
              <w:numId w:val="77"/>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Identificar si se cumplen las metas de reducción de consumo o mejora de eficiencia en los plazos previstos.</w:t>
      </w:r>
    </w:p>
    <w:p w14:paraId="06FA1F45" w14:textId="77777777" w:rsidR="00185798" w:rsidRPr="008439ED" w:rsidRDefault="00185798">
      <w:pPr>
        <w:numPr>
          <w:ilvl w:val="0"/>
          <w:numId w:val="133"/>
        </w:numPr>
        <w:spacing w:before="100" w:beforeAutospacing="1" w:after="100" w:afterAutospacing="1" w:line="360" w:lineRule="auto"/>
        <w:rPr>
          <w:rFonts w:ascii="Calibri" w:eastAsia="Times New Roman" w:hAnsi="Calibri" w:cs="Calibri"/>
          <w:lang w:eastAsia="es-CO"/>
        </w:rPr>
        <w:pPrChange w:id="696" w:author="LauraPGM" w:date="2025-10-01T13:18:00Z">
          <w:pPr>
            <w:numPr>
              <w:numId w:val="77"/>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Comunicar el progreso a la dirección, auditores externos y partes interesadas.</w:t>
      </w:r>
    </w:p>
    <w:p w14:paraId="448E4D18" w14:textId="77777777" w:rsidR="00185798" w:rsidRPr="008439ED" w:rsidRDefault="00185798">
      <w:pPr>
        <w:numPr>
          <w:ilvl w:val="0"/>
          <w:numId w:val="133"/>
        </w:numPr>
        <w:spacing w:before="100" w:beforeAutospacing="1" w:after="100" w:afterAutospacing="1" w:line="360" w:lineRule="auto"/>
        <w:rPr>
          <w:rFonts w:ascii="Calibri" w:eastAsia="Times New Roman" w:hAnsi="Calibri" w:cs="Calibri"/>
          <w:lang w:eastAsia="es-CO"/>
        </w:rPr>
        <w:pPrChange w:id="697" w:author="LauraPGM" w:date="2025-10-01T13:18:00Z">
          <w:pPr>
            <w:numPr>
              <w:numId w:val="77"/>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Detectar áreas con avances más lentos o que requieren acciones correctivas.</w:t>
      </w:r>
    </w:p>
    <w:p w14:paraId="22305FF2" w14:textId="77777777" w:rsidR="00185798" w:rsidRPr="008439ED" w:rsidRDefault="00185798">
      <w:pPr>
        <w:numPr>
          <w:ilvl w:val="0"/>
          <w:numId w:val="133"/>
        </w:numPr>
        <w:spacing w:before="100" w:beforeAutospacing="1" w:after="100" w:afterAutospacing="1" w:line="360" w:lineRule="auto"/>
        <w:rPr>
          <w:rFonts w:ascii="Calibri" w:eastAsia="Times New Roman" w:hAnsi="Calibri" w:cs="Calibri"/>
          <w:lang w:eastAsia="es-CO"/>
        </w:rPr>
        <w:pPrChange w:id="698" w:author="LauraPGM" w:date="2025-10-01T13:18:00Z">
          <w:pPr>
            <w:numPr>
              <w:numId w:val="77"/>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Servir de base para la revisión por la dirección del sistema de gestión energética, requisito clave de ISO 50001.</w:t>
      </w:r>
    </w:p>
    <w:p w14:paraId="34DD92AB" w14:textId="77777777" w:rsidR="00185798" w:rsidRPr="008439ED" w:rsidRDefault="00185798">
      <w:pPr>
        <w:pStyle w:val="Prrafodelista"/>
        <w:numPr>
          <w:ilvl w:val="0"/>
          <w:numId w:val="125"/>
        </w:numPr>
        <w:spacing w:before="100" w:beforeAutospacing="1" w:after="100" w:afterAutospacing="1" w:line="360" w:lineRule="auto"/>
        <w:rPr>
          <w:rFonts w:ascii="Calibri" w:eastAsia="Times New Roman" w:hAnsi="Calibri" w:cs="Calibri"/>
          <w:lang w:eastAsia="es-CO"/>
          <w:rPrChange w:id="699" w:author="LauraPGM" w:date="2025-11-04T16:55:00Z">
            <w:rPr>
              <w:lang w:eastAsia="es-CO"/>
            </w:rPr>
          </w:rPrChange>
        </w:rPr>
        <w:pPrChange w:id="700" w:author="LauraPGM" w:date="2025-10-01T09:54:00Z">
          <w:pPr>
            <w:pStyle w:val="Prrafodelista"/>
            <w:numPr>
              <w:numId w:val="78"/>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Change w:id="701" w:author="LauraPGM" w:date="2025-11-04T16:55:00Z">
            <w:rPr>
              <w:lang w:eastAsia="es-CO"/>
            </w:rPr>
          </w:rPrChange>
        </w:rPr>
        <w:t>Ejemplos específicos:</w:t>
      </w:r>
    </w:p>
    <w:p w14:paraId="33507619" w14:textId="77777777" w:rsidR="00185798" w:rsidRPr="008439ED" w:rsidRDefault="00185798">
      <w:pPr>
        <w:numPr>
          <w:ilvl w:val="0"/>
          <w:numId w:val="134"/>
        </w:numPr>
        <w:spacing w:before="100" w:beforeAutospacing="1" w:after="100" w:afterAutospacing="1" w:line="360" w:lineRule="auto"/>
        <w:rPr>
          <w:rFonts w:ascii="Calibri" w:eastAsia="Times New Roman" w:hAnsi="Calibri" w:cs="Calibri"/>
          <w:lang w:eastAsia="es-CO"/>
        </w:rPr>
        <w:pPrChange w:id="702" w:author="LauraPGM" w:date="2025-10-01T13:19:00Z">
          <w:pPr>
            <w:numPr>
              <w:numId w:val="79"/>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Porcentaje de reducción del consumo total de energía respecto a la línea base del año anterior.</w:t>
      </w:r>
    </w:p>
    <w:p w14:paraId="30CF7DF7" w14:textId="4817E83E" w:rsidR="00185798" w:rsidRPr="008439ED" w:rsidRDefault="00185798">
      <w:pPr>
        <w:numPr>
          <w:ilvl w:val="0"/>
          <w:numId w:val="134"/>
        </w:numPr>
        <w:spacing w:before="100" w:beforeAutospacing="1" w:after="100" w:afterAutospacing="1" w:line="360" w:lineRule="auto"/>
        <w:rPr>
          <w:rFonts w:ascii="Calibri" w:eastAsia="Times New Roman" w:hAnsi="Calibri" w:cs="Calibri"/>
          <w:lang w:eastAsia="es-CO"/>
        </w:rPr>
        <w:pPrChange w:id="703" w:author="LauraPGM" w:date="2025-10-01T13:19:00Z">
          <w:pPr>
            <w:numPr>
              <w:numId w:val="79"/>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Porcentaje de mejora en la intensidad energética (</w:t>
      </w:r>
      <w:proofErr w:type="spellStart"/>
      <w:r w:rsidRPr="008439ED">
        <w:rPr>
          <w:rFonts w:ascii="Calibri" w:eastAsia="Times New Roman" w:hAnsi="Calibri" w:cs="Calibri"/>
          <w:lang w:eastAsia="es-CO"/>
        </w:rPr>
        <w:t>kWh</w:t>
      </w:r>
      <w:proofErr w:type="spellEnd"/>
      <w:ins w:id="704" w:author="LauraPGM" w:date="2025-10-01T09:54:00Z">
        <w:r w:rsidR="001D59AC" w:rsidRPr="008439ED">
          <w:rPr>
            <w:rFonts w:ascii="Calibri" w:eastAsia="Times New Roman" w:hAnsi="Calibri" w:cs="Calibri"/>
            <w:lang w:eastAsia="es-CO"/>
          </w:rPr>
          <w:t xml:space="preserve"> </w:t>
        </w:r>
      </w:ins>
      <w:r w:rsidRPr="008439ED">
        <w:rPr>
          <w:rFonts w:ascii="Calibri" w:eastAsia="Times New Roman" w:hAnsi="Calibri" w:cs="Calibri"/>
          <w:lang w:eastAsia="es-CO"/>
        </w:rPr>
        <w:t>/</w:t>
      </w:r>
      <w:ins w:id="705" w:author="LauraPGM" w:date="2025-10-06T20:59:00Z">
        <w:r w:rsidR="000076B5" w:rsidRPr="008439ED">
          <w:rPr>
            <w:rFonts w:ascii="Calibri" w:eastAsia="Times New Roman" w:hAnsi="Calibri" w:cs="Calibri"/>
            <w:lang w:eastAsia="es-CO"/>
          </w:rPr>
          <w:t xml:space="preserve"> </w:t>
        </w:r>
      </w:ins>
      <w:r w:rsidRPr="008439ED">
        <w:rPr>
          <w:rFonts w:ascii="Calibri" w:eastAsia="Times New Roman" w:hAnsi="Calibri" w:cs="Calibri"/>
          <w:lang w:eastAsia="es-CO"/>
        </w:rPr>
        <w:t>unidad producida) en relación con el objetivo establecido para el trimestre.</w:t>
      </w:r>
    </w:p>
    <w:p w14:paraId="23204140" w14:textId="4FE25738" w:rsidR="00185798" w:rsidRPr="008439ED" w:rsidRDefault="00EE2A68">
      <w:pPr>
        <w:numPr>
          <w:ilvl w:val="0"/>
          <w:numId w:val="134"/>
        </w:numPr>
        <w:spacing w:before="100" w:beforeAutospacing="1" w:after="100" w:afterAutospacing="1" w:line="360" w:lineRule="auto"/>
        <w:rPr>
          <w:rFonts w:ascii="Calibri" w:eastAsia="Times New Roman" w:hAnsi="Calibri" w:cs="Calibri"/>
          <w:lang w:eastAsia="es-CO"/>
        </w:rPr>
        <w:pPrChange w:id="706" w:author="LauraPGM" w:date="2025-10-01T13:19:00Z">
          <w:pPr>
            <w:numPr>
              <w:numId w:val="79"/>
            </w:numPr>
            <w:tabs>
              <w:tab w:val="num" w:pos="720"/>
            </w:tabs>
            <w:spacing w:before="100" w:beforeAutospacing="1" w:after="100" w:afterAutospacing="1" w:line="360" w:lineRule="auto"/>
            <w:ind w:left="720" w:hanging="360"/>
          </w:pPr>
        </w:pPrChange>
      </w:pPr>
      <w:r w:rsidRPr="008439ED">
        <w:rPr>
          <w:rFonts w:ascii="Calibri" w:eastAsia="Times New Roman" w:hAnsi="Calibri" w:cs="Calibri"/>
          <w:noProof/>
          <w:lang w:eastAsia="es-CO"/>
          <w:rPrChange w:id="707" w:author="LauraPGM" w:date="2025-11-04T16:55:00Z">
            <w:rPr>
              <w:rFonts w:ascii="Calibri" w:eastAsia="Times New Roman" w:hAnsi="Calibri" w:cs="Calibri"/>
              <w:noProof/>
              <w:lang w:eastAsia="es-CO"/>
            </w:rPr>
          </w:rPrChange>
        </w:rPr>
        <mc:AlternateContent>
          <mc:Choice Requires="wps">
            <w:drawing>
              <wp:anchor distT="0" distB="0" distL="114300" distR="114300" simplePos="0" relativeHeight="251685888" behindDoc="1" locked="0" layoutInCell="1" allowOverlap="1" wp14:anchorId="068A0C5E" wp14:editId="6C56480A">
                <wp:simplePos x="0" y="0"/>
                <wp:positionH relativeFrom="column">
                  <wp:posOffset>-104140</wp:posOffset>
                </wp:positionH>
                <wp:positionV relativeFrom="paragraph">
                  <wp:posOffset>529590</wp:posOffset>
                </wp:positionV>
                <wp:extent cx="6305550" cy="1035050"/>
                <wp:effectExtent l="57150" t="19050" r="76200" b="88900"/>
                <wp:wrapNone/>
                <wp:docPr id="5" name="Rectángulo 5"/>
                <wp:cNvGraphicFramePr/>
                <a:graphic xmlns:a="http://schemas.openxmlformats.org/drawingml/2006/main">
                  <a:graphicData uri="http://schemas.microsoft.com/office/word/2010/wordprocessingShape">
                    <wps:wsp>
                      <wps:cNvSpPr/>
                      <wps:spPr>
                        <a:xfrm>
                          <a:off x="0" y="0"/>
                          <a:ext cx="6305550" cy="10350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B0C64E" id="Rectángulo 5" o:spid="_x0000_s1026" style="position:absolute;margin-left:-8.2pt;margin-top:41.7pt;width:496.5pt;height:8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" fillcolor="#4f81bd [3204]" strokecolor="#4579b8 [3044]">
                <v:fill color2="#a7bfde [1620]" rotate="t" angle="180" focus="100%" type="gradient">
                  <o:fill v:ext="view" type="gradientUnscaled"/>
                </v:fill>
                <v:shadow on="t" color="black" opacity="22937f" origin=",.5" offset="0,.63889mm"/>
              </v:rect>
            </w:pict>
          </mc:Fallback>
        </mc:AlternateContent>
      </w:r>
      <w:r w:rsidR="00185798" w:rsidRPr="008439ED">
        <w:rPr>
          <w:rFonts w:ascii="Calibri" w:eastAsia="Times New Roman" w:hAnsi="Calibri" w:cs="Calibri"/>
          <w:lang w:eastAsia="es-CO"/>
        </w:rPr>
        <w:t xml:space="preserve">Ahorro energético anual logrado (en </w:t>
      </w:r>
      <w:proofErr w:type="spellStart"/>
      <w:r w:rsidR="00185798" w:rsidRPr="008439ED">
        <w:rPr>
          <w:rFonts w:ascii="Calibri" w:eastAsia="Times New Roman" w:hAnsi="Calibri" w:cs="Calibri"/>
          <w:lang w:eastAsia="es-CO"/>
        </w:rPr>
        <w:t>kWh</w:t>
      </w:r>
      <w:proofErr w:type="spellEnd"/>
      <w:r w:rsidR="00185798" w:rsidRPr="008439ED">
        <w:rPr>
          <w:rFonts w:ascii="Calibri" w:eastAsia="Times New Roman" w:hAnsi="Calibri" w:cs="Calibri"/>
          <w:lang w:eastAsia="es-CO"/>
        </w:rPr>
        <w:t xml:space="preserve"> o en unidades monetarias) en comparación con la LBE ajustada por variables de impacto.</w:t>
      </w:r>
    </w:p>
    <w:p w14:paraId="0CB24A03" w14:textId="06D25A3E" w:rsidR="00EE2A68" w:rsidRPr="008439ED" w:rsidRDefault="00EE2A68" w:rsidP="001D59AC">
      <w:pPr>
        <w:pStyle w:val="Normal0"/>
        <w:spacing w:line="360" w:lineRule="auto"/>
        <w:jc w:val="center"/>
        <w:rPr>
          <w:rFonts w:ascii="Calibri" w:hAnsi="Calibri" w:cs="Calibri"/>
          <w:b/>
        </w:rPr>
      </w:pPr>
      <w:r w:rsidRPr="008439ED">
        <w:rPr>
          <w:rFonts w:ascii="Calibri" w:hAnsi="Calibri" w:cs="Calibri"/>
          <w:b/>
        </w:rPr>
        <w:t>Llamado a la acción</w:t>
      </w:r>
    </w:p>
    <w:p w14:paraId="6D4702A9" w14:textId="5BEA83A5" w:rsidR="00DA5A3E" w:rsidRPr="008439ED" w:rsidRDefault="00EE2A68" w:rsidP="001D59AC">
      <w:pPr>
        <w:pStyle w:val="Normal0"/>
        <w:spacing w:line="360" w:lineRule="auto"/>
        <w:rPr>
          <w:rFonts w:ascii="Calibri" w:hAnsi="Calibri" w:cs="Calibri"/>
          <w:b/>
        </w:rPr>
      </w:pPr>
      <w:r w:rsidRPr="008439ED">
        <w:rPr>
          <w:rFonts w:ascii="Calibri" w:hAnsi="Calibri" w:cs="Calibri"/>
          <w:b/>
        </w:rPr>
        <w:t xml:space="preserve">Para complementar, </w:t>
      </w:r>
      <w:ins w:id="708" w:author="LauraPGM" w:date="2025-10-01T16:04:00Z">
        <w:r w:rsidR="00C033DD" w:rsidRPr="008439ED">
          <w:rPr>
            <w:rFonts w:ascii="Calibri" w:hAnsi="Calibri" w:cs="Calibri"/>
            <w:b/>
          </w:rPr>
          <w:t>acceda a</w:t>
        </w:r>
      </w:ins>
      <w:ins w:id="709" w:author="LauraPGM" w:date="2025-10-01T16:05:00Z">
        <w:r w:rsidR="00C033DD" w:rsidRPr="008439ED">
          <w:rPr>
            <w:rFonts w:ascii="Calibri" w:hAnsi="Calibri" w:cs="Calibri"/>
            <w:b/>
          </w:rPr>
          <w:t xml:space="preserve">l siguiente </w:t>
        </w:r>
      </w:ins>
      <w:del w:id="710" w:author="LauraPGM" w:date="2025-10-01T16:04:00Z">
        <w:r w:rsidRPr="008439ED" w:rsidDel="00C033DD">
          <w:rPr>
            <w:rFonts w:ascii="Calibri" w:hAnsi="Calibri" w:cs="Calibri"/>
            <w:b/>
          </w:rPr>
          <w:delText>ver</w:delText>
        </w:r>
      </w:del>
      <w:del w:id="711" w:author="LauraPGM" w:date="2025-10-01T16:05:00Z">
        <w:r w:rsidRPr="008439ED" w:rsidDel="00C033DD">
          <w:rPr>
            <w:rFonts w:ascii="Calibri" w:hAnsi="Calibri" w:cs="Calibri"/>
            <w:b/>
          </w:rPr>
          <w:delText xml:space="preserve"> el </w:delText>
        </w:r>
      </w:del>
      <w:r w:rsidRPr="008439ED">
        <w:rPr>
          <w:rFonts w:ascii="Calibri" w:hAnsi="Calibri" w:cs="Calibri"/>
          <w:b/>
        </w:rPr>
        <w:t>video “Qué son los indicadores de desempeño energético</w:t>
      </w:r>
      <w:r w:rsidRPr="008439ED">
        <w:rPr>
          <w:rStyle w:val="Refdecomentario"/>
          <w:rFonts w:ascii="Calibri" w:hAnsi="Calibri" w:cs="Calibri"/>
          <w:sz w:val="22"/>
          <w:szCs w:val="22"/>
        </w:rPr>
        <w:commentReference w:id="712"/>
      </w:r>
      <w:r w:rsidRPr="008439ED">
        <w:rPr>
          <w:rFonts w:ascii="Calibri" w:hAnsi="Calibri" w:cs="Calibri"/>
          <w:b/>
        </w:rPr>
        <w:t xml:space="preserve">“  </w:t>
      </w:r>
    </w:p>
    <w:p w14:paraId="583DFDA3" w14:textId="77777777" w:rsidR="00DA5A3E" w:rsidRPr="008439ED" w:rsidRDefault="00DA5A3E" w:rsidP="001D59AC">
      <w:pPr>
        <w:pStyle w:val="Normal0"/>
        <w:spacing w:line="360" w:lineRule="auto"/>
        <w:rPr>
          <w:rFonts w:ascii="Calibri" w:hAnsi="Calibri" w:cs="Calibri"/>
          <w:b/>
        </w:rPr>
      </w:pPr>
    </w:p>
    <w:p w14:paraId="5D3833F3" w14:textId="77777777" w:rsidR="00DA5A3E" w:rsidRPr="008439ED" w:rsidRDefault="00DA5A3E" w:rsidP="001D59AC">
      <w:pPr>
        <w:pStyle w:val="Normal0"/>
        <w:spacing w:line="360" w:lineRule="auto"/>
        <w:rPr>
          <w:rFonts w:ascii="Calibri" w:hAnsi="Calibri" w:cs="Calibri"/>
          <w:b/>
        </w:rPr>
      </w:pPr>
    </w:p>
    <w:p w14:paraId="3F4B9F6D" w14:textId="77777777" w:rsidR="00EE2A68" w:rsidRPr="008439ED" w:rsidDel="001D59AC" w:rsidRDefault="00EE2A68" w:rsidP="001D59AC">
      <w:pPr>
        <w:pStyle w:val="Normal0"/>
        <w:spacing w:line="360" w:lineRule="auto"/>
        <w:rPr>
          <w:del w:id="713" w:author="LauraPGM" w:date="2025-10-01T09:54:00Z"/>
          <w:rFonts w:ascii="Calibri" w:hAnsi="Calibri" w:cs="Calibri"/>
          <w:b/>
        </w:rPr>
      </w:pPr>
    </w:p>
    <w:p w14:paraId="5CB18A83" w14:textId="77777777" w:rsidR="00A227A8" w:rsidRPr="008439ED" w:rsidDel="001D59AC" w:rsidRDefault="00A227A8" w:rsidP="001D59AC">
      <w:pPr>
        <w:pStyle w:val="Normal0"/>
        <w:spacing w:line="360" w:lineRule="auto"/>
        <w:rPr>
          <w:del w:id="714" w:author="LauraPGM" w:date="2025-10-01T09:54:00Z"/>
          <w:rFonts w:ascii="Calibri" w:hAnsi="Calibri" w:cs="Calibri"/>
          <w:b/>
        </w:rPr>
      </w:pPr>
    </w:p>
    <w:p w14:paraId="221B9B09" w14:textId="77777777" w:rsidR="00A227A8" w:rsidRPr="008439ED" w:rsidDel="001D59AC" w:rsidRDefault="00A227A8" w:rsidP="001D59AC">
      <w:pPr>
        <w:pStyle w:val="Normal0"/>
        <w:spacing w:line="360" w:lineRule="auto"/>
        <w:rPr>
          <w:del w:id="715" w:author="LauraPGM" w:date="2025-10-01T09:54:00Z"/>
          <w:rFonts w:ascii="Calibri" w:hAnsi="Calibri" w:cs="Calibri"/>
          <w:b/>
        </w:rPr>
      </w:pPr>
    </w:p>
    <w:p w14:paraId="18175AC6" w14:textId="77777777" w:rsidR="00A227A8" w:rsidRPr="008439ED" w:rsidDel="00E90BEE" w:rsidRDefault="00A227A8">
      <w:pPr>
        <w:pStyle w:val="Normal0"/>
        <w:spacing w:line="360" w:lineRule="auto"/>
        <w:rPr>
          <w:del w:id="716" w:author="LauraPGM" w:date="2025-10-01T13:26:00Z"/>
          <w:rFonts w:ascii="Calibri" w:hAnsi="Calibri" w:cs="Calibri"/>
          <w:b/>
        </w:rPr>
      </w:pPr>
    </w:p>
    <w:p w14:paraId="39D6EE30" w14:textId="77777777" w:rsidR="00E90BEE" w:rsidRPr="008439ED" w:rsidRDefault="00E90BEE" w:rsidP="001D59AC">
      <w:pPr>
        <w:pStyle w:val="Normal0"/>
        <w:spacing w:line="360" w:lineRule="auto"/>
        <w:rPr>
          <w:ins w:id="717" w:author="LauraPGM" w:date="2025-10-01T13:26:00Z"/>
          <w:rFonts w:ascii="Calibri" w:hAnsi="Calibri" w:cs="Calibri"/>
          <w:b/>
        </w:rPr>
      </w:pPr>
    </w:p>
    <w:p w14:paraId="092C202F" w14:textId="1130CBDF" w:rsidR="00DA5A3E" w:rsidRPr="008439ED" w:rsidDel="002A19B8" w:rsidRDefault="00EE2A68">
      <w:pPr>
        <w:pStyle w:val="Normal0"/>
        <w:numPr>
          <w:ilvl w:val="0"/>
          <w:numId w:val="28"/>
        </w:numPr>
        <w:spacing w:line="360" w:lineRule="auto"/>
        <w:rPr>
          <w:del w:id="718" w:author="LauraPGM" w:date="2025-10-01T09:54:00Z"/>
          <w:rFonts w:ascii="Calibri" w:hAnsi="Calibri" w:cs="Calibri"/>
          <w:b/>
        </w:rPr>
        <w:pPrChange w:id="719" w:author="LauraPGM" w:date="2025-10-01T13:26:00Z">
          <w:pPr>
            <w:pStyle w:val="Normal0"/>
            <w:spacing w:line="360" w:lineRule="auto"/>
          </w:pPr>
        </w:pPrChange>
      </w:pPr>
      <w:r w:rsidRPr="008439ED">
        <w:rPr>
          <w:rFonts w:ascii="Calibri" w:hAnsi="Calibri" w:cs="Calibri"/>
          <w:b/>
        </w:rPr>
        <w:t xml:space="preserve">Establecimiento de Líneas Base Energéticas (LBE) y </w:t>
      </w:r>
      <w:ins w:id="720" w:author="LauraPGM" w:date="2025-10-06T21:00:00Z">
        <w:r w:rsidR="009574A1" w:rsidRPr="008439ED">
          <w:rPr>
            <w:rFonts w:ascii="Calibri" w:hAnsi="Calibri" w:cs="Calibri"/>
            <w:b/>
          </w:rPr>
          <w:t>v</w:t>
        </w:r>
      </w:ins>
      <w:del w:id="721" w:author="LauraPGM" w:date="2025-10-06T21:00:00Z">
        <w:r w:rsidRPr="008439ED" w:rsidDel="009574A1">
          <w:rPr>
            <w:rFonts w:ascii="Calibri" w:hAnsi="Calibri" w:cs="Calibri"/>
            <w:b/>
          </w:rPr>
          <w:delText>V</w:delText>
        </w:r>
      </w:del>
      <w:r w:rsidRPr="008439ED">
        <w:rPr>
          <w:rFonts w:ascii="Calibri" w:hAnsi="Calibri" w:cs="Calibri"/>
          <w:b/>
        </w:rPr>
        <w:t xml:space="preserve">ariables de </w:t>
      </w:r>
      <w:ins w:id="722" w:author="LauraPGM" w:date="2025-10-06T21:00:00Z">
        <w:r w:rsidR="009574A1" w:rsidRPr="008439ED">
          <w:rPr>
            <w:rFonts w:ascii="Calibri" w:hAnsi="Calibri" w:cs="Calibri"/>
            <w:b/>
          </w:rPr>
          <w:t>s</w:t>
        </w:r>
      </w:ins>
      <w:del w:id="723" w:author="LauraPGM" w:date="2025-10-06T21:00:00Z">
        <w:r w:rsidRPr="008439ED" w:rsidDel="009574A1">
          <w:rPr>
            <w:rFonts w:ascii="Calibri" w:hAnsi="Calibri" w:cs="Calibri"/>
            <w:b/>
          </w:rPr>
          <w:delText>S</w:delText>
        </w:r>
      </w:del>
      <w:r w:rsidRPr="008439ED">
        <w:rPr>
          <w:rFonts w:ascii="Calibri" w:hAnsi="Calibri" w:cs="Calibri"/>
          <w:b/>
        </w:rPr>
        <w:t>eguimiento</w:t>
      </w:r>
    </w:p>
    <w:p w14:paraId="24ADB511" w14:textId="77777777" w:rsidR="002A19B8" w:rsidRPr="008439ED" w:rsidRDefault="002A19B8">
      <w:pPr>
        <w:pStyle w:val="Normal0"/>
        <w:numPr>
          <w:ilvl w:val="0"/>
          <w:numId w:val="28"/>
        </w:numPr>
        <w:spacing w:line="360" w:lineRule="auto"/>
        <w:rPr>
          <w:ins w:id="724" w:author="LauraPGM" w:date="2025-10-01T21:14:00Z"/>
          <w:rFonts w:ascii="Calibri" w:hAnsi="Calibri" w:cs="Calibri"/>
          <w:b/>
        </w:rPr>
        <w:pPrChange w:id="725" w:author="LauraPGM" w:date="2025-10-01T13:26:00Z">
          <w:pPr>
            <w:pStyle w:val="Normal0"/>
            <w:numPr>
              <w:numId w:val="29"/>
            </w:numPr>
            <w:spacing w:line="360" w:lineRule="auto"/>
            <w:ind w:left="720" w:hanging="360"/>
          </w:pPr>
        </w:pPrChange>
      </w:pPr>
    </w:p>
    <w:p w14:paraId="07F4EB52" w14:textId="77777777" w:rsidR="00DA5A3E" w:rsidRPr="008439ED" w:rsidRDefault="00DA5A3E">
      <w:pPr>
        <w:pStyle w:val="Normal0"/>
        <w:spacing w:line="360" w:lineRule="auto"/>
        <w:ind w:left="720"/>
        <w:rPr>
          <w:ins w:id="726" w:author="LauraPGM" w:date="2025-10-01T21:14:00Z"/>
          <w:rFonts w:ascii="Calibri" w:hAnsi="Calibri" w:cs="Calibri"/>
          <w:b/>
        </w:rPr>
        <w:pPrChange w:id="727" w:author="LauraPGM" w:date="2025-10-01T21:14:00Z">
          <w:pPr>
            <w:pStyle w:val="Normal0"/>
            <w:spacing w:line="360" w:lineRule="auto"/>
          </w:pPr>
        </w:pPrChange>
      </w:pPr>
    </w:p>
    <w:p w14:paraId="62C72464" w14:textId="5334E60B" w:rsidR="002A19B8" w:rsidRPr="008439ED" w:rsidRDefault="002A19B8">
      <w:pPr>
        <w:pStyle w:val="Normal0"/>
        <w:spacing w:line="360" w:lineRule="auto"/>
        <w:ind w:left="720"/>
        <w:rPr>
          <w:rFonts w:ascii="Calibri" w:hAnsi="Calibri" w:cs="Calibri"/>
          <w:b/>
          <w:rPrChange w:id="728" w:author="LauraPGM" w:date="2025-11-04T16:55:00Z">
            <w:rPr>
              <w:b/>
            </w:rPr>
          </w:rPrChange>
        </w:rPr>
        <w:pPrChange w:id="729" w:author="LauraPGM" w:date="2025-10-01T21:14:00Z">
          <w:pPr>
            <w:pStyle w:val="Normal0"/>
            <w:spacing w:line="360" w:lineRule="auto"/>
          </w:pPr>
        </w:pPrChange>
      </w:pPr>
      <w:commentRangeStart w:id="730"/>
      <w:ins w:id="731" w:author="LauraPGM" w:date="2025-10-01T21:14:00Z">
        <w:r w:rsidRPr="008439ED">
          <w:rPr>
            <w:rFonts w:ascii="Calibri" w:hAnsi="Calibri" w:cs="Calibri"/>
            <w:noProof/>
            <w:lang w:eastAsia="es-CO"/>
            <w:rPrChange w:id="732" w:author="LauraPGM" w:date="2025-11-04T16:55:00Z">
              <w:rPr>
                <w:noProof/>
                <w:lang w:eastAsia="es-CO"/>
              </w:rPr>
            </w:rPrChange>
          </w:rPr>
          <w:drawing>
            <wp:inline distT="0" distB="0" distL="0" distR="0" wp14:anchorId="2CCCEA00" wp14:editId="59BA4637">
              <wp:extent cx="3067050" cy="1968317"/>
              <wp:effectExtent l="0" t="0" r="0" b="0"/>
              <wp:docPr id="17" name="Imagen 17" descr="ISO 50001: ¿Como establecer la Línea Base Energé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SO 50001: ¿Como establecer la Línea Base Energétic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4442" cy="1979479"/>
                      </a:xfrm>
                      <a:prstGeom prst="rect">
                        <a:avLst/>
                      </a:prstGeom>
                      <a:noFill/>
                      <a:ln>
                        <a:noFill/>
                      </a:ln>
                    </pic:spPr>
                  </pic:pic>
                </a:graphicData>
              </a:graphic>
            </wp:inline>
          </w:drawing>
        </w:r>
        <w:commentRangeEnd w:id="730"/>
        <w:r w:rsidRPr="008439ED">
          <w:rPr>
            <w:rStyle w:val="Refdecomentario"/>
            <w:rFonts w:ascii="Calibri" w:hAnsi="Calibri" w:cs="Calibri"/>
            <w:sz w:val="22"/>
            <w:szCs w:val="22"/>
            <w:rPrChange w:id="733" w:author="LauraPGM" w:date="2025-11-04T16:55:00Z">
              <w:rPr>
                <w:rStyle w:val="Refdecomentario"/>
              </w:rPr>
            </w:rPrChange>
          </w:rPr>
          <w:commentReference w:id="730"/>
        </w:r>
      </w:ins>
    </w:p>
    <w:p w14:paraId="6B1825C3" w14:textId="530221BD" w:rsidR="0082293A" w:rsidRPr="008439ED" w:rsidRDefault="0082293A" w:rsidP="001D59AC">
      <w:pPr>
        <w:spacing w:before="100" w:beforeAutospacing="1" w:after="100" w:afterAutospacing="1" w:line="360" w:lineRule="auto"/>
        <w:rPr>
          <w:rFonts w:ascii="Calibri" w:eastAsia="Times New Roman" w:hAnsi="Calibri" w:cs="Calibri"/>
          <w:lang w:eastAsia="es-CO"/>
          <w:rPrChange w:id="734" w:author="LauraPGM" w:date="2025-11-04T16:55:00Z">
            <w:rPr>
              <w:rFonts w:asciiTheme="majorHAnsi" w:eastAsia="Times New Roman" w:hAnsiTheme="majorHAnsi" w:cstheme="majorHAnsi"/>
              <w:lang w:eastAsia="es-CO"/>
            </w:rPr>
          </w:rPrChange>
        </w:rPr>
      </w:pPr>
      <w:r w:rsidRPr="008439ED">
        <w:rPr>
          <w:rFonts w:ascii="Calibri" w:eastAsia="Times New Roman" w:hAnsi="Calibri" w:cs="Calibri"/>
          <w:lang w:eastAsia="es-CO"/>
          <w:rPrChange w:id="735" w:author="LauraPGM" w:date="2025-11-04T16:55:00Z">
            <w:rPr>
              <w:rFonts w:asciiTheme="majorHAnsi" w:eastAsia="Times New Roman" w:hAnsiTheme="majorHAnsi" w:cstheme="majorHAnsi"/>
              <w:lang w:eastAsia="es-CO"/>
            </w:rPr>
          </w:rPrChange>
        </w:rPr>
        <w:t xml:space="preserve">Una vez comprendidos los diversos tipos de Indicadores de Desempeño Energético (IDEs) y su propósito, el siguiente paso fundamental en la gestión energética es establecer un punto de referencia sólido contra el cual medir el progreso. En este contexto surge la </w:t>
      </w:r>
      <w:r w:rsidRPr="008439ED">
        <w:rPr>
          <w:rFonts w:ascii="Calibri" w:eastAsia="Times New Roman" w:hAnsi="Calibri" w:cs="Calibri"/>
          <w:bCs/>
          <w:lang w:eastAsia="es-CO"/>
          <w:rPrChange w:id="736" w:author="LauraPGM" w:date="2025-11-04T16:55:00Z">
            <w:rPr>
              <w:rFonts w:asciiTheme="majorHAnsi" w:eastAsia="Times New Roman" w:hAnsiTheme="majorHAnsi" w:cstheme="majorHAnsi"/>
              <w:bCs/>
              <w:lang w:eastAsia="es-CO"/>
            </w:rPr>
          </w:rPrChange>
        </w:rPr>
        <w:t>Línea Base Energética (LBE)</w:t>
      </w:r>
      <w:r w:rsidRPr="008439ED">
        <w:rPr>
          <w:rFonts w:ascii="Calibri" w:eastAsia="Times New Roman" w:hAnsi="Calibri" w:cs="Calibri"/>
          <w:lang w:eastAsia="es-CO"/>
          <w:rPrChange w:id="737" w:author="LauraPGM" w:date="2025-11-04T16:55:00Z">
            <w:rPr>
              <w:rFonts w:asciiTheme="majorHAnsi" w:eastAsia="Times New Roman" w:hAnsiTheme="majorHAnsi" w:cstheme="majorHAnsi"/>
              <w:lang w:eastAsia="es-CO"/>
            </w:rPr>
          </w:rPrChange>
        </w:rPr>
        <w:t>, una herramienta indispensable para evaluar la mejora continua y justificar las inversiones en eficiencia. Asimismo, se definen las variables de seguimiento necesarias para el cálculo y ajuste de los IDEs.</w:t>
      </w:r>
    </w:p>
    <w:p w14:paraId="09A623A0" w14:textId="5D7DAC99" w:rsidR="00A227A8" w:rsidRPr="008439ED" w:rsidRDefault="0082293A" w:rsidP="001D59AC">
      <w:pPr>
        <w:spacing w:before="100" w:beforeAutospacing="1" w:after="100" w:afterAutospacing="1" w:line="360" w:lineRule="auto"/>
        <w:rPr>
          <w:rFonts w:ascii="Calibri" w:eastAsia="Times New Roman" w:hAnsi="Calibri" w:cs="Calibri"/>
          <w:lang w:eastAsia="es-CO"/>
          <w:rPrChange w:id="738" w:author="LauraPGM" w:date="2025-11-04T16:55:00Z">
            <w:rPr>
              <w:rFonts w:asciiTheme="majorHAnsi" w:eastAsia="Times New Roman" w:hAnsiTheme="majorHAnsi" w:cstheme="majorHAnsi"/>
              <w:lang w:eastAsia="es-CO"/>
            </w:rPr>
          </w:rPrChange>
        </w:rPr>
      </w:pPr>
      <w:r w:rsidRPr="008439ED">
        <w:rPr>
          <w:rFonts w:ascii="Calibri" w:eastAsia="Times New Roman" w:hAnsi="Calibri" w:cs="Calibri"/>
          <w:b/>
          <w:bCs/>
          <w:lang w:eastAsia="es-CO"/>
          <w:rPrChange w:id="739" w:author="LauraPGM" w:date="2025-11-04T16:55:00Z">
            <w:rPr>
              <w:rFonts w:asciiTheme="majorHAnsi" w:eastAsia="Times New Roman" w:hAnsiTheme="majorHAnsi" w:cstheme="majorHAnsi"/>
              <w:b/>
              <w:bCs/>
              <w:lang w:eastAsia="es-CO"/>
            </w:rPr>
          </w:rPrChange>
        </w:rPr>
        <w:t>Definición de LBE:</w:t>
      </w:r>
      <w:ins w:id="740" w:author="LauraPGM" w:date="2025-10-01T09:55:00Z">
        <w:r w:rsidR="001D59AC" w:rsidRPr="008439ED">
          <w:rPr>
            <w:rFonts w:ascii="Calibri" w:eastAsia="Times New Roman" w:hAnsi="Calibri" w:cs="Calibri"/>
            <w:lang w:eastAsia="es-CO"/>
          </w:rPr>
          <w:t xml:space="preserve"> </w:t>
        </w:r>
      </w:ins>
      <w:del w:id="741" w:author="LauraPGM" w:date="2025-10-01T09:55:00Z">
        <w:r w:rsidRPr="008439ED" w:rsidDel="001D59AC">
          <w:rPr>
            <w:rFonts w:ascii="Calibri" w:eastAsia="Times New Roman" w:hAnsi="Calibri" w:cs="Calibri"/>
            <w:lang w:eastAsia="es-CO"/>
            <w:rPrChange w:id="742" w:author="LauraPGM" w:date="2025-11-04T16:55:00Z">
              <w:rPr>
                <w:rFonts w:asciiTheme="majorHAnsi" w:eastAsia="Times New Roman" w:hAnsiTheme="majorHAnsi" w:cstheme="majorHAnsi"/>
                <w:lang w:eastAsia="es-CO"/>
              </w:rPr>
            </w:rPrChange>
          </w:rPr>
          <w:br/>
        </w:r>
      </w:del>
      <w:ins w:id="743" w:author="LauraPGM" w:date="2025-10-01T09:55:00Z">
        <w:r w:rsidR="001D59AC" w:rsidRPr="008439ED">
          <w:rPr>
            <w:rFonts w:ascii="Calibri" w:eastAsia="Times New Roman" w:hAnsi="Calibri" w:cs="Calibri"/>
            <w:lang w:eastAsia="es-CO"/>
          </w:rPr>
          <w:t>l</w:t>
        </w:r>
      </w:ins>
      <w:del w:id="744" w:author="LauraPGM" w:date="2025-10-01T09:55:00Z">
        <w:r w:rsidRPr="008439ED" w:rsidDel="001D59AC">
          <w:rPr>
            <w:rFonts w:ascii="Calibri" w:eastAsia="Times New Roman" w:hAnsi="Calibri" w:cs="Calibri"/>
            <w:lang w:eastAsia="es-CO"/>
            <w:rPrChange w:id="745" w:author="LauraPGM" w:date="2025-11-04T16:55:00Z">
              <w:rPr>
                <w:rFonts w:asciiTheme="majorHAnsi" w:eastAsia="Times New Roman" w:hAnsiTheme="majorHAnsi" w:cstheme="majorHAnsi"/>
                <w:lang w:eastAsia="es-CO"/>
              </w:rPr>
            </w:rPrChange>
          </w:rPr>
          <w:delText>L</w:delText>
        </w:r>
      </w:del>
      <w:r w:rsidRPr="008439ED">
        <w:rPr>
          <w:rFonts w:ascii="Calibri" w:eastAsia="Times New Roman" w:hAnsi="Calibri" w:cs="Calibri"/>
          <w:lang w:eastAsia="es-CO"/>
          <w:rPrChange w:id="746" w:author="LauraPGM" w:date="2025-11-04T16:55:00Z">
            <w:rPr>
              <w:rFonts w:asciiTheme="majorHAnsi" w:eastAsia="Times New Roman" w:hAnsiTheme="majorHAnsi" w:cstheme="majorHAnsi"/>
              <w:lang w:eastAsia="es-CO"/>
            </w:rPr>
          </w:rPrChange>
        </w:rPr>
        <w:t>a Línea Base Energética (LBE) es un punto de referencia cuantitativo que refleja el consumo o desempeño energético de una organización, proceso, equipo o instalación durante un período específico y bajo condiciones definidas. Puede entenderse como la “fotografía” del consumo energético previo a la implementación o evaluación de acciones de mejora.</w:t>
      </w:r>
    </w:p>
    <w:p w14:paraId="73D0DF29" w14:textId="2588796A" w:rsidR="00A227A8" w:rsidRPr="008439ED" w:rsidRDefault="0082293A" w:rsidP="001D59AC">
      <w:pPr>
        <w:spacing w:before="100" w:beforeAutospacing="1" w:after="100" w:afterAutospacing="1" w:line="360" w:lineRule="auto"/>
        <w:rPr>
          <w:rFonts w:ascii="Calibri" w:eastAsia="Times New Roman" w:hAnsi="Calibri" w:cs="Calibri"/>
          <w:lang w:eastAsia="es-CO"/>
          <w:rPrChange w:id="747" w:author="LauraPGM" w:date="2025-11-04T16:55:00Z">
            <w:rPr>
              <w:rFonts w:asciiTheme="majorHAnsi" w:eastAsia="Times New Roman" w:hAnsiTheme="majorHAnsi" w:cstheme="majorHAnsi"/>
              <w:lang w:eastAsia="es-CO"/>
            </w:rPr>
          </w:rPrChange>
        </w:rPr>
      </w:pPr>
      <w:r w:rsidRPr="008439ED">
        <w:rPr>
          <w:rFonts w:ascii="Calibri" w:eastAsia="Times New Roman" w:hAnsi="Calibri" w:cs="Calibri"/>
          <w:lang w:eastAsia="es-CO"/>
          <w:rPrChange w:id="748" w:author="LauraPGM" w:date="2025-11-04T16:55:00Z">
            <w:rPr>
              <w:rFonts w:asciiTheme="majorHAnsi" w:eastAsia="Times New Roman" w:hAnsiTheme="majorHAnsi" w:cstheme="majorHAnsi"/>
              <w:lang w:eastAsia="es-CO"/>
            </w:rPr>
          </w:rPrChange>
        </w:rPr>
        <w:t xml:space="preserve">La norma ISO 50001 define la LBE como </w:t>
      </w:r>
      <w:r w:rsidRPr="008439ED">
        <w:rPr>
          <w:rFonts w:ascii="Calibri" w:eastAsia="Times New Roman" w:hAnsi="Calibri" w:cs="Calibri"/>
          <w:iCs/>
          <w:lang w:eastAsia="es-CO"/>
          <w:rPrChange w:id="749" w:author="LauraPGM" w:date="2025-11-04T16:55:00Z">
            <w:rPr>
              <w:rFonts w:asciiTheme="majorHAnsi" w:eastAsia="Times New Roman" w:hAnsiTheme="majorHAnsi" w:cstheme="majorHAnsi"/>
              <w:i/>
              <w:iCs/>
              <w:lang w:eastAsia="es-CO"/>
            </w:rPr>
          </w:rPrChange>
        </w:rPr>
        <w:t>“una referencia cuantitativa que proporciona una base para comparar el desempeño energético”</w:t>
      </w:r>
      <w:r w:rsidRPr="008439ED">
        <w:rPr>
          <w:rFonts w:ascii="Calibri" w:eastAsia="Times New Roman" w:hAnsi="Calibri" w:cs="Calibri"/>
          <w:lang w:eastAsia="es-CO"/>
          <w:rPrChange w:id="750" w:author="LauraPGM" w:date="2025-11-04T16:55:00Z">
            <w:rPr>
              <w:rFonts w:asciiTheme="majorHAnsi" w:eastAsia="Times New Roman" w:hAnsiTheme="majorHAnsi" w:cstheme="majorHAnsi"/>
              <w:lang w:eastAsia="es-CO"/>
            </w:rPr>
          </w:rPrChange>
        </w:rPr>
        <w:t>.</w:t>
      </w:r>
    </w:p>
    <w:p w14:paraId="1567EDD6" w14:textId="77777777" w:rsidR="0082293A" w:rsidRPr="008439ED" w:rsidRDefault="0082293A">
      <w:pPr>
        <w:pStyle w:val="Prrafodelista"/>
        <w:numPr>
          <w:ilvl w:val="0"/>
          <w:numId w:val="37"/>
        </w:numPr>
        <w:spacing w:before="100" w:beforeAutospacing="1" w:after="100" w:afterAutospacing="1" w:line="360" w:lineRule="auto"/>
        <w:rPr>
          <w:rFonts w:ascii="Calibri" w:eastAsia="Times New Roman" w:hAnsi="Calibri" w:cs="Calibri"/>
          <w:lang w:eastAsia="es-CO"/>
          <w:rPrChange w:id="751" w:author="LauraPGM" w:date="2025-11-04T16:55:00Z">
            <w:rPr>
              <w:rFonts w:asciiTheme="majorHAnsi" w:eastAsia="Times New Roman" w:hAnsiTheme="majorHAnsi" w:cstheme="majorHAnsi"/>
              <w:lang w:eastAsia="es-CO"/>
            </w:rPr>
          </w:rPrChange>
        </w:rPr>
        <w:pPrChange w:id="752" w:author="LauraPGM" w:date="2025-10-01T13:19:00Z">
          <w:pPr>
            <w:spacing w:before="100" w:beforeAutospacing="1" w:after="100" w:afterAutospacing="1" w:line="360" w:lineRule="auto"/>
          </w:pPr>
        </w:pPrChange>
      </w:pPr>
      <w:r w:rsidRPr="008439ED">
        <w:rPr>
          <w:rFonts w:ascii="Calibri" w:eastAsia="Times New Roman" w:hAnsi="Calibri" w:cs="Calibri"/>
          <w:b/>
          <w:bCs/>
          <w:lang w:eastAsia="es-CO"/>
          <w:rPrChange w:id="753" w:author="LauraPGM" w:date="2025-11-04T16:55:00Z">
            <w:rPr>
              <w:rFonts w:asciiTheme="majorHAnsi" w:eastAsia="Times New Roman" w:hAnsiTheme="majorHAnsi" w:cstheme="majorHAnsi"/>
              <w:b/>
              <w:bCs/>
              <w:lang w:eastAsia="es-CO"/>
            </w:rPr>
          </w:rPrChange>
        </w:rPr>
        <w:t xml:space="preserve">Propósitos fundamentales de la </w:t>
      </w:r>
      <w:commentRangeStart w:id="754"/>
      <w:r w:rsidRPr="008439ED">
        <w:rPr>
          <w:rFonts w:ascii="Calibri" w:eastAsia="Times New Roman" w:hAnsi="Calibri" w:cs="Calibri"/>
          <w:b/>
          <w:bCs/>
          <w:lang w:eastAsia="es-CO"/>
          <w:rPrChange w:id="755" w:author="LauraPGM" w:date="2025-11-04T16:55:00Z">
            <w:rPr>
              <w:rFonts w:asciiTheme="majorHAnsi" w:eastAsia="Times New Roman" w:hAnsiTheme="majorHAnsi" w:cstheme="majorHAnsi"/>
              <w:b/>
              <w:bCs/>
              <w:lang w:eastAsia="es-CO"/>
            </w:rPr>
          </w:rPrChange>
        </w:rPr>
        <w:t>LBE</w:t>
      </w:r>
      <w:commentRangeEnd w:id="754"/>
      <w:r w:rsidR="00C35F14" w:rsidRPr="008439ED">
        <w:rPr>
          <w:rStyle w:val="Refdecomentario"/>
          <w:rFonts w:ascii="Calibri" w:hAnsi="Calibri" w:cs="Calibri"/>
          <w:sz w:val="22"/>
          <w:szCs w:val="22"/>
          <w:rPrChange w:id="756" w:author="LauraPGM" w:date="2025-11-04T16:55:00Z">
            <w:rPr>
              <w:rStyle w:val="Refdecomentario"/>
            </w:rPr>
          </w:rPrChange>
        </w:rPr>
        <w:commentReference w:id="754"/>
      </w:r>
      <w:r w:rsidRPr="008439ED">
        <w:rPr>
          <w:rFonts w:ascii="Calibri" w:eastAsia="Times New Roman" w:hAnsi="Calibri" w:cs="Calibri"/>
          <w:b/>
          <w:bCs/>
          <w:lang w:eastAsia="es-CO"/>
          <w:rPrChange w:id="757" w:author="LauraPGM" w:date="2025-11-04T16:55:00Z">
            <w:rPr>
              <w:rFonts w:asciiTheme="majorHAnsi" w:eastAsia="Times New Roman" w:hAnsiTheme="majorHAnsi" w:cstheme="majorHAnsi"/>
              <w:b/>
              <w:bCs/>
              <w:lang w:eastAsia="es-CO"/>
            </w:rPr>
          </w:rPrChange>
        </w:rPr>
        <w:t>:</w:t>
      </w:r>
    </w:p>
    <w:p w14:paraId="4F1BE6AF" w14:textId="77777777" w:rsidR="0082293A" w:rsidRPr="008439ED" w:rsidRDefault="0082293A">
      <w:pPr>
        <w:numPr>
          <w:ilvl w:val="0"/>
          <w:numId w:val="135"/>
        </w:numPr>
        <w:spacing w:before="100" w:beforeAutospacing="1" w:after="100" w:afterAutospacing="1" w:line="360" w:lineRule="auto"/>
        <w:rPr>
          <w:rFonts w:ascii="Calibri" w:eastAsia="Times New Roman" w:hAnsi="Calibri" w:cs="Calibri"/>
          <w:lang w:eastAsia="es-CO"/>
          <w:rPrChange w:id="758" w:author="LauraPGM" w:date="2025-11-04T16:55:00Z">
            <w:rPr>
              <w:rFonts w:asciiTheme="majorHAnsi" w:eastAsia="Times New Roman" w:hAnsiTheme="majorHAnsi" w:cstheme="majorHAnsi"/>
              <w:lang w:eastAsia="es-CO"/>
            </w:rPr>
          </w:rPrChange>
        </w:rPr>
        <w:pPrChange w:id="759" w:author="LauraPGM" w:date="2025-10-01T13:19:00Z">
          <w:pPr>
            <w:numPr>
              <w:numId w:val="90"/>
            </w:numPr>
            <w:tabs>
              <w:tab w:val="num" w:pos="720"/>
            </w:tabs>
            <w:spacing w:before="100" w:beforeAutospacing="1" w:after="100" w:afterAutospacing="1" w:line="360" w:lineRule="auto"/>
            <w:ind w:left="720" w:hanging="360"/>
          </w:pPr>
        </w:pPrChange>
      </w:pPr>
      <w:r w:rsidRPr="008439ED">
        <w:rPr>
          <w:rFonts w:ascii="Calibri" w:eastAsia="Times New Roman" w:hAnsi="Calibri" w:cs="Calibri"/>
          <w:b/>
          <w:bCs/>
          <w:lang w:eastAsia="es-CO"/>
          <w:rPrChange w:id="760" w:author="LauraPGM" w:date="2025-11-04T16:55:00Z">
            <w:rPr>
              <w:rFonts w:asciiTheme="majorHAnsi" w:eastAsia="Times New Roman" w:hAnsiTheme="majorHAnsi" w:cstheme="majorHAnsi"/>
              <w:b/>
              <w:bCs/>
              <w:lang w:eastAsia="es-CO"/>
            </w:rPr>
          </w:rPrChange>
        </w:rPr>
        <w:t>Cuantificar la mejora:</w:t>
      </w:r>
      <w:r w:rsidRPr="008439ED">
        <w:rPr>
          <w:rFonts w:ascii="Calibri" w:eastAsia="Times New Roman" w:hAnsi="Calibri" w:cs="Calibri"/>
          <w:lang w:eastAsia="es-CO"/>
          <w:rPrChange w:id="761" w:author="LauraPGM" w:date="2025-11-04T16:55:00Z">
            <w:rPr>
              <w:rFonts w:asciiTheme="majorHAnsi" w:eastAsia="Times New Roman" w:hAnsiTheme="majorHAnsi" w:cstheme="majorHAnsi"/>
              <w:lang w:eastAsia="es-CO"/>
            </w:rPr>
          </w:rPrChange>
        </w:rPr>
        <w:t xml:space="preserve"> permite determinar si las iniciativas de eficiencia energética alcanzan los ahorros esperados. Sin una LBE, resulta imposible evaluar el progreso real.</w:t>
      </w:r>
    </w:p>
    <w:p w14:paraId="7C6DAD66" w14:textId="77777777" w:rsidR="0082293A" w:rsidRPr="008439ED" w:rsidRDefault="0082293A">
      <w:pPr>
        <w:numPr>
          <w:ilvl w:val="0"/>
          <w:numId w:val="135"/>
        </w:numPr>
        <w:spacing w:before="100" w:beforeAutospacing="1" w:after="100" w:afterAutospacing="1" w:line="360" w:lineRule="auto"/>
        <w:rPr>
          <w:rFonts w:ascii="Calibri" w:eastAsia="Times New Roman" w:hAnsi="Calibri" w:cs="Calibri"/>
          <w:lang w:eastAsia="es-CO"/>
          <w:rPrChange w:id="762" w:author="LauraPGM" w:date="2025-11-04T16:55:00Z">
            <w:rPr>
              <w:rFonts w:asciiTheme="majorHAnsi" w:eastAsia="Times New Roman" w:hAnsiTheme="majorHAnsi" w:cstheme="majorHAnsi"/>
              <w:lang w:eastAsia="es-CO"/>
            </w:rPr>
          </w:rPrChange>
        </w:rPr>
        <w:pPrChange w:id="763" w:author="LauraPGM" w:date="2025-10-01T13:19:00Z">
          <w:pPr>
            <w:numPr>
              <w:numId w:val="90"/>
            </w:numPr>
            <w:tabs>
              <w:tab w:val="num" w:pos="720"/>
            </w:tabs>
            <w:spacing w:before="100" w:beforeAutospacing="1" w:after="100" w:afterAutospacing="1" w:line="360" w:lineRule="auto"/>
            <w:ind w:left="720" w:hanging="360"/>
          </w:pPr>
        </w:pPrChange>
      </w:pPr>
      <w:r w:rsidRPr="008439ED">
        <w:rPr>
          <w:rFonts w:ascii="Calibri" w:eastAsia="Times New Roman" w:hAnsi="Calibri" w:cs="Calibri"/>
          <w:b/>
          <w:bCs/>
          <w:lang w:eastAsia="es-CO"/>
          <w:rPrChange w:id="764" w:author="LauraPGM" w:date="2025-11-04T16:55:00Z">
            <w:rPr>
              <w:rFonts w:asciiTheme="majorHAnsi" w:eastAsia="Times New Roman" w:hAnsiTheme="majorHAnsi" w:cstheme="majorHAnsi"/>
              <w:b/>
              <w:bCs/>
              <w:lang w:eastAsia="es-CO"/>
            </w:rPr>
          </w:rPrChange>
        </w:rPr>
        <w:t>Evaluar la efectividad:</w:t>
      </w:r>
      <w:r w:rsidRPr="008439ED">
        <w:rPr>
          <w:rFonts w:ascii="Calibri" w:eastAsia="Times New Roman" w:hAnsi="Calibri" w:cs="Calibri"/>
          <w:lang w:eastAsia="es-CO"/>
          <w:rPrChange w:id="765" w:author="LauraPGM" w:date="2025-11-04T16:55:00Z">
            <w:rPr>
              <w:rFonts w:asciiTheme="majorHAnsi" w:eastAsia="Times New Roman" w:hAnsiTheme="majorHAnsi" w:cstheme="majorHAnsi"/>
              <w:lang w:eastAsia="es-CO"/>
            </w:rPr>
          </w:rPrChange>
        </w:rPr>
        <w:t xml:space="preserve"> ofrece una métrica clara para verificar la eficacia de las medidas operacionales, los cambios de comportamiento o las inversiones tecnológicas.</w:t>
      </w:r>
    </w:p>
    <w:p w14:paraId="16A21C7E" w14:textId="77777777" w:rsidR="0082293A" w:rsidRPr="008439ED" w:rsidRDefault="0082293A">
      <w:pPr>
        <w:numPr>
          <w:ilvl w:val="0"/>
          <w:numId w:val="135"/>
        </w:numPr>
        <w:spacing w:before="100" w:beforeAutospacing="1" w:after="100" w:afterAutospacing="1" w:line="360" w:lineRule="auto"/>
        <w:rPr>
          <w:rFonts w:ascii="Calibri" w:eastAsia="Times New Roman" w:hAnsi="Calibri" w:cs="Calibri"/>
          <w:lang w:eastAsia="es-CO"/>
          <w:rPrChange w:id="766" w:author="LauraPGM" w:date="2025-11-04T16:55:00Z">
            <w:rPr>
              <w:rFonts w:asciiTheme="majorHAnsi" w:eastAsia="Times New Roman" w:hAnsiTheme="majorHAnsi" w:cstheme="majorHAnsi"/>
              <w:lang w:eastAsia="es-CO"/>
            </w:rPr>
          </w:rPrChange>
        </w:rPr>
        <w:pPrChange w:id="767" w:author="LauraPGM" w:date="2025-10-01T13:19:00Z">
          <w:pPr>
            <w:numPr>
              <w:numId w:val="90"/>
            </w:numPr>
            <w:tabs>
              <w:tab w:val="num" w:pos="720"/>
            </w:tabs>
            <w:spacing w:before="100" w:beforeAutospacing="1" w:after="100" w:afterAutospacing="1" w:line="360" w:lineRule="auto"/>
            <w:ind w:left="720" w:hanging="360"/>
          </w:pPr>
        </w:pPrChange>
      </w:pPr>
      <w:r w:rsidRPr="008439ED">
        <w:rPr>
          <w:rFonts w:ascii="Calibri" w:eastAsia="Times New Roman" w:hAnsi="Calibri" w:cs="Calibri"/>
          <w:b/>
          <w:bCs/>
          <w:lang w:eastAsia="es-CO"/>
          <w:rPrChange w:id="768" w:author="LauraPGM" w:date="2025-11-04T16:55:00Z">
            <w:rPr>
              <w:rFonts w:asciiTheme="majorHAnsi" w:eastAsia="Times New Roman" w:hAnsiTheme="majorHAnsi" w:cstheme="majorHAnsi"/>
              <w:b/>
              <w:bCs/>
              <w:lang w:eastAsia="es-CO"/>
            </w:rPr>
          </w:rPrChange>
        </w:rPr>
        <w:lastRenderedPageBreak/>
        <w:t>Servir como referencia continua:</w:t>
      </w:r>
      <w:r w:rsidRPr="008439ED">
        <w:rPr>
          <w:rFonts w:ascii="Calibri" w:eastAsia="Times New Roman" w:hAnsi="Calibri" w:cs="Calibri"/>
          <w:lang w:eastAsia="es-CO"/>
          <w:rPrChange w:id="769" w:author="LauraPGM" w:date="2025-11-04T16:55:00Z">
            <w:rPr>
              <w:rFonts w:asciiTheme="majorHAnsi" w:eastAsia="Times New Roman" w:hAnsiTheme="majorHAnsi" w:cstheme="majorHAnsi"/>
              <w:lang w:eastAsia="es-CO"/>
            </w:rPr>
          </w:rPrChange>
        </w:rPr>
        <w:t xml:space="preserve"> actúa como estándar frente al cual se compara el desempeño energético actual y futuro, incluso tras la implementación de mejoras.</w:t>
      </w:r>
    </w:p>
    <w:p w14:paraId="642BB9C1" w14:textId="77777777" w:rsidR="0082293A" w:rsidRPr="008439ED" w:rsidRDefault="0082293A">
      <w:pPr>
        <w:numPr>
          <w:ilvl w:val="0"/>
          <w:numId w:val="135"/>
        </w:numPr>
        <w:spacing w:before="100" w:beforeAutospacing="1" w:after="100" w:afterAutospacing="1" w:line="360" w:lineRule="auto"/>
        <w:rPr>
          <w:rFonts w:ascii="Calibri" w:eastAsia="Times New Roman" w:hAnsi="Calibri" w:cs="Calibri"/>
          <w:lang w:eastAsia="es-CO"/>
          <w:rPrChange w:id="770" w:author="LauraPGM" w:date="2025-11-04T16:55:00Z">
            <w:rPr>
              <w:rFonts w:asciiTheme="majorHAnsi" w:eastAsia="Times New Roman" w:hAnsiTheme="majorHAnsi" w:cstheme="majorHAnsi"/>
              <w:lang w:eastAsia="es-CO"/>
            </w:rPr>
          </w:rPrChange>
        </w:rPr>
        <w:pPrChange w:id="771" w:author="LauraPGM" w:date="2025-10-01T13:19:00Z">
          <w:pPr>
            <w:numPr>
              <w:numId w:val="90"/>
            </w:numPr>
            <w:tabs>
              <w:tab w:val="num" w:pos="720"/>
            </w:tabs>
            <w:spacing w:before="100" w:beforeAutospacing="1" w:after="100" w:afterAutospacing="1" w:line="360" w:lineRule="auto"/>
            <w:ind w:left="720" w:hanging="360"/>
          </w:pPr>
        </w:pPrChange>
      </w:pPr>
      <w:r w:rsidRPr="008439ED">
        <w:rPr>
          <w:rFonts w:ascii="Calibri" w:eastAsia="Times New Roman" w:hAnsi="Calibri" w:cs="Calibri"/>
          <w:b/>
          <w:bCs/>
          <w:lang w:eastAsia="es-CO"/>
          <w:rPrChange w:id="772" w:author="LauraPGM" w:date="2025-11-04T16:55:00Z">
            <w:rPr>
              <w:rFonts w:asciiTheme="majorHAnsi" w:eastAsia="Times New Roman" w:hAnsiTheme="majorHAnsi" w:cstheme="majorHAnsi"/>
              <w:b/>
              <w:bCs/>
              <w:lang w:eastAsia="es-CO"/>
            </w:rPr>
          </w:rPrChange>
        </w:rPr>
        <w:t>Apoyar la toma de decisiones:</w:t>
      </w:r>
      <w:r w:rsidRPr="008439ED">
        <w:rPr>
          <w:rFonts w:ascii="Calibri" w:eastAsia="Times New Roman" w:hAnsi="Calibri" w:cs="Calibri"/>
          <w:lang w:eastAsia="es-CO"/>
          <w:rPrChange w:id="773" w:author="LauraPGM" w:date="2025-11-04T16:55:00Z">
            <w:rPr>
              <w:rFonts w:asciiTheme="majorHAnsi" w:eastAsia="Times New Roman" w:hAnsiTheme="majorHAnsi" w:cstheme="majorHAnsi"/>
              <w:lang w:eastAsia="es-CO"/>
            </w:rPr>
          </w:rPrChange>
        </w:rPr>
        <w:t xml:space="preserve"> en combinación con los IDEs, aporta la base para justificar inversiones en proyectos de eficiencia energética, al demostrar su retorno potencial.</w:t>
      </w:r>
    </w:p>
    <w:p w14:paraId="7C8212DA" w14:textId="77777777" w:rsidR="0082293A" w:rsidRPr="008439ED" w:rsidRDefault="0082293A">
      <w:pPr>
        <w:numPr>
          <w:ilvl w:val="0"/>
          <w:numId w:val="135"/>
        </w:numPr>
        <w:spacing w:before="100" w:beforeAutospacing="1" w:after="100" w:afterAutospacing="1" w:line="360" w:lineRule="auto"/>
        <w:rPr>
          <w:rFonts w:ascii="Calibri" w:eastAsia="Times New Roman" w:hAnsi="Calibri" w:cs="Calibri"/>
          <w:lang w:eastAsia="es-CO"/>
          <w:rPrChange w:id="774" w:author="LauraPGM" w:date="2025-11-04T16:55:00Z">
            <w:rPr>
              <w:rFonts w:asciiTheme="majorHAnsi" w:eastAsia="Times New Roman" w:hAnsiTheme="majorHAnsi" w:cstheme="majorHAnsi"/>
              <w:lang w:eastAsia="es-CO"/>
            </w:rPr>
          </w:rPrChange>
        </w:rPr>
        <w:pPrChange w:id="775" w:author="LauraPGM" w:date="2025-10-01T13:19:00Z">
          <w:pPr>
            <w:numPr>
              <w:numId w:val="90"/>
            </w:numPr>
            <w:tabs>
              <w:tab w:val="num" w:pos="720"/>
            </w:tabs>
            <w:spacing w:before="100" w:beforeAutospacing="1" w:after="100" w:afterAutospacing="1" w:line="360" w:lineRule="auto"/>
            <w:ind w:left="720" w:hanging="360"/>
          </w:pPr>
        </w:pPrChange>
      </w:pPr>
      <w:r w:rsidRPr="008439ED">
        <w:rPr>
          <w:rFonts w:ascii="Calibri" w:eastAsia="Times New Roman" w:hAnsi="Calibri" w:cs="Calibri"/>
          <w:b/>
          <w:bCs/>
          <w:lang w:eastAsia="es-CO"/>
          <w:rPrChange w:id="776" w:author="LauraPGM" w:date="2025-11-04T16:55:00Z">
            <w:rPr>
              <w:rFonts w:asciiTheme="majorHAnsi" w:eastAsia="Times New Roman" w:hAnsiTheme="majorHAnsi" w:cstheme="majorHAnsi"/>
              <w:b/>
              <w:bCs/>
              <w:lang w:eastAsia="es-CO"/>
            </w:rPr>
          </w:rPrChange>
        </w:rPr>
        <w:t>Demostrar conformidad con la ISO 50001:</w:t>
      </w:r>
      <w:r w:rsidRPr="008439ED">
        <w:rPr>
          <w:rFonts w:ascii="Calibri" w:eastAsia="Times New Roman" w:hAnsi="Calibri" w:cs="Calibri"/>
          <w:lang w:eastAsia="es-CO"/>
          <w:rPrChange w:id="777" w:author="LauraPGM" w:date="2025-11-04T16:55:00Z">
            <w:rPr>
              <w:rFonts w:asciiTheme="majorHAnsi" w:eastAsia="Times New Roman" w:hAnsiTheme="majorHAnsi" w:cstheme="majorHAnsi"/>
              <w:lang w:eastAsia="es-CO"/>
            </w:rPr>
          </w:rPrChange>
        </w:rPr>
        <w:t xml:space="preserve"> la norma exige el establecimiento de una LBE como requisito para evidenciar la mejora continua y obtener certificación.</w:t>
      </w:r>
    </w:p>
    <w:p w14:paraId="77F2ADA5" w14:textId="0A40582F" w:rsidR="0082293A" w:rsidRPr="008439ED" w:rsidRDefault="0082293A">
      <w:pPr>
        <w:pStyle w:val="Prrafodelista"/>
        <w:numPr>
          <w:ilvl w:val="0"/>
          <w:numId w:val="37"/>
        </w:numPr>
        <w:spacing w:before="100" w:beforeAutospacing="1" w:after="100" w:afterAutospacing="1" w:line="360" w:lineRule="auto"/>
        <w:outlineLvl w:val="2"/>
        <w:rPr>
          <w:rFonts w:ascii="Calibri" w:eastAsia="Times New Roman" w:hAnsi="Calibri" w:cs="Calibri"/>
          <w:b/>
          <w:bCs/>
          <w:lang w:eastAsia="es-CO"/>
          <w:rPrChange w:id="778" w:author="LauraPGM" w:date="2025-11-04T16:55:00Z">
            <w:rPr>
              <w:rFonts w:asciiTheme="majorHAnsi" w:eastAsia="Times New Roman" w:hAnsiTheme="majorHAnsi" w:cstheme="majorHAnsi"/>
              <w:b/>
              <w:bCs/>
              <w:lang w:eastAsia="es-CO"/>
            </w:rPr>
          </w:rPrChange>
        </w:rPr>
        <w:pPrChange w:id="779" w:author="LauraPGM" w:date="2025-10-01T13:19:00Z">
          <w:pPr>
            <w:pStyle w:val="Prrafodelista"/>
            <w:numPr>
              <w:numId w:val="78"/>
            </w:numPr>
            <w:tabs>
              <w:tab w:val="num" w:pos="720"/>
            </w:tabs>
            <w:spacing w:before="100" w:beforeAutospacing="1" w:after="100" w:afterAutospacing="1" w:line="360" w:lineRule="auto"/>
            <w:ind w:hanging="360"/>
            <w:outlineLvl w:val="2"/>
          </w:pPr>
        </w:pPrChange>
      </w:pPr>
      <w:r w:rsidRPr="008439ED">
        <w:rPr>
          <w:rFonts w:ascii="Calibri" w:eastAsia="Times New Roman" w:hAnsi="Calibri" w:cs="Calibri"/>
          <w:b/>
          <w:bCs/>
          <w:lang w:eastAsia="es-CO"/>
          <w:rPrChange w:id="780" w:author="LauraPGM" w:date="2025-11-04T16:55:00Z">
            <w:rPr>
              <w:rFonts w:asciiTheme="majorHAnsi" w:eastAsia="Times New Roman" w:hAnsiTheme="majorHAnsi" w:cstheme="majorHAnsi"/>
              <w:b/>
              <w:bCs/>
              <w:lang w:eastAsia="es-CO"/>
            </w:rPr>
          </w:rPrChange>
        </w:rPr>
        <w:t>Selección del período y datos para el establecimiento de la LBE</w:t>
      </w:r>
    </w:p>
    <w:p w14:paraId="33FC92EC" w14:textId="5BCA7121" w:rsidR="0082293A" w:rsidRPr="008439ED" w:rsidDel="003E6C56" w:rsidRDefault="0082293A" w:rsidP="001D59AC">
      <w:pPr>
        <w:spacing w:before="100" w:beforeAutospacing="1" w:after="100" w:afterAutospacing="1" w:line="360" w:lineRule="auto"/>
        <w:rPr>
          <w:del w:id="781" w:author="LauraPGM" w:date="2025-10-01T13:19:00Z"/>
          <w:rFonts w:ascii="Calibri" w:eastAsia="Times New Roman" w:hAnsi="Calibri" w:cs="Calibri"/>
          <w:lang w:eastAsia="es-CO"/>
          <w:rPrChange w:id="782" w:author="LauraPGM" w:date="2025-11-04T16:55:00Z">
            <w:rPr>
              <w:del w:id="783" w:author="LauraPGM" w:date="2025-10-01T13:19:00Z"/>
              <w:rFonts w:asciiTheme="majorHAnsi" w:eastAsia="Times New Roman" w:hAnsiTheme="majorHAnsi" w:cstheme="majorHAnsi"/>
              <w:lang w:eastAsia="es-CO"/>
            </w:rPr>
          </w:rPrChange>
        </w:rPr>
      </w:pPr>
      <w:r w:rsidRPr="008439ED">
        <w:rPr>
          <w:rFonts w:ascii="Calibri" w:eastAsia="Times New Roman" w:hAnsi="Calibri" w:cs="Calibri"/>
          <w:lang w:eastAsia="es-CO"/>
          <w:rPrChange w:id="784" w:author="LauraPGM" w:date="2025-11-04T16:55:00Z">
            <w:rPr>
              <w:rFonts w:asciiTheme="majorHAnsi" w:eastAsia="Times New Roman" w:hAnsiTheme="majorHAnsi" w:cstheme="majorHAnsi"/>
              <w:lang w:eastAsia="es-CO"/>
            </w:rPr>
          </w:rPrChange>
        </w:rPr>
        <w:t>La representatividad y la calidad de los datos son factores críticos para que la LBE sea confiable</w:t>
      </w:r>
      <w:ins w:id="785" w:author="LauraPGM" w:date="2025-10-01T13:19:00Z">
        <w:r w:rsidR="003E6C56" w:rsidRPr="008439ED">
          <w:rPr>
            <w:rFonts w:ascii="Calibri" w:eastAsia="Times New Roman" w:hAnsi="Calibri" w:cs="Calibri"/>
            <w:b/>
            <w:bCs/>
            <w:lang w:eastAsia="es-CO"/>
          </w:rPr>
          <w:t xml:space="preserve">, </w:t>
        </w:r>
        <w:r w:rsidR="003E6C56" w:rsidRPr="008439ED">
          <w:rPr>
            <w:rFonts w:ascii="Calibri" w:eastAsia="Times New Roman" w:hAnsi="Calibri" w:cs="Calibri"/>
            <w:bCs/>
            <w:lang w:eastAsia="es-CO"/>
            <w:rPrChange w:id="786" w:author="LauraPGM" w:date="2025-11-04T16:55:00Z">
              <w:rPr>
                <w:rFonts w:ascii="Calibri" w:eastAsia="Times New Roman" w:hAnsi="Calibri" w:cs="Calibri"/>
                <w:b/>
                <w:bCs/>
                <w:lang w:eastAsia="es-CO"/>
              </w:rPr>
            </w:rPrChange>
          </w:rPr>
          <w:t xml:space="preserve">a </w:t>
        </w:r>
      </w:ins>
      <w:ins w:id="787" w:author="LauraPGM" w:date="2025-10-01T13:20:00Z">
        <w:r w:rsidR="003E6C56" w:rsidRPr="008439ED">
          <w:rPr>
            <w:rFonts w:ascii="Calibri" w:eastAsia="Times New Roman" w:hAnsi="Calibri" w:cs="Calibri"/>
            <w:bCs/>
            <w:lang w:eastAsia="es-CO"/>
            <w:rPrChange w:id="788" w:author="LauraPGM" w:date="2025-11-04T16:55:00Z">
              <w:rPr>
                <w:rFonts w:ascii="Calibri" w:eastAsia="Times New Roman" w:hAnsi="Calibri" w:cs="Calibri"/>
                <w:b/>
                <w:bCs/>
                <w:lang w:eastAsia="es-CO"/>
              </w:rPr>
            </w:rPrChange>
          </w:rPr>
          <w:t>continuación</w:t>
        </w:r>
      </w:ins>
      <w:ins w:id="789" w:author="LauraPGM" w:date="2025-10-06T21:01:00Z">
        <w:r w:rsidR="00686887" w:rsidRPr="008439ED">
          <w:rPr>
            <w:rFonts w:ascii="Calibri" w:eastAsia="Times New Roman" w:hAnsi="Calibri" w:cs="Calibri"/>
            <w:bCs/>
            <w:lang w:eastAsia="es-CO"/>
          </w:rPr>
          <w:t>,</w:t>
        </w:r>
      </w:ins>
      <w:ins w:id="790" w:author="LauraPGM" w:date="2025-10-01T13:19:00Z">
        <w:r w:rsidR="003E6C56" w:rsidRPr="008439ED">
          <w:rPr>
            <w:rFonts w:ascii="Calibri" w:eastAsia="Times New Roman" w:hAnsi="Calibri" w:cs="Calibri"/>
            <w:bCs/>
            <w:lang w:eastAsia="es-CO"/>
            <w:rPrChange w:id="791" w:author="LauraPGM" w:date="2025-11-04T16:55:00Z">
              <w:rPr>
                <w:rFonts w:ascii="Calibri" w:eastAsia="Times New Roman" w:hAnsi="Calibri" w:cs="Calibri"/>
                <w:b/>
                <w:bCs/>
                <w:lang w:eastAsia="es-CO"/>
              </w:rPr>
            </w:rPrChange>
          </w:rPr>
          <w:t xml:space="preserve"> </w:t>
        </w:r>
      </w:ins>
      <w:ins w:id="792" w:author="LauraPGM" w:date="2025-10-01T13:20:00Z">
        <w:r w:rsidR="003E6C56" w:rsidRPr="008439ED">
          <w:rPr>
            <w:rFonts w:ascii="Calibri" w:eastAsia="Times New Roman" w:hAnsi="Calibri" w:cs="Calibri"/>
            <w:bCs/>
            <w:lang w:eastAsia="es-CO"/>
            <w:rPrChange w:id="793" w:author="LauraPGM" w:date="2025-11-04T16:55:00Z">
              <w:rPr>
                <w:rFonts w:ascii="Calibri" w:eastAsia="Times New Roman" w:hAnsi="Calibri" w:cs="Calibri"/>
                <w:b/>
                <w:bCs/>
                <w:lang w:eastAsia="es-CO"/>
              </w:rPr>
            </w:rPrChange>
          </w:rPr>
          <w:t xml:space="preserve">se describen los siguientes </w:t>
        </w:r>
      </w:ins>
      <w:del w:id="794" w:author="LauraPGM" w:date="2025-10-01T13:19:00Z">
        <w:r w:rsidRPr="008439ED" w:rsidDel="003E6C56">
          <w:rPr>
            <w:rFonts w:ascii="Calibri" w:eastAsia="Times New Roman" w:hAnsi="Calibri" w:cs="Calibri"/>
            <w:lang w:eastAsia="es-CO"/>
            <w:rPrChange w:id="795" w:author="LauraPGM" w:date="2025-11-04T16:55:00Z">
              <w:rPr>
                <w:rFonts w:asciiTheme="majorHAnsi" w:eastAsia="Times New Roman" w:hAnsiTheme="majorHAnsi" w:cstheme="majorHAnsi"/>
                <w:lang w:eastAsia="es-CO"/>
              </w:rPr>
            </w:rPrChange>
          </w:rPr>
          <w:delText>.</w:delText>
        </w:r>
      </w:del>
    </w:p>
    <w:p w14:paraId="7B9D247F" w14:textId="1E0AD47F" w:rsidR="0082293A" w:rsidRPr="008439ED" w:rsidRDefault="00E92238">
      <w:pPr>
        <w:spacing w:before="100" w:beforeAutospacing="1" w:after="100" w:afterAutospacing="1" w:line="360" w:lineRule="auto"/>
        <w:rPr>
          <w:rFonts w:ascii="Calibri" w:eastAsia="Times New Roman" w:hAnsi="Calibri" w:cs="Calibri"/>
          <w:lang w:eastAsia="es-CO"/>
          <w:rPrChange w:id="796" w:author="LauraPGM" w:date="2025-11-04T16:55:00Z">
            <w:rPr>
              <w:rFonts w:asciiTheme="majorHAnsi" w:eastAsia="Times New Roman" w:hAnsiTheme="majorHAnsi" w:cstheme="majorHAnsi"/>
              <w:lang w:eastAsia="es-CO"/>
            </w:rPr>
          </w:rPrChange>
        </w:rPr>
        <w:pPrChange w:id="797" w:author="LauraPGM" w:date="2025-10-01T13:19:00Z">
          <w:pPr>
            <w:pStyle w:val="Prrafodelista"/>
            <w:numPr>
              <w:numId w:val="78"/>
            </w:numPr>
            <w:tabs>
              <w:tab w:val="num" w:pos="720"/>
            </w:tabs>
            <w:spacing w:before="100" w:beforeAutospacing="1" w:after="100" w:afterAutospacing="1" w:line="360" w:lineRule="auto"/>
            <w:ind w:hanging="360"/>
          </w:pPr>
        </w:pPrChange>
      </w:pPr>
      <w:proofErr w:type="gramStart"/>
      <w:ins w:id="798" w:author="LauraPGM" w:date="2025-10-01T13:20:00Z">
        <w:r w:rsidRPr="008439ED">
          <w:rPr>
            <w:rFonts w:ascii="Calibri" w:eastAsia="Times New Roman" w:hAnsi="Calibri" w:cs="Calibri"/>
            <w:bCs/>
            <w:lang w:eastAsia="es-CO"/>
          </w:rPr>
          <w:t>c</w:t>
        </w:r>
      </w:ins>
      <w:proofErr w:type="gramEnd"/>
      <w:del w:id="799" w:author="LauraPGM" w:date="2025-10-01T13:20:00Z">
        <w:r w:rsidR="0082293A" w:rsidRPr="008439ED" w:rsidDel="003E6C56">
          <w:rPr>
            <w:rFonts w:ascii="Calibri" w:eastAsia="Times New Roman" w:hAnsi="Calibri" w:cs="Calibri"/>
            <w:bCs/>
            <w:lang w:eastAsia="es-CO"/>
            <w:rPrChange w:id="800" w:author="LauraPGM" w:date="2025-11-04T16:55:00Z">
              <w:rPr>
                <w:rFonts w:asciiTheme="majorHAnsi" w:eastAsia="Times New Roman" w:hAnsiTheme="majorHAnsi" w:cstheme="majorHAnsi"/>
                <w:b/>
                <w:bCs/>
                <w:lang w:eastAsia="es-CO"/>
              </w:rPr>
            </w:rPrChange>
          </w:rPr>
          <w:delText>C</w:delText>
        </w:r>
      </w:del>
      <w:r w:rsidR="0082293A" w:rsidRPr="008439ED">
        <w:rPr>
          <w:rFonts w:ascii="Calibri" w:eastAsia="Times New Roman" w:hAnsi="Calibri" w:cs="Calibri"/>
          <w:bCs/>
          <w:lang w:eastAsia="es-CO"/>
          <w:rPrChange w:id="801" w:author="LauraPGM" w:date="2025-11-04T16:55:00Z">
            <w:rPr>
              <w:rFonts w:asciiTheme="majorHAnsi" w:eastAsia="Times New Roman" w:hAnsiTheme="majorHAnsi" w:cstheme="majorHAnsi"/>
              <w:b/>
              <w:bCs/>
              <w:lang w:eastAsia="es-CO"/>
            </w:rPr>
          </w:rPrChange>
        </w:rPr>
        <w:t>riterios para la selección del período:</w:t>
      </w:r>
    </w:p>
    <w:p w14:paraId="568E2840" w14:textId="77777777" w:rsidR="0082293A" w:rsidRPr="008439ED" w:rsidRDefault="0082293A">
      <w:pPr>
        <w:numPr>
          <w:ilvl w:val="0"/>
          <w:numId w:val="136"/>
        </w:numPr>
        <w:spacing w:before="100" w:beforeAutospacing="1" w:after="100" w:afterAutospacing="1" w:line="360" w:lineRule="auto"/>
        <w:rPr>
          <w:rFonts w:ascii="Calibri" w:eastAsia="Times New Roman" w:hAnsi="Calibri" w:cs="Calibri"/>
          <w:lang w:eastAsia="es-CO"/>
          <w:rPrChange w:id="802" w:author="LauraPGM" w:date="2025-11-04T16:55:00Z">
            <w:rPr>
              <w:rFonts w:asciiTheme="majorHAnsi" w:eastAsia="Times New Roman" w:hAnsiTheme="majorHAnsi" w:cstheme="majorHAnsi"/>
              <w:lang w:eastAsia="es-CO"/>
            </w:rPr>
          </w:rPrChange>
        </w:rPr>
        <w:pPrChange w:id="803" w:author="LauraPGM" w:date="2025-10-01T13:20:00Z">
          <w:pPr>
            <w:numPr>
              <w:numId w:val="91"/>
            </w:numPr>
            <w:spacing w:before="100" w:beforeAutospacing="1" w:after="100" w:afterAutospacing="1" w:line="360" w:lineRule="auto"/>
            <w:ind w:left="720" w:hanging="360"/>
          </w:pPr>
        </w:pPrChange>
      </w:pPr>
      <w:r w:rsidRPr="008439ED">
        <w:rPr>
          <w:rFonts w:ascii="Calibri" w:eastAsia="Times New Roman" w:hAnsi="Calibri" w:cs="Calibri"/>
          <w:b/>
          <w:bCs/>
          <w:lang w:eastAsia="es-CO"/>
          <w:rPrChange w:id="804" w:author="LauraPGM" w:date="2025-11-04T16:55:00Z">
            <w:rPr>
              <w:rFonts w:asciiTheme="majorHAnsi" w:eastAsia="Times New Roman" w:hAnsiTheme="majorHAnsi" w:cstheme="majorHAnsi"/>
              <w:b/>
              <w:bCs/>
              <w:lang w:eastAsia="es-CO"/>
            </w:rPr>
          </w:rPrChange>
        </w:rPr>
        <w:t>Representatividad:</w:t>
      </w:r>
      <w:r w:rsidRPr="008439ED">
        <w:rPr>
          <w:rFonts w:ascii="Calibri" w:eastAsia="Times New Roman" w:hAnsi="Calibri" w:cs="Calibri"/>
          <w:lang w:eastAsia="es-CO"/>
          <w:rPrChange w:id="805" w:author="LauraPGM" w:date="2025-11-04T16:55:00Z">
            <w:rPr>
              <w:rFonts w:asciiTheme="majorHAnsi" w:eastAsia="Times New Roman" w:hAnsiTheme="majorHAnsi" w:cstheme="majorHAnsi"/>
              <w:lang w:eastAsia="es-CO"/>
            </w:rPr>
          </w:rPrChange>
        </w:rPr>
        <w:t xml:space="preserve"> debe reflejar el consumo energético típico, abarcando un ciclo completo de operaciones (por ejemplo, un año si existe estacionalidad). Se excluyen periodos atípicos como huelgas, cierres prolongados o picos de producción excepcionales.</w:t>
      </w:r>
    </w:p>
    <w:p w14:paraId="26AB12DE" w14:textId="77777777" w:rsidR="0082293A" w:rsidRPr="008439ED" w:rsidRDefault="0082293A">
      <w:pPr>
        <w:numPr>
          <w:ilvl w:val="0"/>
          <w:numId w:val="136"/>
        </w:numPr>
        <w:spacing w:before="100" w:beforeAutospacing="1" w:after="100" w:afterAutospacing="1" w:line="360" w:lineRule="auto"/>
        <w:rPr>
          <w:rFonts w:ascii="Calibri" w:eastAsia="Times New Roman" w:hAnsi="Calibri" w:cs="Calibri"/>
          <w:lang w:eastAsia="es-CO"/>
          <w:rPrChange w:id="806" w:author="LauraPGM" w:date="2025-11-04T16:55:00Z">
            <w:rPr>
              <w:rFonts w:asciiTheme="majorHAnsi" w:eastAsia="Times New Roman" w:hAnsiTheme="majorHAnsi" w:cstheme="majorHAnsi"/>
              <w:lang w:eastAsia="es-CO"/>
            </w:rPr>
          </w:rPrChange>
        </w:rPr>
        <w:pPrChange w:id="807" w:author="LauraPGM" w:date="2025-10-01T13:20:00Z">
          <w:pPr>
            <w:numPr>
              <w:numId w:val="91"/>
            </w:numPr>
            <w:spacing w:before="100" w:beforeAutospacing="1" w:after="100" w:afterAutospacing="1" w:line="360" w:lineRule="auto"/>
            <w:ind w:left="720" w:hanging="360"/>
          </w:pPr>
        </w:pPrChange>
      </w:pPr>
      <w:r w:rsidRPr="008439ED">
        <w:rPr>
          <w:rFonts w:ascii="Calibri" w:eastAsia="Times New Roman" w:hAnsi="Calibri" w:cs="Calibri"/>
          <w:b/>
          <w:bCs/>
          <w:lang w:eastAsia="es-CO"/>
          <w:rPrChange w:id="808" w:author="LauraPGM" w:date="2025-11-04T16:55:00Z">
            <w:rPr>
              <w:rFonts w:asciiTheme="majorHAnsi" w:eastAsia="Times New Roman" w:hAnsiTheme="majorHAnsi" w:cstheme="majorHAnsi"/>
              <w:b/>
              <w:bCs/>
              <w:lang w:eastAsia="es-CO"/>
            </w:rPr>
          </w:rPrChange>
        </w:rPr>
        <w:t>Disponibilidad de datos:</w:t>
      </w:r>
      <w:r w:rsidRPr="008439ED">
        <w:rPr>
          <w:rFonts w:ascii="Calibri" w:eastAsia="Times New Roman" w:hAnsi="Calibri" w:cs="Calibri"/>
          <w:lang w:eastAsia="es-CO"/>
          <w:rPrChange w:id="809" w:author="LauraPGM" w:date="2025-11-04T16:55:00Z">
            <w:rPr>
              <w:rFonts w:asciiTheme="majorHAnsi" w:eastAsia="Times New Roman" w:hAnsiTheme="majorHAnsi" w:cstheme="majorHAnsi"/>
              <w:lang w:eastAsia="es-CO"/>
            </w:rPr>
          </w:rPrChange>
        </w:rPr>
        <w:t xml:space="preserve"> se selecciona un período con información completa y confiable sobre consumo energético y variables relevantes (producción, clima, horas de operación, entre otras).</w:t>
      </w:r>
    </w:p>
    <w:p w14:paraId="0BFF8C8B" w14:textId="77777777" w:rsidR="0082293A" w:rsidRPr="008439ED" w:rsidDel="003E6C56" w:rsidRDefault="0082293A">
      <w:pPr>
        <w:numPr>
          <w:ilvl w:val="0"/>
          <w:numId w:val="136"/>
        </w:numPr>
        <w:spacing w:before="100" w:beforeAutospacing="1" w:after="100" w:afterAutospacing="1" w:line="360" w:lineRule="auto"/>
        <w:rPr>
          <w:del w:id="810" w:author="LauraPGM" w:date="2025-10-01T13:20:00Z"/>
          <w:rFonts w:ascii="Calibri" w:eastAsia="Times New Roman" w:hAnsi="Calibri" w:cs="Calibri"/>
          <w:lang w:eastAsia="es-CO"/>
          <w:rPrChange w:id="811" w:author="LauraPGM" w:date="2025-11-04T16:55:00Z">
            <w:rPr>
              <w:del w:id="812" w:author="LauraPGM" w:date="2025-10-01T13:20:00Z"/>
              <w:rFonts w:ascii="Calibri" w:eastAsia="Times New Roman" w:hAnsi="Calibri" w:cs="Calibri"/>
              <w:b/>
              <w:bCs/>
              <w:lang w:eastAsia="es-CO"/>
            </w:rPr>
          </w:rPrChange>
        </w:rPr>
        <w:pPrChange w:id="813" w:author="LauraPGM" w:date="2025-10-01T13:20:00Z">
          <w:pPr>
            <w:numPr>
              <w:numId w:val="91"/>
            </w:numPr>
            <w:spacing w:before="100" w:beforeAutospacing="1" w:after="100" w:afterAutospacing="1" w:line="360" w:lineRule="auto"/>
            <w:ind w:left="720" w:hanging="360"/>
          </w:pPr>
        </w:pPrChange>
      </w:pPr>
      <w:r w:rsidRPr="008439ED">
        <w:rPr>
          <w:rFonts w:ascii="Calibri" w:eastAsia="Times New Roman" w:hAnsi="Calibri" w:cs="Calibri"/>
          <w:b/>
          <w:bCs/>
          <w:lang w:eastAsia="es-CO"/>
          <w:rPrChange w:id="814" w:author="LauraPGM" w:date="2025-11-04T16:55:00Z">
            <w:rPr>
              <w:rFonts w:asciiTheme="majorHAnsi" w:eastAsia="Times New Roman" w:hAnsiTheme="majorHAnsi" w:cstheme="majorHAnsi"/>
              <w:b/>
              <w:bCs/>
              <w:lang w:eastAsia="es-CO"/>
            </w:rPr>
          </w:rPrChange>
        </w:rPr>
        <w:t>Longitud adecuada:</w:t>
      </w:r>
      <w:r w:rsidRPr="008439ED">
        <w:rPr>
          <w:rFonts w:ascii="Calibri" w:eastAsia="Times New Roman" w:hAnsi="Calibri" w:cs="Calibri"/>
          <w:lang w:eastAsia="es-CO"/>
          <w:rPrChange w:id="815" w:author="LauraPGM" w:date="2025-11-04T16:55:00Z">
            <w:rPr>
              <w:rFonts w:asciiTheme="majorHAnsi" w:eastAsia="Times New Roman" w:hAnsiTheme="majorHAnsi" w:cstheme="majorHAnsi"/>
              <w:lang w:eastAsia="es-CO"/>
            </w:rPr>
          </w:rPrChange>
        </w:rPr>
        <w:t xml:space="preserve"> se recomienda un período de 12 meses, aunque puede ajustarse según la naturaleza del proceso.</w:t>
      </w:r>
    </w:p>
    <w:p w14:paraId="183D1CC2" w14:textId="77777777" w:rsidR="003E6C56" w:rsidRPr="008439ED" w:rsidRDefault="003E6C56">
      <w:pPr>
        <w:numPr>
          <w:ilvl w:val="0"/>
          <w:numId w:val="136"/>
        </w:numPr>
        <w:spacing w:before="100" w:beforeAutospacing="1" w:after="100" w:afterAutospacing="1" w:line="360" w:lineRule="auto"/>
        <w:rPr>
          <w:ins w:id="816" w:author="LauraPGM" w:date="2025-10-01T13:20:00Z"/>
          <w:rFonts w:ascii="Calibri" w:eastAsia="Times New Roman" w:hAnsi="Calibri" w:cs="Calibri"/>
          <w:lang w:eastAsia="es-CO"/>
          <w:rPrChange w:id="817" w:author="LauraPGM" w:date="2025-11-04T16:55:00Z">
            <w:rPr>
              <w:ins w:id="818" w:author="LauraPGM" w:date="2025-10-01T13:20:00Z"/>
              <w:rFonts w:asciiTheme="majorHAnsi" w:eastAsia="Times New Roman" w:hAnsiTheme="majorHAnsi" w:cstheme="majorHAnsi"/>
              <w:lang w:eastAsia="es-CO"/>
            </w:rPr>
          </w:rPrChange>
        </w:rPr>
        <w:pPrChange w:id="819" w:author="LauraPGM" w:date="2025-10-01T13:20:00Z">
          <w:pPr>
            <w:numPr>
              <w:numId w:val="91"/>
            </w:numPr>
            <w:spacing w:before="100" w:beforeAutospacing="1" w:after="100" w:afterAutospacing="1" w:line="360" w:lineRule="auto"/>
            <w:ind w:left="720" w:hanging="360"/>
          </w:pPr>
        </w:pPrChange>
      </w:pPr>
    </w:p>
    <w:p w14:paraId="65BF6552" w14:textId="77777777" w:rsidR="0082293A" w:rsidRPr="008439ED" w:rsidRDefault="0082293A">
      <w:pPr>
        <w:numPr>
          <w:ilvl w:val="0"/>
          <w:numId w:val="136"/>
        </w:numPr>
        <w:spacing w:before="100" w:beforeAutospacing="1" w:after="100" w:afterAutospacing="1" w:line="360" w:lineRule="auto"/>
        <w:rPr>
          <w:rFonts w:ascii="Calibri" w:eastAsia="Times New Roman" w:hAnsi="Calibri" w:cs="Calibri"/>
          <w:lang w:eastAsia="es-CO"/>
          <w:rPrChange w:id="820" w:author="LauraPGM" w:date="2025-11-04T16:55:00Z">
            <w:rPr>
              <w:rFonts w:asciiTheme="majorHAnsi" w:eastAsia="Times New Roman" w:hAnsiTheme="majorHAnsi" w:cstheme="majorHAnsi"/>
              <w:lang w:eastAsia="es-CO"/>
            </w:rPr>
          </w:rPrChange>
        </w:rPr>
        <w:pPrChange w:id="821" w:author="LauraPGM" w:date="2025-10-01T13:20:00Z">
          <w:pPr>
            <w:numPr>
              <w:numId w:val="91"/>
            </w:numPr>
            <w:spacing w:before="100" w:beforeAutospacing="1" w:after="100" w:afterAutospacing="1" w:line="360" w:lineRule="auto"/>
            <w:ind w:left="720" w:hanging="360"/>
          </w:pPr>
        </w:pPrChange>
      </w:pPr>
      <w:r w:rsidRPr="008439ED">
        <w:rPr>
          <w:rFonts w:ascii="Calibri" w:eastAsia="Times New Roman" w:hAnsi="Calibri" w:cs="Calibri"/>
          <w:b/>
          <w:bCs/>
          <w:lang w:eastAsia="es-CO"/>
          <w:rPrChange w:id="822" w:author="LauraPGM" w:date="2025-11-04T16:55:00Z">
            <w:rPr>
              <w:rFonts w:asciiTheme="majorHAnsi" w:eastAsia="Times New Roman" w:hAnsiTheme="majorHAnsi" w:cstheme="majorHAnsi"/>
              <w:b/>
              <w:bCs/>
              <w:lang w:eastAsia="es-CO"/>
            </w:rPr>
          </w:rPrChange>
        </w:rPr>
        <w:t>Cercanía temporal:</w:t>
      </w:r>
      <w:r w:rsidRPr="008439ED">
        <w:rPr>
          <w:rFonts w:ascii="Calibri" w:eastAsia="Times New Roman" w:hAnsi="Calibri" w:cs="Calibri"/>
          <w:lang w:eastAsia="es-CO"/>
          <w:rPrChange w:id="823" w:author="LauraPGM" w:date="2025-11-04T16:55:00Z">
            <w:rPr>
              <w:rFonts w:asciiTheme="majorHAnsi" w:eastAsia="Times New Roman" w:hAnsiTheme="majorHAnsi" w:cstheme="majorHAnsi"/>
              <w:lang w:eastAsia="es-CO"/>
            </w:rPr>
          </w:rPrChange>
        </w:rPr>
        <w:t xml:space="preserve"> conviene que el período sea reciente, reflejando condiciones operativas actuales.</w:t>
      </w:r>
    </w:p>
    <w:p w14:paraId="7A9ED6CC" w14:textId="77777777" w:rsidR="0082293A" w:rsidRPr="008439ED" w:rsidRDefault="0082293A">
      <w:pPr>
        <w:pStyle w:val="Prrafodelista"/>
        <w:numPr>
          <w:ilvl w:val="0"/>
          <w:numId w:val="37"/>
        </w:numPr>
        <w:spacing w:before="100" w:beforeAutospacing="1" w:after="100" w:afterAutospacing="1" w:line="360" w:lineRule="auto"/>
        <w:rPr>
          <w:rFonts w:ascii="Calibri" w:eastAsia="Times New Roman" w:hAnsi="Calibri" w:cs="Calibri"/>
          <w:lang w:eastAsia="es-CO"/>
          <w:rPrChange w:id="824" w:author="LauraPGM" w:date="2025-11-04T16:55:00Z">
            <w:rPr>
              <w:rFonts w:asciiTheme="majorHAnsi" w:eastAsia="Times New Roman" w:hAnsiTheme="majorHAnsi" w:cstheme="majorHAnsi"/>
              <w:lang w:eastAsia="es-CO"/>
            </w:rPr>
          </w:rPrChange>
        </w:rPr>
        <w:pPrChange w:id="825" w:author="LauraPGM" w:date="2025-10-01T13:20:00Z">
          <w:pPr>
            <w:pStyle w:val="Prrafodelista"/>
            <w:numPr>
              <w:numId w:val="78"/>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Change w:id="826" w:author="LauraPGM" w:date="2025-11-04T16:55:00Z">
            <w:rPr>
              <w:rFonts w:asciiTheme="majorHAnsi" w:eastAsia="Times New Roman" w:hAnsiTheme="majorHAnsi" w:cstheme="majorHAnsi"/>
              <w:b/>
              <w:bCs/>
              <w:lang w:eastAsia="es-CO"/>
            </w:rPr>
          </w:rPrChange>
        </w:rPr>
        <w:t>Recopilación y normalización de datos:</w:t>
      </w:r>
    </w:p>
    <w:p w14:paraId="3AA35269" w14:textId="77777777" w:rsidR="0082293A" w:rsidRPr="008439ED" w:rsidRDefault="0082293A">
      <w:pPr>
        <w:numPr>
          <w:ilvl w:val="0"/>
          <w:numId w:val="137"/>
        </w:numPr>
        <w:spacing w:before="100" w:beforeAutospacing="1" w:after="100" w:afterAutospacing="1" w:line="360" w:lineRule="auto"/>
        <w:rPr>
          <w:rFonts w:ascii="Calibri" w:eastAsia="Times New Roman" w:hAnsi="Calibri" w:cs="Calibri"/>
          <w:lang w:eastAsia="es-CO"/>
          <w:rPrChange w:id="827" w:author="LauraPGM" w:date="2025-11-04T16:55:00Z">
            <w:rPr>
              <w:rFonts w:asciiTheme="majorHAnsi" w:eastAsia="Times New Roman" w:hAnsiTheme="majorHAnsi" w:cstheme="majorHAnsi"/>
              <w:lang w:eastAsia="es-CO"/>
            </w:rPr>
          </w:rPrChange>
        </w:rPr>
        <w:pPrChange w:id="828" w:author="LauraPGM" w:date="2025-10-01T13:20:00Z">
          <w:pPr>
            <w:numPr>
              <w:numId w:val="92"/>
            </w:numPr>
            <w:spacing w:before="100" w:beforeAutospacing="1" w:after="100" w:afterAutospacing="1" w:line="360" w:lineRule="auto"/>
            <w:ind w:left="720" w:hanging="360"/>
          </w:pPr>
        </w:pPrChange>
      </w:pPr>
      <w:r w:rsidRPr="008439ED">
        <w:rPr>
          <w:rFonts w:ascii="Calibri" w:eastAsia="Times New Roman" w:hAnsi="Calibri" w:cs="Calibri"/>
          <w:b/>
          <w:bCs/>
          <w:lang w:eastAsia="es-CO"/>
          <w:rPrChange w:id="829" w:author="LauraPGM" w:date="2025-11-04T16:55:00Z">
            <w:rPr>
              <w:rFonts w:asciiTheme="majorHAnsi" w:eastAsia="Times New Roman" w:hAnsiTheme="majorHAnsi" w:cstheme="majorHAnsi"/>
              <w:b/>
              <w:bCs/>
              <w:lang w:eastAsia="es-CO"/>
            </w:rPr>
          </w:rPrChange>
        </w:rPr>
        <w:t>Fuentes de datos:</w:t>
      </w:r>
      <w:r w:rsidRPr="008439ED">
        <w:rPr>
          <w:rFonts w:ascii="Calibri" w:eastAsia="Times New Roman" w:hAnsi="Calibri" w:cs="Calibri"/>
          <w:lang w:eastAsia="es-CO"/>
          <w:rPrChange w:id="830" w:author="LauraPGM" w:date="2025-11-04T16:55:00Z">
            <w:rPr>
              <w:rFonts w:asciiTheme="majorHAnsi" w:eastAsia="Times New Roman" w:hAnsiTheme="majorHAnsi" w:cstheme="majorHAnsi"/>
              <w:lang w:eastAsia="es-CO"/>
            </w:rPr>
          </w:rPrChange>
        </w:rPr>
        <w:t xml:space="preserve"> facturas de servicios públicos, </w:t>
      </w:r>
      <w:proofErr w:type="spellStart"/>
      <w:r w:rsidRPr="008439ED">
        <w:rPr>
          <w:rFonts w:ascii="Calibri" w:eastAsia="Times New Roman" w:hAnsi="Calibri" w:cs="Calibri"/>
          <w:lang w:eastAsia="es-CO"/>
          <w:rPrChange w:id="831" w:author="LauraPGM" w:date="2025-11-04T16:55:00Z">
            <w:rPr>
              <w:rFonts w:asciiTheme="majorHAnsi" w:eastAsia="Times New Roman" w:hAnsiTheme="majorHAnsi" w:cstheme="majorHAnsi"/>
              <w:lang w:eastAsia="es-CO"/>
            </w:rPr>
          </w:rPrChange>
        </w:rPr>
        <w:t>submediciones</w:t>
      </w:r>
      <w:proofErr w:type="spellEnd"/>
      <w:r w:rsidRPr="008439ED">
        <w:rPr>
          <w:rFonts w:ascii="Calibri" w:eastAsia="Times New Roman" w:hAnsi="Calibri" w:cs="Calibri"/>
          <w:lang w:eastAsia="es-CO"/>
          <w:rPrChange w:id="832" w:author="LauraPGM" w:date="2025-11-04T16:55:00Z">
            <w:rPr>
              <w:rFonts w:asciiTheme="majorHAnsi" w:eastAsia="Times New Roman" w:hAnsiTheme="majorHAnsi" w:cstheme="majorHAnsi"/>
              <w:lang w:eastAsia="es-CO"/>
            </w:rPr>
          </w:rPrChange>
        </w:rPr>
        <w:t>, registros de combustibles y sistemas de control.</w:t>
      </w:r>
    </w:p>
    <w:p w14:paraId="269D5B31" w14:textId="77777777" w:rsidR="0082293A" w:rsidRPr="008439ED" w:rsidRDefault="0082293A">
      <w:pPr>
        <w:numPr>
          <w:ilvl w:val="0"/>
          <w:numId w:val="137"/>
        </w:numPr>
        <w:spacing w:before="100" w:beforeAutospacing="1" w:after="100" w:afterAutospacing="1" w:line="360" w:lineRule="auto"/>
        <w:rPr>
          <w:rFonts w:ascii="Calibri" w:eastAsia="Times New Roman" w:hAnsi="Calibri" w:cs="Calibri"/>
          <w:lang w:eastAsia="es-CO"/>
          <w:rPrChange w:id="833" w:author="LauraPGM" w:date="2025-11-04T16:55:00Z">
            <w:rPr>
              <w:rFonts w:asciiTheme="majorHAnsi" w:eastAsia="Times New Roman" w:hAnsiTheme="majorHAnsi" w:cstheme="majorHAnsi"/>
              <w:lang w:eastAsia="es-CO"/>
            </w:rPr>
          </w:rPrChange>
        </w:rPr>
        <w:pPrChange w:id="834" w:author="LauraPGM" w:date="2025-10-01T13:20:00Z">
          <w:pPr>
            <w:numPr>
              <w:numId w:val="92"/>
            </w:numPr>
            <w:spacing w:before="100" w:beforeAutospacing="1" w:after="100" w:afterAutospacing="1" w:line="360" w:lineRule="auto"/>
            <w:ind w:left="720" w:hanging="360"/>
          </w:pPr>
        </w:pPrChange>
      </w:pPr>
      <w:r w:rsidRPr="008439ED">
        <w:rPr>
          <w:rFonts w:ascii="Calibri" w:eastAsia="Times New Roman" w:hAnsi="Calibri" w:cs="Calibri"/>
          <w:b/>
          <w:bCs/>
          <w:lang w:eastAsia="es-CO"/>
          <w:rPrChange w:id="835" w:author="LauraPGM" w:date="2025-11-04T16:55:00Z">
            <w:rPr>
              <w:rFonts w:asciiTheme="majorHAnsi" w:eastAsia="Times New Roman" w:hAnsiTheme="majorHAnsi" w:cstheme="majorHAnsi"/>
              <w:b/>
              <w:bCs/>
              <w:lang w:eastAsia="es-CO"/>
            </w:rPr>
          </w:rPrChange>
        </w:rPr>
        <w:t>Calidad de datos:</w:t>
      </w:r>
      <w:r w:rsidRPr="008439ED">
        <w:rPr>
          <w:rFonts w:ascii="Calibri" w:eastAsia="Times New Roman" w:hAnsi="Calibri" w:cs="Calibri"/>
          <w:lang w:eastAsia="es-CO"/>
          <w:rPrChange w:id="836" w:author="LauraPGM" w:date="2025-11-04T16:55:00Z">
            <w:rPr>
              <w:rFonts w:asciiTheme="majorHAnsi" w:eastAsia="Times New Roman" w:hAnsiTheme="majorHAnsi" w:cstheme="majorHAnsi"/>
              <w:lang w:eastAsia="es-CO"/>
            </w:rPr>
          </w:rPrChange>
        </w:rPr>
        <w:t xml:space="preserve"> los registros deben ser precisos, consistentes y completos, corrigiendo errores o vacíos.</w:t>
      </w:r>
    </w:p>
    <w:p w14:paraId="7BE6166A" w14:textId="77777777" w:rsidR="00A227A8" w:rsidRPr="008439ED" w:rsidRDefault="0082293A">
      <w:pPr>
        <w:numPr>
          <w:ilvl w:val="0"/>
          <w:numId w:val="137"/>
        </w:numPr>
        <w:spacing w:before="100" w:beforeAutospacing="1" w:after="100" w:afterAutospacing="1" w:line="360" w:lineRule="auto"/>
        <w:rPr>
          <w:rFonts w:ascii="Calibri" w:eastAsia="Times New Roman" w:hAnsi="Calibri" w:cs="Calibri"/>
          <w:lang w:eastAsia="es-CO"/>
          <w:rPrChange w:id="837" w:author="LauraPGM" w:date="2025-11-04T16:55:00Z">
            <w:rPr>
              <w:rFonts w:asciiTheme="majorHAnsi" w:eastAsia="Times New Roman" w:hAnsiTheme="majorHAnsi" w:cstheme="majorHAnsi"/>
              <w:lang w:eastAsia="es-CO"/>
            </w:rPr>
          </w:rPrChange>
        </w:rPr>
        <w:pPrChange w:id="838" w:author="LauraPGM" w:date="2025-10-01T13:20:00Z">
          <w:pPr>
            <w:numPr>
              <w:numId w:val="92"/>
            </w:numPr>
            <w:spacing w:before="100" w:beforeAutospacing="1" w:after="100" w:afterAutospacing="1" w:line="360" w:lineRule="auto"/>
            <w:ind w:left="720" w:hanging="360"/>
          </w:pPr>
        </w:pPrChange>
      </w:pPr>
      <w:r w:rsidRPr="008439ED">
        <w:rPr>
          <w:rFonts w:ascii="Calibri" w:eastAsia="Times New Roman" w:hAnsi="Calibri" w:cs="Calibri"/>
          <w:b/>
          <w:bCs/>
          <w:lang w:eastAsia="es-CO"/>
          <w:rPrChange w:id="839" w:author="LauraPGM" w:date="2025-11-04T16:55:00Z">
            <w:rPr>
              <w:rFonts w:asciiTheme="majorHAnsi" w:eastAsia="Times New Roman" w:hAnsiTheme="majorHAnsi" w:cstheme="majorHAnsi"/>
              <w:b/>
              <w:bCs/>
              <w:lang w:eastAsia="es-CO"/>
            </w:rPr>
          </w:rPrChange>
        </w:rPr>
        <w:t>Normalización:</w:t>
      </w:r>
      <w:r w:rsidRPr="008439ED">
        <w:rPr>
          <w:rFonts w:ascii="Calibri" w:eastAsia="Times New Roman" w:hAnsi="Calibri" w:cs="Calibri"/>
          <w:lang w:eastAsia="es-CO"/>
          <w:rPrChange w:id="840" w:author="LauraPGM" w:date="2025-11-04T16:55:00Z">
            <w:rPr>
              <w:rFonts w:asciiTheme="majorHAnsi" w:eastAsia="Times New Roman" w:hAnsiTheme="majorHAnsi" w:cstheme="majorHAnsi"/>
              <w:lang w:eastAsia="es-CO"/>
            </w:rPr>
          </w:rPrChange>
        </w:rPr>
        <w:t xml:space="preserve"> si el consumo depende de variables externas (clima, producción), los datos deben ajustarse para eliminar el efecto de dichas variaciones. Ejemplo: en edificios, el consumo puede normalizarse por “grados día” para aislar la influencia de la temperatura exterior.</w:t>
      </w:r>
    </w:p>
    <w:p w14:paraId="23DCEE9F" w14:textId="758D0E83" w:rsidR="0082293A" w:rsidRPr="008439ED" w:rsidRDefault="00E0579D">
      <w:pPr>
        <w:pStyle w:val="Prrafodelista"/>
        <w:numPr>
          <w:ilvl w:val="1"/>
          <w:numId w:val="138"/>
        </w:numPr>
        <w:spacing w:before="100" w:beforeAutospacing="1" w:after="100" w:afterAutospacing="1" w:line="360" w:lineRule="auto"/>
        <w:rPr>
          <w:rFonts w:ascii="Calibri" w:eastAsia="Times New Roman" w:hAnsi="Calibri" w:cs="Calibri"/>
          <w:lang w:eastAsia="es-CO"/>
          <w:rPrChange w:id="841" w:author="LauraPGM" w:date="2025-11-04T16:55:00Z">
            <w:rPr>
              <w:rFonts w:asciiTheme="majorHAnsi" w:eastAsia="Times New Roman" w:hAnsiTheme="majorHAnsi" w:cstheme="majorHAnsi"/>
              <w:lang w:eastAsia="es-CO"/>
            </w:rPr>
          </w:rPrChange>
        </w:rPr>
        <w:pPrChange w:id="842" w:author="LauraPGM" w:date="2025-10-01T13:21:00Z">
          <w:pPr>
            <w:pStyle w:val="Prrafodelista"/>
            <w:numPr>
              <w:numId w:val="78"/>
            </w:numPr>
            <w:tabs>
              <w:tab w:val="num" w:pos="720"/>
            </w:tabs>
            <w:spacing w:before="100" w:beforeAutospacing="1" w:after="100" w:afterAutospacing="1" w:line="360" w:lineRule="auto"/>
            <w:ind w:hanging="360"/>
          </w:pPr>
        </w:pPrChange>
      </w:pPr>
      <w:ins w:id="843" w:author="LauraPGM" w:date="2025-10-06T21:02:00Z">
        <w:r w:rsidRPr="008439ED">
          <w:rPr>
            <w:rFonts w:ascii="Calibri" w:eastAsia="Times New Roman" w:hAnsi="Calibri" w:cs="Calibri"/>
            <w:b/>
            <w:bCs/>
            <w:lang w:eastAsia="es-CO"/>
          </w:rPr>
          <w:t xml:space="preserve"> </w:t>
        </w:r>
      </w:ins>
      <w:r w:rsidR="0082293A" w:rsidRPr="008439ED">
        <w:rPr>
          <w:rFonts w:ascii="Calibri" w:eastAsia="Times New Roman" w:hAnsi="Calibri" w:cs="Calibri"/>
          <w:b/>
          <w:bCs/>
          <w:lang w:eastAsia="es-CO"/>
          <w:rPrChange w:id="844" w:author="LauraPGM" w:date="2025-11-04T16:55:00Z">
            <w:rPr>
              <w:rFonts w:asciiTheme="majorHAnsi" w:eastAsia="Times New Roman" w:hAnsiTheme="majorHAnsi" w:cstheme="majorHAnsi"/>
              <w:b/>
              <w:bCs/>
              <w:lang w:eastAsia="es-CO"/>
            </w:rPr>
          </w:rPrChange>
        </w:rPr>
        <w:t>Metodologías para el cálculo de la LBE</w:t>
      </w:r>
    </w:p>
    <w:p w14:paraId="6DBB17AF" w14:textId="3F72A0B7" w:rsidR="0082293A" w:rsidRPr="008439ED" w:rsidDel="001D59AC" w:rsidRDefault="0082293A" w:rsidP="001D59AC">
      <w:pPr>
        <w:spacing w:before="100" w:beforeAutospacing="1" w:after="100" w:afterAutospacing="1" w:line="360" w:lineRule="auto"/>
        <w:rPr>
          <w:del w:id="845" w:author="LauraPGM" w:date="2025-10-01T09:56:00Z"/>
          <w:rFonts w:ascii="Calibri" w:eastAsia="Times New Roman" w:hAnsi="Calibri" w:cs="Calibri"/>
          <w:lang w:eastAsia="es-CO"/>
          <w:rPrChange w:id="846" w:author="LauraPGM" w:date="2025-11-04T16:55:00Z">
            <w:rPr>
              <w:del w:id="847" w:author="LauraPGM" w:date="2025-10-01T09:56:00Z"/>
              <w:rFonts w:asciiTheme="majorHAnsi" w:eastAsia="Times New Roman" w:hAnsiTheme="majorHAnsi" w:cstheme="majorHAnsi"/>
              <w:lang w:eastAsia="es-CO"/>
            </w:rPr>
          </w:rPrChange>
        </w:rPr>
      </w:pPr>
      <w:r w:rsidRPr="008439ED">
        <w:rPr>
          <w:rFonts w:ascii="Calibri" w:eastAsia="Times New Roman" w:hAnsi="Calibri" w:cs="Calibri"/>
          <w:lang w:eastAsia="es-CO"/>
          <w:rPrChange w:id="848" w:author="LauraPGM" w:date="2025-11-04T16:55:00Z">
            <w:rPr>
              <w:rFonts w:asciiTheme="majorHAnsi" w:eastAsia="Times New Roman" w:hAnsiTheme="majorHAnsi" w:cstheme="majorHAnsi"/>
              <w:lang w:eastAsia="es-CO"/>
            </w:rPr>
          </w:rPrChange>
        </w:rPr>
        <w:lastRenderedPageBreak/>
        <w:t>El cálculo de la LBE puede realizarse con modelos simples o mediante análisis estadísticos más avanzados</w:t>
      </w:r>
      <w:ins w:id="849" w:author="LauraPGM" w:date="2025-10-01T09:56:00Z">
        <w:r w:rsidR="001D59AC" w:rsidRPr="008439ED">
          <w:rPr>
            <w:rFonts w:ascii="Calibri" w:eastAsia="Times New Roman" w:hAnsi="Calibri" w:cs="Calibri"/>
            <w:lang w:eastAsia="es-CO"/>
          </w:rPr>
          <w:t>, a continuación</w:t>
        </w:r>
      </w:ins>
      <w:ins w:id="850" w:author="LauraPGM" w:date="2025-10-06T21:02:00Z">
        <w:r w:rsidR="00E0579D" w:rsidRPr="008439ED">
          <w:rPr>
            <w:rFonts w:ascii="Calibri" w:eastAsia="Times New Roman" w:hAnsi="Calibri" w:cs="Calibri"/>
            <w:lang w:eastAsia="es-CO"/>
          </w:rPr>
          <w:t>,</w:t>
        </w:r>
      </w:ins>
      <w:ins w:id="851" w:author="LauraPGM" w:date="2025-10-01T09:56:00Z">
        <w:r w:rsidR="001D59AC" w:rsidRPr="008439ED">
          <w:rPr>
            <w:rFonts w:ascii="Calibri" w:eastAsia="Times New Roman" w:hAnsi="Calibri" w:cs="Calibri"/>
            <w:lang w:eastAsia="es-CO"/>
          </w:rPr>
          <w:t xml:space="preserve"> se identifican los modelos simples: </w:t>
        </w:r>
      </w:ins>
      <w:del w:id="852" w:author="LauraPGM" w:date="2025-10-01T09:56:00Z">
        <w:r w:rsidRPr="008439ED" w:rsidDel="001D59AC">
          <w:rPr>
            <w:rFonts w:ascii="Calibri" w:eastAsia="Times New Roman" w:hAnsi="Calibri" w:cs="Calibri"/>
            <w:lang w:eastAsia="es-CO"/>
            <w:rPrChange w:id="853" w:author="LauraPGM" w:date="2025-11-04T16:55:00Z">
              <w:rPr>
                <w:rFonts w:asciiTheme="majorHAnsi" w:eastAsia="Times New Roman" w:hAnsiTheme="majorHAnsi" w:cstheme="majorHAnsi"/>
                <w:lang w:eastAsia="es-CO"/>
              </w:rPr>
            </w:rPrChange>
          </w:rPr>
          <w:delText>.</w:delText>
        </w:r>
      </w:del>
    </w:p>
    <w:p w14:paraId="3D88912E" w14:textId="77777777" w:rsidR="0082293A" w:rsidRPr="008439ED" w:rsidRDefault="0082293A" w:rsidP="001D59AC">
      <w:pPr>
        <w:spacing w:before="100" w:beforeAutospacing="1" w:after="100" w:afterAutospacing="1" w:line="360" w:lineRule="auto"/>
        <w:rPr>
          <w:rFonts w:ascii="Calibri" w:eastAsia="Times New Roman" w:hAnsi="Calibri" w:cs="Calibri"/>
          <w:lang w:eastAsia="es-CO"/>
          <w:rPrChange w:id="854" w:author="LauraPGM" w:date="2025-11-04T16:55:00Z">
            <w:rPr>
              <w:rFonts w:asciiTheme="majorHAnsi" w:eastAsia="Times New Roman" w:hAnsiTheme="majorHAnsi" w:cstheme="majorHAnsi"/>
              <w:lang w:eastAsia="es-CO"/>
            </w:rPr>
          </w:rPrChange>
        </w:rPr>
      </w:pPr>
      <w:del w:id="855" w:author="LauraPGM" w:date="2025-10-01T09:55:00Z">
        <w:r w:rsidRPr="008439ED" w:rsidDel="001D59AC">
          <w:rPr>
            <w:rFonts w:ascii="Calibri" w:eastAsia="Times New Roman" w:hAnsi="Calibri" w:cs="Calibri"/>
            <w:b/>
            <w:bCs/>
            <w:lang w:eastAsia="es-CO"/>
            <w:rPrChange w:id="856" w:author="LauraPGM" w:date="2025-11-04T16:55:00Z">
              <w:rPr>
                <w:rFonts w:asciiTheme="majorHAnsi" w:eastAsia="Times New Roman" w:hAnsiTheme="majorHAnsi" w:cstheme="majorHAnsi"/>
                <w:b/>
                <w:bCs/>
                <w:lang w:eastAsia="es-CO"/>
              </w:rPr>
            </w:rPrChange>
          </w:rPr>
          <w:delText>Modelos simples:</w:delText>
        </w:r>
      </w:del>
    </w:p>
    <w:p w14:paraId="3B366E3F" w14:textId="77777777" w:rsidR="0082293A" w:rsidRPr="008439ED" w:rsidRDefault="0082293A">
      <w:pPr>
        <w:numPr>
          <w:ilvl w:val="0"/>
          <w:numId w:val="64"/>
        </w:numPr>
        <w:spacing w:before="100" w:beforeAutospacing="1" w:after="100" w:afterAutospacing="1" w:line="360" w:lineRule="auto"/>
        <w:rPr>
          <w:rFonts w:ascii="Calibri" w:eastAsia="Times New Roman" w:hAnsi="Calibri" w:cs="Calibri"/>
          <w:lang w:eastAsia="es-CO"/>
          <w:rPrChange w:id="857" w:author="LauraPGM" w:date="2025-11-04T16:55:00Z">
            <w:rPr>
              <w:rFonts w:asciiTheme="majorHAnsi" w:eastAsia="Times New Roman" w:hAnsiTheme="majorHAnsi" w:cstheme="majorHAnsi"/>
              <w:lang w:eastAsia="es-CO"/>
            </w:rPr>
          </w:rPrChange>
        </w:rPr>
        <w:pPrChange w:id="858" w:author="LauraPGM" w:date="2025-10-01T09:45:00Z">
          <w:pPr>
            <w:numPr>
              <w:numId w:val="93"/>
            </w:numPr>
            <w:spacing w:before="100" w:beforeAutospacing="1" w:after="100" w:afterAutospacing="1" w:line="360" w:lineRule="auto"/>
            <w:ind w:left="720" w:hanging="360"/>
          </w:pPr>
        </w:pPrChange>
      </w:pPr>
      <w:r w:rsidRPr="008439ED">
        <w:rPr>
          <w:rFonts w:ascii="Calibri" w:eastAsia="Times New Roman" w:hAnsi="Calibri" w:cs="Calibri"/>
          <w:b/>
          <w:bCs/>
          <w:lang w:eastAsia="es-CO"/>
          <w:rPrChange w:id="859" w:author="LauraPGM" w:date="2025-11-04T16:55:00Z">
            <w:rPr>
              <w:rFonts w:asciiTheme="majorHAnsi" w:eastAsia="Times New Roman" w:hAnsiTheme="majorHAnsi" w:cstheme="majorHAnsi"/>
              <w:b/>
              <w:bCs/>
              <w:lang w:eastAsia="es-CO"/>
            </w:rPr>
          </w:rPrChange>
        </w:rPr>
        <w:t>Promedio simple:</w:t>
      </w:r>
      <w:r w:rsidRPr="008439ED">
        <w:rPr>
          <w:rFonts w:ascii="Calibri" w:eastAsia="Times New Roman" w:hAnsi="Calibri" w:cs="Calibri"/>
          <w:lang w:eastAsia="es-CO"/>
          <w:rPrChange w:id="860" w:author="LauraPGM" w:date="2025-11-04T16:55:00Z">
            <w:rPr>
              <w:rFonts w:asciiTheme="majorHAnsi" w:eastAsia="Times New Roman" w:hAnsiTheme="majorHAnsi" w:cstheme="majorHAnsi"/>
              <w:lang w:eastAsia="es-CO"/>
            </w:rPr>
          </w:rPrChange>
        </w:rPr>
        <w:t xml:space="preserve"> consumo promedio durante el período base; adecuado para consumos estables.</w:t>
      </w:r>
    </w:p>
    <w:p w14:paraId="32304D3D" w14:textId="77777777" w:rsidR="0082293A" w:rsidRPr="008439ED" w:rsidRDefault="0082293A">
      <w:pPr>
        <w:numPr>
          <w:ilvl w:val="0"/>
          <w:numId w:val="64"/>
        </w:numPr>
        <w:spacing w:before="100" w:beforeAutospacing="1" w:after="100" w:afterAutospacing="1" w:line="360" w:lineRule="auto"/>
        <w:rPr>
          <w:rFonts w:ascii="Calibri" w:eastAsia="Times New Roman" w:hAnsi="Calibri" w:cs="Calibri"/>
          <w:lang w:eastAsia="es-CO"/>
          <w:rPrChange w:id="861" w:author="LauraPGM" w:date="2025-11-04T16:55:00Z">
            <w:rPr>
              <w:rFonts w:asciiTheme="majorHAnsi" w:eastAsia="Times New Roman" w:hAnsiTheme="majorHAnsi" w:cstheme="majorHAnsi"/>
              <w:lang w:eastAsia="es-CO"/>
            </w:rPr>
          </w:rPrChange>
        </w:rPr>
        <w:pPrChange w:id="862" w:author="LauraPGM" w:date="2025-10-01T09:45:00Z">
          <w:pPr>
            <w:numPr>
              <w:numId w:val="93"/>
            </w:numPr>
            <w:spacing w:before="100" w:beforeAutospacing="1" w:after="100" w:afterAutospacing="1" w:line="360" w:lineRule="auto"/>
            <w:ind w:left="720" w:hanging="360"/>
          </w:pPr>
        </w:pPrChange>
      </w:pPr>
      <w:r w:rsidRPr="008439ED">
        <w:rPr>
          <w:rFonts w:ascii="Calibri" w:eastAsia="Times New Roman" w:hAnsi="Calibri" w:cs="Calibri"/>
          <w:b/>
          <w:bCs/>
          <w:lang w:eastAsia="es-CO"/>
          <w:rPrChange w:id="863" w:author="LauraPGM" w:date="2025-11-04T16:55:00Z">
            <w:rPr>
              <w:rFonts w:asciiTheme="majorHAnsi" w:eastAsia="Times New Roman" w:hAnsiTheme="majorHAnsi" w:cstheme="majorHAnsi"/>
              <w:b/>
              <w:bCs/>
              <w:lang w:eastAsia="es-CO"/>
            </w:rPr>
          </w:rPrChange>
        </w:rPr>
        <w:t>Promedio ponderado:</w:t>
      </w:r>
      <w:r w:rsidRPr="008439ED">
        <w:rPr>
          <w:rFonts w:ascii="Calibri" w:eastAsia="Times New Roman" w:hAnsi="Calibri" w:cs="Calibri"/>
          <w:lang w:eastAsia="es-CO"/>
          <w:rPrChange w:id="864" w:author="LauraPGM" w:date="2025-11-04T16:55:00Z">
            <w:rPr>
              <w:rFonts w:asciiTheme="majorHAnsi" w:eastAsia="Times New Roman" w:hAnsiTheme="majorHAnsi" w:cstheme="majorHAnsi"/>
              <w:lang w:eastAsia="es-CO"/>
            </w:rPr>
          </w:rPrChange>
        </w:rPr>
        <w:t xml:space="preserve"> útil cuando existen distintos niveles de actividad, ponderando el consumo según cada nivel.</w:t>
      </w:r>
    </w:p>
    <w:p w14:paraId="020FFBA6" w14:textId="080E8751" w:rsidR="0082293A" w:rsidRPr="008439ED" w:rsidRDefault="0082293A">
      <w:pPr>
        <w:numPr>
          <w:ilvl w:val="0"/>
          <w:numId w:val="64"/>
        </w:numPr>
        <w:spacing w:before="100" w:beforeAutospacing="1" w:after="100" w:afterAutospacing="1" w:line="360" w:lineRule="auto"/>
        <w:rPr>
          <w:rFonts w:ascii="Calibri" w:eastAsia="Times New Roman" w:hAnsi="Calibri" w:cs="Calibri"/>
          <w:lang w:eastAsia="es-CO"/>
          <w:rPrChange w:id="865" w:author="LauraPGM" w:date="2025-11-04T16:55:00Z">
            <w:rPr>
              <w:rFonts w:asciiTheme="majorHAnsi" w:eastAsia="Times New Roman" w:hAnsiTheme="majorHAnsi" w:cstheme="majorHAnsi"/>
              <w:lang w:eastAsia="es-CO"/>
            </w:rPr>
          </w:rPrChange>
        </w:rPr>
        <w:pPrChange w:id="866" w:author="LauraPGM" w:date="2025-10-01T09:45:00Z">
          <w:pPr>
            <w:numPr>
              <w:numId w:val="93"/>
            </w:numPr>
            <w:spacing w:before="100" w:beforeAutospacing="1" w:after="100" w:afterAutospacing="1" w:line="360" w:lineRule="auto"/>
            <w:ind w:left="720" w:hanging="360"/>
          </w:pPr>
        </w:pPrChange>
      </w:pPr>
      <w:r w:rsidRPr="008439ED">
        <w:rPr>
          <w:rFonts w:ascii="Calibri" w:eastAsia="Times New Roman" w:hAnsi="Calibri" w:cs="Calibri"/>
          <w:b/>
          <w:bCs/>
          <w:lang w:eastAsia="es-CO"/>
          <w:rPrChange w:id="867" w:author="LauraPGM" w:date="2025-11-04T16:55:00Z">
            <w:rPr>
              <w:rFonts w:asciiTheme="majorHAnsi" w:eastAsia="Times New Roman" w:hAnsiTheme="majorHAnsi" w:cstheme="majorHAnsi"/>
              <w:b/>
              <w:bCs/>
              <w:lang w:eastAsia="es-CO"/>
            </w:rPr>
          </w:rPrChange>
        </w:rPr>
        <w:t>Índice de rendimiento:</w:t>
      </w:r>
      <w:r w:rsidRPr="008439ED">
        <w:rPr>
          <w:rFonts w:ascii="Calibri" w:eastAsia="Times New Roman" w:hAnsi="Calibri" w:cs="Calibri"/>
          <w:lang w:eastAsia="es-CO"/>
          <w:rPrChange w:id="868" w:author="LauraPGM" w:date="2025-11-04T16:55:00Z">
            <w:rPr>
              <w:rFonts w:asciiTheme="majorHAnsi" w:eastAsia="Times New Roman" w:hAnsiTheme="majorHAnsi" w:cstheme="majorHAnsi"/>
              <w:lang w:eastAsia="es-CO"/>
            </w:rPr>
          </w:rPrChange>
        </w:rPr>
        <w:t xml:space="preserve"> uso de un IDE relativo (ejemplo: </w:t>
      </w:r>
      <w:proofErr w:type="spellStart"/>
      <w:r w:rsidRPr="008439ED">
        <w:rPr>
          <w:rFonts w:ascii="Calibri" w:eastAsia="Times New Roman" w:hAnsi="Calibri" w:cs="Calibri"/>
          <w:lang w:eastAsia="es-CO"/>
          <w:rPrChange w:id="869" w:author="LauraPGM" w:date="2025-11-04T16:55:00Z">
            <w:rPr>
              <w:rFonts w:asciiTheme="majorHAnsi" w:eastAsia="Times New Roman" w:hAnsiTheme="majorHAnsi" w:cstheme="majorHAnsi"/>
              <w:lang w:eastAsia="es-CO"/>
            </w:rPr>
          </w:rPrChange>
        </w:rPr>
        <w:t>kWh</w:t>
      </w:r>
      <w:proofErr w:type="spellEnd"/>
      <w:ins w:id="870" w:author="LauraPGM" w:date="2025-10-01T13:23:00Z">
        <w:r w:rsidR="009F3150" w:rsidRPr="008439ED">
          <w:rPr>
            <w:rFonts w:ascii="Calibri" w:eastAsia="Times New Roman" w:hAnsi="Calibri" w:cs="Calibri"/>
            <w:lang w:eastAsia="es-CO"/>
          </w:rPr>
          <w:t xml:space="preserve"> </w:t>
        </w:r>
      </w:ins>
      <w:r w:rsidRPr="008439ED">
        <w:rPr>
          <w:rFonts w:ascii="Calibri" w:eastAsia="Times New Roman" w:hAnsi="Calibri" w:cs="Calibri"/>
          <w:lang w:eastAsia="es-CO"/>
          <w:rPrChange w:id="871" w:author="LauraPGM" w:date="2025-11-04T16:55:00Z">
            <w:rPr>
              <w:rFonts w:asciiTheme="majorHAnsi" w:eastAsia="Times New Roman" w:hAnsiTheme="majorHAnsi" w:cstheme="majorHAnsi"/>
              <w:lang w:eastAsia="es-CO"/>
            </w:rPr>
          </w:rPrChange>
        </w:rPr>
        <w:t>/</w:t>
      </w:r>
      <w:ins w:id="872" w:author="LauraPGM" w:date="2025-10-01T13:23:00Z">
        <w:r w:rsidR="009F3150" w:rsidRPr="008439ED">
          <w:rPr>
            <w:rFonts w:ascii="Calibri" w:eastAsia="Times New Roman" w:hAnsi="Calibri" w:cs="Calibri"/>
            <w:lang w:eastAsia="es-CO"/>
          </w:rPr>
          <w:t xml:space="preserve"> </w:t>
        </w:r>
      </w:ins>
      <w:r w:rsidRPr="008439ED">
        <w:rPr>
          <w:rFonts w:ascii="Calibri" w:eastAsia="Times New Roman" w:hAnsi="Calibri" w:cs="Calibri"/>
          <w:lang w:eastAsia="es-CO"/>
          <w:rPrChange w:id="873" w:author="LauraPGM" w:date="2025-11-04T16:55:00Z">
            <w:rPr>
              <w:rFonts w:asciiTheme="majorHAnsi" w:eastAsia="Times New Roman" w:hAnsiTheme="majorHAnsi" w:cstheme="majorHAnsi"/>
              <w:lang w:eastAsia="es-CO"/>
            </w:rPr>
          </w:rPrChange>
        </w:rPr>
        <w:t>unidad producida) cuando la relación entre energía y actividad es constante.</w:t>
      </w:r>
    </w:p>
    <w:p w14:paraId="3A35C4A8" w14:textId="77777777" w:rsidR="0082293A" w:rsidRPr="008439ED" w:rsidRDefault="0082293A">
      <w:pPr>
        <w:pStyle w:val="Prrafodelista"/>
        <w:numPr>
          <w:ilvl w:val="0"/>
          <w:numId w:val="37"/>
        </w:numPr>
        <w:spacing w:before="100" w:beforeAutospacing="1" w:after="100" w:afterAutospacing="1" w:line="360" w:lineRule="auto"/>
        <w:rPr>
          <w:rFonts w:ascii="Calibri" w:eastAsia="Times New Roman" w:hAnsi="Calibri" w:cs="Calibri"/>
          <w:lang w:eastAsia="es-CO"/>
          <w:rPrChange w:id="874" w:author="LauraPGM" w:date="2025-11-04T16:55:00Z">
            <w:rPr>
              <w:rFonts w:asciiTheme="majorHAnsi" w:eastAsia="Times New Roman" w:hAnsiTheme="majorHAnsi" w:cstheme="majorHAnsi"/>
              <w:lang w:eastAsia="es-CO"/>
            </w:rPr>
          </w:rPrChange>
        </w:rPr>
        <w:pPrChange w:id="875" w:author="LauraPGM" w:date="2025-10-01T13:23:00Z">
          <w:pPr>
            <w:spacing w:before="100" w:beforeAutospacing="1" w:after="100" w:afterAutospacing="1" w:line="360" w:lineRule="auto"/>
          </w:pPr>
        </w:pPrChange>
      </w:pPr>
      <w:r w:rsidRPr="008439ED">
        <w:rPr>
          <w:rFonts w:ascii="Calibri" w:eastAsia="Times New Roman" w:hAnsi="Calibri" w:cs="Calibri"/>
          <w:b/>
          <w:bCs/>
          <w:lang w:eastAsia="es-CO"/>
          <w:rPrChange w:id="876" w:author="LauraPGM" w:date="2025-11-04T16:55:00Z">
            <w:rPr>
              <w:rFonts w:asciiTheme="majorHAnsi" w:eastAsia="Times New Roman" w:hAnsiTheme="majorHAnsi" w:cstheme="majorHAnsi"/>
              <w:b/>
              <w:bCs/>
              <w:lang w:eastAsia="es-CO"/>
            </w:rPr>
          </w:rPrChange>
        </w:rPr>
        <w:t>Análisis de regresión básico:</w:t>
      </w:r>
    </w:p>
    <w:p w14:paraId="3BC62119" w14:textId="77777777" w:rsidR="0082293A" w:rsidRPr="008439ED" w:rsidRDefault="0082293A">
      <w:pPr>
        <w:numPr>
          <w:ilvl w:val="0"/>
          <w:numId w:val="141"/>
        </w:numPr>
        <w:spacing w:before="100" w:beforeAutospacing="1" w:after="100" w:afterAutospacing="1" w:line="360" w:lineRule="auto"/>
        <w:rPr>
          <w:rFonts w:ascii="Calibri" w:eastAsia="Times New Roman" w:hAnsi="Calibri" w:cs="Calibri"/>
          <w:lang w:eastAsia="es-CO"/>
          <w:rPrChange w:id="877" w:author="LauraPGM" w:date="2025-11-04T16:55:00Z">
            <w:rPr>
              <w:rFonts w:asciiTheme="majorHAnsi" w:eastAsia="Times New Roman" w:hAnsiTheme="majorHAnsi" w:cstheme="majorHAnsi"/>
              <w:lang w:eastAsia="es-CO"/>
            </w:rPr>
          </w:rPrChange>
        </w:rPr>
        <w:pPrChange w:id="878" w:author="LauraPGM" w:date="2025-10-01T13:23:00Z">
          <w:pPr>
            <w:numPr>
              <w:numId w:val="94"/>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bCs/>
          <w:lang w:eastAsia="es-CO"/>
          <w:rPrChange w:id="879" w:author="LauraPGM" w:date="2025-11-04T16:55:00Z">
            <w:rPr>
              <w:rFonts w:asciiTheme="majorHAnsi" w:eastAsia="Times New Roman" w:hAnsiTheme="majorHAnsi" w:cstheme="majorHAnsi"/>
              <w:b/>
              <w:bCs/>
              <w:lang w:eastAsia="es-CO"/>
            </w:rPr>
          </w:rPrChange>
        </w:rPr>
        <w:t>Propósito:</w:t>
      </w:r>
      <w:r w:rsidRPr="008439ED">
        <w:rPr>
          <w:rFonts w:ascii="Calibri" w:eastAsia="Times New Roman" w:hAnsi="Calibri" w:cs="Calibri"/>
          <w:lang w:eastAsia="es-CO"/>
          <w:rPrChange w:id="880" w:author="LauraPGM" w:date="2025-11-04T16:55:00Z">
            <w:rPr>
              <w:rFonts w:asciiTheme="majorHAnsi" w:eastAsia="Times New Roman" w:hAnsiTheme="majorHAnsi" w:cstheme="majorHAnsi"/>
              <w:lang w:eastAsia="es-CO"/>
            </w:rPr>
          </w:rPrChange>
        </w:rPr>
        <w:t xml:space="preserve"> establecer la relación matemática entre el consumo energético (variable dependiente) y factores de impacto como producción, clima o tiempo de operación.</w:t>
      </w:r>
    </w:p>
    <w:p w14:paraId="3AF0922D" w14:textId="77777777" w:rsidR="0082293A" w:rsidRPr="008439ED" w:rsidRDefault="0082293A">
      <w:pPr>
        <w:numPr>
          <w:ilvl w:val="0"/>
          <w:numId w:val="141"/>
        </w:numPr>
        <w:spacing w:before="100" w:beforeAutospacing="1" w:after="100" w:afterAutospacing="1" w:line="360" w:lineRule="auto"/>
        <w:rPr>
          <w:rFonts w:ascii="Calibri" w:eastAsia="Times New Roman" w:hAnsi="Calibri" w:cs="Calibri"/>
          <w:lang w:eastAsia="es-CO"/>
          <w:rPrChange w:id="881" w:author="LauraPGM" w:date="2025-11-04T16:55:00Z">
            <w:rPr>
              <w:rFonts w:asciiTheme="majorHAnsi" w:eastAsia="Times New Roman" w:hAnsiTheme="majorHAnsi" w:cstheme="majorHAnsi"/>
              <w:lang w:eastAsia="es-CO"/>
            </w:rPr>
          </w:rPrChange>
        </w:rPr>
        <w:pPrChange w:id="882" w:author="LauraPGM" w:date="2025-10-01T13:23:00Z">
          <w:pPr>
            <w:numPr>
              <w:numId w:val="94"/>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bCs/>
          <w:lang w:eastAsia="es-CO"/>
          <w:rPrChange w:id="883" w:author="LauraPGM" w:date="2025-11-04T16:55:00Z">
            <w:rPr>
              <w:rFonts w:asciiTheme="majorHAnsi" w:eastAsia="Times New Roman" w:hAnsiTheme="majorHAnsi" w:cstheme="majorHAnsi"/>
              <w:b/>
              <w:bCs/>
              <w:lang w:eastAsia="es-CO"/>
            </w:rPr>
          </w:rPrChange>
        </w:rPr>
        <w:t>Regresión lineal simple:</w:t>
      </w:r>
      <w:r w:rsidRPr="008439ED">
        <w:rPr>
          <w:rFonts w:ascii="Calibri" w:eastAsia="Times New Roman" w:hAnsi="Calibri" w:cs="Calibri"/>
          <w:lang w:eastAsia="es-CO"/>
          <w:rPrChange w:id="884" w:author="LauraPGM" w:date="2025-11-04T16:55:00Z">
            <w:rPr>
              <w:rFonts w:asciiTheme="majorHAnsi" w:eastAsia="Times New Roman" w:hAnsiTheme="majorHAnsi" w:cstheme="majorHAnsi"/>
              <w:lang w:eastAsia="es-CO"/>
            </w:rPr>
          </w:rPrChange>
        </w:rPr>
        <w:t xml:space="preserve"> útil cuando una sola variable influye linealmente en el consumo. La ecuación resultante se convierte en la LBE.</w:t>
      </w:r>
    </w:p>
    <w:p w14:paraId="3A2496E0" w14:textId="77777777" w:rsidR="0082293A" w:rsidRPr="008439ED" w:rsidRDefault="0082293A">
      <w:pPr>
        <w:numPr>
          <w:ilvl w:val="1"/>
          <w:numId w:val="142"/>
        </w:numPr>
        <w:spacing w:before="100" w:beforeAutospacing="1" w:after="100" w:afterAutospacing="1" w:line="360" w:lineRule="auto"/>
        <w:rPr>
          <w:rFonts w:ascii="Calibri" w:eastAsia="Times New Roman" w:hAnsi="Calibri" w:cs="Calibri"/>
          <w:lang w:eastAsia="es-CO"/>
          <w:rPrChange w:id="885" w:author="LauraPGM" w:date="2025-11-04T16:55:00Z">
            <w:rPr>
              <w:rFonts w:asciiTheme="majorHAnsi" w:eastAsia="Times New Roman" w:hAnsiTheme="majorHAnsi" w:cstheme="majorHAnsi"/>
              <w:lang w:eastAsia="es-CO"/>
            </w:rPr>
          </w:rPrChange>
        </w:rPr>
        <w:pPrChange w:id="886" w:author="LauraPGM" w:date="2025-10-01T13:24:00Z">
          <w:pPr>
            <w:numPr>
              <w:ilvl w:val="1"/>
              <w:numId w:val="95"/>
            </w:numPr>
            <w:tabs>
              <w:tab w:val="num" w:pos="360"/>
              <w:tab w:val="num" w:pos="1440"/>
            </w:tabs>
            <w:spacing w:before="100" w:beforeAutospacing="1" w:after="100" w:afterAutospacing="1" w:line="360" w:lineRule="auto"/>
            <w:ind w:left="1440" w:hanging="720"/>
          </w:pPr>
        </w:pPrChange>
      </w:pPr>
      <w:r w:rsidRPr="008439ED">
        <w:rPr>
          <w:rFonts w:ascii="Calibri" w:eastAsia="Times New Roman" w:hAnsi="Calibri" w:cs="Calibri"/>
          <w:b/>
          <w:iCs/>
          <w:lang w:eastAsia="es-CO"/>
          <w:rPrChange w:id="887" w:author="LauraPGM" w:date="2025-11-04T16:55:00Z">
            <w:rPr>
              <w:rFonts w:asciiTheme="majorHAnsi" w:eastAsia="Times New Roman" w:hAnsiTheme="majorHAnsi" w:cstheme="majorHAnsi"/>
              <w:b/>
              <w:iCs/>
              <w:lang w:eastAsia="es-CO"/>
            </w:rPr>
          </w:rPrChange>
        </w:rPr>
        <w:t>Ventajas:</w:t>
      </w:r>
      <w:r w:rsidRPr="008439ED">
        <w:rPr>
          <w:rFonts w:ascii="Calibri" w:eastAsia="Times New Roman" w:hAnsi="Calibri" w:cs="Calibri"/>
          <w:lang w:eastAsia="es-CO"/>
          <w:rPrChange w:id="888" w:author="LauraPGM" w:date="2025-11-04T16:55:00Z">
            <w:rPr>
              <w:rFonts w:asciiTheme="majorHAnsi" w:eastAsia="Times New Roman" w:hAnsiTheme="majorHAnsi" w:cstheme="majorHAnsi"/>
              <w:lang w:eastAsia="es-CO"/>
            </w:rPr>
          </w:rPrChange>
        </w:rPr>
        <w:t xml:space="preserve"> permite ajustar el consumo esperado en función de la variable de impacto.</w:t>
      </w:r>
    </w:p>
    <w:p w14:paraId="28BCD0A4" w14:textId="77777777" w:rsidR="0082293A" w:rsidRPr="008439ED" w:rsidRDefault="0082293A">
      <w:pPr>
        <w:numPr>
          <w:ilvl w:val="1"/>
          <w:numId w:val="142"/>
        </w:numPr>
        <w:spacing w:before="100" w:beforeAutospacing="1" w:after="100" w:afterAutospacing="1" w:line="360" w:lineRule="auto"/>
        <w:rPr>
          <w:rFonts w:ascii="Calibri" w:eastAsia="Times New Roman" w:hAnsi="Calibri" w:cs="Calibri"/>
          <w:lang w:eastAsia="es-CO"/>
          <w:rPrChange w:id="889" w:author="LauraPGM" w:date="2025-11-04T16:55:00Z">
            <w:rPr>
              <w:rFonts w:asciiTheme="majorHAnsi" w:eastAsia="Times New Roman" w:hAnsiTheme="majorHAnsi" w:cstheme="majorHAnsi"/>
              <w:lang w:eastAsia="es-CO"/>
            </w:rPr>
          </w:rPrChange>
        </w:rPr>
        <w:pPrChange w:id="890" w:author="LauraPGM" w:date="2025-10-01T13:24:00Z">
          <w:pPr>
            <w:numPr>
              <w:ilvl w:val="1"/>
              <w:numId w:val="95"/>
            </w:numPr>
            <w:tabs>
              <w:tab w:val="num" w:pos="360"/>
              <w:tab w:val="num" w:pos="1440"/>
            </w:tabs>
            <w:spacing w:before="100" w:beforeAutospacing="1" w:after="100" w:afterAutospacing="1" w:line="360" w:lineRule="auto"/>
            <w:ind w:left="1440" w:hanging="720"/>
          </w:pPr>
        </w:pPrChange>
      </w:pPr>
      <w:r w:rsidRPr="008439ED">
        <w:rPr>
          <w:rFonts w:ascii="Calibri" w:eastAsia="Times New Roman" w:hAnsi="Calibri" w:cs="Calibri"/>
          <w:b/>
          <w:iCs/>
          <w:lang w:eastAsia="es-CO"/>
          <w:rPrChange w:id="891" w:author="LauraPGM" w:date="2025-11-04T16:55:00Z">
            <w:rPr>
              <w:rFonts w:asciiTheme="majorHAnsi" w:eastAsia="Times New Roman" w:hAnsiTheme="majorHAnsi" w:cstheme="majorHAnsi"/>
              <w:b/>
              <w:iCs/>
              <w:lang w:eastAsia="es-CO"/>
            </w:rPr>
          </w:rPrChange>
        </w:rPr>
        <w:t>Limitaciones:</w:t>
      </w:r>
      <w:r w:rsidRPr="008439ED">
        <w:rPr>
          <w:rFonts w:ascii="Calibri" w:eastAsia="Times New Roman" w:hAnsi="Calibri" w:cs="Calibri"/>
          <w:lang w:eastAsia="es-CO"/>
          <w:rPrChange w:id="892" w:author="LauraPGM" w:date="2025-11-04T16:55:00Z">
            <w:rPr>
              <w:rFonts w:asciiTheme="majorHAnsi" w:eastAsia="Times New Roman" w:hAnsiTheme="majorHAnsi" w:cstheme="majorHAnsi"/>
              <w:lang w:eastAsia="es-CO"/>
            </w:rPr>
          </w:rPrChange>
        </w:rPr>
        <w:t xml:space="preserve"> asume relación lineal y puede ser insuficiente si influyen varias variables.</w:t>
      </w:r>
    </w:p>
    <w:p w14:paraId="6E9CDF12" w14:textId="77777777" w:rsidR="0082293A" w:rsidRPr="008439ED" w:rsidRDefault="0082293A">
      <w:pPr>
        <w:pStyle w:val="Prrafodelista"/>
        <w:numPr>
          <w:ilvl w:val="0"/>
          <w:numId w:val="58"/>
        </w:numPr>
        <w:spacing w:before="100" w:beforeAutospacing="1" w:after="100" w:afterAutospacing="1" w:line="360" w:lineRule="auto"/>
        <w:rPr>
          <w:rFonts w:ascii="Calibri" w:eastAsia="Times New Roman" w:hAnsi="Calibri" w:cs="Calibri"/>
          <w:lang w:eastAsia="es-CO"/>
          <w:rPrChange w:id="893" w:author="LauraPGM" w:date="2025-11-04T16:55:00Z">
            <w:rPr>
              <w:rFonts w:asciiTheme="majorHAnsi" w:eastAsia="Times New Roman" w:hAnsiTheme="majorHAnsi" w:cstheme="majorHAnsi"/>
              <w:lang w:eastAsia="es-CO"/>
            </w:rPr>
          </w:rPrChange>
        </w:rPr>
        <w:pPrChange w:id="894" w:author="LauraPGM" w:date="2025-10-01T09:58:00Z">
          <w:pPr>
            <w:spacing w:before="100" w:beforeAutospacing="1" w:after="100" w:afterAutospacing="1" w:line="360" w:lineRule="auto"/>
          </w:pPr>
        </w:pPrChange>
      </w:pPr>
      <w:r w:rsidRPr="008439ED">
        <w:rPr>
          <w:rFonts w:ascii="Calibri" w:eastAsia="Times New Roman" w:hAnsi="Calibri" w:cs="Calibri"/>
          <w:b/>
          <w:bCs/>
          <w:lang w:eastAsia="es-CO"/>
          <w:rPrChange w:id="895" w:author="LauraPGM" w:date="2025-11-04T16:55:00Z">
            <w:rPr>
              <w:rFonts w:asciiTheme="majorHAnsi" w:eastAsia="Times New Roman" w:hAnsiTheme="majorHAnsi" w:cstheme="majorHAnsi"/>
              <w:b/>
              <w:bCs/>
              <w:lang w:eastAsia="es-CO"/>
            </w:rPr>
          </w:rPrChange>
        </w:rPr>
        <w:t>Pasos básicos:</w:t>
      </w:r>
    </w:p>
    <w:p w14:paraId="132697EC" w14:textId="77777777" w:rsidR="0082293A" w:rsidRPr="008439ED" w:rsidRDefault="0082293A">
      <w:pPr>
        <w:numPr>
          <w:ilvl w:val="0"/>
          <w:numId w:val="143"/>
        </w:numPr>
        <w:spacing w:before="100" w:beforeAutospacing="1" w:after="100" w:afterAutospacing="1" w:line="360" w:lineRule="auto"/>
        <w:rPr>
          <w:rFonts w:ascii="Calibri" w:eastAsia="Times New Roman" w:hAnsi="Calibri" w:cs="Calibri"/>
          <w:lang w:eastAsia="es-CO"/>
          <w:rPrChange w:id="896" w:author="LauraPGM" w:date="2025-11-04T16:55:00Z">
            <w:rPr>
              <w:rFonts w:asciiTheme="majorHAnsi" w:eastAsia="Times New Roman" w:hAnsiTheme="majorHAnsi" w:cstheme="majorHAnsi"/>
              <w:lang w:eastAsia="es-CO"/>
            </w:rPr>
          </w:rPrChange>
        </w:rPr>
        <w:pPrChange w:id="897" w:author="LauraPGM" w:date="2025-10-01T13:24:00Z">
          <w:pPr>
            <w:numPr>
              <w:numId w:val="86"/>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Change w:id="898" w:author="LauraPGM" w:date="2025-11-04T16:55:00Z">
            <w:rPr>
              <w:rFonts w:asciiTheme="majorHAnsi" w:eastAsia="Times New Roman" w:hAnsiTheme="majorHAnsi" w:cstheme="majorHAnsi"/>
              <w:lang w:eastAsia="es-CO"/>
            </w:rPr>
          </w:rPrChange>
        </w:rPr>
        <w:t>Recopilar datos históricos de consumo y producción durante el período base.</w:t>
      </w:r>
    </w:p>
    <w:p w14:paraId="4A9EFF3E" w14:textId="77777777" w:rsidR="0082293A" w:rsidRPr="008439ED" w:rsidRDefault="0082293A">
      <w:pPr>
        <w:numPr>
          <w:ilvl w:val="0"/>
          <w:numId w:val="143"/>
        </w:numPr>
        <w:spacing w:before="100" w:beforeAutospacing="1" w:after="100" w:afterAutospacing="1" w:line="360" w:lineRule="auto"/>
        <w:rPr>
          <w:rFonts w:ascii="Calibri" w:eastAsia="Times New Roman" w:hAnsi="Calibri" w:cs="Calibri"/>
          <w:lang w:eastAsia="es-CO"/>
          <w:rPrChange w:id="899" w:author="LauraPGM" w:date="2025-11-04T16:55:00Z">
            <w:rPr>
              <w:rFonts w:asciiTheme="majorHAnsi" w:eastAsia="Times New Roman" w:hAnsiTheme="majorHAnsi" w:cstheme="majorHAnsi"/>
              <w:lang w:eastAsia="es-CO"/>
            </w:rPr>
          </w:rPrChange>
        </w:rPr>
        <w:pPrChange w:id="900" w:author="LauraPGM" w:date="2025-10-01T13:24:00Z">
          <w:pPr>
            <w:numPr>
              <w:numId w:val="86"/>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Change w:id="901" w:author="LauraPGM" w:date="2025-11-04T16:55:00Z">
            <w:rPr>
              <w:rFonts w:asciiTheme="majorHAnsi" w:eastAsia="Times New Roman" w:hAnsiTheme="majorHAnsi" w:cstheme="majorHAnsi"/>
              <w:lang w:eastAsia="es-CO"/>
            </w:rPr>
          </w:rPrChange>
        </w:rPr>
        <w:t>Graficar los datos para observar tendencias.</w:t>
      </w:r>
    </w:p>
    <w:p w14:paraId="50B2C471" w14:textId="77777777" w:rsidR="0082293A" w:rsidRPr="008439ED" w:rsidRDefault="0082293A">
      <w:pPr>
        <w:numPr>
          <w:ilvl w:val="0"/>
          <w:numId w:val="143"/>
        </w:numPr>
        <w:spacing w:before="100" w:beforeAutospacing="1" w:after="100" w:afterAutospacing="1" w:line="360" w:lineRule="auto"/>
        <w:rPr>
          <w:rFonts w:ascii="Calibri" w:eastAsia="Times New Roman" w:hAnsi="Calibri" w:cs="Calibri"/>
          <w:lang w:eastAsia="es-CO"/>
          <w:rPrChange w:id="902" w:author="LauraPGM" w:date="2025-11-04T16:55:00Z">
            <w:rPr>
              <w:rFonts w:asciiTheme="majorHAnsi" w:eastAsia="Times New Roman" w:hAnsiTheme="majorHAnsi" w:cstheme="majorHAnsi"/>
              <w:lang w:eastAsia="es-CO"/>
            </w:rPr>
          </w:rPrChange>
        </w:rPr>
        <w:pPrChange w:id="903" w:author="LauraPGM" w:date="2025-10-01T13:24:00Z">
          <w:pPr>
            <w:numPr>
              <w:numId w:val="86"/>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Change w:id="904" w:author="LauraPGM" w:date="2025-11-04T16:55:00Z">
            <w:rPr>
              <w:rFonts w:asciiTheme="majorHAnsi" w:eastAsia="Times New Roman" w:hAnsiTheme="majorHAnsi" w:cstheme="majorHAnsi"/>
              <w:lang w:eastAsia="es-CO"/>
            </w:rPr>
          </w:rPrChange>
        </w:rPr>
        <w:t xml:space="preserve">Calcular la ecuación de regresión con herramientas estadísticas (Excel, Google </w:t>
      </w:r>
      <w:proofErr w:type="spellStart"/>
      <w:r w:rsidRPr="008439ED">
        <w:rPr>
          <w:rFonts w:ascii="Calibri" w:eastAsia="Times New Roman" w:hAnsi="Calibri" w:cs="Calibri"/>
          <w:lang w:eastAsia="es-CO"/>
          <w:rPrChange w:id="905" w:author="LauraPGM" w:date="2025-11-04T16:55:00Z">
            <w:rPr>
              <w:rFonts w:asciiTheme="majorHAnsi" w:eastAsia="Times New Roman" w:hAnsiTheme="majorHAnsi" w:cstheme="majorHAnsi"/>
              <w:lang w:eastAsia="es-CO"/>
            </w:rPr>
          </w:rPrChange>
        </w:rPr>
        <w:t>Sheets</w:t>
      </w:r>
      <w:proofErr w:type="spellEnd"/>
      <w:r w:rsidRPr="008439ED">
        <w:rPr>
          <w:rFonts w:ascii="Calibri" w:eastAsia="Times New Roman" w:hAnsi="Calibri" w:cs="Calibri"/>
          <w:lang w:eastAsia="es-CO"/>
          <w:rPrChange w:id="906" w:author="LauraPGM" w:date="2025-11-04T16:55:00Z">
            <w:rPr>
              <w:rFonts w:asciiTheme="majorHAnsi" w:eastAsia="Times New Roman" w:hAnsiTheme="majorHAnsi" w:cstheme="majorHAnsi"/>
              <w:lang w:eastAsia="es-CO"/>
            </w:rPr>
          </w:rPrChange>
        </w:rPr>
        <w:t>).</w:t>
      </w:r>
    </w:p>
    <w:p w14:paraId="7526F17F" w14:textId="77777777" w:rsidR="0082293A" w:rsidRPr="008439ED" w:rsidRDefault="0082293A">
      <w:pPr>
        <w:numPr>
          <w:ilvl w:val="0"/>
          <w:numId w:val="143"/>
        </w:numPr>
        <w:spacing w:before="100" w:beforeAutospacing="1" w:after="100" w:afterAutospacing="1" w:line="360" w:lineRule="auto"/>
        <w:rPr>
          <w:rFonts w:ascii="Calibri" w:eastAsia="Times New Roman" w:hAnsi="Calibri" w:cs="Calibri"/>
          <w:lang w:eastAsia="es-CO"/>
          <w:rPrChange w:id="907" w:author="LauraPGM" w:date="2025-11-04T16:55:00Z">
            <w:rPr>
              <w:rFonts w:asciiTheme="majorHAnsi" w:eastAsia="Times New Roman" w:hAnsiTheme="majorHAnsi" w:cstheme="majorHAnsi"/>
              <w:lang w:eastAsia="es-CO"/>
            </w:rPr>
          </w:rPrChange>
        </w:rPr>
        <w:pPrChange w:id="908" w:author="LauraPGM" w:date="2025-10-01T13:24:00Z">
          <w:pPr>
            <w:numPr>
              <w:numId w:val="86"/>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Change w:id="909" w:author="LauraPGM" w:date="2025-11-04T16:55:00Z">
            <w:rPr>
              <w:rFonts w:asciiTheme="majorHAnsi" w:eastAsia="Times New Roman" w:hAnsiTheme="majorHAnsi" w:cstheme="majorHAnsi"/>
              <w:lang w:eastAsia="es-CO"/>
            </w:rPr>
          </w:rPrChange>
        </w:rPr>
        <w:t>Evaluar el modelo mediante el coeficiente de determinación (R²).</w:t>
      </w:r>
    </w:p>
    <w:p w14:paraId="5802E544" w14:textId="77777777" w:rsidR="00B476D7" w:rsidRPr="008439ED" w:rsidRDefault="0082293A" w:rsidP="001D59AC">
      <w:pPr>
        <w:spacing w:before="100" w:beforeAutospacing="1" w:after="100" w:afterAutospacing="1" w:line="360" w:lineRule="auto"/>
        <w:rPr>
          <w:rFonts w:ascii="Calibri" w:eastAsia="Times New Roman" w:hAnsi="Calibri" w:cs="Calibri"/>
          <w:lang w:eastAsia="es-CO"/>
          <w:rPrChange w:id="910" w:author="LauraPGM" w:date="2025-11-04T16:55:00Z">
            <w:rPr>
              <w:rFonts w:asciiTheme="majorHAnsi" w:eastAsia="Times New Roman" w:hAnsiTheme="majorHAnsi" w:cstheme="majorHAnsi"/>
              <w:lang w:eastAsia="es-CO"/>
            </w:rPr>
          </w:rPrChange>
        </w:rPr>
      </w:pPr>
      <w:r w:rsidRPr="008439ED">
        <w:rPr>
          <w:rFonts w:ascii="Calibri" w:eastAsia="Times New Roman" w:hAnsi="Calibri" w:cs="Calibri"/>
          <w:b/>
          <w:bCs/>
          <w:lang w:eastAsia="es-CO"/>
          <w:rPrChange w:id="911" w:author="LauraPGM" w:date="2025-11-04T16:55:00Z">
            <w:rPr>
              <w:rFonts w:asciiTheme="majorHAnsi" w:eastAsia="Times New Roman" w:hAnsiTheme="majorHAnsi" w:cstheme="majorHAnsi"/>
              <w:b/>
              <w:bCs/>
              <w:lang w:eastAsia="es-CO"/>
            </w:rPr>
          </w:rPrChange>
        </w:rPr>
        <w:t>Resultado:</w:t>
      </w:r>
      <w:r w:rsidRPr="008439ED">
        <w:rPr>
          <w:rFonts w:ascii="Calibri" w:eastAsia="Times New Roman" w:hAnsi="Calibri" w:cs="Calibri"/>
          <w:lang w:eastAsia="es-CO"/>
          <w:rPrChange w:id="912" w:author="LauraPGM" w:date="2025-11-04T16:55:00Z">
            <w:rPr>
              <w:rFonts w:asciiTheme="majorHAnsi" w:eastAsia="Times New Roman" w:hAnsiTheme="majorHAnsi" w:cstheme="majorHAnsi"/>
              <w:lang w:eastAsia="es-CO"/>
            </w:rPr>
          </w:rPrChange>
        </w:rPr>
        <w:t xml:space="preserve"> la ecuación obtenida permite predecir el consumo esperado para futuros niveles de producción, constituyendo la LBE.</w:t>
      </w:r>
    </w:p>
    <w:p w14:paraId="40246D0D" w14:textId="022243B7" w:rsidR="0082293A" w:rsidRPr="008439ED" w:rsidRDefault="0082293A">
      <w:pPr>
        <w:pStyle w:val="Prrafodelista"/>
        <w:numPr>
          <w:ilvl w:val="0"/>
          <w:numId w:val="37"/>
        </w:numPr>
        <w:spacing w:before="100" w:beforeAutospacing="1" w:after="100" w:afterAutospacing="1" w:line="360" w:lineRule="auto"/>
        <w:rPr>
          <w:rFonts w:ascii="Calibri" w:eastAsia="Times New Roman" w:hAnsi="Calibri" w:cs="Calibri"/>
          <w:lang w:eastAsia="es-CO"/>
          <w:rPrChange w:id="913" w:author="LauraPGM" w:date="2025-11-04T16:55:00Z">
            <w:rPr>
              <w:rFonts w:asciiTheme="majorHAnsi" w:eastAsia="Times New Roman" w:hAnsiTheme="majorHAnsi" w:cstheme="majorHAnsi"/>
              <w:lang w:eastAsia="es-CO"/>
            </w:rPr>
          </w:rPrChange>
        </w:rPr>
        <w:pPrChange w:id="914" w:author="LauraPGM" w:date="2025-10-01T13:25:00Z">
          <w:pPr>
            <w:pStyle w:val="Prrafodelista"/>
            <w:numPr>
              <w:numId w:val="96"/>
            </w:numPr>
            <w:tabs>
              <w:tab w:val="num" w:pos="360"/>
              <w:tab w:val="num" w:pos="720"/>
            </w:tabs>
            <w:spacing w:before="100" w:beforeAutospacing="1" w:after="100" w:afterAutospacing="1" w:line="360" w:lineRule="auto"/>
            <w:ind w:hanging="720"/>
          </w:pPr>
        </w:pPrChange>
      </w:pPr>
      <w:r w:rsidRPr="008439ED">
        <w:rPr>
          <w:rFonts w:ascii="Calibri" w:eastAsia="Times New Roman" w:hAnsi="Calibri" w:cs="Calibri"/>
          <w:b/>
          <w:bCs/>
          <w:lang w:eastAsia="es-CO"/>
          <w:rPrChange w:id="915" w:author="LauraPGM" w:date="2025-11-04T16:55:00Z">
            <w:rPr>
              <w:rFonts w:asciiTheme="majorHAnsi" w:eastAsia="Times New Roman" w:hAnsiTheme="majorHAnsi" w:cstheme="majorHAnsi"/>
              <w:b/>
              <w:bCs/>
              <w:lang w:eastAsia="es-CO"/>
            </w:rPr>
          </w:rPrChange>
        </w:rPr>
        <w:t>Establecimiento de variables de seguimiento</w:t>
      </w:r>
    </w:p>
    <w:p w14:paraId="50785467" w14:textId="775C54C2" w:rsidR="0082293A" w:rsidRPr="008439ED" w:rsidRDefault="0082293A" w:rsidP="001D59AC">
      <w:pPr>
        <w:spacing w:before="100" w:beforeAutospacing="1" w:after="100" w:afterAutospacing="1" w:line="360" w:lineRule="auto"/>
        <w:rPr>
          <w:rFonts w:ascii="Calibri" w:eastAsia="Times New Roman" w:hAnsi="Calibri" w:cs="Calibri"/>
          <w:lang w:eastAsia="es-CO"/>
          <w:rPrChange w:id="916" w:author="LauraPGM" w:date="2025-11-04T16:55:00Z">
            <w:rPr>
              <w:rFonts w:asciiTheme="majorHAnsi" w:eastAsia="Times New Roman" w:hAnsiTheme="majorHAnsi" w:cstheme="majorHAnsi"/>
              <w:lang w:eastAsia="es-CO"/>
            </w:rPr>
          </w:rPrChange>
        </w:rPr>
      </w:pPr>
      <w:r w:rsidRPr="008439ED">
        <w:rPr>
          <w:rFonts w:ascii="Calibri" w:eastAsia="Times New Roman" w:hAnsi="Calibri" w:cs="Calibri"/>
          <w:lang w:eastAsia="es-CO"/>
          <w:rPrChange w:id="917" w:author="LauraPGM" w:date="2025-11-04T16:55:00Z">
            <w:rPr>
              <w:rFonts w:asciiTheme="majorHAnsi" w:eastAsia="Times New Roman" w:hAnsiTheme="majorHAnsi" w:cstheme="majorHAnsi"/>
              <w:lang w:eastAsia="es-CO"/>
            </w:rPr>
          </w:rPrChange>
        </w:rPr>
        <w:t>El éxito de la LBE y de los IDEs depende de la correcta selección de variables de seguimiento</w:t>
      </w:r>
      <w:ins w:id="918" w:author="LauraPGM" w:date="2025-10-01T09:59:00Z">
        <w:r w:rsidR="001D59AC" w:rsidRPr="008439ED">
          <w:rPr>
            <w:rFonts w:ascii="Calibri" w:eastAsia="Times New Roman" w:hAnsi="Calibri" w:cs="Calibri"/>
            <w:lang w:eastAsia="es-CO"/>
          </w:rPr>
          <w:t>, a continuación</w:t>
        </w:r>
      </w:ins>
      <w:ins w:id="919" w:author="LauraPGM" w:date="2025-10-06T21:04:00Z">
        <w:r w:rsidR="0072587A" w:rsidRPr="008439ED">
          <w:rPr>
            <w:rFonts w:ascii="Calibri" w:eastAsia="Times New Roman" w:hAnsi="Calibri" w:cs="Calibri"/>
            <w:lang w:eastAsia="es-CO"/>
          </w:rPr>
          <w:t>,</w:t>
        </w:r>
      </w:ins>
      <w:ins w:id="920" w:author="LauraPGM" w:date="2025-10-01T09:59:00Z">
        <w:r w:rsidR="001D59AC" w:rsidRPr="008439ED">
          <w:rPr>
            <w:rFonts w:ascii="Calibri" w:eastAsia="Times New Roman" w:hAnsi="Calibri" w:cs="Calibri"/>
            <w:lang w:eastAsia="es-CO"/>
          </w:rPr>
          <w:t xml:space="preserve"> se describen las siguientes variables. </w:t>
        </w:r>
      </w:ins>
      <w:del w:id="921" w:author="LauraPGM" w:date="2025-10-01T09:59:00Z">
        <w:r w:rsidRPr="008439ED" w:rsidDel="001D59AC">
          <w:rPr>
            <w:rFonts w:ascii="Calibri" w:eastAsia="Times New Roman" w:hAnsi="Calibri" w:cs="Calibri"/>
            <w:lang w:eastAsia="es-CO"/>
            <w:rPrChange w:id="922" w:author="LauraPGM" w:date="2025-11-04T16:55:00Z">
              <w:rPr>
                <w:rFonts w:asciiTheme="majorHAnsi" w:eastAsia="Times New Roman" w:hAnsiTheme="majorHAnsi" w:cstheme="majorHAnsi"/>
                <w:lang w:eastAsia="es-CO"/>
              </w:rPr>
            </w:rPrChange>
          </w:rPr>
          <w:delText>.</w:delText>
        </w:r>
      </w:del>
    </w:p>
    <w:p w14:paraId="334AD49A" w14:textId="308BDADD" w:rsidR="0082293A" w:rsidRPr="008439ED" w:rsidDel="001D59AC" w:rsidRDefault="0082293A">
      <w:pPr>
        <w:numPr>
          <w:ilvl w:val="0"/>
          <w:numId w:val="144"/>
        </w:numPr>
        <w:spacing w:before="100" w:beforeAutospacing="1" w:after="100" w:afterAutospacing="1" w:line="360" w:lineRule="auto"/>
        <w:rPr>
          <w:del w:id="923" w:author="LauraPGM" w:date="2025-10-01T09:59:00Z"/>
          <w:rFonts w:ascii="Calibri" w:eastAsia="Times New Roman" w:hAnsi="Calibri" w:cs="Calibri"/>
          <w:lang w:eastAsia="es-CO"/>
          <w:rPrChange w:id="924" w:author="LauraPGM" w:date="2025-11-04T16:55:00Z">
            <w:rPr>
              <w:del w:id="925" w:author="LauraPGM" w:date="2025-10-01T09:59:00Z"/>
              <w:rFonts w:asciiTheme="majorHAnsi" w:eastAsia="Times New Roman" w:hAnsiTheme="majorHAnsi" w:cstheme="majorHAnsi"/>
              <w:lang w:eastAsia="es-CO"/>
            </w:rPr>
          </w:rPrChange>
        </w:rPr>
        <w:pPrChange w:id="926" w:author="LauraPGM" w:date="2025-10-01T13:25:00Z">
          <w:pPr>
            <w:spacing w:before="100" w:beforeAutospacing="1" w:after="100" w:afterAutospacing="1" w:line="360" w:lineRule="auto"/>
          </w:pPr>
        </w:pPrChange>
      </w:pPr>
      <w:del w:id="927" w:author="LauraPGM" w:date="2025-10-01T09:59:00Z">
        <w:r w:rsidRPr="008439ED" w:rsidDel="001D59AC">
          <w:rPr>
            <w:rFonts w:ascii="Calibri" w:eastAsia="Times New Roman" w:hAnsi="Calibri" w:cs="Calibri"/>
            <w:bCs/>
            <w:lang w:eastAsia="es-CO"/>
            <w:rPrChange w:id="928" w:author="LauraPGM" w:date="2025-11-04T16:55:00Z">
              <w:rPr>
                <w:rFonts w:asciiTheme="majorHAnsi" w:eastAsia="Times New Roman" w:hAnsiTheme="majorHAnsi" w:cstheme="majorHAnsi"/>
                <w:b/>
                <w:bCs/>
                <w:lang w:eastAsia="es-CO"/>
              </w:rPr>
            </w:rPrChange>
          </w:rPr>
          <w:lastRenderedPageBreak/>
          <w:delText>Identificación de variables clave:</w:delText>
        </w:r>
      </w:del>
    </w:p>
    <w:p w14:paraId="58CAE1F9" w14:textId="77777777" w:rsidR="0082293A" w:rsidRPr="008439ED" w:rsidRDefault="0082293A">
      <w:pPr>
        <w:numPr>
          <w:ilvl w:val="0"/>
          <w:numId w:val="144"/>
        </w:numPr>
        <w:spacing w:before="100" w:beforeAutospacing="1" w:after="100" w:afterAutospacing="1" w:line="360" w:lineRule="auto"/>
        <w:rPr>
          <w:rFonts w:ascii="Calibri" w:eastAsia="Times New Roman" w:hAnsi="Calibri" w:cs="Calibri"/>
          <w:lang w:eastAsia="es-CO"/>
          <w:rPrChange w:id="929" w:author="LauraPGM" w:date="2025-11-04T16:55:00Z">
            <w:rPr>
              <w:rFonts w:asciiTheme="majorHAnsi" w:eastAsia="Times New Roman" w:hAnsiTheme="majorHAnsi" w:cstheme="majorHAnsi"/>
              <w:lang w:eastAsia="es-CO"/>
            </w:rPr>
          </w:rPrChange>
        </w:rPr>
        <w:pPrChange w:id="930" w:author="LauraPGM" w:date="2025-10-01T13:25:00Z">
          <w:pPr>
            <w:numPr>
              <w:numId w:val="97"/>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lang w:eastAsia="es-CO"/>
          <w:rPrChange w:id="931" w:author="LauraPGM" w:date="2025-11-04T16:55:00Z">
            <w:rPr>
              <w:rFonts w:asciiTheme="majorHAnsi" w:eastAsia="Times New Roman" w:hAnsiTheme="majorHAnsi" w:cstheme="majorHAnsi"/>
              <w:b/>
              <w:lang w:eastAsia="es-CO"/>
            </w:rPr>
          </w:rPrChange>
        </w:rPr>
        <w:t>Producción o actividad:</w:t>
      </w:r>
      <w:r w:rsidRPr="008439ED">
        <w:rPr>
          <w:rFonts w:ascii="Calibri" w:eastAsia="Times New Roman" w:hAnsi="Calibri" w:cs="Calibri"/>
          <w:lang w:eastAsia="es-CO"/>
          <w:rPrChange w:id="932" w:author="LauraPGM" w:date="2025-11-04T16:55:00Z">
            <w:rPr>
              <w:rFonts w:asciiTheme="majorHAnsi" w:eastAsia="Times New Roman" w:hAnsiTheme="majorHAnsi" w:cstheme="majorHAnsi"/>
              <w:lang w:eastAsia="es-CO"/>
            </w:rPr>
          </w:rPrChange>
        </w:rPr>
        <w:t xml:space="preserve"> unidades producidas, servicios prestados, metros cuadrados ocupados.</w:t>
      </w:r>
    </w:p>
    <w:p w14:paraId="7A4BF8FA" w14:textId="3502BE79" w:rsidR="0082293A" w:rsidRPr="008439ED" w:rsidRDefault="0082293A">
      <w:pPr>
        <w:numPr>
          <w:ilvl w:val="0"/>
          <w:numId w:val="144"/>
        </w:numPr>
        <w:spacing w:before="100" w:beforeAutospacing="1" w:after="100" w:afterAutospacing="1" w:line="360" w:lineRule="auto"/>
        <w:rPr>
          <w:rFonts w:ascii="Calibri" w:eastAsia="Times New Roman" w:hAnsi="Calibri" w:cs="Calibri"/>
          <w:lang w:eastAsia="es-CO"/>
          <w:rPrChange w:id="933" w:author="LauraPGM" w:date="2025-11-04T16:55:00Z">
            <w:rPr>
              <w:rFonts w:asciiTheme="majorHAnsi" w:eastAsia="Times New Roman" w:hAnsiTheme="majorHAnsi" w:cstheme="majorHAnsi"/>
              <w:lang w:eastAsia="es-CO"/>
            </w:rPr>
          </w:rPrChange>
        </w:rPr>
        <w:pPrChange w:id="934" w:author="LauraPGM" w:date="2025-10-01T13:25:00Z">
          <w:pPr>
            <w:numPr>
              <w:numId w:val="97"/>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lang w:eastAsia="es-CO"/>
          <w:rPrChange w:id="935" w:author="LauraPGM" w:date="2025-11-04T16:55:00Z">
            <w:rPr>
              <w:rFonts w:asciiTheme="majorHAnsi" w:eastAsia="Times New Roman" w:hAnsiTheme="majorHAnsi" w:cstheme="majorHAnsi"/>
              <w:b/>
              <w:lang w:eastAsia="es-CO"/>
            </w:rPr>
          </w:rPrChange>
        </w:rPr>
        <w:t>Clima:</w:t>
      </w:r>
      <w:r w:rsidRPr="008439ED">
        <w:rPr>
          <w:rFonts w:ascii="Calibri" w:eastAsia="Times New Roman" w:hAnsi="Calibri" w:cs="Calibri"/>
          <w:lang w:eastAsia="es-CO"/>
          <w:rPrChange w:id="936" w:author="LauraPGM" w:date="2025-11-04T16:55:00Z">
            <w:rPr>
              <w:rFonts w:asciiTheme="majorHAnsi" w:eastAsia="Times New Roman" w:hAnsiTheme="majorHAnsi" w:cstheme="majorHAnsi"/>
              <w:lang w:eastAsia="es-CO"/>
            </w:rPr>
          </w:rPrChange>
        </w:rPr>
        <w:t xml:space="preserve"> grados día de calefacción</w:t>
      </w:r>
      <w:ins w:id="937" w:author="LauraPGM" w:date="2025-10-01T09:58:00Z">
        <w:r w:rsidR="001D59AC" w:rsidRPr="008439ED">
          <w:rPr>
            <w:rFonts w:ascii="Calibri" w:eastAsia="Times New Roman" w:hAnsi="Calibri" w:cs="Calibri"/>
            <w:lang w:eastAsia="es-CO"/>
          </w:rPr>
          <w:t xml:space="preserve"> </w:t>
        </w:r>
      </w:ins>
      <w:r w:rsidRPr="008439ED">
        <w:rPr>
          <w:rFonts w:ascii="Calibri" w:eastAsia="Times New Roman" w:hAnsi="Calibri" w:cs="Calibri"/>
          <w:lang w:eastAsia="es-CO"/>
          <w:rPrChange w:id="938" w:author="LauraPGM" w:date="2025-11-04T16:55:00Z">
            <w:rPr>
              <w:rFonts w:asciiTheme="majorHAnsi" w:eastAsia="Times New Roman" w:hAnsiTheme="majorHAnsi" w:cstheme="majorHAnsi"/>
              <w:lang w:eastAsia="es-CO"/>
            </w:rPr>
          </w:rPrChange>
        </w:rPr>
        <w:t>/</w:t>
      </w:r>
      <w:ins w:id="939" w:author="LauraPGM" w:date="2025-10-01T09:58:00Z">
        <w:r w:rsidR="001D59AC" w:rsidRPr="008439ED">
          <w:rPr>
            <w:rFonts w:ascii="Calibri" w:eastAsia="Times New Roman" w:hAnsi="Calibri" w:cs="Calibri"/>
            <w:lang w:eastAsia="es-CO"/>
          </w:rPr>
          <w:t xml:space="preserve"> </w:t>
        </w:r>
      </w:ins>
      <w:r w:rsidRPr="008439ED">
        <w:rPr>
          <w:rFonts w:ascii="Calibri" w:eastAsia="Times New Roman" w:hAnsi="Calibri" w:cs="Calibri"/>
          <w:lang w:eastAsia="es-CO"/>
          <w:rPrChange w:id="940" w:author="LauraPGM" w:date="2025-11-04T16:55:00Z">
            <w:rPr>
              <w:rFonts w:asciiTheme="majorHAnsi" w:eastAsia="Times New Roman" w:hAnsiTheme="majorHAnsi" w:cstheme="majorHAnsi"/>
              <w:lang w:eastAsia="es-CO"/>
            </w:rPr>
          </w:rPrChange>
        </w:rPr>
        <w:t>refrigeración, temperatura y humedad.</w:t>
      </w:r>
    </w:p>
    <w:p w14:paraId="4F9B81C2" w14:textId="77777777" w:rsidR="0082293A" w:rsidRPr="008439ED" w:rsidRDefault="0082293A">
      <w:pPr>
        <w:numPr>
          <w:ilvl w:val="0"/>
          <w:numId w:val="144"/>
        </w:numPr>
        <w:spacing w:before="100" w:beforeAutospacing="1" w:after="100" w:afterAutospacing="1" w:line="360" w:lineRule="auto"/>
        <w:rPr>
          <w:rFonts w:ascii="Calibri" w:eastAsia="Times New Roman" w:hAnsi="Calibri" w:cs="Calibri"/>
          <w:lang w:eastAsia="es-CO"/>
          <w:rPrChange w:id="941" w:author="LauraPGM" w:date="2025-11-04T16:55:00Z">
            <w:rPr>
              <w:rFonts w:asciiTheme="majorHAnsi" w:eastAsia="Times New Roman" w:hAnsiTheme="majorHAnsi" w:cstheme="majorHAnsi"/>
              <w:lang w:eastAsia="es-CO"/>
            </w:rPr>
          </w:rPrChange>
        </w:rPr>
        <w:pPrChange w:id="942" w:author="LauraPGM" w:date="2025-10-01T13:25:00Z">
          <w:pPr>
            <w:numPr>
              <w:numId w:val="97"/>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lang w:eastAsia="es-CO"/>
          <w:rPrChange w:id="943" w:author="LauraPGM" w:date="2025-11-04T16:55:00Z">
            <w:rPr>
              <w:rFonts w:asciiTheme="majorHAnsi" w:eastAsia="Times New Roman" w:hAnsiTheme="majorHAnsi" w:cstheme="majorHAnsi"/>
              <w:b/>
              <w:lang w:eastAsia="es-CO"/>
            </w:rPr>
          </w:rPrChange>
        </w:rPr>
        <w:t>Horas de operación:</w:t>
      </w:r>
      <w:r w:rsidRPr="008439ED">
        <w:rPr>
          <w:rFonts w:ascii="Calibri" w:eastAsia="Times New Roman" w:hAnsi="Calibri" w:cs="Calibri"/>
          <w:lang w:eastAsia="es-CO"/>
          <w:rPrChange w:id="944" w:author="LauraPGM" w:date="2025-11-04T16:55:00Z">
            <w:rPr>
              <w:rFonts w:asciiTheme="majorHAnsi" w:eastAsia="Times New Roman" w:hAnsiTheme="majorHAnsi" w:cstheme="majorHAnsi"/>
              <w:lang w:eastAsia="es-CO"/>
            </w:rPr>
          </w:rPrChange>
        </w:rPr>
        <w:t xml:space="preserve"> turnos o tiempo de funcionamiento de la planta.</w:t>
      </w:r>
    </w:p>
    <w:p w14:paraId="1BCDE1E5" w14:textId="77777777" w:rsidR="0082293A" w:rsidRPr="008439ED" w:rsidRDefault="0082293A">
      <w:pPr>
        <w:numPr>
          <w:ilvl w:val="0"/>
          <w:numId w:val="144"/>
        </w:numPr>
        <w:spacing w:before="100" w:beforeAutospacing="1" w:after="100" w:afterAutospacing="1" w:line="360" w:lineRule="auto"/>
        <w:rPr>
          <w:rFonts w:ascii="Calibri" w:eastAsia="Times New Roman" w:hAnsi="Calibri" w:cs="Calibri"/>
          <w:lang w:eastAsia="es-CO"/>
          <w:rPrChange w:id="945" w:author="LauraPGM" w:date="2025-11-04T16:55:00Z">
            <w:rPr>
              <w:rFonts w:asciiTheme="majorHAnsi" w:eastAsia="Times New Roman" w:hAnsiTheme="majorHAnsi" w:cstheme="majorHAnsi"/>
              <w:lang w:eastAsia="es-CO"/>
            </w:rPr>
          </w:rPrChange>
        </w:rPr>
        <w:pPrChange w:id="946" w:author="LauraPGM" w:date="2025-10-01T13:25:00Z">
          <w:pPr>
            <w:numPr>
              <w:numId w:val="97"/>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lang w:eastAsia="es-CO"/>
          <w:rPrChange w:id="947" w:author="LauraPGM" w:date="2025-11-04T16:55:00Z">
            <w:rPr>
              <w:rFonts w:asciiTheme="majorHAnsi" w:eastAsia="Times New Roman" w:hAnsiTheme="majorHAnsi" w:cstheme="majorHAnsi"/>
              <w:b/>
              <w:lang w:eastAsia="es-CO"/>
            </w:rPr>
          </w:rPrChange>
        </w:rPr>
        <w:t>Condiciones del proceso:</w:t>
      </w:r>
      <w:r w:rsidRPr="008439ED">
        <w:rPr>
          <w:rFonts w:ascii="Calibri" w:eastAsia="Times New Roman" w:hAnsi="Calibri" w:cs="Calibri"/>
          <w:lang w:eastAsia="es-CO"/>
          <w:rPrChange w:id="948" w:author="LauraPGM" w:date="2025-11-04T16:55:00Z">
            <w:rPr>
              <w:rFonts w:asciiTheme="majorHAnsi" w:eastAsia="Times New Roman" w:hAnsiTheme="majorHAnsi" w:cstheme="majorHAnsi"/>
              <w:lang w:eastAsia="es-CO"/>
            </w:rPr>
          </w:rPrChange>
        </w:rPr>
        <w:t xml:space="preserve"> temperatura, presión, caudal.</w:t>
      </w:r>
    </w:p>
    <w:p w14:paraId="445FCFAE" w14:textId="77777777" w:rsidR="0082293A" w:rsidRPr="008439ED" w:rsidRDefault="0082293A">
      <w:pPr>
        <w:numPr>
          <w:ilvl w:val="0"/>
          <w:numId w:val="144"/>
        </w:numPr>
        <w:spacing w:before="100" w:beforeAutospacing="1" w:after="100" w:afterAutospacing="1" w:line="360" w:lineRule="auto"/>
        <w:rPr>
          <w:rFonts w:ascii="Calibri" w:eastAsia="Times New Roman" w:hAnsi="Calibri" w:cs="Calibri"/>
          <w:lang w:eastAsia="es-CO"/>
          <w:rPrChange w:id="949" w:author="LauraPGM" w:date="2025-11-04T16:55:00Z">
            <w:rPr>
              <w:rFonts w:asciiTheme="majorHAnsi" w:eastAsia="Times New Roman" w:hAnsiTheme="majorHAnsi" w:cstheme="majorHAnsi"/>
              <w:lang w:eastAsia="es-CO"/>
            </w:rPr>
          </w:rPrChange>
        </w:rPr>
        <w:pPrChange w:id="950" w:author="LauraPGM" w:date="2025-10-01T13:25:00Z">
          <w:pPr>
            <w:numPr>
              <w:numId w:val="97"/>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lang w:eastAsia="es-CO"/>
          <w:rPrChange w:id="951" w:author="LauraPGM" w:date="2025-11-04T16:55:00Z">
            <w:rPr>
              <w:rFonts w:asciiTheme="majorHAnsi" w:eastAsia="Times New Roman" w:hAnsiTheme="majorHAnsi" w:cstheme="majorHAnsi"/>
              <w:b/>
              <w:lang w:eastAsia="es-CO"/>
            </w:rPr>
          </w:rPrChange>
        </w:rPr>
        <w:t>Ocupación:</w:t>
      </w:r>
      <w:r w:rsidRPr="008439ED">
        <w:rPr>
          <w:rFonts w:ascii="Calibri" w:eastAsia="Times New Roman" w:hAnsi="Calibri" w:cs="Calibri"/>
          <w:lang w:eastAsia="es-CO"/>
          <w:rPrChange w:id="952" w:author="LauraPGM" w:date="2025-11-04T16:55:00Z">
            <w:rPr>
              <w:rFonts w:asciiTheme="majorHAnsi" w:eastAsia="Times New Roman" w:hAnsiTheme="majorHAnsi" w:cstheme="majorHAnsi"/>
              <w:lang w:eastAsia="es-CO"/>
            </w:rPr>
          </w:rPrChange>
        </w:rPr>
        <w:t xml:space="preserve"> número de personas en un edificio.</w:t>
      </w:r>
    </w:p>
    <w:p w14:paraId="2AAF169C" w14:textId="77777777" w:rsidR="0082293A" w:rsidRPr="008439ED" w:rsidRDefault="0082293A">
      <w:pPr>
        <w:pStyle w:val="Prrafodelista"/>
        <w:numPr>
          <w:ilvl w:val="0"/>
          <w:numId w:val="37"/>
        </w:numPr>
        <w:spacing w:before="100" w:beforeAutospacing="1" w:after="100" w:afterAutospacing="1" w:line="360" w:lineRule="auto"/>
        <w:rPr>
          <w:rFonts w:ascii="Calibri" w:eastAsia="Times New Roman" w:hAnsi="Calibri" w:cs="Calibri"/>
          <w:lang w:eastAsia="es-CO"/>
          <w:rPrChange w:id="953" w:author="LauraPGM" w:date="2025-11-04T16:55:00Z">
            <w:rPr>
              <w:rFonts w:asciiTheme="majorHAnsi" w:eastAsia="Times New Roman" w:hAnsiTheme="majorHAnsi" w:cstheme="majorHAnsi"/>
              <w:lang w:eastAsia="es-CO"/>
            </w:rPr>
          </w:rPrChange>
        </w:rPr>
        <w:pPrChange w:id="954" w:author="LauraPGM" w:date="2025-10-01T13:25:00Z">
          <w:pPr>
            <w:spacing w:before="100" w:beforeAutospacing="1" w:after="100" w:afterAutospacing="1" w:line="360" w:lineRule="auto"/>
          </w:pPr>
        </w:pPrChange>
      </w:pPr>
      <w:r w:rsidRPr="008439ED">
        <w:rPr>
          <w:rFonts w:ascii="Calibri" w:eastAsia="Times New Roman" w:hAnsi="Calibri" w:cs="Calibri"/>
          <w:b/>
          <w:bCs/>
          <w:lang w:eastAsia="es-CO"/>
          <w:rPrChange w:id="955" w:author="LauraPGM" w:date="2025-11-04T16:55:00Z">
            <w:rPr>
              <w:rFonts w:asciiTheme="majorHAnsi" w:eastAsia="Times New Roman" w:hAnsiTheme="majorHAnsi" w:cstheme="majorHAnsi"/>
              <w:b/>
              <w:bCs/>
              <w:lang w:eastAsia="es-CO"/>
            </w:rPr>
          </w:rPrChange>
        </w:rPr>
        <w:t>Frecuencia y métodos de recolección:</w:t>
      </w:r>
    </w:p>
    <w:p w14:paraId="1A0334B1" w14:textId="0959D7A7" w:rsidR="0082293A" w:rsidRPr="008439ED" w:rsidRDefault="00B476D7">
      <w:pPr>
        <w:numPr>
          <w:ilvl w:val="0"/>
          <w:numId w:val="145"/>
        </w:numPr>
        <w:spacing w:before="100" w:beforeAutospacing="1" w:after="100" w:afterAutospacing="1" w:line="360" w:lineRule="auto"/>
        <w:rPr>
          <w:rFonts w:ascii="Calibri" w:eastAsia="Times New Roman" w:hAnsi="Calibri" w:cs="Calibri"/>
          <w:lang w:eastAsia="es-CO"/>
          <w:rPrChange w:id="956" w:author="LauraPGM" w:date="2025-11-04T16:55:00Z">
            <w:rPr>
              <w:rFonts w:asciiTheme="majorHAnsi" w:eastAsia="Times New Roman" w:hAnsiTheme="majorHAnsi" w:cstheme="majorHAnsi"/>
              <w:lang w:eastAsia="es-CO"/>
            </w:rPr>
          </w:rPrChange>
        </w:rPr>
        <w:pPrChange w:id="957" w:author="LauraPGM" w:date="2025-10-01T13:25:00Z">
          <w:pPr>
            <w:numPr>
              <w:numId w:val="98"/>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lang w:eastAsia="es-CO"/>
          <w:rPrChange w:id="958" w:author="LauraPGM" w:date="2025-11-04T16:55:00Z">
            <w:rPr>
              <w:rFonts w:asciiTheme="majorHAnsi" w:eastAsia="Times New Roman" w:hAnsiTheme="majorHAnsi" w:cstheme="majorHAnsi"/>
              <w:b/>
              <w:lang w:eastAsia="es-CO"/>
            </w:rPr>
          </w:rPrChange>
        </w:rPr>
        <w:t>F</w:t>
      </w:r>
      <w:r w:rsidR="0082293A" w:rsidRPr="008439ED">
        <w:rPr>
          <w:rFonts w:ascii="Calibri" w:eastAsia="Times New Roman" w:hAnsi="Calibri" w:cs="Calibri"/>
          <w:b/>
          <w:lang w:eastAsia="es-CO"/>
          <w:rPrChange w:id="959" w:author="LauraPGM" w:date="2025-11-04T16:55:00Z">
            <w:rPr>
              <w:rFonts w:asciiTheme="majorHAnsi" w:eastAsia="Times New Roman" w:hAnsiTheme="majorHAnsi" w:cstheme="majorHAnsi"/>
              <w:b/>
              <w:lang w:eastAsia="es-CO"/>
            </w:rPr>
          </w:rPrChange>
        </w:rPr>
        <w:t>recuencia</w:t>
      </w:r>
      <w:r w:rsidRPr="008439ED">
        <w:rPr>
          <w:rFonts w:ascii="Calibri" w:eastAsia="Times New Roman" w:hAnsi="Calibri" w:cs="Calibri"/>
          <w:b/>
          <w:lang w:eastAsia="es-CO"/>
          <w:rPrChange w:id="960" w:author="LauraPGM" w:date="2025-11-04T16:55:00Z">
            <w:rPr>
              <w:rFonts w:asciiTheme="majorHAnsi" w:eastAsia="Times New Roman" w:hAnsiTheme="majorHAnsi" w:cstheme="majorHAnsi"/>
              <w:b/>
              <w:lang w:eastAsia="es-CO"/>
            </w:rPr>
          </w:rPrChange>
        </w:rPr>
        <w:t>:</w:t>
      </w:r>
      <w:r w:rsidR="0082293A" w:rsidRPr="008439ED">
        <w:rPr>
          <w:rFonts w:ascii="Calibri" w:eastAsia="Times New Roman" w:hAnsi="Calibri" w:cs="Calibri"/>
          <w:lang w:eastAsia="es-CO"/>
          <w:rPrChange w:id="961" w:author="LauraPGM" w:date="2025-11-04T16:55:00Z">
            <w:rPr>
              <w:rFonts w:asciiTheme="majorHAnsi" w:eastAsia="Times New Roman" w:hAnsiTheme="majorHAnsi" w:cstheme="majorHAnsi"/>
              <w:lang w:eastAsia="es-CO"/>
            </w:rPr>
          </w:rPrChange>
        </w:rPr>
        <w:t xml:space="preserve"> debe adecuarse a la variabilidad del proceso (diaria, semanal, mensual).</w:t>
      </w:r>
    </w:p>
    <w:p w14:paraId="080931DC" w14:textId="131CDCF1" w:rsidR="0082293A" w:rsidRPr="008439ED" w:rsidRDefault="0082293A">
      <w:pPr>
        <w:numPr>
          <w:ilvl w:val="0"/>
          <w:numId w:val="145"/>
        </w:numPr>
        <w:spacing w:before="100" w:beforeAutospacing="1" w:after="100" w:afterAutospacing="1" w:line="360" w:lineRule="auto"/>
        <w:rPr>
          <w:rFonts w:ascii="Calibri" w:eastAsia="Times New Roman" w:hAnsi="Calibri" w:cs="Calibri"/>
          <w:lang w:eastAsia="es-CO"/>
          <w:rPrChange w:id="962" w:author="LauraPGM" w:date="2025-11-04T16:55:00Z">
            <w:rPr>
              <w:rFonts w:asciiTheme="majorHAnsi" w:eastAsia="Times New Roman" w:hAnsiTheme="majorHAnsi" w:cstheme="majorHAnsi"/>
              <w:lang w:eastAsia="es-CO"/>
            </w:rPr>
          </w:rPrChange>
        </w:rPr>
        <w:pPrChange w:id="963" w:author="LauraPGM" w:date="2025-10-01T13:25:00Z">
          <w:pPr>
            <w:numPr>
              <w:numId w:val="98"/>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lang w:eastAsia="es-CO"/>
          <w:rPrChange w:id="964" w:author="LauraPGM" w:date="2025-11-04T16:55:00Z">
            <w:rPr>
              <w:rFonts w:asciiTheme="majorHAnsi" w:eastAsia="Times New Roman" w:hAnsiTheme="majorHAnsi" w:cstheme="majorHAnsi"/>
              <w:b/>
              <w:lang w:eastAsia="es-CO"/>
            </w:rPr>
          </w:rPrChange>
        </w:rPr>
        <w:t>Métodos:</w:t>
      </w:r>
      <w:r w:rsidRPr="008439ED">
        <w:rPr>
          <w:rFonts w:ascii="Calibri" w:eastAsia="Times New Roman" w:hAnsi="Calibri" w:cs="Calibri"/>
          <w:lang w:eastAsia="es-CO"/>
          <w:rPrChange w:id="965" w:author="LauraPGM" w:date="2025-11-04T16:55:00Z">
            <w:rPr>
              <w:rFonts w:asciiTheme="majorHAnsi" w:eastAsia="Times New Roman" w:hAnsiTheme="majorHAnsi" w:cstheme="majorHAnsi"/>
              <w:lang w:eastAsia="es-CO"/>
            </w:rPr>
          </w:rPrChange>
        </w:rPr>
        <w:t xml:space="preserve"> lecturas manuales, sistemas automáticos, integración con SCADA</w:t>
      </w:r>
      <w:ins w:id="966" w:author="LauraPGM" w:date="2025-10-06T21:05:00Z">
        <w:r w:rsidR="0072587A" w:rsidRPr="008439ED">
          <w:rPr>
            <w:rFonts w:ascii="Calibri" w:hAnsi="Calibri" w:cs="Calibri"/>
            <w:rPrChange w:id="967" w:author="LauraPGM" w:date="2025-11-04T16:55:00Z">
              <w:rPr/>
            </w:rPrChange>
          </w:rPr>
          <w:t xml:space="preserve"> </w:t>
        </w:r>
      </w:ins>
      <w:ins w:id="968" w:author="LauraPGM" w:date="2025-10-09T06:51:00Z">
        <w:r w:rsidR="00363B4F" w:rsidRPr="008439ED">
          <w:rPr>
            <w:rFonts w:ascii="Calibri" w:hAnsi="Calibri" w:cs="Calibri"/>
            <w:rPrChange w:id="969" w:author="LauraPGM" w:date="2025-11-04T16:55:00Z">
              <w:rPr/>
            </w:rPrChange>
          </w:rPr>
          <w:t>(</w:t>
        </w:r>
      </w:ins>
      <w:proofErr w:type="spellStart"/>
      <w:ins w:id="970" w:author="LauraPGM" w:date="2025-10-06T21:05:00Z">
        <w:r w:rsidR="0072587A" w:rsidRPr="008439ED">
          <w:rPr>
            <w:rFonts w:ascii="Calibri" w:eastAsia="Times New Roman" w:hAnsi="Calibri" w:cs="Calibri"/>
            <w:i/>
            <w:lang w:eastAsia="es-CO"/>
            <w:rPrChange w:id="971" w:author="LauraPGM" w:date="2025-11-04T16:55:00Z">
              <w:rPr>
                <w:rFonts w:ascii="Calibri" w:eastAsia="Times New Roman" w:hAnsi="Calibri" w:cs="Calibri"/>
                <w:lang w:eastAsia="es-CO"/>
              </w:rPr>
            </w:rPrChange>
          </w:rPr>
          <w:t>Supervisory</w:t>
        </w:r>
        <w:proofErr w:type="spellEnd"/>
        <w:r w:rsidR="0072587A" w:rsidRPr="008439ED">
          <w:rPr>
            <w:rFonts w:ascii="Calibri" w:eastAsia="Times New Roman" w:hAnsi="Calibri" w:cs="Calibri"/>
            <w:lang w:eastAsia="es-CO"/>
          </w:rPr>
          <w:t xml:space="preserve"> Control and Data </w:t>
        </w:r>
        <w:proofErr w:type="spellStart"/>
        <w:r w:rsidR="0072587A" w:rsidRPr="008439ED">
          <w:rPr>
            <w:rFonts w:ascii="Calibri" w:eastAsia="Times New Roman" w:hAnsi="Calibri" w:cs="Calibri"/>
            <w:i/>
            <w:lang w:eastAsia="es-CO"/>
            <w:rPrChange w:id="972" w:author="LauraPGM" w:date="2025-11-04T16:55:00Z">
              <w:rPr>
                <w:rFonts w:ascii="Calibri" w:eastAsia="Times New Roman" w:hAnsi="Calibri" w:cs="Calibri"/>
                <w:lang w:eastAsia="es-CO"/>
              </w:rPr>
            </w:rPrChange>
          </w:rPr>
          <w:t>Acquisition</w:t>
        </w:r>
      </w:ins>
      <w:proofErr w:type="spellEnd"/>
      <w:ins w:id="973" w:author="LauraPGM" w:date="2025-10-09T06:51:00Z">
        <w:r w:rsidR="00363B4F" w:rsidRPr="008439ED">
          <w:rPr>
            <w:rFonts w:ascii="Calibri" w:eastAsia="Times New Roman" w:hAnsi="Calibri" w:cs="Calibri"/>
            <w:i/>
            <w:lang w:eastAsia="es-CO"/>
          </w:rPr>
          <w:t>)</w:t>
        </w:r>
      </w:ins>
      <w:ins w:id="974" w:author="LauraPGM" w:date="2025-10-06T21:05:00Z">
        <w:r w:rsidR="0072587A" w:rsidRPr="008439ED">
          <w:rPr>
            <w:rFonts w:ascii="Calibri" w:eastAsia="Times New Roman" w:hAnsi="Calibri" w:cs="Calibri"/>
            <w:lang w:eastAsia="es-CO"/>
          </w:rPr>
          <w:t xml:space="preserve"> </w:t>
        </w:r>
      </w:ins>
      <w:r w:rsidRPr="008439ED">
        <w:rPr>
          <w:rFonts w:ascii="Calibri" w:eastAsia="Times New Roman" w:hAnsi="Calibri" w:cs="Calibri"/>
          <w:lang w:eastAsia="es-CO"/>
          <w:rPrChange w:id="975" w:author="LauraPGM" w:date="2025-11-04T16:55:00Z">
            <w:rPr>
              <w:rFonts w:asciiTheme="majorHAnsi" w:eastAsia="Times New Roman" w:hAnsiTheme="majorHAnsi" w:cstheme="majorHAnsi"/>
              <w:lang w:eastAsia="es-CO"/>
            </w:rPr>
          </w:rPrChange>
        </w:rPr>
        <w:t xml:space="preserve"> o BMS</w:t>
      </w:r>
      <w:ins w:id="976" w:author="LauraPGM" w:date="2025-10-06T21:06:00Z">
        <w:r w:rsidR="0072587A" w:rsidRPr="008439ED">
          <w:rPr>
            <w:rFonts w:ascii="Calibri" w:hAnsi="Calibri" w:cs="Calibri"/>
            <w:rPrChange w:id="977" w:author="LauraPGM" w:date="2025-11-04T16:55:00Z">
              <w:rPr/>
            </w:rPrChange>
          </w:rPr>
          <w:t xml:space="preserve"> </w:t>
        </w:r>
      </w:ins>
      <w:ins w:id="978" w:author="LauraPGM" w:date="2025-10-09T06:51:00Z">
        <w:r w:rsidR="00363B4F" w:rsidRPr="008439ED">
          <w:rPr>
            <w:rFonts w:ascii="Calibri" w:hAnsi="Calibri" w:cs="Calibri"/>
            <w:rPrChange w:id="979" w:author="LauraPGM" w:date="2025-11-04T16:55:00Z">
              <w:rPr/>
            </w:rPrChange>
          </w:rPr>
          <w:t>(</w:t>
        </w:r>
      </w:ins>
      <w:proofErr w:type="spellStart"/>
      <w:ins w:id="980" w:author="LauraPGM" w:date="2025-10-06T21:06:00Z">
        <w:r w:rsidR="0072587A" w:rsidRPr="008439ED">
          <w:rPr>
            <w:rFonts w:ascii="Calibri" w:eastAsia="Times New Roman" w:hAnsi="Calibri" w:cs="Calibri"/>
            <w:i/>
            <w:lang w:eastAsia="es-CO"/>
            <w:rPrChange w:id="981" w:author="LauraPGM" w:date="2025-11-04T16:55:00Z">
              <w:rPr>
                <w:rFonts w:ascii="Calibri" w:eastAsia="Times New Roman" w:hAnsi="Calibri" w:cs="Calibri"/>
                <w:lang w:eastAsia="es-CO"/>
              </w:rPr>
            </w:rPrChange>
          </w:rPr>
          <w:t>Building</w:t>
        </w:r>
        <w:proofErr w:type="spellEnd"/>
        <w:r w:rsidR="0072587A" w:rsidRPr="008439ED">
          <w:rPr>
            <w:rFonts w:ascii="Calibri" w:eastAsia="Times New Roman" w:hAnsi="Calibri" w:cs="Calibri"/>
            <w:lang w:eastAsia="es-CO"/>
          </w:rPr>
          <w:t xml:space="preserve"> </w:t>
        </w:r>
        <w:r w:rsidR="0072587A" w:rsidRPr="008439ED">
          <w:rPr>
            <w:rFonts w:ascii="Calibri" w:eastAsia="Times New Roman" w:hAnsi="Calibri" w:cs="Calibri"/>
            <w:i/>
            <w:lang w:eastAsia="es-CO"/>
            <w:rPrChange w:id="982" w:author="LauraPGM" w:date="2025-11-04T16:55:00Z">
              <w:rPr>
                <w:rFonts w:ascii="Calibri" w:eastAsia="Times New Roman" w:hAnsi="Calibri" w:cs="Calibri"/>
                <w:lang w:eastAsia="es-CO"/>
              </w:rPr>
            </w:rPrChange>
          </w:rPr>
          <w:t xml:space="preserve">Management </w:t>
        </w:r>
        <w:proofErr w:type="spellStart"/>
        <w:r w:rsidR="0072587A" w:rsidRPr="008439ED">
          <w:rPr>
            <w:rFonts w:ascii="Calibri" w:eastAsia="Times New Roman" w:hAnsi="Calibri" w:cs="Calibri"/>
            <w:i/>
            <w:lang w:eastAsia="es-CO"/>
            <w:rPrChange w:id="983" w:author="LauraPGM" w:date="2025-11-04T16:55:00Z">
              <w:rPr>
                <w:rFonts w:ascii="Calibri" w:eastAsia="Times New Roman" w:hAnsi="Calibri" w:cs="Calibri"/>
                <w:lang w:eastAsia="es-CO"/>
              </w:rPr>
            </w:rPrChange>
          </w:rPr>
          <w:t>System</w:t>
        </w:r>
      </w:ins>
      <w:proofErr w:type="spellEnd"/>
      <w:ins w:id="984" w:author="LauraPGM" w:date="2025-10-09T06:51:00Z">
        <w:r w:rsidR="00363B4F" w:rsidRPr="008439ED">
          <w:rPr>
            <w:rFonts w:ascii="Calibri" w:eastAsia="Times New Roman" w:hAnsi="Calibri" w:cs="Calibri"/>
            <w:i/>
            <w:lang w:eastAsia="es-CO"/>
          </w:rPr>
          <w:t>)</w:t>
        </w:r>
      </w:ins>
      <w:ins w:id="985" w:author="LauraPGM" w:date="2025-10-06T21:06:00Z">
        <w:r w:rsidR="0072587A" w:rsidRPr="008439ED">
          <w:rPr>
            <w:rFonts w:ascii="Calibri" w:eastAsia="Times New Roman" w:hAnsi="Calibri" w:cs="Calibri"/>
            <w:lang w:eastAsia="es-CO"/>
          </w:rPr>
          <w:t>.</w:t>
        </w:r>
      </w:ins>
      <w:del w:id="986" w:author="LauraPGM" w:date="2025-10-06T21:06:00Z">
        <w:r w:rsidRPr="008439ED" w:rsidDel="0072587A">
          <w:rPr>
            <w:rFonts w:ascii="Calibri" w:eastAsia="Times New Roman" w:hAnsi="Calibri" w:cs="Calibri"/>
            <w:lang w:eastAsia="es-CO"/>
            <w:rPrChange w:id="987" w:author="LauraPGM" w:date="2025-11-04T16:55:00Z">
              <w:rPr>
                <w:rFonts w:asciiTheme="majorHAnsi" w:eastAsia="Times New Roman" w:hAnsiTheme="majorHAnsi" w:cstheme="majorHAnsi"/>
                <w:lang w:eastAsia="es-CO"/>
              </w:rPr>
            </w:rPrChange>
          </w:rPr>
          <w:delText>.</w:delText>
        </w:r>
      </w:del>
    </w:p>
    <w:p w14:paraId="63CA8A4E" w14:textId="77777777" w:rsidR="0082293A" w:rsidRPr="008439ED" w:rsidRDefault="0082293A">
      <w:pPr>
        <w:pStyle w:val="Prrafodelista"/>
        <w:numPr>
          <w:ilvl w:val="0"/>
          <w:numId w:val="37"/>
        </w:numPr>
        <w:spacing w:before="100" w:beforeAutospacing="1" w:after="100" w:afterAutospacing="1" w:line="360" w:lineRule="auto"/>
        <w:rPr>
          <w:rFonts w:ascii="Calibri" w:eastAsia="Times New Roman" w:hAnsi="Calibri" w:cs="Calibri"/>
          <w:lang w:eastAsia="es-CO"/>
          <w:rPrChange w:id="988" w:author="LauraPGM" w:date="2025-11-04T16:55:00Z">
            <w:rPr>
              <w:rFonts w:asciiTheme="majorHAnsi" w:eastAsia="Times New Roman" w:hAnsiTheme="majorHAnsi" w:cstheme="majorHAnsi"/>
              <w:lang w:eastAsia="es-CO"/>
            </w:rPr>
          </w:rPrChange>
        </w:rPr>
        <w:pPrChange w:id="989" w:author="LauraPGM" w:date="2025-10-01T13:25:00Z">
          <w:pPr>
            <w:spacing w:before="100" w:beforeAutospacing="1" w:after="100" w:afterAutospacing="1" w:line="360" w:lineRule="auto"/>
          </w:pPr>
        </w:pPrChange>
      </w:pPr>
      <w:r w:rsidRPr="008439ED">
        <w:rPr>
          <w:rFonts w:ascii="Calibri" w:eastAsia="Times New Roman" w:hAnsi="Calibri" w:cs="Calibri"/>
          <w:b/>
          <w:bCs/>
          <w:lang w:eastAsia="es-CO"/>
          <w:rPrChange w:id="990" w:author="LauraPGM" w:date="2025-11-04T16:55:00Z">
            <w:rPr>
              <w:rFonts w:asciiTheme="majorHAnsi" w:eastAsia="Times New Roman" w:hAnsiTheme="majorHAnsi" w:cstheme="majorHAnsi"/>
              <w:b/>
              <w:bCs/>
              <w:lang w:eastAsia="es-CO"/>
            </w:rPr>
          </w:rPrChange>
        </w:rPr>
        <w:t>Integración con los IDEs:</w:t>
      </w:r>
    </w:p>
    <w:p w14:paraId="6C28B3D1" w14:textId="6AF0B113" w:rsidR="0082293A" w:rsidRPr="008439ED" w:rsidRDefault="0082293A">
      <w:pPr>
        <w:numPr>
          <w:ilvl w:val="0"/>
          <w:numId w:val="146"/>
        </w:numPr>
        <w:spacing w:before="100" w:beforeAutospacing="1" w:after="100" w:afterAutospacing="1" w:line="360" w:lineRule="auto"/>
        <w:rPr>
          <w:rFonts w:ascii="Calibri" w:eastAsia="Times New Roman" w:hAnsi="Calibri" w:cs="Calibri"/>
          <w:lang w:eastAsia="es-CO"/>
          <w:rPrChange w:id="991" w:author="LauraPGM" w:date="2025-11-04T16:55:00Z">
            <w:rPr>
              <w:rFonts w:asciiTheme="majorHAnsi" w:eastAsia="Times New Roman" w:hAnsiTheme="majorHAnsi" w:cstheme="majorHAnsi"/>
              <w:lang w:eastAsia="es-CO"/>
            </w:rPr>
          </w:rPrChange>
        </w:rPr>
        <w:pPrChange w:id="992" w:author="LauraPGM" w:date="2025-10-01T13:25:00Z">
          <w:pPr>
            <w:numPr>
              <w:numId w:val="99"/>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lang w:eastAsia="es-CO"/>
          <w:rPrChange w:id="993" w:author="LauraPGM" w:date="2025-11-04T16:55:00Z">
            <w:rPr>
              <w:rFonts w:asciiTheme="majorHAnsi" w:eastAsia="Times New Roman" w:hAnsiTheme="majorHAnsi" w:cstheme="majorHAnsi"/>
              <w:lang w:eastAsia="es-CO"/>
            </w:rPr>
          </w:rPrChange>
        </w:rPr>
        <w:t xml:space="preserve">En IDEs relativos, la variable de seguimiento constituye el denominador (ejemplo: </w:t>
      </w:r>
      <w:proofErr w:type="spellStart"/>
      <w:r w:rsidRPr="008439ED">
        <w:rPr>
          <w:rFonts w:ascii="Calibri" w:eastAsia="Times New Roman" w:hAnsi="Calibri" w:cs="Calibri"/>
          <w:lang w:eastAsia="es-CO"/>
          <w:rPrChange w:id="994" w:author="LauraPGM" w:date="2025-11-04T16:55:00Z">
            <w:rPr>
              <w:rFonts w:asciiTheme="majorHAnsi" w:eastAsia="Times New Roman" w:hAnsiTheme="majorHAnsi" w:cstheme="majorHAnsi"/>
              <w:lang w:eastAsia="es-CO"/>
            </w:rPr>
          </w:rPrChange>
        </w:rPr>
        <w:t>kWh</w:t>
      </w:r>
      <w:proofErr w:type="spellEnd"/>
      <w:ins w:id="995" w:author="LauraPGM" w:date="2025-10-01T11:25:00Z">
        <w:r w:rsidR="00510C78" w:rsidRPr="008439ED">
          <w:rPr>
            <w:rFonts w:ascii="Calibri" w:eastAsia="Times New Roman" w:hAnsi="Calibri" w:cs="Calibri"/>
            <w:lang w:eastAsia="es-CO"/>
          </w:rPr>
          <w:t xml:space="preserve"> </w:t>
        </w:r>
      </w:ins>
      <w:r w:rsidRPr="008439ED">
        <w:rPr>
          <w:rFonts w:ascii="Calibri" w:eastAsia="Times New Roman" w:hAnsi="Calibri" w:cs="Calibri"/>
          <w:lang w:eastAsia="es-CO"/>
          <w:rPrChange w:id="996" w:author="LauraPGM" w:date="2025-11-04T16:55:00Z">
            <w:rPr>
              <w:rFonts w:asciiTheme="majorHAnsi" w:eastAsia="Times New Roman" w:hAnsiTheme="majorHAnsi" w:cstheme="majorHAnsi"/>
              <w:lang w:eastAsia="es-CO"/>
            </w:rPr>
          </w:rPrChange>
        </w:rPr>
        <w:t>/</w:t>
      </w:r>
      <w:ins w:id="997" w:author="LauraPGM" w:date="2025-10-01T11:25:00Z">
        <w:r w:rsidR="00510C78" w:rsidRPr="008439ED">
          <w:rPr>
            <w:rFonts w:ascii="Calibri" w:eastAsia="Times New Roman" w:hAnsi="Calibri" w:cs="Calibri"/>
            <w:lang w:eastAsia="es-CO"/>
          </w:rPr>
          <w:t xml:space="preserve"> </w:t>
        </w:r>
      </w:ins>
      <w:r w:rsidRPr="008439ED">
        <w:rPr>
          <w:rFonts w:ascii="Calibri" w:eastAsia="Times New Roman" w:hAnsi="Calibri" w:cs="Calibri"/>
          <w:lang w:eastAsia="es-CO"/>
          <w:rPrChange w:id="998" w:author="LauraPGM" w:date="2025-11-04T16:55:00Z">
            <w:rPr>
              <w:rFonts w:asciiTheme="majorHAnsi" w:eastAsia="Times New Roman" w:hAnsiTheme="majorHAnsi" w:cstheme="majorHAnsi"/>
              <w:lang w:eastAsia="es-CO"/>
            </w:rPr>
          </w:rPrChange>
        </w:rPr>
        <w:t>unidad producida).</w:t>
      </w:r>
    </w:p>
    <w:p w14:paraId="70873ED3" w14:textId="77777777" w:rsidR="0082293A" w:rsidRPr="008439ED" w:rsidRDefault="0082293A">
      <w:pPr>
        <w:numPr>
          <w:ilvl w:val="0"/>
          <w:numId w:val="146"/>
        </w:numPr>
        <w:spacing w:before="100" w:beforeAutospacing="1" w:after="100" w:afterAutospacing="1" w:line="360" w:lineRule="auto"/>
        <w:rPr>
          <w:rFonts w:ascii="Calibri" w:eastAsia="Times New Roman" w:hAnsi="Calibri" w:cs="Calibri"/>
          <w:lang w:eastAsia="es-CO"/>
          <w:rPrChange w:id="999" w:author="LauraPGM" w:date="2025-11-04T16:55:00Z">
            <w:rPr>
              <w:rFonts w:asciiTheme="majorHAnsi" w:eastAsia="Times New Roman" w:hAnsiTheme="majorHAnsi" w:cstheme="majorHAnsi"/>
              <w:lang w:eastAsia="es-CO"/>
            </w:rPr>
          </w:rPrChange>
        </w:rPr>
        <w:pPrChange w:id="1000" w:author="LauraPGM" w:date="2025-10-01T13:25:00Z">
          <w:pPr>
            <w:numPr>
              <w:numId w:val="99"/>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lang w:eastAsia="es-CO"/>
          <w:rPrChange w:id="1001" w:author="LauraPGM" w:date="2025-11-04T16:55:00Z">
            <w:rPr>
              <w:rFonts w:asciiTheme="majorHAnsi" w:eastAsia="Times New Roman" w:hAnsiTheme="majorHAnsi" w:cstheme="majorHAnsi"/>
              <w:lang w:eastAsia="es-CO"/>
            </w:rPr>
          </w:rPrChange>
        </w:rPr>
        <w:t>En IDEs normalizados, se utilizan variables de ajuste (ejemplo: grados día).</w:t>
      </w:r>
    </w:p>
    <w:p w14:paraId="4307A9F2" w14:textId="01FC80F3" w:rsidR="0082293A" w:rsidRPr="008439ED" w:rsidRDefault="0082293A" w:rsidP="001D59AC">
      <w:pPr>
        <w:spacing w:before="100" w:beforeAutospacing="1" w:after="100" w:afterAutospacing="1" w:line="360" w:lineRule="auto"/>
        <w:rPr>
          <w:rFonts w:ascii="Calibri" w:eastAsia="Times New Roman" w:hAnsi="Calibri" w:cs="Calibri"/>
          <w:lang w:eastAsia="es-CO"/>
          <w:rPrChange w:id="1002" w:author="LauraPGM" w:date="2025-11-04T16:55:00Z">
            <w:rPr>
              <w:rFonts w:asciiTheme="majorHAnsi" w:eastAsia="Times New Roman" w:hAnsiTheme="majorHAnsi" w:cstheme="majorHAnsi"/>
              <w:lang w:eastAsia="es-CO"/>
            </w:rPr>
          </w:rPrChange>
        </w:rPr>
      </w:pPr>
      <w:r w:rsidRPr="008439ED">
        <w:rPr>
          <w:rFonts w:ascii="Calibri" w:eastAsia="Times New Roman" w:hAnsi="Calibri" w:cs="Calibri"/>
          <w:lang w:eastAsia="es-CO"/>
          <w:rPrChange w:id="1003" w:author="LauraPGM" w:date="2025-11-04T16:55:00Z">
            <w:rPr>
              <w:rFonts w:asciiTheme="majorHAnsi" w:eastAsia="Times New Roman" w:hAnsiTheme="majorHAnsi" w:cstheme="majorHAnsi"/>
              <w:lang w:eastAsia="es-CO"/>
            </w:rPr>
          </w:rPrChange>
        </w:rPr>
        <w:t>El establecimiento de una Línea Base Energética sólida y la correcta identificación de variables de seguimiento constituyen pasos esenciales en la gestión energética. Estos elementos no solo permiten el cálculo y la interpretación precisa de los IDEs, sino que también garantizan el cumplimiento de los requisitos de la norma ISO 50001, facilitando la mejora continua y la toma de decisiones estratégicas.</w:t>
      </w:r>
    </w:p>
    <w:p w14:paraId="2BB2D448" w14:textId="4EEBA7F1" w:rsidR="00424C06" w:rsidRPr="008439ED" w:rsidDel="00E83550" w:rsidRDefault="00E90BEE">
      <w:pPr>
        <w:spacing w:line="360" w:lineRule="auto"/>
        <w:jc w:val="center"/>
        <w:rPr>
          <w:del w:id="1004" w:author="LauraPGM" w:date="2025-10-06T21:08:00Z"/>
          <w:rFonts w:ascii="Calibri" w:hAnsi="Calibri" w:cs="Calibri"/>
          <w:b/>
          <w:bCs/>
          <w:i/>
          <w:iCs/>
          <w:lang w:eastAsia="es-MX"/>
        </w:rPr>
        <w:pPrChange w:id="1005" w:author="LauraPGM" w:date="2025-10-06T21:08:00Z">
          <w:pPr/>
        </w:pPrChange>
      </w:pPr>
      <w:r w:rsidRPr="008439ED">
        <w:rPr>
          <w:rFonts w:ascii="Calibri" w:eastAsia="Times New Roman" w:hAnsi="Calibri" w:cs="Calibri"/>
          <w:noProof/>
          <w:lang w:eastAsia="es-CO"/>
          <w:rPrChange w:id="1006" w:author="LauraPGM" w:date="2025-11-04T16:55:00Z">
            <w:rPr>
              <w:rFonts w:asciiTheme="majorHAnsi" w:eastAsia="Times New Roman" w:hAnsiTheme="majorHAnsi" w:cstheme="majorHAnsi"/>
              <w:noProof/>
              <w:lang w:eastAsia="es-CO"/>
            </w:rPr>
          </w:rPrChange>
        </w:rPr>
        <mc:AlternateContent>
          <mc:Choice Requires="wps">
            <w:drawing>
              <wp:anchor distT="0" distB="0" distL="114300" distR="114300" simplePos="0" relativeHeight="251686912" behindDoc="1" locked="0" layoutInCell="1" allowOverlap="1" wp14:anchorId="36640574" wp14:editId="15B23FA5">
                <wp:simplePos x="0" y="0"/>
                <wp:positionH relativeFrom="column">
                  <wp:posOffset>-116840</wp:posOffset>
                </wp:positionH>
                <wp:positionV relativeFrom="paragraph">
                  <wp:posOffset>-52705</wp:posOffset>
                </wp:positionV>
                <wp:extent cx="6451600" cy="971550"/>
                <wp:effectExtent l="57150" t="19050" r="82550" b="95250"/>
                <wp:wrapNone/>
                <wp:docPr id="6" name="Rectángulo 6"/>
                <wp:cNvGraphicFramePr/>
                <a:graphic xmlns:a="http://schemas.openxmlformats.org/drawingml/2006/main">
                  <a:graphicData uri="http://schemas.microsoft.com/office/word/2010/wordprocessingShape">
                    <wps:wsp>
                      <wps:cNvSpPr/>
                      <wps:spPr>
                        <a:xfrm>
                          <a:off x="0" y="0"/>
                          <a:ext cx="6451600" cy="9715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55670E" id="Rectángulo 6" o:spid="_x0000_s1026" style="position:absolute;margin-left:-9.2pt;margin-top:-4.15pt;width:508pt;height:76.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r w:rsidR="00424C06" w:rsidRPr="008439ED">
        <w:rPr>
          <w:rFonts w:ascii="Calibri" w:hAnsi="Calibri" w:cs="Calibri"/>
          <w:highlight w:val="cyan"/>
          <w:lang w:eastAsia="es-MX"/>
          <w:rPrChange w:id="1007" w:author="LauraPGM" w:date="2025-11-04T16:55:00Z">
            <w:rPr>
              <w:highlight w:val="cyan"/>
              <w:lang w:eastAsia="es-MX"/>
            </w:rPr>
          </w:rPrChange>
        </w:rPr>
        <w:t>Llamado a la acción:</w:t>
      </w:r>
    </w:p>
    <w:p w14:paraId="6E2D7F85" w14:textId="77777777" w:rsidR="00E83550" w:rsidRPr="008439ED" w:rsidRDefault="00E83550">
      <w:pPr>
        <w:spacing w:line="360" w:lineRule="auto"/>
        <w:jc w:val="center"/>
        <w:rPr>
          <w:ins w:id="1008" w:author="LauraPGM" w:date="2025-10-06T21:08:00Z"/>
          <w:rFonts w:ascii="Calibri" w:hAnsi="Calibri" w:cs="Calibri"/>
          <w:lang w:eastAsia="es-MX"/>
          <w:rPrChange w:id="1009" w:author="LauraPGM" w:date="2025-11-04T16:55:00Z">
            <w:rPr>
              <w:ins w:id="1010" w:author="LauraPGM" w:date="2025-10-06T21:08:00Z"/>
              <w:lang w:eastAsia="es-MX"/>
            </w:rPr>
          </w:rPrChange>
        </w:rPr>
        <w:pPrChange w:id="1011" w:author="LauraPGM" w:date="2025-10-01T09:45:00Z">
          <w:pPr>
            <w:jc w:val="center"/>
          </w:pPr>
        </w:pPrChange>
      </w:pPr>
    </w:p>
    <w:p w14:paraId="59F4512D" w14:textId="283A9612" w:rsidR="00DA5A3E" w:rsidRPr="008439ED" w:rsidRDefault="00424C06">
      <w:pPr>
        <w:spacing w:line="360" w:lineRule="auto"/>
        <w:rPr>
          <w:rFonts w:ascii="Calibri" w:hAnsi="Calibri" w:cs="Calibri"/>
          <w:b/>
          <w:rPrChange w:id="1012" w:author="LauraPGM" w:date="2025-11-04T16:55:00Z">
            <w:rPr>
              <w:b/>
            </w:rPr>
          </w:rPrChange>
        </w:rPr>
        <w:pPrChange w:id="1013" w:author="LauraPGM" w:date="2025-10-06T21:08:00Z">
          <w:pPr/>
        </w:pPrChange>
      </w:pPr>
      <w:del w:id="1014" w:author="LauraPGM" w:date="2025-10-06T21:08:00Z">
        <w:r w:rsidRPr="008439ED" w:rsidDel="00E83550">
          <w:rPr>
            <w:rFonts w:ascii="Calibri" w:hAnsi="Calibri" w:cs="Calibri"/>
            <w:lang w:eastAsia="es-MX"/>
            <w:rPrChange w:id="1015" w:author="LauraPGM" w:date="2025-11-04T16:55:00Z">
              <w:rPr>
                <w:lang w:eastAsia="es-MX"/>
              </w:rPr>
            </w:rPrChange>
          </w:rPr>
          <w:delText>Para complementar información, acceda al siguiente video en YouTube</w:delText>
        </w:r>
        <w:r w:rsidRPr="008439ED" w:rsidDel="00E83550">
          <w:rPr>
            <w:rFonts w:ascii="Calibri" w:hAnsi="Calibri" w:cs="Calibri"/>
            <w:b/>
            <w:bCs/>
            <w:lang w:eastAsia="es-MX"/>
            <w:rPrChange w:id="1016" w:author="LauraPGM" w:date="2025-11-04T16:55:00Z">
              <w:rPr>
                <w:b/>
                <w:bCs/>
                <w:lang w:eastAsia="es-MX"/>
              </w:rPr>
            </w:rPrChange>
          </w:rPr>
          <w:delText xml:space="preserve"> </w:delText>
        </w:r>
        <w:r w:rsidRPr="008439ED" w:rsidDel="00E83550">
          <w:rPr>
            <w:rFonts w:ascii="Calibri" w:hAnsi="Calibri" w:cs="Calibri"/>
            <w:b/>
            <w:bCs/>
            <w:iCs/>
            <w:lang w:eastAsia="es-MX"/>
            <w:rPrChange w:id="1017" w:author="LauraPGM" w:date="2025-11-04T16:55:00Z">
              <w:rPr>
                <w:b/>
                <w:bCs/>
                <w:i/>
                <w:iCs/>
                <w:lang w:eastAsia="es-MX"/>
              </w:rPr>
            </w:rPrChange>
          </w:rPr>
          <w:delText>“</w:delText>
        </w:r>
      </w:del>
      <w:ins w:id="1018" w:author="LauraPGM" w:date="2025-10-06T21:09:00Z">
        <w:r w:rsidR="00E83550" w:rsidRPr="008439ED">
          <w:rPr>
            <w:rFonts w:ascii="Calibri" w:hAnsi="Calibri" w:cs="Calibri"/>
            <w:b/>
            <w:bCs/>
            <w:iCs/>
            <w:lang w:eastAsia="es-MX"/>
          </w:rPr>
          <w:t>L</w:t>
        </w:r>
      </w:ins>
      <w:del w:id="1019" w:author="LauraPGM" w:date="2025-10-06T21:09:00Z">
        <w:r w:rsidRPr="008439ED" w:rsidDel="00E83550">
          <w:rPr>
            <w:rFonts w:ascii="Calibri" w:hAnsi="Calibri" w:cs="Calibri"/>
            <w:b/>
            <w:bCs/>
            <w:iCs/>
            <w:lang w:eastAsia="es-MX"/>
            <w:rPrChange w:id="1020" w:author="LauraPGM" w:date="2025-11-04T16:55:00Z">
              <w:rPr>
                <w:b/>
                <w:bCs/>
                <w:i/>
                <w:iCs/>
                <w:lang w:eastAsia="es-MX"/>
              </w:rPr>
            </w:rPrChange>
          </w:rPr>
          <w:delText>l</w:delText>
        </w:r>
      </w:del>
      <w:r w:rsidRPr="008439ED">
        <w:rPr>
          <w:rFonts w:ascii="Calibri" w:hAnsi="Calibri" w:cs="Calibri"/>
          <w:b/>
          <w:bCs/>
          <w:iCs/>
          <w:lang w:eastAsia="es-MX"/>
          <w:rPrChange w:id="1021" w:author="LauraPGM" w:date="2025-11-04T16:55:00Z">
            <w:rPr>
              <w:b/>
              <w:bCs/>
              <w:i/>
              <w:iCs/>
              <w:lang w:eastAsia="es-MX"/>
            </w:rPr>
          </w:rPrChange>
        </w:rPr>
        <w:t xml:space="preserve">ínea </w:t>
      </w:r>
      <w:ins w:id="1022" w:author="LauraPGM" w:date="2025-10-06T21:09:00Z">
        <w:r w:rsidR="00E83550" w:rsidRPr="008439ED">
          <w:rPr>
            <w:rFonts w:ascii="Calibri" w:hAnsi="Calibri" w:cs="Calibri"/>
            <w:b/>
            <w:bCs/>
            <w:iCs/>
            <w:lang w:eastAsia="es-MX"/>
          </w:rPr>
          <w:t>B</w:t>
        </w:r>
      </w:ins>
      <w:del w:id="1023" w:author="LauraPGM" w:date="2025-10-06T21:09:00Z">
        <w:r w:rsidRPr="008439ED" w:rsidDel="00E83550">
          <w:rPr>
            <w:rFonts w:ascii="Calibri" w:hAnsi="Calibri" w:cs="Calibri"/>
            <w:b/>
            <w:bCs/>
            <w:iCs/>
            <w:lang w:eastAsia="es-MX"/>
            <w:rPrChange w:id="1024" w:author="LauraPGM" w:date="2025-11-04T16:55:00Z">
              <w:rPr>
                <w:b/>
                <w:bCs/>
                <w:i/>
                <w:iCs/>
                <w:lang w:eastAsia="es-MX"/>
              </w:rPr>
            </w:rPrChange>
          </w:rPr>
          <w:delText>b</w:delText>
        </w:r>
      </w:del>
      <w:r w:rsidRPr="008439ED">
        <w:rPr>
          <w:rFonts w:ascii="Calibri" w:hAnsi="Calibri" w:cs="Calibri"/>
          <w:b/>
          <w:bCs/>
          <w:iCs/>
          <w:lang w:eastAsia="es-MX"/>
          <w:rPrChange w:id="1025" w:author="LauraPGM" w:date="2025-11-04T16:55:00Z">
            <w:rPr>
              <w:b/>
              <w:bCs/>
              <w:i/>
              <w:iCs/>
              <w:lang w:eastAsia="es-MX"/>
            </w:rPr>
          </w:rPrChange>
        </w:rPr>
        <w:t xml:space="preserve">ase </w:t>
      </w:r>
      <w:ins w:id="1026" w:author="LauraPGM" w:date="2025-10-06T21:09:00Z">
        <w:r w:rsidR="00E83550" w:rsidRPr="008439ED">
          <w:rPr>
            <w:rFonts w:ascii="Calibri" w:hAnsi="Calibri" w:cs="Calibri"/>
            <w:b/>
            <w:bCs/>
            <w:iCs/>
            <w:lang w:eastAsia="es-MX"/>
          </w:rPr>
          <w:t>E</w:t>
        </w:r>
      </w:ins>
      <w:del w:id="1027" w:author="LauraPGM" w:date="2025-10-06T21:09:00Z">
        <w:r w:rsidRPr="008439ED" w:rsidDel="00E83550">
          <w:rPr>
            <w:rFonts w:ascii="Calibri" w:hAnsi="Calibri" w:cs="Calibri"/>
            <w:b/>
            <w:bCs/>
            <w:iCs/>
            <w:lang w:eastAsia="es-MX"/>
            <w:rPrChange w:id="1028" w:author="LauraPGM" w:date="2025-11-04T16:55:00Z">
              <w:rPr>
                <w:b/>
                <w:bCs/>
                <w:i/>
                <w:iCs/>
                <w:lang w:eastAsia="es-MX"/>
              </w:rPr>
            </w:rPrChange>
          </w:rPr>
          <w:delText>e</w:delText>
        </w:r>
      </w:del>
      <w:r w:rsidRPr="008439ED">
        <w:rPr>
          <w:rFonts w:ascii="Calibri" w:hAnsi="Calibri" w:cs="Calibri"/>
          <w:b/>
          <w:bCs/>
          <w:iCs/>
          <w:lang w:eastAsia="es-MX"/>
          <w:rPrChange w:id="1029" w:author="LauraPGM" w:date="2025-11-04T16:55:00Z">
            <w:rPr>
              <w:b/>
              <w:bCs/>
              <w:i/>
              <w:iCs/>
              <w:lang w:eastAsia="es-MX"/>
            </w:rPr>
          </w:rPrChange>
        </w:rPr>
        <w:t xml:space="preserve">nergética bajo la norma (ISO 50001) eficiencia </w:t>
      </w:r>
      <w:commentRangeStart w:id="1030"/>
      <w:r w:rsidRPr="008439ED">
        <w:rPr>
          <w:rFonts w:ascii="Calibri" w:hAnsi="Calibri" w:cs="Calibri"/>
          <w:b/>
          <w:bCs/>
          <w:iCs/>
          <w:lang w:eastAsia="es-MX"/>
          <w:rPrChange w:id="1031" w:author="LauraPGM" w:date="2025-11-04T16:55:00Z">
            <w:rPr>
              <w:b/>
              <w:bCs/>
              <w:i/>
              <w:iCs/>
              <w:lang w:eastAsia="es-MX"/>
            </w:rPr>
          </w:rPrChange>
        </w:rPr>
        <w:t>energética</w:t>
      </w:r>
      <w:commentRangeEnd w:id="1030"/>
      <w:r w:rsidRPr="008439ED">
        <w:rPr>
          <w:rStyle w:val="Refdecomentario"/>
          <w:rFonts w:ascii="Calibri" w:hAnsi="Calibri" w:cs="Calibri"/>
          <w:sz w:val="22"/>
          <w:szCs w:val="22"/>
          <w:rPrChange w:id="1032" w:author="LauraPGM" w:date="2025-11-04T16:55:00Z">
            <w:rPr>
              <w:rStyle w:val="Refdecomentario"/>
            </w:rPr>
          </w:rPrChange>
        </w:rPr>
        <w:commentReference w:id="1030"/>
      </w:r>
      <w:ins w:id="1033" w:author="LauraPGM" w:date="2025-10-06T21:08:00Z">
        <w:r w:rsidR="00E83550" w:rsidRPr="008439ED">
          <w:rPr>
            <w:rFonts w:ascii="Calibri" w:hAnsi="Calibri" w:cs="Calibri"/>
            <w:b/>
          </w:rPr>
          <w:t xml:space="preserve">, para complementar el tema abordado, se invita a </w:t>
        </w:r>
      </w:ins>
      <w:ins w:id="1034" w:author="LauraPGM" w:date="2025-10-06T21:10:00Z">
        <w:r w:rsidR="00E83550" w:rsidRPr="008439ED">
          <w:rPr>
            <w:rFonts w:ascii="Calibri" w:hAnsi="Calibri" w:cs="Calibri"/>
            <w:b/>
          </w:rPr>
          <w:t>explorar</w:t>
        </w:r>
      </w:ins>
      <w:ins w:id="1035" w:author="LauraPGM" w:date="2025-10-06T21:08:00Z">
        <w:r w:rsidR="00E83550" w:rsidRPr="008439ED">
          <w:rPr>
            <w:rFonts w:ascii="Calibri" w:hAnsi="Calibri" w:cs="Calibri"/>
            <w:b/>
          </w:rPr>
          <w:t xml:space="preserve"> el siguiente video:</w:t>
        </w:r>
      </w:ins>
      <w:del w:id="1036" w:author="LauraPGM" w:date="2025-10-06T21:08:00Z">
        <w:r w:rsidRPr="008439ED" w:rsidDel="00E83550">
          <w:rPr>
            <w:rFonts w:ascii="Calibri" w:hAnsi="Calibri" w:cs="Calibri"/>
            <w:b/>
            <w:rPrChange w:id="1037" w:author="LauraPGM" w:date="2025-11-04T16:55:00Z">
              <w:rPr>
                <w:b/>
                <w:bCs/>
                <w:i/>
                <w:iCs/>
                <w:lang w:eastAsia="es-MX"/>
              </w:rPr>
            </w:rPrChange>
          </w:rPr>
          <w:delText>”</w:delText>
        </w:r>
        <w:r w:rsidRPr="008439ED" w:rsidDel="00E83550">
          <w:rPr>
            <w:rFonts w:ascii="Calibri" w:hAnsi="Calibri" w:cs="Calibri"/>
            <w:b/>
            <w:rPrChange w:id="1038" w:author="LauraPGM" w:date="2025-11-04T16:55:00Z">
              <w:rPr>
                <w:i/>
                <w:iCs/>
                <w:lang w:eastAsia="es-MX"/>
              </w:rPr>
            </w:rPrChange>
          </w:rPr>
          <w:delText>.</w:delText>
        </w:r>
      </w:del>
    </w:p>
    <w:p w14:paraId="0CDB0185" w14:textId="77777777" w:rsidR="00DA5A3E" w:rsidRPr="008439ED" w:rsidRDefault="00DA5A3E" w:rsidP="001D59AC">
      <w:pPr>
        <w:pStyle w:val="Normal0"/>
        <w:spacing w:line="360" w:lineRule="auto"/>
        <w:rPr>
          <w:rFonts w:ascii="Calibri" w:hAnsi="Calibri" w:cs="Calibri"/>
          <w:b/>
          <w:rPrChange w:id="1039" w:author="LauraPGM" w:date="2025-11-04T16:55:00Z">
            <w:rPr>
              <w:b/>
            </w:rPr>
          </w:rPrChange>
        </w:rPr>
      </w:pPr>
    </w:p>
    <w:p w14:paraId="48D5FA72" w14:textId="77777777" w:rsidR="00DA5A3E" w:rsidRPr="008439ED" w:rsidRDefault="00DA5A3E" w:rsidP="001D59AC">
      <w:pPr>
        <w:pStyle w:val="Normal0"/>
        <w:spacing w:line="360" w:lineRule="auto"/>
        <w:rPr>
          <w:rFonts w:ascii="Calibri" w:hAnsi="Calibri" w:cs="Calibri"/>
          <w:b/>
          <w:rPrChange w:id="1040" w:author="LauraPGM" w:date="2025-11-04T16:55:00Z">
            <w:rPr>
              <w:b/>
            </w:rPr>
          </w:rPrChange>
        </w:rPr>
      </w:pPr>
    </w:p>
    <w:p w14:paraId="53F5CAEB" w14:textId="1D5A2D1A" w:rsidR="00DA5A3E" w:rsidRPr="008439ED" w:rsidDel="00E90BEE" w:rsidRDefault="00E90BEE">
      <w:pPr>
        <w:pStyle w:val="Normal0"/>
        <w:numPr>
          <w:ilvl w:val="0"/>
          <w:numId w:val="147"/>
        </w:numPr>
        <w:spacing w:line="360" w:lineRule="auto"/>
        <w:jc w:val="both"/>
        <w:rPr>
          <w:del w:id="1041" w:author="LauraPGM" w:date="2025-10-01T13:26:00Z"/>
          <w:rFonts w:ascii="Calibri" w:hAnsi="Calibri" w:cs="Calibri"/>
          <w:b/>
          <w:rPrChange w:id="1042" w:author="LauraPGM" w:date="2025-11-04T16:55:00Z">
            <w:rPr>
              <w:del w:id="1043" w:author="LauraPGM" w:date="2025-10-01T13:26:00Z"/>
              <w:b/>
            </w:rPr>
          </w:rPrChange>
        </w:rPr>
        <w:pPrChange w:id="1044" w:author="LauraPGM" w:date="2025-10-01T13:26:00Z">
          <w:pPr>
            <w:pStyle w:val="Normal0"/>
            <w:spacing w:line="360" w:lineRule="auto"/>
            <w:jc w:val="both"/>
          </w:pPr>
        </w:pPrChange>
      </w:pPr>
      <w:ins w:id="1045" w:author="LauraPGM" w:date="2025-10-01T13:26:00Z">
        <w:r w:rsidRPr="008439ED">
          <w:rPr>
            <w:rFonts w:ascii="Calibri" w:hAnsi="Calibri" w:cs="Calibri"/>
            <w:b/>
          </w:rPr>
          <w:t xml:space="preserve">3. </w:t>
        </w:r>
      </w:ins>
    </w:p>
    <w:p w14:paraId="17767B9B" w14:textId="57702F75" w:rsidR="00DA5A3E" w:rsidRPr="008439ED" w:rsidDel="00E90BEE" w:rsidRDefault="00424C06">
      <w:pPr>
        <w:pStyle w:val="Normal0"/>
        <w:numPr>
          <w:ilvl w:val="0"/>
          <w:numId w:val="28"/>
        </w:numPr>
        <w:spacing w:line="360" w:lineRule="auto"/>
        <w:rPr>
          <w:del w:id="1046" w:author="LauraPGM" w:date="2025-10-01T13:25:00Z"/>
          <w:rFonts w:ascii="Calibri" w:hAnsi="Calibri" w:cs="Calibri"/>
          <w:b/>
        </w:rPr>
        <w:pPrChange w:id="1047" w:author="LauraPGM" w:date="2025-10-01T13:26:00Z">
          <w:pPr>
            <w:pStyle w:val="Normal0"/>
            <w:spacing w:line="360" w:lineRule="auto"/>
            <w:jc w:val="both"/>
          </w:pPr>
        </w:pPrChange>
      </w:pPr>
      <w:del w:id="1048" w:author="LauraPGM" w:date="2025-10-01T13:26:00Z">
        <w:r w:rsidRPr="008439ED" w:rsidDel="00E90BEE">
          <w:rPr>
            <w:rFonts w:ascii="Calibri" w:hAnsi="Calibri" w:cs="Calibri"/>
            <w:b/>
          </w:rPr>
          <w:delText>3.</w:delText>
        </w:r>
        <w:r w:rsidRPr="008439ED" w:rsidDel="00E90BEE">
          <w:rPr>
            <w:rFonts w:ascii="Calibri" w:hAnsi="Calibri" w:cs="Calibri"/>
            <w:b/>
          </w:rPr>
          <w:tab/>
        </w:r>
      </w:del>
      <w:r w:rsidRPr="008439ED">
        <w:rPr>
          <w:rFonts w:ascii="Calibri" w:hAnsi="Calibri" w:cs="Calibri"/>
          <w:b/>
        </w:rPr>
        <w:t xml:space="preserve">Cálculo e </w:t>
      </w:r>
      <w:ins w:id="1049" w:author="LauraPGM" w:date="2025-10-06T21:18:00Z">
        <w:r w:rsidR="004B0566" w:rsidRPr="008439ED">
          <w:rPr>
            <w:rFonts w:ascii="Calibri" w:hAnsi="Calibri" w:cs="Calibri"/>
            <w:b/>
          </w:rPr>
          <w:t>i</w:t>
        </w:r>
      </w:ins>
      <w:del w:id="1050" w:author="LauraPGM" w:date="2025-10-06T21:18:00Z">
        <w:r w:rsidRPr="008439ED" w:rsidDel="004B0566">
          <w:rPr>
            <w:rFonts w:ascii="Calibri" w:hAnsi="Calibri" w:cs="Calibri"/>
            <w:b/>
          </w:rPr>
          <w:delText>I</w:delText>
        </w:r>
      </w:del>
      <w:r w:rsidRPr="008439ED">
        <w:rPr>
          <w:rFonts w:ascii="Calibri" w:hAnsi="Calibri" w:cs="Calibri"/>
          <w:b/>
        </w:rPr>
        <w:t>nterpretación de Indicadores de Desempeño Energético</w:t>
      </w:r>
    </w:p>
    <w:p w14:paraId="3770A1CE" w14:textId="77777777" w:rsidR="00DA5A3E" w:rsidRPr="008439ED" w:rsidRDefault="00DA5A3E" w:rsidP="001D59AC">
      <w:pPr>
        <w:pStyle w:val="Normal0"/>
        <w:spacing w:line="360" w:lineRule="auto"/>
        <w:jc w:val="both"/>
        <w:rPr>
          <w:rFonts w:ascii="Calibri" w:hAnsi="Calibri" w:cs="Calibri"/>
          <w:b/>
        </w:rPr>
      </w:pPr>
    </w:p>
    <w:p w14:paraId="41E770B2" w14:textId="139725C5" w:rsidR="003B1B7E" w:rsidRPr="008439ED" w:rsidRDefault="003B1B7E" w:rsidP="001D59AC">
      <w:pPr>
        <w:spacing w:before="100" w:beforeAutospacing="1" w:after="100" w:afterAutospacing="1" w:line="360" w:lineRule="auto"/>
        <w:rPr>
          <w:ins w:id="1051" w:author="LauraPGM" w:date="2025-10-01T21:33:00Z"/>
          <w:rFonts w:ascii="Calibri" w:eastAsia="Times New Roman" w:hAnsi="Calibri" w:cs="Calibri"/>
          <w:lang w:eastAsia="es-CO"/>
        </w:rPr>
      </w:pPr>
      <w:commentRangeStart w:id="1052"/>
      <w:ins w:id="1053" w:author="LauraPGM" w:date="2025-10-01T21:33:00Z">
        <w:r w:rsidRPr="008439ED">
          <w:rPr>
            <w:rFonts w:ascii="Calibri" w:hAnsi="Calibri" w:cs="Calibri"/>
            <w:noProof/>
            <w:lang w:eastAsia="es-CO"/>
            <w:rPrChange w:id="1054" w:author="LauraPGM" w:date="2025-11-04T16:55:00Z">
              <w:rPr>
                <w:noProof/>
                <w:lang w:eastAsia="es-CO"/>
              </w:rPr>
            </w:rPrChange>
          </w:rPr>
          <w:lastRenderedPageBreak/>
          <w:drawing>
            <wp:inline distT="0" distB="0" distL="0" distR="0" wp14:anchorId="2890B9EE" wp14:editId="50D67B70">
              <wp:extent cx="3374316" cy="1562100"/>
              <wp:effectExtent l="0" t="0" r="0" b="0"/>
              <wp:docPr id="23" name="Imagen 23" descr="Indicadores de gestión empresarial: características, tipos y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icadores de gestión empresarial: características, tipos y ejempl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1726" cy="1579419"/>
                      </a:xfrm>
                      <a:prstGeom prst="rect">
                        <a:avLst/>
                      </a:prstGeom>
                      <a:noFill/>
                      <a:ln>
                        <a:noFill/>
                      </a:ln>
                    </pic:spPr>
                  </pic:pic>
                </a:graphicData>
              </a:graphic>
            </wp:inline>
          </w:drawing>
        </w:r>
        <w:commentRangeEnd w:id="1052"/>
        <w:r w:rsidRPr="008439ED">
          <w:rPr>
            <w:rStyle w:val="Refdecomentario"/>
            <w:rFonts w:ascii="Calibri" w:hAnsi="Calibri" w:cs="Calibri"/>
            <w:sz w:val="22"/>
            <w:szCs w:val="22"/>
            <w:rPrChange w:id="1055" w:author="LauraPGM" w:date="2025-11-04T16:55:00Z">
              <w:rPr>
                <w:rStyle w:val="Refdecomentario"/>
              </w:rPr>
            </w:rPrChange>
          </w:rPr>
          <w:commentReference w:id="1052"/>
        </w:r>
      </w:ins>
    </w:p>
    <w:p w14:paraId="55FCC061" w14:textId="613CCDE6" w:rsidR="00424C06" w:rsidRPr="008439ED" w:rsidRDefault="00424C06" w:rsidP="001D59AC">
      <w:pPr>
        <w:spacing w:before="100" w:beforeAutospacing="1" w:after="100" w:afterAutospacing="1" w:line="360" w:lineRule="auto"/>
        <w:rPr>
          <w:rFonts w:ascii="Calibri" w:eastAsia="Times New Roman" w:hAnsi="Calibri" w:cs="Calibri"/>
          <w:lang w:eastAsia="es-CO"/>
        </w:rPr>
      </w:pPr>
      <w:r w:rsidRPr="008439ED">
        <w:rPr>
          <w:rFonts w:ascii="Calibri" w:eastAsia="Times New Roman" w:hAnsi="Calibri" w:cs="Calibri"/>
          <w:lang w:eastAsia="es-CO"/>
        </w:rPr>
        <w:t xml:space="preserve">Una vez comprendidos los distintos tipos de Indicadores de Desempeño Energético (IDEs) y establecida la Línea Base Energética (LBE), el siguiente paso crítico es la </w:t>
      </w:r>
      <w:r w:rsidRPr="008439ED">
        <w:rPr>
          <w:rFonts w:ascii="Calibri" w:eastAsia="Times New Roman" w:hAnsi="Calibri" w:cs="Calibri"/>
          <w:bCs/>
          <w:lang w:eastAsia="es-CO"/>
          <w:rPrChange w:id="1056" w:author="LauraPGM" w:date="2025-11-04T16:55:00Z">
            <w:rPr>
              <w:rFonts w:ascii="Calibri" w:eastAsia="Times New Roman" w:hAnsi="Calibri" w:cs="Calibri"/>
              <w:b/>
              <w:bCs/>
              <w:lang w:eastAsia="es-CO"/>
            </w:rPr>
          </w:rPrChange>
        </w:rPr>
        <w:t>implementación práctica</w:t>
      </w:r>
      <w:r w:rsidRPr="008439ED">
        <w:rPr>
          <w:rFonts w:ascii="Calibri" w:eastAsia="Times New Roman" w:hAnsi="Calibri" w:cs="Calibri"/>
          <w:lang w:eastAsia="es-CO"/>
        </w:rPr>
        <w:t>, es decir, el cálculo real de estos indicadores y, lo más relevante, su correcta aplicación.</w:t>
      </w:r>
      <w:r w:rsidR="00A0190B" w:rsidRPr="008439ED">
        <w:rPr>
          <w:rFonts w:ascii="Calibri" w:eastAsia="Times New Roman" w:hAnsi="Calibri" w:cs="Calibri"/>
          <w:lang w:eastAsia="es-CO"/>
        </w:rPr>
        <w:t xml:space="preserve"> </w:t>
      </w:r>
      <w:r w:rsidRPr="008439ED">
        <w:rPr>
          <w:rFonts w:ascii="Calibri" w:eastAsia="Times New Roman" w:hAnsi="Calibri" w:cs="Calibri"/>
          <w:lang w:eastAsia="es-CO"/>
        </w:rPr>
        <w:t>El cálculo de un IDE consiste en una operación matemática que relaciona el consumo de energía con las variables de impacto relevantes. La precisión de este cálculo depende directamente de la calidad y disponibilidad de los datos utilizados.</w:t>
      </w:r>
    </w:p>
    <w:p w14:paraId="5C6D2D44" w14:textId="77777777" w:rsidR="00424C06" w:rsidRPr="008439ED" w:rsidRDefault="00424C06">
      <w:pPr>
        <w:pStyle w:val="Prrafodelista"/>
        <w:numPr>
          <w:ilvl w:val="0"/>
          <w:numId w:val="37"/>
        </w:numPr>
        <w:spacing w:before="100" w:beforeAutospacing="1" w:after="100" w:afterAutospacing="1" w:line="360" w:lineRule="auto"/>
        <w:rPr>
          <w:rFonts w:ascii="Calibri" w:eastAsia="Times New Roman" w:hAnsi="Calibri" w:cs="Calibri"/>
          <w:lang w:eastAsia="es-CO"/>
          <w:rPrChange w:id="1057" w:author="LauraPGM" w:date="2025-11-04T16:55:00Z">
            <w:rPr>
              <w:lang w:eastAsia="es-CO"/>
            </w:rPr>
          </w:rPrChange>
        </w:rPr>
        <w:pPrChange w:id="1058" w:author="LauraPGM" w:date="2025-10-01T13:27:00Z">
          <w:pPr>
            <w:pStyle w:val="Prrafodelista"/>
            <w:numPr>
              <w:numId w:val="78"/>
            </w:numPr>
            <w:tabs>
              <w:tab w:val="num" w:pos="720"/>
            </w:tabs>
            <w:spacing w:before="100" w:beforeAutospacing="1" w:after="100" w:afterAutospacing="1" w:line="360" w:lineRule="auto"/>
            <w:ind w:hanging="360"/>
          </w:pPr>
        </w:pPrChange>
      </w:pPr>
      <w:r w:rsidRPr="008439ED">
        <w:rPr>
          <w:rFonts w:ascii="Calibri" w:eastAsia="Times New Roman" w:hAnsi="Calibri" w:cs="Calibri"/>
          <w:b/>
          <w:bCs/>
          <w:lang w:eastAsia="es-CO"/>
          <w:rPrChange w:id="1059" w:author="LauraPGM" w:date="2025-11-04T16:55:00Z">
            <w:rPr>
              <w:lang w:eastAsia="es-CO"/>
            </w:rPr>
          </w:rPrChange>
        </w:rPr>
        <w:t>Principios generales para el cálculo:</w:t>
      </w:r>
    </w:p>
    <w:p w14:paraId="636E7659" w14:textId="12AAFDCB" w:rsidR="00424C06" w:rsidRPr="008439ED" w:rsidRDefault="00424C06">
      <w:pPr>
        <w:numPr>
          <w:ilvl w:val="0"/>
          <w:numId w:val="148"/>
        </w:numPr>
        <w:spacing w:before="100" w:beforeAutospacing="1" w:after="100" w:afterAutospacing="1" w:line="360" w:lineRule="auto"/>
        <w:rPr>
          <w:rFonts w:ascii="Calibri" w:eastAsia="Times New Roman" w:hAnsi="Calibri" w:cs="Calibri"/>
          <w:lang w:eastAsia="es-CO"/>
        </w:rPr>
        <w:pPrChange w:id="1060" w:author="LauraPGM" w:date="2025-10-01T13:27:00Z">
          <w:pPr>
            <w:numPr>
              <w:numId w:val="100"/>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bCs/>
          <w:lang w:eastAsia="es-CO"/>
        </w:rPr>
        <w:t>Identificación del IDE:</w:t>
      </w:r>
      <w:r w:rsidRPr="008439ED">
        <w:rPr>
          <w:rFonts w:ascii="Calibri" w:eastAsia="Times New Roman" w:hAnsi="Calibri" w:cs="Calibri"/>
          <w:lang w:eastAsia="es-CO"/>
        </w:rPr>
        <w:t xml:space="preserve"> definir con claridad qué indicador se calculará (por ejemplo, </w:t>
      </w:r>
      <w:proofErr w:type="spellStart"/>
      <w:r w:rsidRPr="008439ED">
        <w:rPr>
          <w:rFonts w:ascii="Calibri" w:eastAsia="Times New Roman" w:hAnsi="Calibri" w:cs="Calibri"/>
          <w:lang w:eastAsia="es-CO"/>
        </w:rPr>
        <w:t>kWh</w:t>
      </w:r>
      <w:proofErr w:type="spellEnd"/>
      <w:r w:rsidR="00A0190B" w:rsidRPr="008439ED">
        <w:rPr>
          <w:rFonts w:ascii="Calibri" w:eastAsia="Times New Roman" w:hAnsi="Calibri" w:cs="Calibri"/>
          <w:lang w:eastAsia="es-CO"/>
        </w:rPr>
        <w:t xml:space="preserve"> </w:t>
      </w:r>
      <w:r w:rsidRPr="008439ED">
        <w:rPr>
          <w:rFonts w:ascii="Calibri" w:eastAsia="Times New Roman" w:hAnsi="Calibri" w:cs="Calibri"/>
          <w:lang w:eastAsia="es-CO"/>
        </w:rPr>
        <w:t>/</w:t>
      </w:r>
      <w:ins w:id="1061" w:author="LauraPGM" w:date="2025-10-01T13:27:00Z">
        <w:r w:rsidR="00E90BEE" w:rsidRPr="008439ED">
          <w:rPr>
            <w:rFonts w:ascii="Calibri" w:eastAsia="Times New Roman" w:hAnsi="Calibri" w:cs="Calibri"/>
            <w:lang w:eastAsia="es-CO"/>
          </w:rPr>
          <w:t xml:space="preserve"> </w:t>
        </w:r>
      </w:ins>
      <w:r w:rsidRPr="008439ED">
        <w:rPr>
          <w:rFonts w:ascii="Calibri" w:eastAsia="Times New Roman" w:hAnsi="Calibri" w:cs="Calibri"/>
          <w:lang w:eastAsia="es-CO"/>
        </w:rPr>
        <w:t>unidad producida, eficiencia de una caldera).</w:t>
      </w:r>
    </w:p>
    <w:p w14:paraId="1FBF1CB6" w14:textId="77777777" w:rsidR="00424C06" w:rsidRPr="008439ED" w:rsidRDefault="00424C06">
      <w:pPr>
        <w:numPr>
          <w:ilvl w:val="0"/>
          <w:numId w:val="148"/>
        </w:numPr>
        <w:spacing w:before="100" w:beforeAutospacing="1" w:after="100" w:afterAutospacing="1" w:line="360" w:lineRule="auto"/>
        <w:rPr>
          <w:rFonts w:ascii="Calibri" w:eastAsia="Times New Roman" w:hAnsi="Calibri" w:cs="Calibri"/>
          <w:lang w:eastAsia="es-CO"/>
        </w:rPr>
        <w:pPrChange w:id="1062" w:author="LauraPGM" w:date="2025-10-01T13:27:00Z">
          <w:pPr>
            <w:numPr>
              <w:numId w:val="100"/>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bCs/>
          <w:lang w:eastAsia="es-CO"/>
        </w:rPr>
        <w:t>Recopilación de datos:</w:t>
      </w:r>
      <w:r w:rsidRPr="008439ED">
        <w:rPr>
          <w:rFonts w:ascii="Calibri" w:eastAsia="Times New Roman" w:hAnsi="Calibri" w:cs="Calibri"/>
          <w:lang w:eastAsia="es-CO"/>
        </w:rPr>
        <w:t xml:space="preserve"> garantizar que se disponga de todos los datos necesarios tanto para el numerador (consumo de energía) como para el denominador (variable de impacto, cuando corresponda). Ambos deben corresponder al mismo período de tiempo.</w:t>
      </w:r>
    </w:p>
    <w:p w14:paraId="01BD2692" w14:textId="77777777" w:rsidR="00424C06" w:rsidRPr="008439ED" w:rsidRDefault="00424C06">
      <w:pPr>
        <w:numPr>
          <w:ilvl w:val="0"/>
          <w:numId w:val="148"/>
        </w:numPr>
        <w:spacing w:before="100" w:beforeAutospacing="1" w:after="100" w:afterAutospacing="1" w:line="360" w:lineRule="auto"/>
        <w:rPr>
          <w:rFonts w:ascii="Calibri" w:eastAsia="Times New Roman" w:hAnsi="Calibri" w:cs="Calibri"/>
          <w:lang w:eastAsia="es-CO"/>
        </w:rPr>
        <w:pPrChange w:id="1063" w:author="LauraPGM" w:date="2025-10-01T13:27:00Z">
          <w:pPr>
            <w:numPr>
              <w:numId w:val="100"/>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bCs/>
          <w:lang w:eastAsia="es-CO"/>
        </w:rPr>
        <w:t>Unidades consistentes:</w:t>
      </w:r>
      <w:r w:rsidRPr="008439ED">
        <w:rPr>
          <w:rFonts w:ascii="Calibri" w:eastAsia="Times New Roman" w:hAnsi="Calibri" w:cs="Calibri"/>
          <w:lang w:eastAsia="es-CO"/>
        </w:rPr>
        <w:t xml:space="preserve"> asegurar la homogeneidad en las unidades de medida para evitar errores en el cálculo. En caso necesario, realizar conversiones (por ejemplo, de m³ de gas a </w:t>
      </w:r>
      <w:proofErr w:type="spellStart"/>
      <w:r w:rsidRPr="008439ED">
        <w:rPr>
          <w:rFonts w:ascii="Calibri" w:eastAsia="Times New Roman" w:hAnsi="Calibri" w:cs="Calibri"/>
          <w:lang w:eastAsia="es-CO"/>
        </w:rPr>
        <w:t>kWh</w:t>
      </w:r>
      <w:proofErr w:type="spellEnd"/>
      <w:r w:rsidRPr="008439ED">
        <w:rPr>
          <w:rFonts w:ascii="Calibri" w:eastAsia="Times New Roman" w:hAnsi="Calibri" w:cs="Calibri"/>
          <w:lang w:eastAsia="es-CO"/>
        </w:rPr>
        <w:t>).</w:t>
      </w:r>
    </w:p>
    <w:p w14:paraId="507D6835" w14:textId="77777777" w:rsidR="00424C06" w:rsidRPr="008439ED" w:rsidRDefault="00424C06">
      <w:pPr>
        <w:numPr>
          <w:ilvl w:val="0"/>
          <w:numId w:val="148"/>
        </w:numPr>
        <w:spacing w:before="100" w:beforeAutospacing="1" w:after="100" w:afterAutospacing="1" w:line="360" w:lineRule="auto"/>
        <w:rPr>
          <w:rFonts w:ascii="Calibri" w:eastAsia="Times New Roman" w:hAnsi="Calibri" w:cs="Calibri"/>
          <w:lang w:eastAsia="es-CO"/>
        </w:rPr>
        <w:pPrChange w:id="1064" w:author="LauraPGM" w:date="2025-10-01T13:27:00Z">
          <w:pPr>
            <w:numPr>
              <w:numId w:val="100"/>
            </w:numPr>
            <w:tabs>
              <w:tab w:val="num" w:pos="360"/>
              <w:tab w:val="num" w:pos="720"/>
            </w:tabs>
            <w:spacing w:before="100" w:beforeAutospacing="1" w:after="100" w:afterAutospacing="1" w:line="360" w:lineRule="auto"/>
            <w:ind w:left="720" w:hanging="720"/>
          </w:pPr>
        </w:pPrChange>
      </w:pPr>
      <w:r w:rsidRPr="008439ED">
        <w:rPr>
          <w:rFonts w:ascii="Calibri" w:eastAsia="Times New Roman" w:hAnsi="Calibri" w:cs="Calibri"/>
          <w:b/>
          <w:bCs/>
          <w:lang w:eastAsia="es-CO"/>
        </w:rPr>
        <w:t>Fórmula definida:</w:t>
      </w:r>
      <w:r w:rsidRPr="008439ED">
        <w:rPr>
          <w:rFonts w:ascii="Calibri" w:eastAsia="Times New Roman" w:hAnsi="Calibri" w:cs="Calibri"/>
          <w:lang w:eastAsia="es-CO"/>
        </w:rPr>
        <w:t xml:space="preserve"> emplear la fórmula adecuada según el tipo de IDE que se calcule.</w:t>
      </w:r>
    </w:p>
    <w:p w14:paraId="7613A9CC" w14:textId="77777777" w:rsidR="00424C06" w:rsidRPr="008439ED" w:rsidRDefault="00424C06">
      <w:pPr>
        <w:pStyle w:val="Prrafodelista"/>
        <w:numPr>
          <w:ilvl w:val="0"/>
          <w:numId w:val="37"/>
        </w:numPr>
        <w:spacing w:before="100" w:beforeAutospacing="1" w:after="100" w:afterAutospacing="1" w:line="360" w:lineRule="auto"/>
        <w:rPr>
          <w:rFonts w:ascii="Calibri" w:eastAsia="Times New Roman" w:hAnsi="Calibri" w:cs="Calibri"/>
          <w:lang w:eastAsia="es-CO"/>
          <w:rPrChange w:id="1065" w:author="LauraPGM" w:date="2025-11-04T16:55:00Z">
            <w:rPr>
              <w:lang w:eastAsia="es-CO"/>
            </w:rPr>
          </w:rPrChange>
        </w:rPr>
        <w:pPrChange w:id="1066" w:author="LauraPGM" w:date="2025-10-01T13:27:00Z">
          <w:pPr>
            <w:spacing w:before="100" w:beforeAutospacing="1" w:after="100" w:afterAutospacing="1" w:line="360" w:lineRule="auto"/>
          </w:pPr>
        </w:pPrChange>
      </w:pPr>
      <w:r w:rsidRPr="008439ED">
        <w:rPr>
          <w:rFonts w:ascii="Calibri" w:eastAsia="Times New Roman" w:hAnsi="Calibri" w:cs="Calibri"/>
          <w:b/>
          <w:bCs/>
          <w:lang w:eastAsia="es-CO"/>
          <w:rPrChange w:id="1067" w:author="LauraPGM" w:date="2025-11-04T16:55:00Z">
            <w:rPr>
              <w:lang w:eastAsia="es-CO"/>
            </w:rPr>
          </w:rPrChange>
        </w:rPr>
        <w:t>Ejemplos de cálculo por tipo de IDE:</w:t>
      </w:r>
    </w:p>
    <w:p w14:paraId="11C580A0" w14:textId="35EE2B44" w:rsidR="00A0190B" w:rsidRPr="008439ED" w:rsidRDefault="00A0190B">
      <w:pPr>
        <w:numPr>
          <w:ilvl w:val="0"/>
          <w:numId w:val="73"/>
        </w:numPr>
        <w:spacing w:line="360" w:lineRule="auto"/>
        <w:rPr>
          <w:rFonts w:ascii="Calibri" w:hAnsi="Calibri" w:cs="Calibri"/>
          <w:lang w:eastAsia="es-MX"/>
        </w:rPr>
        <w:pPrChange w:id="1068" w:author="LauraPGM" w:date="2025-10-01T09:45:00Z">
          <w:pPr>
            <w:numPr>
              <w:numId w:val="101"/>
            </w:numPr>
            <w:tabs>
              <w:tab w:val="num" w:pos="360"/>
              <w:tab w:val="num" w:pos="720"/>
            </w:tabs>
            <w:spacing w:line="360" w:lineRule="auto"/>
            <w:ind w:left="720" w:hanging="720"/>
          </w:pPr>
        </w:pPrChange>
      </w:pPr>
      <w:r w:rsidRPr="008439ED">
        <w:rPr>
          <w:rFonts w:ascii="Calibri" w:hAnsi="Calibri" w:cs="Calibri"/>
          <w:b/>
          <w:bCs/>
          <w:lang w:eastAsia="es-MX"/>
        </w:rPr>
        <w:t xml:space="preserve">IDEs </w:t>
      </w:r>
      <w:ins w:id="1069" w:author="LauraPGM" w:date="2025-10-06T21:18:00Z">
        <w:r w:rsidR="004B0566" w:rsidRPr="008439ED">
          <w:rPr>
            <w:rFonts w:ascii="Calibri" w:hAnsi="Calibri" w:cs="Calibri"/>
            <w:b/>
            <w:bCs/>
            <w:lang w:eastAsia="es-MX"/>
          </w:rPr>
          <w:t>a</w:t>
        </w:r>
      </w:ins>
      <w:del w:id="1070" w:author="LauraPGM" w:date="2025-10-06T21:18:00Z">
        <w:r w:rsidRPr="008439ED" w:rsidDel="004B0566">
          <w:rPr>
            <w:rFonts w:ascii="Calibri" w:hAnsi="Calibri" w:cs="Calibri"/>
            <w:b/>
            <w:bCs/>
            <w:lang w:eastAsia="es-MX"/>
          </w:rPr>
          <w:delText>A</w:delText>
        </w:r>
      </w:del>
      <w:r w:rsidRPr="008439ED">
        <w:rPr>
          <w:rFonts w:ascii="Calibri" w:hAnsi="Calibri" w:cs="Calibri"/>
          <w:b/>
          <w:bCs/>
          <w:lang w:eastAsia="es-MX"/>
        </w:rPr>
        <w:t>bsolutos (</w:t>
      </w:r>
      <w:ins w:id="1071" w:author="LauraPGM" w:date="2025-10-01T13:27:00Z">
        <w:r w:rsidR="00E90BEE" w:rsidRPr="008439ED">
          <w:rPr>
            <w:rFonts w:ascii="Calibri" w:hAnsi="Calibri" w:cs="Calibri"/>
            <w:b/>
            <w:bCs/>
            <w:lang w:eastAsia="es-MX"/>
          </w:rPr>
          <w:t>c</w:t>
        </w:r>
      </w:ins>
      <w:del w:id="1072" w:author="LauraPGM" w:date="2025-10-01T13:27:00Z">
        <w:r w:rsidRPr="008439ED" w:rsidDel="00E90BEE">
          <w:rPr>
            <w:rFonts w:ascii="Calibri" w:hAnsi="Calibri" w:cs="Calibri"/>
            <w:b/>
            <w:bCs/>
            <w:lang w:eastAsia="es-MX"/>
          </w:rPr>
          <w:delText>C</w:delText>
        </w:r>
      </w:del>
      <w:r w:rsidRPr="008439ED">
        <w:rPr>
          <w:rFonts w:ascii="Calibri" w:hAnsi="Calibri" w:cs="Calibri"/>
          <w:b/>
          <w:bCs/>
          <w:lang w:eastAsia="es-MX"/>
        </w:rPr>
        <w:t xml:space="preserve">onsumo </w:t>
      </w:r>
      <w:ins w:id="1073" w:author="LauraPGM" w:date="2025-10-01T13:27:00Z">
        <w:r w:rsidR="00E90BEE" w:rsidRPr="008439ED">
          <w:rPr>
            <w:rFonts w:ascii="Calibri" w:hAnsi="Calibri" w:cs="Calibri"/>
            <w:b/>
            <w:bCs/>
            <w:lang w:eastAsia="es-MX"/>
          </w:rPr>
          <w:t>t</w:t>
        </w:r>
      </w:ins>
      <w:del w:id="1074" w:author="LauraPGM" w:date="2025-10-01T13:27:00Z">
        <w:r w:rsidRPr="008439ED" w:rsidDel="00E90BEE">
          <w:rPr>
            <w:rFonts w:ascii="Calibri" w:hAnsi="Calibri" w:cs="Calibri"/>
            <w:b/>
            <w:bCs/>
            <w:lang w:eastAsia="es-MX"/>
          </w:rPr>
          <w:delText>T</w:delText>
        </w:r>
      </w:del>
      <w:r w:rsidRPr="008439ED">
        <w:rPr>
          <w:rFonts w:ascii="Calibri" w:hAnsi="Calibri" w:cs="Calibri"/>
          <w:b/>
          <w:bCs/>
          <w:lang w:eastAsia="es-MX"/>
        </w:rPr>
        <w:t>otal):</w:t>
      </w:r>
    </w:p>
    <w:p w14:paraId="60E43E9C" w14:textId="502FF199" w:rsidR="00A0190B" w:rsidRPr="008439ED" w:rsidRDefault="00A0190B">
      <w:pPr>
        <w:numPr>
          <w:ilvl w:val="1"/>
          <w:numId w:val="74"/>
        </w:numPr>
        <w:spacing w:line="360" w:lineRule="auto"/>
        <w:rPr>
          <w:rFonts w:ascii="Calibri" w:hAnsi="Calibri" w:cs="Calibri"/>
          <w:lang w:eastAsia="es-MX"/>
        </w:rPr>
        <w:pPrChange w:id="1075" w:author="LauraPGM" w:date="2025-10-01T09:45:00Z">
          <w:pPr>
            <w:numPr>
              <w:ilvl w:val="1"/>
              <w:numId w:val="102"/>
            </w:numPr>
            <w:tabs>
              <w:tab w:val="num" w:pos="360"/>
              <w:tab w:val="num" w:pos="1440"/>
            </w:tabs>
            <w:spacing w:line="360" w:lineRule="auto"/>
            <w:ind w:left="1440" w:hanging="720"/>
          </w:pPr>
        </w:pPrChange>
      </w:pPr>
      <w:r w:rsidRPr="008439ED">
        <w:rPr>
          <w:rFonts w:ascii="Calibri" w:hAnsi="Calibri" w:cs="Calibri"/>
          <w:b/>
          <w:bCs/>
          <w:lang w:eastAsia="es-MX"/>
        </w:rPr>
        <w:t>Fórmula:</w:t>
      </w:r>
      <w:r w:rsidRPr="008439ED">
        <w:rPr>
          <w:rFonts w:ascii="Calibri" w:hAnsi="Calibri" w:cs="Calibri"/>
          <w:lang w:eastAsia="es-MX"/>
        </w:rPr>
        <w:t xml:space="preserve"> </w:t>
      </w:r>
      <m:oMath>
        <m:r>
          <w:ins w:id="1076" w:author="LauraPGM" w:date="2025-10-01T13:28:00Z">
            <m:rPr>
              <m:sty m:val="p"/>
            </m:rPr>
            <w:rPr>
              <w:rFonts w:ascii="Cambria Math" w:hAnsi="Cambria Math" w:cs="Calibri"/>
              <w:lang w:eastAsia="es-MX"/>
              <w:rPrChange w:id="1077" w:author="LauraPGM" w:date="2025-11-04T16:55:00Z">
                <w:rPr>
                  <w:rFonts w:ascii="Cambria Math" w:hAnsi="Cambria Math" w:cs="Calibri"/>
                  <w:lang w:eastAsia="es-MX"/>
                </w:rPr>
              </w:rPrChange>
            </w:rPr>
            <m:t>c</m:t>
          </w:ins>
        </m:r>
        <m:r>
          <w:del w:id="1078" w:author="LauraPGM" w:date="2025-10-01T13:28:00Z">
            <m:rPr>
              <m:sty m:val="p"/>
            </m:rPr>
            <w:rPr>
              <w:rFonts w:ascii="Cambria Math" w:hAnsi="Cambria Math" w:cs="Calibri"/>
              <w:lang w:eastAsia="es-MX"/>
              <w:rPrChange w:id="1079" w:author="LauraPGM" w:date="2025-11-04T16:55:00Z">
                <w:rPr>
                  <w:rFonts w:ascii="Cambria Math" w:hAnsi="Cambria Math" w:cs="Calibri"/>
                  <w:lang w:eastAsia="es-MX"/>
                </w:rPr>
              </w:rPrChange>
            </w:rPr>
            <m:t>C</m:t>
          </w:del>
        </m:r>
        <m:r>
          <m:rPr>
            <m:sty m:val="p"/>
          </m:rPr>
          <w:rPr>
            <w:rFonts w:ascii="Cambria Math" w:hAnsi="Cambria Math" w:cs="Calibri"/>
            <w:lang w:eastAsia="es-MX"/>
            <w:rPrChange w:id="1080" w:author="LauraPGM" w:date="2025-11-04T16:55:00Z">
              <w:rPr>
                <w:rFonts w:ascii="Cambria Math" w:hAnsi="Cambria Math" w:cs="Calibri"/>
                <w:lang w:eastAsia="es-MX"/>
              </w:rPr>
            </w:rPrChange>
          </w:rPr>
          <m:t xml:space="preserve">onsumo total de energía= </m:t>
        </m:r>
        <m:nary>
          <m:naryPr>
            <m:chr m:val="∑"/>
            <m:limLoc m:val="undOvr"/>
            <m:subHide m:val="1"/>
            <m:supHide m:val="1"/>
            <m:ctrlPr>
              <w:ins w:id="1081" w:author="LauraPGM" w:date="2025-10-09T09:57:00Z">
                <w:rPr>
                  <w:rFonts w:ascii="Cambria Math" w:hAnsi="Cambria Math" w:cs="Calibri"/>
                  <w:lang w:eastAsia="es-MX"/>
                </w:rPr>
              </w:ins>
            </m:ctrlPr>
          </m:naryPr>
          <m:sub/>
          <m:sup/>
          <m:e>
            <m:r>
              <w:ins w:id="1082" w:author="LauraPGM" w:date="2025-10-01T13:28:00Z">
                <m:rPr>
                  <m:sty m:val="p"/>
                </m:rPr>
                <w:rPr>
                  <w:rFonts w:ascii="Cambria Math" w:hAnsi="Cambria Math" w:cs="Calibri"/>
                  <w:lang w:eastAsia="es-MX"/>
                  <w:rPrChange w:id="1083" w:author="LauraPGM" w:date="2025-11-04T16:55:00Z">
                    <w:rPr>
                      <w:rFonts w:ascii="Cambria Math" w:hAnsi="Cambria Math" w:cs="Calibri"/>
                      <w:lang w:eastAsia="es-MX"/>
                    </w:rPr>
                  </w:rPrChange>
                </w:rPr>
                <m:t>c</m:t>
              </w:ins>
            </m:r>
            <m:r>
              <w:del w:id="1084" w:author="LauraPGM" w:date="2025-10-01T13:28:00Z">
                <m:rPr>
                  <m:sty m:val="p"/>
                </m:rPr>
                <w:rPr>
                  <w:rFonts w:ascii="Cambria Math" w:hAnsi="Cambria Math" w:cs="Calibri"/>
                  <w:lang w:eastAsia="es-MX"/>
                  <w:rPrChange w:id="1085" w:author="LauraPGM" w:date="2025-11-04T16:55:00Z">
                    <w:rPr>
                      <w:rFonts w:ascii="Cambria Math" w:hAnsi="Cambria Math" w:cs="Calibri"/>
                      <w:lang w:eastAsia="es-MX"/>
                    </w:rPr>
                  </w:rPrChange>
                </w:rPr>
                <m:t>C</m:t>
              </w:del>
            </m:r>
            <m:r>
              <m:rPr>
                <m:sty m:val="p"/>
              </m:rPr>
              <w:rPr>
                <w:rFonts w:ascii="Cambria Math" w:hAnsi="Cambria Math" w:cs="Calibri"/>
                <w:lang w:eastAsia="es-MX"/>
                <w:rPrChange w:id="1086" w:author="LauraPGM" w:date="2025-11-04T16:55:00Z">
                  <w:rPr>
                    <w:rFonts w:ascii="Cambria Math" w:hAnsi="Cambria Math" w:cs="Calibri"/>
                    <w:lang w:eastAsia="es-MX"/>
                  </w:rPr>
                </w:rPrChange>
              </w:rPr>
              <m:t xml:space="preserve">onsumo por </m:t>
            </m:r>
            <m:r>
              <w:ins w:id="1087" w:author="LauraPGM" w:date="2025-10-01T13:28:00Z">
                <m:rPr>
                  <m:sty m:val="p"/>
                </m:rPr>
                <w:rPr>
                  <w:rFonts w:ascii="Cambria Math" w:hAnsi="Cambria Math" w:cs="Calibri"/>
                  <w:lang w:eastAsia="es-MX"/>
                  <w:rPrChange w:id="1088" w:author="LauraPGM" w:date="2025-11-04T16:55:00Z">
                    <w:rPr>
                      <w:rFonts w:ascii="Cambria Math" w:hAnsi="Cambria Math" w:cs="Calibri"/>
                      <w:lang w:eastAsia="es-MX"/>
                    </w:rPr>
                  </w:rPrChange>
                </w:rPr>
                <m:t>f</m:t>
              </w:ins>
            </m:r>
            <m:r>
              <w:del w:id="1089" w:author="LauraPGM" w:date="2025-10-01T13:28:00Z">
                <m:rPr>
                  <m:sty m:val="p"/>
                </m:rPr>
                <w:rPr>
                  <w:rFonts w:ascii="Cambria Math" w:hAnsi="Cambria Math" w:cs="Calibri"/>
                  <w:lang w:eastAsia="es-MX"/>
                  <w:rPrChange w:id="1090" w:author="LauraPGM" w:date="2025-11-04T16:55:00Z">
                    <w:rPr>
                      <w:rFonts w:ascii="Cambria Math" w:hAnsi="Cambria Math" w:cs="Calibri"/>
                      <w:lang w:eastAsia="es-MX"/>
                    </w:rPr>
                  </w:rPrChange>
                </w:rPr>
                <m:t>f</m:t>
              </w:del>
            </m:r>
            <m:r>
              <m:rPr>
                <m:sty m:val="p"/>
              </m:rPr>
              <w:rPr>
                <w:rFonts w:ascii="Cambria Math" w:hAnsi="Cambria Math" w:cs="Calibri"/>
                <w:lang w:eastAsia="es-MX"/>
                <w:rPrChange w:id="1091" w:author="LauraPGM" w:date="2025-11-04T16:55:00Z">
                  <w:rPr>
                    <w:rFonts w:ascii="Cambria Math" w:hAnsi="Cambria Math" w:cs="Calibri"/>
                    <w:lang w:eastAsia="es-MX"/>
                  </w:rPr>
                </w:rPrChange>
              </w:rPr>
              <m:t>uente de energía</m:t>
            </m:r>
          </m:e>
        </m:nary>
      </m:oMath>
    </w:p>
    <w:p w14:paraId="2F42C143" w14:textId="03FFE0AF" w:rsidR="00A0190B" w:rsidRPr="008439ED" w:rsidRDefault="00A0190B">
      <w:pPr>
        <w:numPr>
          <w:ilvl w:val="1"/>
          <w:numId w:val="74"/>
        </w:numPr>
        <w:spacing w:line="360" w:lineRule="auto"/>
        <w:rPr>
          <w:rFonts w:ascii="Calibri" w:hAnsi="Calibri" w:cs="Calibri"/>
          <w:lang w:eastAsia="es-MX"/>
        </w:rPr>
        <w:pPrChange w:id="1092" w:author="LauraPGM" w:date="2025-10-01T09:45:00Z">
          <w:pPr>
            <w:numPr>
              <w:ilvl w:val="1"/>
              <w:numId w:val="102"/>
            </w:numPr>
            <w:tabs>
              <w:tab w:val="num" w:pos="360"/>
              <w:tab w:val="num" w:pos="1440"/>
            </w:tabs>
            <w:spacing w:line="360" w:lineRule="auto"/>
            <w:ind w:left="1440" w:hanging="720"/>
          </w:pPr>
        </w:pPrChange>
      </w:pPr>
      <w:r w:rsidRPr="008439ED">
        <w:rPr>
          <w:rFonts w:ascii="Calibri" w:hAnsi="Calibri" w:cs="Calibri"/>
          <w:b/>
          <w:bCs/>
          <w:lang w:eastAsia="es-MX"/>
        </w:rPr>
        <w:t xml:space="preserve">Datos </w:t>
      </w:r>
      <w:ins w:id="1093" w:author="LauraPGM" w:date="2025-10-06T21:18:00Z">
        <w:r w:rsidR="004B0566" w:rsidRPr="008439ED">
          <w:rPr>
            <w:rFonts w:ascii="Calibri" w:hAnsi="Calibri" w:cs="Calibri"/>
            <w:b/>
            <w:bCs/>
            <w:lang w:eastAsia="es-MX"/>
          </w:rPr>
          <w:t>n</w:t>
        </w:r>
      </w:ins>
      <w:del w:id="1094" w:author="LauraPGM" w:date="2025-10-06T21:18:00Z">
        <w:r w:rsidRPr="008439ED" w:rsidDel="004B0566">
          <w:rPr>
            <w:rFonts w:ascii="Calibri" w:hAnsi="Calibri" w:cs="Calibri"/>
            <w:b/>
            <w:bCs/>
            <w:lang w:eastAsia="es-MX"/>
          </w:rPr>
          <w:delText>N</w:delText>
        </w:r>
      </w:del>
      <w:r w:rsidRPr="008439ED">
        <w:rPr>
          <w:rFonts w:ascii="Calibri" w:hAnsi="Calibri" w:cs="Calibri"/>
          <w:b/>
          <w:bCs/>
          <w:lang w:eastAsia="es-MX"/>
        </w:rPr>
        <w:t>ecesarios:</w:t>
      </w:r>
      <w:r w:rsidRPr="008439ED">
        <w:rPr>
          <w:rFonts w:ascii="Calibri" w:hAnsi="Calibri" w:cs="Calibri"/>
          <w:lang w:eastAsia="es-MX"/>
        </w:rPr>
        <w:t xml:space="preserve"> registros de facturas de electricidad, gas, diésel, etc., en un período específico.</w:t>
      </w:r>
    </w:p>
    <w:p w14:paraId="2EFCF1F8" w14:textId="46E8D416" w:rsidR="00A0190B" w:rsidRPr="008439ED" w:rsidRDefault="00A0190B">
      <w:pPr>
        <w:numPr>
          <w:ilvl w:val="1"/>
          <w:numId w:val="73"/>
        </w:numPr>
        <w:spacing w:line="360" w:lineRule="auto"/>
        <w:rPr>
          <w:rFonts w:ascii="Calibri" w:hAnsi="Calibri" w:cs="Calibri"/>
          <w:lang w:eastAsia="es-MX"/>
        </w:rPr>
        <w:pPrChange w:id="1095" w:author="LauraPGM" w:date="2025-10-01T09:45:00Z">
          <w:pPr>
            <w:numPr>
              <w:ilvl w:val="1"/>
              <w:numId w:val="101"/>
            </w:numPr>
            <w:tabs>
              <w:tab w:val="num" w:pos="360"/>
              <w:tab w:val="num" w:pos="1440"/>
            </w:tabs>
            <w:spacing w:line="360" w:lineRule="auto"/>
            <w:ind w:left="1440" w:hanging="720"/>
          </w:pPr>
        </w:pPrChange>
      </w:pPr>
      <w:r w:rsidRPr="008439ED">
        <w:rPr>
          <w:rFonts w:ascii="Calibri" w:hAnsi="Calibri" w:cs="Calibri"/>
          <w:b/>
          <w:bCs/>
          <w:lang w:eastAsia="es-MX"/>
        </w:rPr>
        <w:t>Ejemplo:</w:t>
      </w:r>
      <w:r w:rsidR="0006551F" w:rsidRPr="008439ED">
        <w:rPr>
          <w:rFonts w:ascii="Calibri" w:hAnsi="Calibri" w:cs="Calibri"/>
          <w:lang w:eastAsia="es-MX"/>
        </w:rPr>
        <w:t xml:space="preserve"> una fábrica consume 50.</w:t>
      </w:r>
      <w:r w:rsidRPr="008439ED">
        <w:rPr>
          <w:rFonts w:ascii="Calibri" w:hAnsi="Calibri" w:cs="Calibri"/>
          <w:lang w:eastAsia="es-MX"/>
        </w:rPr>
        <w:t xml:space="preserve">000 </w:t>
      </w:r>
      <w:proofErr w:type="spellStart"/>
      <w:r w:rsidRPr="008439ED">
        <w:rPr>
          <w:rFonts w:ascii="Calibri" w:hAnsi="Calibri" w:cs="Calibri"/>
          <w:lang w:eastAsia="es-MX"/>
        </w:rPr>
        <w:t>kWh</w:t>
      </w:r>
      <w:proofErr w:type="spellEnd"/>
      <w:r w:rsidRPr="008439ED">
        <w:rPr>
          <w:rFonts w:ascii="Calibri" w:hAnsi="Calibri" w:cs="Calibri"/>
          <w:lang w:eastAsia="es-MX"/>
        </w:rPr>
        <w:t xml:space="preserve"> de electri</w:t>
      </w:r>
      <w:r w:rsidR="0006551F" w:rsidRPr="008439ED">
        <w:rPr>
          <w:rFonts w:ascii="Calibri" w:hAnsi="Calibri" w:cs="Calibri"/>
          <w:lang w:eastAsia="es-MX"/>
        </w:rPr>
        <w:t>cidad y 10.</w:t>
      </w:r>
      <w:r w:rsidRPr="008439ED">
        <w:rPr>
          <w:rFonts w:ascii="Calibri" w:hAnsi="Calibri" w:cs="Calibri"/>
          <w:lang w:eastAsia="es-MX"/>
        </w:rPr>
        <w:t xml:space="preserve">000 m³ de gas natural en un mes. </w:t>
      </w:r>
    </w:p>
    <w:p w14:paraId="38DB8DA3" w14:textId="77777777" w:rsidR="00A0190B" w:rsidRPr="008439ED" w:rsidRDefault="00A0190B">
      <w:pPr>
        <w:numPr>
          <w:ilvl w:val="2"/>
          <w:numId w:val="75"/>
        </w:numPr>
        <w:spacing w:line="360" w:lineRule="auto"/>
        <w:rPr>
          <w:rFonts w:ascii="Calibri" w:hAnsi="Calibri" w:cs="Calibri"/>
          <w:lang w:eastAsia="es-MX"/>
        </w:rPr>
        <w:pPrChange w:id="1096" w:author="LauraPGM" w:date="2025-10-01T09:45:00Z">
          <w:pPr>
            <w:numPr>
              <w:ilvl w:val="2"/>
              <w:numId w:val="103"/>
            </w:numPr>
            <w:tabs>
              <w:tab w:val="num" w:pos="360"/>
              <w:tab w:val="num" w:pos="2160"/>
            </w:tabs>
            <w:spacing w:line="360" w:lineRule="auto"/>
            <w:ind w:left="2160" w:hanging="720"/>
          </w:pPr>
        </w:pPrChange>
      </w:pPr>
      <w:r w:rsidRPr="008439ED">
        <w:rPr>
          <w:rFonts w:ascii="Calibri" w:hAnsi="Calibri" w:cs="Calibri"/>
          <w:lang w:eastAsia="es-MX"/>
        </w:rPr>
        <w:t xml:space="preserve">Si 1 m³ de gas natural equivale a 10 </w:t>
      </w:r>
      <w:proofErr w:type="spellStart"/>
      <w:r w:rsidRPr="008439ED">
        <w:rPr>
          <w:rFonts w:ascii="Calibri" w:hAnsi="Calibri" w:cs="Calibri"/>
          <w:lang w:eastAsia="es-MX"/>
        </w:rPr>
        <w:t>kWh</w:t>
      </w:r>
      <w:proofErr w:type="spellEnd"/>
      <w:r w:rsidRPr="008439ED">
        <w:rPr>
          <w:rFonts w:ascii="Calibri" w:hAnsi="Calibri" w:cs="Calibri"/>
          <w:lang w:eastAsia="es-MX"/>
        </w:rPr>
        <w:t xml:space="preserve"> (valor aproximado para fines ilustrativos).</w:t>
      </w:r>
    </w:p>
    <w:p w14:paraId="59D5782F" w14:textId="51444A27" w:rsidR="00A0190B" w:rsidRPr="008439ED" w:rsidRDefault="0006551F">
      <w:pPr>
        <w:numPr>
          <w:ilvl w:val="2"/>
          <w:numId w:val="75"/>
        </w:numPr>
        <w:spacing w:line="360" w:lineRule="auto"/>
        <w:rPr>
          <w:rFonts w:ascii="Calibri" w:hAnsi="Calibri" w:cs="Calibri"/>
          <w:lang w:eastAsia="es-MX"/>
        </w:rPr>
        <w:pPrChange w:id="1097" w:author="LauraPGM" w:date="2025-10-01T09:45:00Z">
          <w:pPr>
            <w:numPr>
              <w:ilvl w:val="2"/>
              <w:numId w:val="103"/>
            </w:numPr>
            <w:tabs>
              <w:tab w:val="num" w:pos="360"/>
              <w:tab w:val="num" w:pos="2160"/>
            </w:tabs>
            <w:spacing w:line="360" w:lineRule="auto"/>
            <w:ind w:left="2160" w:hanging="720"/>
          </w:pPr>
        </w:pPrChange>
      </w:pPr>
      <w:r w:rsidRPr="008439ED">
        <w:rPr>
          <w:rFonts w:ascii="Calibri" w:hAnsi="Calibri" w:cs="Calibri"/>
          <w:lang w:eastAsia="es-MX"/>
        </w:rPr>
        <w:lastRenderedPageBreak/>
        <w:t xml:space="preserve">Consumo de gas en </w:t>
      </w:r>
      <w:proofErr w:type="spellStart"/>
      <w:r w:rsidRPr="008439ED">
        <w:rPr>
          <w:rFonts w:ascii="Calibri" w:hAnsi="Calibri" w:cs="Calibri"/>
          <w:lang w:eastAsia="es-MX"/>
        </w:rPr>
        <w:t>kWh</w:t>
      </w:r>
      <w:proofErr w:type="spellEnd"/>
      <w:r w:rsidRPr="008439ED">
        <w:rPr>
          <w:rFonts w:ascii="Calibri" w:hAnsi="Calibri" w:cs="Calibri"/>
          <w:lang w:eastAsia="es-MX"/>
        </w:rPr>
        <w:t xml:space="preserve"> = 10.</w:t>
      </w:r>
      <w:r w:rsidR="00A0190B" w:rsidRPr="008439ED">
        <w:rPr>
          <w:rFonts w:ascii="Calibri" w:hAnsi="Calibri" w:cs="Calibri"/>
          <w:lang w:eastAsia="es-MX"/>
        </w:rPr>
        <w:t>000 m</w:t>
      </w:r>
      <w:r w:rsidR="00A0190B" w:rsidRPr="008439ED">
        <w:rPr>
          <w:rFonts w:ascii="Calibri" w:hAnsi="Calibri" w:cs="Calibri"/>
          <w:vertAlign w:val="superscript"/>
          <w:lang w:eastAsia="es-MX"/>
        </w:rPr>
        <w:t xml:space="preserve">3 </w:t>
      </w:r>
      <w:r w:rsidR="00A0190B" w:rsidRPr="008439ED">
        <w:rPr>
          <w:rFonts w:ascii="Calibri" w:hAnsi="Calibri" w:cs="Calibri"/>
          <w:lang w:eastAsia="es-MX"/>
        </w:rPr>
        <w:t>× 10 </w:t>
      </w:r>
      <w:proofErr w:type="spellStart"/>
      <w:r w:rsidR="00A0190B" w:rsidRPr="008439ED">
        <w:rPr>
          <w:rFonts w:ascii="Calibri" w:hAnsi="Calibri" w:cs="Calibri"/>
          <w:lang w:eastAsia="es-MX"/>
        </w:rPr>
        <w:t>kWh</w:t>
      </w:r>
      <w:proofErr w:type="spellEnd"/>
      <w:r w:rsidRPr="008439ED">
        <w:rPr>
          <w:rFonts w:ascii="Calibri" w:hAnsi="Calibri" w:cs="Calibri"/>
          <w:lang w:eastAsia="es-MX"/>
        </w:rPr>
        <w:t xml:space="preserve"> </w:t>
      </w:r>
      <w:r w:rsidR="00A0190B" w:rsidRPr="008439ED">
        <w:rPr>
          <w:rFonts w:ascii="Calibri" w:hAnsi="Calibri" w:cs="Calibri"/>
          <w:lang w:eastAsia="es-MX"/>
        </w:rPr>
        <w:t>/</w:t>
      </w:r>
      <w:ins w:id="1098" w:author="LauraPGM" w:date="2025-10-06T21:19:00Z">
        <w:r w:rsidR="006D4E8F" w:rsidRPr="008439ED">
          <w:rPr>
            <w:rFonts w:ascii="Calibri" w:hAnsi="Calibri" w:cs="Calibri"/>
            <w:lang w:eastAsia="es-MX"/>
          </w:rPr>
          <w:t xml:space="preserve"> </w:t>
        </w:r>
      </w:ins>
      <w:r w:rsidR="00A0190B" w:rsidRPr="008439ED">
        <w:rPr>
          <w:rFonts w:ascii="Calibri" w:hAnsi="Calibri" w:cs="Calibri"/>
          <w:lang w:eastAsia="es-MX"/>
        </w:rPr>
        <w:t>m</w:t>
      </w:r>
      <w:r w:rsidR="00A0190B" w:rsidRPr="008439ED">
        <w:rPr>
          <w:rFonts w:ascii="Calibri" w:hAnsi="Calibri" w:cs="Calibri"/>
          <w:vertAlign w:val="superscript"/>
          <w:lang w:eastAsia="es-MX"/>
        </w:rPr>
        <w:t>3</w:t>
      </w:r>
      <w:r w:rsidRPr="008439ED">
        <w:rPr>
          <w:rFonts w:ascii="Calibri" w:hAnsi="Calibri" w:cs="Calibri"/>
          <w:lang w:eastAsia="es-MX"/>
        </w:rPr>
        <w:t xml:space="preserve"> = 100.</w:t>
      </w:r>
      <w:r w:rsidR="00A0190B" w:rsidRPr="008439ED">
        <w:rPr>
          <w:rFonts w:ascii="Calibri" w:hAnsi="Calibri" w:cs="Calibri"/>
          <w:lang w:eastAsia="es-MX"/>
        </w:rPr>
        <w:t>000 </w:t>
      </w:r>
      <w:proofErr w:type="spellStart"/>
      <w:r w:rsidR="00A0190B" w:rsidRPr="008439ED">
        <w:rPr>
          <w:rFonts w:ascii="Calibri" w:hAnsi="Calibri" w:cs="Calibri"/>
          <w:lang w:eastAsia="es-MX"/>
        </w:rPr>
        <w:t>kWh</w:t>
      </w:r>
      <w:proofErr w:type="spellEnd"/>
      <w:r w:rsidR="00A0190B" w:rsidRPr="008439ED">
        <w:rPr>
          <w:rFonts w:ascii="Calibri" w:hAnsi="Calibri" w:cs="Calibri"/>
          <w:lang w:eastAsia="es-MX"/>
        </w:rPr>
        <w:t>.</w:t>
      </w:r>
    </w:p>
    <w:p w14:paraId="6D709856" w14:textId="7FF1A8CD" w:rsidR="00A0190B" w:rsidRPr="008439ED" w:rsidRDefault="00A0190B">
      <w:pPr>
        <w:numPr>
          <w:ilvl w:val="2"/>
          <w:numId w:val="75"/>
        </w:numPr>
        <w:spacing w:line="360" w:lineRule="auto"/>
        <w:rPr>
          <w:rFonts w:ascii="Calibri" w:hAnsi="Calibri" w:cs="Calibri"/>
          <w:lang w:eastAsia="es-MX"/>
        </w:rPr>
        <w:pPrChange w:id="1099" w:author="LauraPGM" w:date="2025-10-01T09:45:00Z">
          <w:pPr>
            <w:numPr>
              <w:ilvl w:val="2"/>
              <w:numId w:val="103"/>
            </w:numPr>
            <w:tabs>
              <w:tab w:val="num" w:pos="360"/>
              <w:tab w:val="num" w:pos="2160"/>
            </w:tabs>
            <w:spacing w:line="360" w:lineRule="auto"/>
            <w:ind w:left="2160" w:hanging="720"/>
          </w:pPr>
        </w:pPrChange>
      </w:pPr>
      <w:r w:rsidRPr="008439ED">
        <w:rPr>
          <w:rFonts w:ascii="Calibri" w:hAnsi="Calibri" w:cs="Calibri"/>
          <w:bCs/>
          <w:lang w:eastAsia="es-MX"/>
        </w:rPr>
        <w:t>Consum</w:t>
      </w:r>
      <w:r w:rsidR="0006551F" w:rsidRPr="008439ED">
        <w:rPr>
          <w:rFonts w:ascii="Calibri" w:hAnsi="Calibri" w:cs="Calibri"/>
          <w:bCs/>
          <w:lang w:eastAsia="es-MX"/>
        </w:rPr>
        <w:t xml:space="preserve">o </w:t>
      </w:r>
      <w:ins w:id="1100" w:author="LauraPGM" w:date="2025-10-06T21:19:00Z">
        <w:r w:rsidR="006D4E8F" w:rsidRPr="008439ED">
          <w:rPr>
            <w:rFonts w:ascii="Calibri" w:hAnsi="Calibri" w:cs="Calibri"/>
            <w:bCs/>
            <w:lang w:eastAsia="es-MX"/>
          </w:rPr>
          <w:t>t</w:t>
        </w:r>
      </w:ins>
      <w:del w:id="1101" w:author="LauraPGM" w:date="2025-10-06T21:19:00Z">
        <w:r w:rsidR="0006551F" w:rsidRPr="008439ED" w:rsidDel="006D4E8F">
          <w:rPr>
            <w:rFonts w:ascii="Calibri" w:hAnsi="Calibri" w:cs="Calibri"/>
            <w:bCs/>
            <w:lang w:eastAsia="es-MX"/>
          </w:rPr>
          <w:delText>T</w:delText>
        </w:r>
      </w:del>
      <w:r w:rsidR="0006551F" w:rsidRPr="008439ED">
        <w:rPr>
          <w:rFonts w:ascii="Calibri" w:hAnsi="Calibri" w:cs="Calibri"/>
          <w:bCs/>
          <w:lang w:eastAsia="es-MX"/>
        </w:rPr>
        <w:t xml:space="preserve">otal de </w:t>
      </w:r>
      <w:ins w:id="1102" w:author="LauraPGM" w:date="2025-10-06T21:19:00Z">
        <w:r w:rsidR="006D4E8F" w:rsidRPr="008439ED">
          <w:rPr>
            <w:rFonts w:ascii="Calibri" w:hAnsi="Calibri" w:cs="Calibri"/>
            <w:bCs/>
            <w:lang w:eastAsia="es-MX"/>
          </w:rPr>
          <w:t>e</w:t>
        </w:r>
      </w:ins>
      <w:del w:id="1103" w:author="LauraPGM" w:date="2025-10-06T21:19:00Z">
        <w:r w:rsidR="0006551F" w:rsidRPr="008439ED" w:rsidDel="006D4E8F">
          <w:rPr>
            <w:rFonts w:ascii="Calibri" w:hAnsi="Calibri" w:cs="Calibri"/>
            <w:bCs/>
            <w:lang w:eastAsia="es-MX"/>
          </w:rPr>
          <w:delText>E</w:delText>
        </w:r>
      </w:del>
      <w:r w:rsidR="0006551F" w:rsidRPr="008439ED">
        <w:rPr>
          <w:rFonts w:ascii="Calibri" w:hAnsi="Calibri" w:cs="Calibri"/>
          <w:bCs/>
          <w:lang w:eastAsia="es-MX"/>
        </w:rPr>
        <w:t>nergía del mes = 50.</w:t>
      </w:r>
      <w:r w:rsidRPr="008439ED">
        <w:rPr>
          <w:rFonts w:ascii="Calibri" w:hAnsi="Calibri" w:cs="Calibri"/>
          <w:bCs/>
          <w:lang w:eastAsia="es-MX"/>
        </w:rPr>
        <w:t>000 </w:t>
      </w:r>
      <w:proofErr w:type="spellStart"/>
      <w:r w:rsidRPr="008439ED">
        <w:rPr>
          <w:rFonts w:ascii="Calibri" w:hAnsi="Calibri" w:cs="Calibri"/>
          <w:bCs/>
          <w:lang w:eastAsia="es-MX"/>
        </w:rPr>
        <w:t>kWh</w:t>
      </w:r>
      <w:proofErr w:type="spellEnd"/>
      <w:r w:rsidRPr="008439ED">
        <w:rPr>
          <w:rFonts w:ascii="Calibri" w:hAnsi="Calibri" w:cs="Calibri"/>
          <w:bCs/>
          <w:lang w:eastAsia="es-MX"/>
        </w:rPr>
        <w:t> (electricidad) + 10</w:t>
      </w:r>
      <w:r w:rsidR="0006551F" w:rsidRPr="008439ED">
        <w:rPr>
          <w:rFonts w:ascii="Calibri" w:hAnsi="Calibri" w:cs="Calibri"/>
          <w:bCs/>
          <w:lang w:eastAsia="es-MX"/>
        </w:rPr>
        <w:t>0.000 </w:t>
      </w:r>
      <w:proofErr w:type="spellStart"/>
      <w:r w:rsidR="0006551F" w:rsidRPr="008439ED">
        <w:rPr>
          <w:rFonts w:ascii="Calibri" w:hAnsi="Calibri" w:cs="Calibri"/>
          <w:bCs/>
          <w:lang w:eastAsia="es-MX"/>
        </w:rPr>
        <w:t>kWh</w:t>
      </w:r>
      <w:proofErr w:type="spellEnd"/>
      <w:r w:rsidR="0006551F" w:rsidRPr="008439ED">
        <w:rPr>
          <w:rFonts w:ascii="Calibri" w:hAnsi="Calibri" w:cs="Calibri"/>
          <w:bCs/>
          <w:lang w:eastAsia="es-MX"/>
        </w:rPr>
        <w:t> (gas) = 150.</w:t>
      </w:r>
      <w:r w:rsidRPr="008439ED">
        <w:rPr>
          <w:rFonts w:ascii="Calibri" w:hAnsi="Calibri" w:cs="Calibri"/>
          <w:bCs/>
          <w:lang w:eastAsia="es-MX"/>
        </w:rPr>
        <w:t>000 </w:t>
      </w:r>
      <w:proofErr w:type="spellStart"/>
      <w:r w:rsidRPr="008439ED">
        <w:rPr>
          <w:rFonts w:ascii="Calibri" w:hAnsi="Calibri" w:cs="Calibri"/>
          <w:bCs/>
          <w:lang w:eastAsia="es-MX"/>
        </w:rPr>
        <w:t>kWh</w:t>
      </w:r>
      <w:proofErr w:type="spellEnd"/>
      <w:r w:rsidRPr="008439ED">
        <w:rPr>
          <w:rFonts w:ascii="Calibri" w:hAnsi="Calibri" w:cs="Calibri"/>
          <w:bCs/>
          <w:lang w:eastAsia="es-MX"/>
        </w:rPr>
        <w:t>.</w:t>
      </w:r>
    </w:p>
    <w:p w14:paraId="1390FF59" w14:textId="77777777" w:rsidR="00A0190B" w:rsidRPr="008439ED" w:rsidRDefault="00A0190B" w:rsidP="001D59AC">
      <w:pPr>
        <w:spacing w:line="360" w:lineRule="auto"/>
        <w:ind w:left="2160"/>
        <w:rPr>
          <w:rFonts w:ascii="Calibri" w:hAnsi="Calibri" w:cs="Calibri"/>
          <w:lang w:eastAsia="es-MX"/>
        </w:rPr>
      </w:pPr>
    </w:p>
    <w:p w14:paraId="3CA0C695" w14:textId="2E56B515" w:rsidR="00A0190B" w:rsidRPr="008439ED" w:rsidRDefault="00A0190B">
      <w:pPr>
        <w:numPr>
          <w:ilvl w:val="0"/>
          <w:numId w:val="73"/>
        </w:numPr>
        <w:spacing w:line="360" w:lineRule="auto"/>
        <w:rPr>
          <w:rFonts w:ascii="Calibri" w:hAnsi="Calibri" w:cs="Calibri"/>
          <w:lang w:eastAsia="es-MX"/>
        </w:rPr>
        <w:pPrChange w:id="1104" w:author="LauraPGM" w:date="2025-10-01T09:45:00Z">
          <w:pPr>
            <w:numPr>
              <w:numId w:val="101"/>
            </w:numPr>
            <w:tabs>
              <w:tab w:val="num" w:pos="360"/>
              <w:tab w:val="num" w:pos="720"/>
            </w:tabs>
            <w:spacing w:line="360" w:lineRule="auto"/>
            <w:ind w:left="720" w:hanging="720"/>
          </w:pPr>
        </w:pPrChange>
      </w:pPr>
      <w:r w:rsidRPr="008439ED">
        <w:rPr>
          <w:rFonts w:ascii="Calibri" w:hAnsi="Calibri" w:cs="Calibri"/>
          <w:b/>
          <w:bCs/>
          <w:lang w:eastAsia="es-MX"/>
        </w:rPr>
        <w:t xml:space="preserve">IDEs </w:t>
      </w:r>
      <w:ins w:id="1105" w:author="LauraPGM" w:date="2025-10-06T21:26:00Z">
        <w:r w:rsidR="00430CDF" w:rsidRPr="008439ED">
          <w:rPr>
            <w:rFonts w:ascii="Calibri" w:hAnsi="Calibri" w:cs="Calibri"/>
            <w:b/>
            <w:bCs/>
            <w:lang w:eastAsia="es-MX"/>
          </w:rPr>
          <w:t>r</w:t>
        </w:r>
      </w:ins>
      <w:del w:id="1106" w:author="LauraPGM" w:date="2025-10-06T21:26:00Z">
        <w:r w:rsidRPr="008439ED" w:rsidDel="00430CDF">
          <w:rPr>
            <w:rFonts w:ascii="Calibri" w:hAnsi="Calibri" w:cs="Calibri"/>
            <w:b/>
            <w:bCs/>
            <w:lang w:eastAsia="es-MX"/>
          </w:rPr>
          <w:delText>R</w:delText>
        </w:r>
      </w:del>
      <w:r w:rsidRPr="008439ED">
        <w:rPr>
          <w:rFonts w:ascii="Calibri" w:hAnsi="Calibri" w:cs="Calibri"/>
          <w:b/>
          <w:bCs/>
          <w:lang w:eastAsia="es-MX"/>
        </w:rPr>
        <w:t>elativos (</w:t>
      </w:r>
      <w:ins w:id="1107" w:author="LauraPGM" w:date="2025-10-06T21:26:00Z">
        <w:r w:rsidR="00430CDF" w:rsidRPr="008439ED">
          <w:rPr>
            <w:rFonts w:ascii="Calibri" w:hAnsi="Calibri" w:cs="Calibri"/>
            <w:b/>
            <w:bCs/>
            <w:lang w:eastAsia="es-MX"/>
          </w:rPr>
          <w:t>i</w:t>
        </w:r>
      </w:ins>
      <w:del w:id="1108" w:author="LauraPGM" w:date="2025-10-06T21:26:00Z">
        <w:r w:rsidRPr="008439ED" w:rsidDel="00430CDF">
          <w:rPr>
            <w:rFonts w:ascii="Calibri" w:hAnsi="Calibri" w:cs="Calibri"/>
            <w:b/>
            <w:bCs/>
            <w:lang w:eastAsia="es-MX"/>
          </w:rPr>
          <w:delText>I</w:delText>
        </w:r>
      </w:del>
      <w:r w:rsidRPr="008439ED">
        <w:rPr>
          <w:rFonts w:ascii="Calibri" w:hAnsi="Calibri" w:cs="Calibri"/>
          <w:b/>
          <w:bCs/>
          <w:lang w:eastAsia="es-MX"/>
        </w:rPr>
        <w:t xml:space="preserve">ntensidad </w:t>
      </w:r>
      <w:ins w:id="1109" w:author="LauraPGM" w:date="2025-10-06T21:26:00Z">
        <w:r w:rsidR="00430CDF" w:rsidRPr="008439ED">
          <w:rPr>
            <w:rFonts w:ascii="Calibri" w:hAnsi="Calibri" w:cs="Calibri"/>
            <w:b/>
            <w:bCs/>
            <w:lang w:eastAsia="es-MX"/>
          </w:rPr>
          <w:t>e</w:t>
        </w:r>
      </w:ins>
      <w:del w:id="1110" w:author="LauraPGM" w:date="2025-10-06T21:26:00Z">
        <w:r w:rsidRPr="008439ED" w:rsidDel="00430CDF">
          <w:rPr>
            <w:rFonts w:ascii="Calibri" w:hAnsi="Calibri" w:cs="Calibri"/>
            <w:b/>
            <w:bCs/>
            <w:lang w:eastAsia="es-MX"/>
          </w:rPr>
          <w:delText>E</w:delText>
        </w:r>
      </w:del>
      <w:r w:rsidRPr="008439ED">
        <w:rPr>
          <w:rFonts w:ascii="Calibri" w:hAnsi="Calibri" w:cs="Calibri"/>
          <w:b/>
          <w:bCs/>
          <w:lang w:eastAsia="es-MX"/>
        </w:rPr>
        <w:t xml:space="preserve">nergética / </w:t>
      </w:r>
      <w:ins w:id="1111" w:author="LauraPGM" w:date="2025-10-06T21:26:00Z">
        <w:r w:rsidR="00430CDF" w:rsidRPr="008439ED">
          <w:rPr>
            <w:rFonts w:ascii="Calibri" w:hAnsi="Calibri" w:cs="Calibri"/>
            <w:b/>
            <w:bCs/>
            <w:lang w:eastAsia="es-MX"/>
          </w:rPr>
          <w:t>c</w:t>
        </w:r>
      </w:ins>
      <w:del w:id="1112" w:author="LauraPGM" w:date="2025-10-06T21:26:00Z">
        <w:r w:rsidRPr="008439ED" w:rsidDel="00430CDF">
          <w:rPr>
            <w:rFonts w:ascii="Calibri" w:hAnsi="Calibri" w:cs="Calibri"/>
            <w:b/>
            <w:bCs/>
            <w:lang w:eastAsia="es-MX"/>
          </w:rPr>
          <w:delText>C</w:delText>
        </w:r>
      </w:del>
      <w:r w:rsidRPr="008439ED">
        <w:rPr>
          <w:rFonts w:ascii="Calibri" w:hAnsi="Calibri" w:cs="Calibri"/>
          <w:b/>
          <w:bCs/>
          <w:lang w:eastAsia="es-MX"/>
        </w:rPr>
        <w:t xml:space="preserve">onsumo </w:t>
      </w:r>
      <w:ins w:id="1113" w:author="LauraPGM" w:date="2025-10-06T21:26:00Z">
        <w:r w:rsidR="00430CDF" w:rsidRPr="008439ED">
          <w:rPr>
            <w:rFonts w:ascii="Calibri" w:hAnsi="Calibri" w:cs="Calibri"/>
            <w:b/>
            <w:bCs/>
            <w:lang w:eastAsia="es-MX"/>
          </w:rPr>
          <w:t>e</w:t>
        </w:r>
      </w:ins>
      <w:del w:id="1114" w:author="LauraPGM" w:date="2025-10-06T21:26:00Z">
        <w:r w:rsidRPr="008439ED" w:rsidDel="00430CDF">
          <w:rPr>
            <w:rFonts w:ascii="Calibri" w:hAnsi="Calibri" w:cs="Calibri"/>
            <w:b/>
            <w:bCs/>
            <w:lang w:eastAsia="es-MX"/>
          </w:rPr>
          <w:delText>E</w:delText>
        </w:r>
      </w:del>
      <w:r w:rsidRPr="008439ED">
        <w:rPr>
          <w:rFonts w:ascii="Calibri" w:hAnsi="Calibri" w:cs="Calibri"/>
          <w:b/>
          <w:bCs/>
          <w:lang w:eastAsia="es-MX"/>
        </w:rPr>
        <w:t>specífico):</w:t>
      </w:r>
    </w:p>
    <w:p w14:paraId="37A058CA" w14:textId="77777777" w:rsidR="00A0190B" w:rsidRPr="008439ED" w:rsidRDefault="00A0190B" w:rsidP="001D59AC">
      <w:pPr>
        <w:spacing w:line="360" w:lineRule="auto"/>
        <w:rPr>
          <w:rFonts w:ascii="Calibri" w:hAnsi="Calibri" w:cs="Calibri"/>
          <w:lang w:eastAsia="es-MX"/>
        </w:rPr>
      </w:pPr>
    </w:p>
    <w:p w14:paraId="1D7B1979" w14:textId="4BAB981F" w:rsidR="00A0190B" w:rsidRPr="008439ED" w:rsidRDefault="00A0190B" w:rsidP="001D59AC">
      <w:pPr>
        <w:spacing w:line="360" w:lineRule="auto"/>
        <w:rPr>
          <w:rFonts w:ascii="Calibri" w:hAnsi="Calibri" w:cs="Calibri"/>
          <w:b/>
          <w:iCs/>
          <w:lang w:eastAsia="es-MX"/>
        </w:rPr>
      </w:pPr>
      <w:r w:rsidRPr="008439ED">
        <w:rPr>
          <w:rFonts w:ascii="Calibri" w:hAnsi="Calibri" w:cs="Calibri"/>
          <w:b/>
          <w:iCs/>
          <w:lang w:eastAsia="es-MX"/>
        </w:rPr>
        <w:t xml:space="preserve">Figura 1. </w:t>
      </w:r>
      <w:r w:rsidR="0006551F" w:rsidRPr="008439ED">
        <w:rPr>
          <w:rFonts w:ascii="Calibri" w:hAnsi="Calibri" w:cs="Calibri"/>
          <w:b/>
          <w:iCs/>
          <w:lang w:eastAsia="es-MX"/>
        </w:rPr>
        <w:t xml:space="preserve"> F</w:t>
      </w:r>
      <w:ins w:id="1115" w:author="LauraPGM" w:date="2025-10-06T21:26:00Z">
        <w:r w:rsidR="00430CDF" w:rsidRPr="008439ED">
          <w:rPr>
            <w:rFonts w:ascii="Calibri" w:hAnsi="Calibri" w:cs="Calibri"/>
            <w:b/>
            <w:iCs/>
            <w:lang w:eastAsia="es-MX"/>
          </w:rPr>
          <w:t>ó</w:t>
        </w:r>
      </w:ins>
      <w:del w:id="1116" w:author="LauraPGM" w:date="2025-10-06T21:26:00Z">
        <w:r w:rsidR="0006551F" w:rsidRPr="008439ED" w:rsidDel="00430CDF">
          <w:rPr>
            <w:rFonts w:ascii="Calibri" w:hAnsi="Calibri" w:cs="Calibri"/>
            <w:b/>
            <w:iCs/>
            <w:lang w:eastAsia="es-MX"/>
          </w:rPr>
          <w:delText>o</w:delText>
        </w:r>
      </w:del>
      <w:r w:rsidR="0006551F" w:rsidRPr="008439ED">
        <w:rPr>
          <w:rFonts w:ascii="Calibri" w:hAnsi="Calibri" w:cs="Calibri"/>
          <w:b/>
          <w:iCs/>
          <w:lang w:eastAsia="es-MX"/>
        </w:rPr>
        <w:t>rmula e</w:t>
      </w:r>
      <w:r w:rsidRPr="008439ED">
        <w:rPr>
          <w:rFonts w:ascii="Calibri" w:hAnsi="Calibri" w:cs="Calibri"/>
          <w:b/>
          <w:iCs/>
          <w:lang w:eastAsia="es-MX"/>
        </w:rPr>
        <w:t xml:space="preserve">cuación 1 – IDE </w:t>
      </w:r>
      <w:ins w:id="1117" w:author="LauraPGM" w:date="2025-10-06T21:26:00Z">
        <w:r w:rsidR="00430CDF" w:rsidRPr="008439ED">
          <w:rPr>
            <w:rFonts w:ascii="Calibri" w:hAnsi="Calibri" w:cs="Calibri"/>
            <w:b/>
            <w:iCs/>
            <w:lang w:eastAsia="es-MX"/>
          </w:rPr>
          <w:t>r</w:t>
        </w:r>
      </w:ins>
      <w:commentRangeStart w:id="1118"/>
      <w:del w:id="1119" w:author="LauraPGM" w:date="2025-10-06T21:26:00Z">
        <w:r w:rsidRPr="008439ED" w:rsidDel="00430CDF">
          <w:rPr>
            <w:rFonts w:ascii="Calibri" w:hAnsi="Calibri" w:cs="Calibri"/>
            <w:b/>
            <w:iCs/>
            <w:lang w:eastAsia="es-MX"/>
          </w:rPr>
          <w:delText>R</w:delText>
        </w:r>
      </w:del>
      <w:r w:rsidRPr="008439ED">
        <w:rPr>
          <w:rFonts w:ascii="Calibri" w:hAnsi="Calibri" w:cs="Calibri"/>
          <w:b/>
          <w:iCs/>
          <w:lang w:eastAsia="es-MX"/>
        </w:rPr>
        <w:t>elativo</w:t>
      </w:r>
      <w:commentRangeEnd w:id="1118"/>
      <w:r w:rsidR="00A532F7" w:rsidRPr="008439ED">
        <w:rPr>
          <w:rStyle w:val="Refdecomentario"/>
          <w:rFonts w:ascii="Calibri" w:hAnsi="Calibri" w:cs="Calibri"/>
          <w:sz w:val="22"/>
          <w:szCs w:val="22"/>
          <w:rPrChange w:id="1120" w:author="LauraPGM" w:date="2025-11-04T16:55:00Z">
            <w:rPr>
              <w:rStyle w:val="Refdecomentario"/>
            </w:rPr>
          </w:rPrChange>
        </w:rPr>
        <w:commentReference w:id="1118"/>
      </w:r>
    </w:p>
    <w:p w14:paraId="168CF380" w14:textId="77777777" w:rsidR="00A0190B" w:rsidRPr="008439ED" w:rsidRDefault="00A0190B" w:rsidP="001D59AC">
      <w:pPr>
        <w:spacing w:line="360" w:lineRule="auto"/>
        <w:ind w:left="1440"/>
        <w:jc w:val="center"/>
        <w:rPr>
          <w:rFonts w:ascii="Calibri" w:hAnsi="Calibri" w:cs="Calibri"/>
          <w:lang w:eastAsia="es-MX"/>
        </w:rPr>
      </w:pPr>
    </w:p>
    <w:p w14:paraId="38664659" w14:textId="74541982" w:rsidR="00A0190B" w:rsidRPr="008439ED" w:rsidRDefault="00A0190B" w:rsidP="001D59AC">
      <w:pPr>
        <w:spacing w:line="360" w:lineRule="auto"/>
        <w:ind w:left="1440"/>
        <w:rPr>
          <w:rFonts w:ascii="Calibri" w:hAnsi="Calibri" w:cs="Calibri"/>
          <w:lang w:eastAsia="es-MX"/>
        </w:rPr>
      </w:pPr>
      <m:oMath>
        <m:r>
          <m:rPr>
            <m:sty m:val="p"/>
          </m:rPr>
          <w:rPr>
            <w:rFonts w:ascii="Cambria Math" w:hAnsi="Cambria Math" w:cs="Calibri"/>
            <w:lang w:eastAsia="es-MX"/>
            <w:rPrChange w:id="1121" w:author="LauraPGM" w:date="2025-11-04T16:55:00Z">
              <w:rPr>
                <w:rFonts w:ascii="Cambria Math" w:hAnsi="Cambria Math" w:cs="Calibri"/>
                <w:lang w:eastAsia="es-MX"/>
              </w:rPr>
            </w:rPrChange>
          </w:rPr>
          <m:t xml:space="preserve">IDE </m:t>
        </m:r>
        <m:r>
          <w:ins w:id="1122" w:author="LauraPGM" w:date="2025-10-06T21:27:00Z">
            <m:rPr>
              <m:sty m:val="p"/>
            </m:rPr>
            <w:rPr>
              <w:rFonts w:ascii="Cambria Math" w:hAnsi="Cambria Math" w:cs="Calibri"/>
              <w:lang w:eastAsia="es-MX"/>
              <w:rPrChange w:id="1123" w:author="LauraPGM" w:date="2025-11-04T16:55:00Z">
                <w:rPr>
                  <w:rFonts w:ascii="Cambria Math" w:hAnsi="Cambria Math" w:cs="Calibri"/>
                  <w:lang w:eastAsia="es-MX"/>
                </w:rPr>
              </w:rPrChange>
            </w:rPr>
            <m:t>r</m:t>
          </w:ins>
        </m:r>
        <m:r>
          <w:del w:id="1124" w:author="LauraPGM" w:date="2025-10-06T21:27:00Z">
            <m:rPr>
              <m:sty m:val="p"/>
            </m:rPr>
            <w:rPr>
              <w:rFonts w:ascii="Cambria Math" w:hAnsi="Cambria Math" w:cs="Calibri"/>
              <w:lang w:eastAsia="es-MX"/>
              <w:rPrChange w:id="1125" w:author="LauraPGM" w:date="2025-11-04T16:55:00Z">
                <w:rPr>
                  <w:rFonts w:ascii="Cambria Math" w:hAnsi="Cambria Math" w:cs="Calibri"/>
                  <w:lang w:eastAsia="es-MX"/>
                </w:rPr>
              </w:rPrChange>
            </w:rPr>
            <m:t>R</m:t>
          </w:del>
        </m:r>
        <m:r>
          <m:rPr>
            <m:sty m:val="p"/>
          </m:rPr>
          <w:rPr>
            <w:rFonts w:ascii="Cambria Math" w:hAnsi="Cambria Math" w:cs="Calibri"/>
            <w:lang w:eastAsia="es-MX"/>
            <w:rPrChange w:id="1126" w:author="LauraPGM" w:date="2025-11-04T16:55:00Z">
              <w:rPr>
                <w:rFonts w:ascii="Cambria Math" w:hAnsi="Cambria Math" w:cs="Calibri"/>
                <w:lang w:eastAsia="es-MX"/>
              </w:rPr>
            </w:rPrChange>
          </w:rPr>
          <m:t>elativo=</m:t>
        </m:r>
        <m:f>
          <m:fPr>
            <m:ctrlPr>
              <w:ins w:id="1127" w:author="LauraPGM" w:date="2025-10-09T09:57:00Z">
                <w:rPr>
                  <w:rFonts w:ascii="Cambria Math" w:hAnsi="Cambria Math" w:cs="Calibri"/>
                  <w:lang w:eastAsia="es-MX"/>
                </w:rPr>
              </w:ins>
            </m:ctrlPr>
          </m:fPr>
          <m:num>
            <m:r>
              <m:rPr>
                <m:sty m:val="p"/>
              </m:rPr>
              <w:rPr>
                <w:rFonts w:ascii="Cambria Math" w:hAnsi="Cambria Math" w:cs="Calibri"/>
                <w:lang w:eastAsia="es-MX"/>
                <w:rPrChange w:id="1128" w:author="LauraPGM" w:date="2025-11-04T16:55:00Z">
                  <w:rPr>
                    <w:rFonts w:ascii="Cambria Math" w:hAnsi="Cambria Math" w:cs="Calibri"/>
                    <w:lang w:eastAsia="es-MX"/>
                  </w:rPr>
                </w:rPrChange>
              </w:rPr>
              <m:t>Consumo total de energía</m:t>
            </m:r>
          </m:num>
          <m:den>
            <m:r>
              <m:rPr>
                <m:sty m:val="p"/>
              </m:rPr>
              <w:rPr>
                <w:rFonts w:ascii="Cambria Math" w:hAnsi="Cambria Math" w:cs="Calibri"/>
                <w:lang w:eastAsia="es-MX"/>
                <w:rPrChange w:id="1129" w:author="LauraPGM" w:date="2025-11-04T16:55:00Z">
                  <w:rPr>
                    <w:rFonts w:ascii="Cambria Math" w:hAnsi="Cambria Math" w:cs="Calibri"/>
                    <w:lang w:eastAsia="es-MX"/>
                  </w:rPr>
                </w:rPrChange>
              </w:rPr>
              <m:t>Variable de actividad o producción</m:t>
            </m:r>
          </m:den>
        </m:f>
      </m:oMath>
      <w:r w:rsidRPr="008439ED">
        <w:rPr>
          <w:rFonts w:ascii="Calibri" w:hAnsi="Calibri" w:cs="Calibri"/>
          <w:lang w:eastAsia="es-MX"/>
        </w:rPr>
        <w:t xml:space="preserve">   </w:t>
      </w:r>
    </w:p>
    <w:p w14:paraId="46A59DCC" w14:textId="77777777" w:rsidR="00A0190B" w:rsidRPr="008439ED" w:rsidRDefault="00A0190B" w:rsidP="001D59AC">
      <w:pPr>
        <w:spacing w:line="360" w:lineRule="auto"/>
        <w:ind w:left="1440"/>
        <w:rPr>
          <w:rFonts w:ascii="Calibri" w:hAnsi="Calibri" w:cs="Calibri"/>
          <w:lang w:eastAsia="es-MX"/>
        </w:rPr>
      </w:pPr>
    </w:p>
    <w:p w14:paraId="5AA3704D" w14:textId="71CC3562" w:rsidR="00A0190B" w:rsidRPr="008439ED" w:rsidRDefault="00A0190B">
      <w:pPr>
        <w:numPr>
          <w:ilvl w:val="1"/>
          <w:numId w:val="149"/>
        </w:numPr>
        <w:spacing w:line="360" w:lineRule="auto"/>
        <w:rPr>
          <w:rFonts w:ascii="Calibri" w:hAnsi="Calibri" w:cs="Calibri"/>
          <w:lang w:eastAsia="es-MX"/>
        </w:rPr>
        <w:pPrChange w:id="1130" w:author="LauraPGM" w:date="2025-10-01T13:28:00Z">
          <w:pPr>
            <w:numPr>
              <w:ilvl w:val="1"/>
              <w:numId w:val="101"/>
            </w:numPr>
            <w:tabs>
              <w:tab w:val="num" w:pos="360"/>
              <w:tab w:val="num" w:pos="1440"/>
            </w:tabs>
            <w:spacing w:line="360" w:lineRule="auto"/>
            <w:ind w:left="1440" w:hanging="720"/>
          </w:pPr>
        </w:pPrChange>
      </w:pPr>
      <w:r w:rsidRPr="008439ED">
        <w:rPr>
          <w:rFonts w:ascii="Calibri" w:hAnsi="Calibri" w:cs="Calibri"/>
          <w:b/>
          <w:bCs/>
          <w:lang w:eastAsia="es-MX"/>
        </w:rPr>
        <w:t xml:space="preserve">Datos </w:t>
      </w:r>
      <w:ins w:id="1131" w:author="LauraPGM" w:date="2025-10-09T06:53:00Z">
        <w:r w:rsidR="00595DAA" w:rsidRPr="008439ED">
          <w:rPr>
            <w:rFonts w:ascii="Calibri" w:hAnsi="Calibri" w:cs="Calibri"/>
            <w:b/>
            <w:bCs/>
            <w:lang w:eastAsia="es-MX"/>
          </w:rPr>
          <w:t>n</w:t>
        </w:r>
      </w:ins>
      <w:del w:id="1132" w:author="LauraPGM" w:date="2025-10-09T06:53:00Z">
        <w:r w:rsidRPr="008439ED" w:rsidDel="00595DAA">
          <w:rPr>
            <w:rFonts w:ascii="Calibri" w:hAnsi="Calibri" w:cs="Calibri"/>
            <w:b/>
            <w:bCs/>
            <w:lang w:eastAsia="es-MX"/>
          </w:rPr>
          <w:delText>N</w:delText>
        </w:r>
      </w:del>
      <w:r w:rsidRPr="008439ED">
        <w:rPr>
          <w:rFonts w:ascii="Calibri" w:hAnsi="Calibri" w:cs="Calibri"/>
          <w:b/>
          <w:bCs/>
          <w:lang w:eastAsia="es-MX"/>
        </w:rPr>
        <w:t>ecesarios:</w:t>
      </w:r>
      <w:r w:rsidRPr="008439ED">
        <w:rPr>
          <w:rFonts w:ascii="Calibri" w:hAnsi="Calibri" w:cs="Calibri"/>
          <w:lang w:eastAsia="es-MX"/>
        </w:rPr>
        <w:t xml:space="preserve"> consumo de energía y la medida de actividad / producción para el mismo período.</w:t>
      </w:r>
    </w:p>
    <w:p w14:paraId="0AE59151" w14:textId="02407E3F" w:rsidR="00A0190B" w:rsidRPr="008439ED" w:rsidRDefault="00A0190B">
      <w:pPr>
        <w:numPr>
          <w:ilvl w:val="1"/>
          <w:numId w:val="149"/>
        </w:numPr>
        <w:spacing w:line="360" w:lineRule="auto"/>
        <w:rPr>
          <w:rFonts w:ascii="Calibri" w:hAnsi="Calibri" w:cs="Calibri"/>
          <w:lang w:eastAsia="es-MX"/>
        </w:rPr>
        <w:pPrChange w:id="1133" w:author="LauraPGM" w:date="2025-10-01T13:28:00Z">
          <w:pPr>
            <w:numPr>
              <w:ilvl w:val="1"/>
              <w:numId w:val="101"/>
            </w:numPr>
            <w:tabs>
              <w:tab w:val="num" w:pos="360"/>
              <w:tab w:val="num" w:pos="1440"/>
            </w:tabs>
            <w:spacing w:line="360" w:lineRule="auto"/>
            <w:ind w:left="1440" w:hanging="720"/>
          </w:pPr>
        </w:pPrChange>
      </w:pPr>
      <w:r w:rsidRPr="008439ED">
        <w:rPr>
          <w:rFonts w:ascii="Calibri" w:hAnsi="Calibri" w:cs="Calibri"/>
          <w:b/>
          <w:bCs/>
          <w:lang w:eastAsia="es-MX"/>
        </w:rPr>
        <w:t>Ejemplo:</w:t>
      </w:r>
      <w:r w:rsidR="0006551F" w:rsidRPr="008439ED">
        <w:rPr>
          <w:rFonts w:ascii="Calibri" w:hAnsi="Calibri" w:cs="Calibri"/>
          <w:lang w:eastAsia="es-MX"/>
        </w:rPr>
        <w:t xml:space="preserve"> la misma fábrica consume 150.000 </w:t>
      </w:r>
      <w:proofErr w:type="spellStart"/>
      <w:r w:rsidR="0006551F" w:rsidRPr="008439ED">
        <w:rPr>
          <w:rFonts w:ascii="Calibri" w:hAnsi="Calibri" w:cs="Calibri"/>
          <w:lang w:eastAsia="es-MX"/>
        </w:rPr>
        <w:t>kWh</w:t>
      </w:r>
      <w:proofErr w:type="spellEnd"/>
      <w:r w:rsidR="0006551F" w:rsidRPr="008439ED">
        <w:rPr>
          <w:rFonts w:ascii="Calibri" w:hAnsi="Calibri" w:cs="Calibri"/>
          <w:lang w:eastAsia="es-MX"/>
        </w:rPr>
        <w:t xml:space="preserve"> en un mes y produce 30.</w:t>
      </w:r>
      <w:r w:rsidRPr="008439ED">
        <w:rPr>
          <w:rFonts w:ascii="Calibri" w:hAnsi="Calibri" w:cs="Calibri"/>
          <w:lang w:eastAsia="es-MX"/>
        </w:rPr>
        <w:t xml:space="preserve">000 unidades de producto. </w:t>
      </w:r>
    </w:p>
    <w:p w14:paraId="78C22171" w14:textId="7A85FB5F" w:rsidR="00A0190B" w:rsidRPr="008439ED" w:rsidRDefault="0006551F">
      <w:pPr>
        <w:numPr>
          <w:ilvl w:val="1"/>
          <w:numId w:val="149"/>
        </w:numPr>
        <w:spacing w:line="360" w:lineRule="auto"/>
        <w:rPr>
          <w:rFonts w:ascii="Calibri" w:hAnsi="Calibri" w:cs="Calibri"/>
          <w:lang w:eastAsia="es-MX"/>
        </w:rPr>
        <w:pPrChange w:id="1134" w:author="LauraPGM" w:date="2025-10-01T13:28:00Z">
          <w:pPr>
            <w:numPr>
              <w:ilvl w:val="1"/>
              <w:numId w:val="101"/>
            </w:numPr>
            <w:tabs>
              <w:tab w:val="num" w:pos="360"/>
              <w:tab w:val="num" w:pos="1440"/>
            </w:tabs>
            <w:spacing w:line="360" w:lineRule="auto"/>
            <w:ind w:left="1440" w:hanging="720"/>
          </w:pPr>
        </w:pPrChange>
      </w:pPr>
      <w:r w:rsidRPr="008439ED">
        <w:rPr>
          <w:rFonts w:ascii="Calibri" w:hAnsi="Calibri" w:cs="Calibri"/>
          <w:bCs/>
          <w:lang w:eastAsia="es-MX"/>
        </w:rPr>
        <w:t xml:space="preserve">Intensidad </w:t>
      </w:r>
      <w:ins w:id="1135" w:author="LauraPGM" w:date="2025-10-06T21:28:00Z">
        <w:r w:rsidR="009D204B" w:rsidRPr="008439ED">
          <w:rPr>
            <w:rFonts w:ascii="Calibri" w:hAnsi="Calibri" w:cs="Calibri"/>
            <w:bCs/>
            <w:lang w:eastAsia="es-MX"/>
          </w:rPr>
          <w:t>e</w:t>
        </w:r>
      </w:ins>
      <w:del w:id="1136" w:author="LauraPGM" w:date="2025-10-06T21:27:00Z">
        <w:r w:rsidRPr="008439ED" w:rsidDel="009D204B">
          <w:rPr>
            <w:rFonts w:ascii="Calibri" w:hAnsi="Calibri" w:cs="Calibri"/>
            <w:bCs/>
            <w:lang w:eastAsia="es-MX"/>
          </w:rPr>
          <w:delText>E</w:delText>
        </w:r>
      </w:del>
      <w:r w:rsidRPr="008439ED">
        <w:rPr>
          <w:rFonts w:ascii="Calibri" w:hAnsi="Calibri" w:cs="Calibri"/>
          <w:bCs/>
          <w:lang w:eastAsia="es-MX"/>
        </w:rPr>
        <w:t>nergética =</w:t>
      </w:r>
      <w:ins w:id="1137" w:author="LauraPGM" w:date="2025-10-06T21:28:00Z">
        <w:r w:rsidR="009D204B" w:rsidRPr="008439ED">
          <w:rPr>
            <w:rFonts w:ascii="Calibri" w:hAnsi="Calibri" w:cs="Calibri"/>
            <w:bCs/>
            <w:lang w:eastAsia="es-MX"/>
          </w:rPr>
          <w:t xml:space="preserve"> </w:t>
        </w:r>
      </w:ins>
      <w:r w:rsidRPr="008439ED">
        <w:rPr>
          <w:rFonts w:ascii="Calibri" w:hAnsi="Calibri" w:cs="Calibri"/>
          <w:bCs/>
          <w:lang w:eastAsia="es-MX"/>
        </w:rPr>
        <w:t>150.000 </w:t>
      </w:r>
      <w:proofErr w:type="spellStart"/>
      <w:r w:rsidRPr="008439ED">
        <w:rPr>
          <w:rFonts w:ascii="Calibri" w:hAnsi="Calibri" w:cs="Calibri"/>
          <w:bCs/>
          <w:lang w:eastAsia="es-MX"/>
        </w:rPr>
        <w:t>kWh</w:t>
      </w:r>
      <w:proofErr w:type="spellEnd"/>
      <w:r w:rsidRPr="008439ED">
        <w:rPr>
          <w:rFonts w:ascii="Calibri" w:hAnsi="Calibri" w:cs="Calibri"/>
          <w:bCs/>
          <w:lang w:eastAsia="es-MX"/>
        </w:rPr>
        <w:t> / 30.</w:t>
      </w:r>
      <w:r w:rsidR="00A0190B" w:rsidRPr="008439ED">
        <w:rPr>
          <w:rFonts w:ascii="Calibri" w:hAnsi="Calibri" w:cs="Calibri"/>
          <w:bCs/>
          <w:lang w:eastAsia="es-MX"/>
        </w:rPr>
        <w:t>000 unidades = 5 </w:t>
      </w:r>
      <w:proofErr w:type="spellStart"/>
      <w:r w:rsidR="00A0190B" w:rsidRPr="008439ED">
        <w:rPr>
          <w:rFonts w:ascii="Calibri" w:hAnsi="Calibri" w:cs="Calibri"/>
          <w:bCs/>
          <w:lang w:eastAsia="es-MX"/>
        </w:rPr>
        <w:t>kWh</w:t>
      </w:r>
      <w:proofErr w:type="spellEnd"/>
      <w:r w:rsidRPr="008439ED">
        <w:rPr>
          <w:rFonts w:ascii="Calibri" w:hAnsi="Calibri" w:cs="Calibri"/>
          <w:bCs/>
          <w:lang w:eastAsia="es-MX"/>
        </w:rPr>
        <w:t xml:space="preserve"> </w:t>
      </w:r>
      <w:r w:rsidR="00A0190B" w:rsidRPr="008439ED">
        <w:rPr>
          <w:rFonts w:ascii="Calibri" w:hAnsi="Calibri" w:cs="Calibri"/>
          <w:bCs/>
          <w:lang w:eastAsia="es-MX"/>
        </w:rPr>
        <w:t>/</w:t>
      </w:r>
      <w:r w:rsidRPr="008439ED">
        <w:rPr>
          <w:rFonts w:ascii="Calibri" w:hAnsi="Calibri" w:cs="Calibri"/>
          <w:bCs/>
          <w:lang w:eastAsia="es-MX"/>
        </w:rPr>
        <w:t xml:space="preserve"> </w:t>
      </w:r>
      <w:r w:rsidR="00A0190B" w:rsidRPr="008439ED">
        <w:rPr>
          <w:rFonts w:ascii="Calibri" w:hAnsi="Calibri" w:cs="Calibri"/>
          <w:bCs/>
          <w:lang w:eastAsia="es-MX"/>
        </w:rPr>
        <w:t>unidad producida</w:t>
      </w:r>
    </w:p>
    <w:p w14:paraId="4A89EFC6" w14:textId="77777777" w:rsidR="00A0190B" w:rsidRPr="008439ED" w:rsidRDefault="00A0190B" w:rsidP="001D59AC">
      <w:pPr>
        <w:spacing w:line="360" w:lineRule="auto"/>
        <w:ind w:left="2160"/>
        <w:rPr>
          <w:rFonts w:ascii="Calibri" w:hAnsi="Calibri" w:cs="Calibri"/>
          <w:lang w:eastAsia="es-MX"/>
        </w:rPr>
      </w:pPr>
    </w:p>
    <w:p w14:paraId="77FD3982" w14:textId="44526365" w:rsidR="00A0190B" w:rsidRPr="008439ED" w:rsidRDefault="00A0190B">
      <w:pPr>
        <w:numPr>
          <w:ilvl w:val="0"/>
          <w:numId w:val="73"/>
        </w:numPr>
        <w:spacing w:line="360" w:lineRule="auto"/>
        <w:rPr>
          <w:rFonts w:ascii="Calibri" w:hAnsi="Calibri" w:cs="Calibri"/>
          <w:lang w:eastAsia="es-MX"/>
        </w:rPr>
        <w:pPrChange w:id="1138" w:author="LauraPGM" w:date="2025-10-01T09:45:00Z">
          <w:pPr>
            <w:numPr>
              <w:numId w:val="101"/>
            </w:numPr>
            <w:tabs>
              <w:tab w:val="num" w:pos="360"/>
              <w:tab w:val="num" w:pos="720"/>
            </w:tabs>
            <w:spacing w:line="360" w:lineRule="auto"/>
            <w:ind w:left="720" w:hanging="720"/>
          </w:pPr>
        </w:pPrChange>
      </w:pPr>
      <w:r w:rsidRPr="008439ED">
        <w:rPr>
          <w:rFonts w:ascii="Calibri" w:hAnsi="Calibri" w:cs="Calibri"/>
          <w:b/>
          <w:bCs/>
          <w:lang w:eastAsia="es-MX"/>
        </w:rPr>
        <w:t xml:space="preserve">IDEs </w:t>
      </w:r>
      <w:ins w:id="1139" w:author="LauraPGM" w:date="2025-10-06T21:28:00Z">
        <w:r w:rsidR="000065F9" w:rsidRPr="008439ED">
          <w:rPr>
            <w:rFonts w:ascii="Calibri" w:hAnsi="Calibri" w:cs="Calibri"/>
            <w:b/>
            <w:bCs/>
            <w:lang w:eastAsia="es-MX"/>
          </w:rPr>
          <w:t>b</w:t>
        </w:r>
      </w:ins>
      <w:del w:id="1140" w:author="LauraPGM" w:date="2025-10-06T21:28:00Z">
        <w:r w:rsidRPr="008439ED" w:rsidDel="000065F9">
          <w:rPr>
            <w:rFonts w:ascii="Calibri" w:hAnsi="Calibri" w:cs="Calibri"/>
            <w:b/>
            <w:bCs/>
            <w:lang w:eastAsia="es-MX"/>
          </w:rPr>
          <w:delText>B</w:delText>
        </w:r>
      </w:del>
      <w:r w:rsidRPr="008439ED">
        <w:rPr>
          <w:rFonts w:ascii="Calibri" w:hAnsi="Calibri" w:cs="Calibri"/>
          <w:b/>
          <w:bCs/>
          <w:lang w:eastAsia="es-MX"/>
        </w:rPr>
        <w:t xml:space="preserve">asados en </w:t>
      </w:r>
      <w:ins w:id="1141" w:author="LauraPGM" w:date="2025-10-06T21:28:00Z">
        <w:r w:rsidR="000065F9" w:rsidRPr="008439ED">
          <w:rPr>
            <w:rFonts w:ascii="Calibri" w:hAnsi="Calibri" w:cs="Calibri"/>
            <w:b/>
            <w:bCs/>
            <w:lang w:eastAsia="es-MX"/>
          </w:rPr>
          <w:t>r</w:t>
        </w:r>
      </w:ins>
      <w:del w:id="1142" w:author="LauraPGM" w:date="2025-10-06T21:28:00Z">
        <w:r w:rsidRPr="008439ED" w:rsidDel="000065F9">
          <w:rPr>
            <w:rFonts w:ascii="Calibri" w:hAnsi="Calibri" w:cs="Calibri"/>
            <w:b/>
            <w:bCs/>
            <w:lang w:eastAsia="es-MX"/>
          </w:rPr>
          <w:delText>R</w:delText>
        </w:r>
      </w:del>
      <w:r w:rsidRPr="008439ED">
        <w:rPr>
          <w:rFonts w:ascii="Calibri" w:hAnsi="Calibri" w:cs="Calibri"/>
          <w:b/>
          <w:bCs/>
          <w:lang w:eastAsia="es-MX"/>
        </w:rPr>
        <w:t>endimiento (</w:t>
      </w:r>
      <w:ins w:id="1143" w:author="LauraPGM" w:date="2025-10-06T21:28:00Z">
        <w:r w:rsidR="000065F9" w:rsidRPr="008439ED">
          <w:rPr>
            <w:rFonts w:ascii="Calibri" w:hAnsi="Calibri" w:cs="Calibri"/>
            <w:b/>
            <w:bCs/>
            <w:lang w:eastAsia="es-MX"/>
          </w:rPr>
          <w:t>e</w:t>
        </w:r>
      </w:ins>
      <w:del w:id="1144" w:author="LauraPGM" w:date="2025-10-06T21:28:00Z">
        <w:r w:rsidRPr="008439ED" w:rsidDel="000065F9">
          <w:rPr>
            <w:rFonts w:ascii="Calibri" w:hAnsi="Calibri" w:cs="Calibri"/>
            <w:b/>
            <w:bCs/>
            <w:lang w:eastAsia="es-MX"/>
          </w:rPr>
          <w:delText>E</w:delText>
        </w:r>
      </w:del>
      <w:r w:rsidRPr="008439ED">
        <w:rPr>
          <w:rFonts w:ascii="Calibri" w:hAnsi="Calibri" w:cs="Calibri"/>
          <w:b/>
          <w:bCs/>
          <w:lang w:eastAsia="es-MX"/>
        </w:rPr>
        <w:t xml:space="preserve">ficiencia de </w:t>
      </w:r>
      <w:ins w:id="1145" w:author="LauraPGM" w:date="2025-10-06T21:28:00Z">
        <w:r w:rsidR="000065F9" w:rsidRPr="008439ED">
          <w:rPr>
            <w:rFonts w:ascii="Calibri" w:hAnsi="Calibri" w:cs="Calibri"/>
            <w:b/>
            <w:bCs/>
            <w:lang w:eastAsia="es-MX"/>
          </w:rPr>
          <w:t>e</w:t>
        </w:r>
      </w:ins>
      <w:del w:id="1146" w:author="LauraPGM" w:date="2025-10-06T21:28:00Z">
        <w:r w:rsidRPr="008439ED" w:rsidDel="000065F9">
          <w:rPr>
            <w:rFonts w:ascii="Calibri" w:hAnsi="Calibri" w:cs="Calibri"/>
            <w:b/>
            <w:bCs/>
            <w:lang w:eastAsia="es-MX"/>
          </w:rPr>
          <w:delText>E</w:delText>
        </w:r>
      </w:del>
      <w:r w:rsidRPr="008439ED">
        <w:rPr>
          <w:rFonts w:ascii="Calibri" w:hAnsi="Calibri" w:cs="Calibri"/>
          <w:b/>
          <w:bCs/>
          <w:lang w:eastAsia="es-MX"/>
        </w:rPr>
        <w:t>quipos</w:t>
      </w:r>
      <w:r w:rsidR="0006551F" w:rsidRPr="008439ED">
        <w:rPr>
          <w:rFonts w:ascii="Calibri" w:hAnsi="Calibri" w:cs="Calibri"/>
          <w:b/>
          <w:bCs/>
          <w:lang w:eastAsia="es-MX"/>
        </w:rPr>
        <w:t xml:space="preserve"> </w:t>
      </w:r>
      <w:r w:rsidRPr="008439ED">
        <w:rPr>
          <w:rFonts w:ascii="Calibri" w:hAnsi="Calibri" w:cs="Calibri"/>
          <w:b/>
          <w:bCs/>
          <w:lang w:eastAsia="es-MX"/>
        </w:rPr>
        <w:t>/</w:t>
      </w:r>
      <w:r w:rsidR="0006551F" w:rsidRPr="008439ED">
        <w:rPr>
          <w:rFonts w:ascii="Calibri" w:hAnsi="Calibri" w:cs="Calibri"/>
          <w:b/>
          <w:bCs/>
          <w:lang w:eastAsia="es-MX"/>
        </w:rPr>
        <w:t xml:space="preserve"> </w:t>
      </w:r>
      <w:ins w:id="1147" w:author="LauraPGM" w:date="2025-10-06T21:28:00Z">
        <w:r w:rsidR="000065F9" w:rsidRPr="008439ED">
          <w:rPr>
            <w:rFonts w:ascii="Calibri" w:hAnsi="Calibri" w:cs="Calibri"/>
            <w:b/>
            <w:bCs/>
            <w:lang w:eastAsia="es-MX"/>
          </w:rPr>
          <w:t>s</w:t>
        </w:r>
      </w:ins>
      <w:del w:id="1148" w:author="LauraPGM" w:date="2025-10-06T21:28:00Z">
        <w:r w:rsidRPr="008439ED" w:rsidDel="000065F9">
          <w:rPr>
            <w:rFonts w:ascii="Calibri" w:hAnsi="Calibri" w:cs="Calibri"/>
            <w:b/>
            <w:bCs/>
            <w:lang w:eastAsia="es-MX"/>
          </w:rPr>
          <w:delText>S</w:delText>
        </w:r>
      </w:del>
      <w:r w:rsidRPr="008439ED">
        <w:rPr>
          <w:rFonts w:ascii="Calibri" w:hAnsi="Calibri" w:cs="Calibri"/>
          <w:b/>
          <w:bCs/>
          <w:lang w:eastAsia="es-MX"/>
        </w:rPr>
        <w:t>istemas):</w:t>
      </w:r>
    </w:p>
    <w:p w14:paraId="48942E2E" w14:textId="77777777" w:rsidR="00A0190B" w:rsidRPr="008439ED" w:rsidRDefault="00A0190B" w:rsidP="001D59AC">
      <w:pPr>
        <w:spacing w:line="360" w:lineRule="auto"/>
        <w:ind w:left="1440"/>
        <w:rPr>
          <w:rFonts w:ascii="Calibri" w:hAnsi="Calibri" w:cs="Calibri"/>
          <w:lang w:eastAsia="es-MX"/>
        </w:rPr>
      </w:pPr>
    </w:p>
    <w:p w14:paraId="77BC8196" w14:textId="3DE11EAB" w:rsidR="00A0190B" w:rsidRPr="008439ED" w:rsidRDefault="00A0190B" w:rsidP="001D59AC">
      <w:pPr>
        <w:spacing w:line="360" w:lineRule="auto"/>
        <w:rPr>
          <w:rFonts w:ascii="Calibri" w:hAnsi="Calibri" w:cs="Calibri"/>
          <w:b/>
          <w:iCs/>
          <w:lang w:eastAsia="es-MX"/>
        </w:rPr>
      </w:pPr>
      <w:r w:rsidRPr="008439ED">
        <w:rPr>
          <w:rFonts w:ascii="Calibri" w:hAnsi="Calibri" w:cs="Calibri"/>
          <w:b/>
          <w:iCs/>
          <w:lang w:eastAsia="es-MX"/>
        </w:rPr>
        <w:t xml:space="preserve">Figura 2. </w:t>
      </w:r>
      <w:r w:rsidR="0006551F" w:rsidRPr="008439ED">
        <w:rPr>
          <w:rFonts w:ascii="Calibri" w:hAnsi="Calibri" w:cs="Calibri"/>
          <w:b/>
          <w:iCs/>
          <w:lang w:eastAsia="es-MX"/>
        </w:rPr>
        <w:t>F</w:t>
      </w:r>
      <w:ins w:id="1149" w:author="LauraPGM" w:date="2025-10-09T06:54:00Z">
        <w:r w:rsidR="00595DAA" w:rsidRPr="008439ED">
          <w:rPr>
            <w:rFonts w:ascii="Calibri" w:hAnsi="Calibri" w:cs="Calibri"/>
            <w:b/>
            <w:iCs/>
            <w:lang w:eastAsia="es-MX"/>
          </w:rPr>
          <w:t>ó</w:t>
        </w:r>
      </w:ins>
      <w:del w:id="1150" w:author="LauraPGM" w:date="2025-10-09T06:54:00Z">
        <w:r w:rsidR="0006551F" w:rsidRPr="008439ED" w:rsidDel="00595DAA">
          <w:rPr>
            <w:rFonts w:ascii="Calibri" w:hAnsi="Calibri" w:cs="Calibri"/>
            <w:b/>
            <w:iCs/>
            <w:lang w:eastAsia="es-MX"/>
          </w:rPr>
          <w:delText>o</w:delText>
        </w:r>
      </w:del>
      <w:r w:rsidR="0006551F" w:rsidRPr="008439ED">
        <w:rPr>
          <w:rFonts w:ascii="Calibri" w:hAnsi="Calibri" w:cs="Calibri"/>
          <w:b/>
          <w:iCs/>
          <w:lang w:eastAsia="es-MX"/>
        </w:rPr>
        <w:t>rmula e</w:t>
      </w:r>
      <w:r w:rsidRPr="008439ED">
        <w:rPr>
          <w:rFonts w:ascii="Calibri" w:hAnsi="Calibri" w:cs="Calibri"/>
          <w:b/>
          <w:iCs/>
          <w:lang w:eastAsia="es-MX"/>
        </w:rPr>
        <w:t xml:space="preserve">cuación 2 – IDE basado en </w:t>
      </w:r>
      <w:commentRangeStart w:id="1151"/>
      <w:r w:rsidRPr="008439ED">
        <w:rPr>
          <w:rFonts w:ascii="Calibri" w:hAnsi="Calibri" w:cs="Calibri"/>
          <w:b/>
          <w:iCs/>
          <w:lang w:eastAsia="es-MX"/>
        </w:rPr>
        <w:t>rendimiento</w:t>
      </w:r>
      <w:commentRangeEnd w:id="1151"/>
      <w:r w:rsidR="0006551F" w:rsidRPr="008439ED">
        <w:rPr>
          <w:rStyle w:val="Refdecomentario"/>
          <w:rFonts w:ascii="Calibri" w:hAnsi="Calibri" w:cs="Calibri"/>
          <w:sz w:val="22"/>
          <w:szCs w:val="22"/>
          <w:rPrChange w:id="1152" w:author="LauraPGM" w:date="2025-11-04T16:55:00Z">
            <w:rPr>
              <w:rStyle w:val="Refdecomentario"/>
            </w:rPr>
          </w:rPrChange>
        </w:rPr>
        <w:commentReference w:id="1151"/>
      </w:r>
    </w:p>
    <w:p w14:paraId="15C44065" w14:textId="77777777" w:rsidR="00A0190B" w:rsidRPr="008439ED" w:rsidRDefault="00A0190B" w:rsidP="001D59AC">
      <w:pPr>
        <w:spacing w:line="360" w:lineRule="auto"/>
        <w:ind w:left="1440"/>
        <w:rPr>
          <w:rFonts w:ascii="Calibri" w:hAnsi="Calibri" w:cs="Calibri"/>
          <w:lang w:eastAsia="es-MX"/>
        </w:rPr>
      </w:pPr>
    </w:p>
    <w:p w14:paraId="24E7218F" w14:textId="5440A050" w:rsidR="00A0190B" w:rsidRPr="008439ED" w:rsidRDefault="00A0190B" w:rsidP="001D59AC">
      <w:pPr>
        <w:spacing w:line="360" w:lineRule="auto"/>
        <w:ind w:left="1440"/>
        <w:rPr>
          <w:rFonts w:ascii="Calibri" w:hAnsi="Calibri" w:cs="Calibri"/>
          <w:lang w:eastAsia="es-MX"/>
        </w:rPr>
      </w:pPr>
      <m:oMathPara>
        <m:oMathParaPr>
          <m:jc m:val="left"/>
        </m:oMathParaPr>
        <m:oMath>
          <m:r>
            <m:rPr>
              <m:sty m:val="p"/>
            </m:rPr>
            <w:rPr>
              <w:rFonts w:ascii="Cambria Math" w:hAnsi="Cambria Math" w:cs="Calibri"/>
              <w:lang w:eastAsia="es-MX"/>
              <w:rPrChange w:id="1153" w:author="LauraPGM" w:date="2025-11-04T16:55:00Z">
                <w:rPr>
                  <w:rFonts w:ascii="Cambria Math" w:hAnsi="Cambria Math" w:cs="Calibri"/>
                  <w:lang w:eastAsia="es-MX"/>
                </w:rPr>
              </w:rPrChange>
            </w:rPr>
            <m:t xml:space="preserve">Eficiencia </m:t>
          </m:r>
          <m:d>
            <m:dPr>
              <m:ctrlPr>
                <w:ins w:id="1154" w:author="LauraPGM" w:date="2025-10-09T09:57:00Z">
                  <w:rPr>
                    <w:rFonts w:ascii="Cambria Math" w:hAnsi="Cambria Math" w:cs="Calibri"/>
                    <w:lang w:eastAsia="es-MX"/>
                  </w:rPr>
                </w:ins>
              </m:ctrlPr>
            </m:dPr>
            <m:e>
              <m:r>
                <m:rPr>
                  <m:sty m:val="p"/>
                </m:rPr>
                <w:rPr>
                  <w:rFonts w:ascii="Cambria Math" w:hAnsi="Cambria Math" w:cs="Calibri"/>
                  <w:lang w:eastAsia="es-MX"/>
                  <w:rPrChange w:id="1155" w:author="LauraPGM" w:date="2025-11-04T16:55:00Z">
                    <w:rPr>
                      <w:rFonts w:ascii="Cambria Math" w:hAnsi="Cambria Math" w:cs="Calibri"/>
                      <w:lang w:eastAsia="es-MX"/>
                    </w:rPr>
                  </w:rPrChange>
                </w:rPr>
                <m:t xml:space="preserve"> %</m:t>
              </m:r>
            </m:e>
          </m:d>
          <m:r>
            <m:rPr>
              <m:sty m:val="p"/>
            </m:rPr>
            <w:rPr>
              <w:rFonts w:ascii="Cambria Math" w:hAnsi="Cambria Math" w:cs="Calibri"/>
              <w:lang w:eastAsia="es-MX"/>
              <w:rPrChange w:id="1156" w:author="LauraPGM" w:date="2025-11-04T16:55:00Z">
                <w:rPr>
                  <w:rFonts w:ascii="Cambria Math" w:hAnsi="Cambria Math" w:cs="Calibri"/>
                  <w:lang w:eastAsia="es-MX"/>
                </w:rPr>
              </w:rPrChange>
            </w:rPr>
            <m:t>=</m:t>
          </m:r>
          <m:d>
            <m:dPr>
              <m:ctrlPr>
                <w:ins w:id="1157" w:author="LauraPGM" w:date="2025-10-09T09:57:00Z">
                  <w:rPr>
                    <w:rFonts w:ascii="Cambria Math" w:hAnsi="Cambria Math" w:cs="Calibri"/>
                    <w:lang w:eastAsia="es-MX"/>
                  </w:rPr>
                </w:ins>
              </m:ctrlPr>
            </m:dPr>
            <m:e>
              <m:f>
                <m:fPr>
                  <m:ctrlPr>
                    <w:ins w:id="1158" w:author="LauraPGM" w:date="2025-10-09T09:57:00Z">
                      <w:rPr>
                        <w:rFonts w:ascii="Cambria Math" w:hAnsi="Cambria Math" w:cs="Calibri"/>
                        <w:lang w:eastAsia="es-MX"/>
                      </w:rPr>
                    </w:ins>
                  </m:ctrlPr>
                </m:fPr>
                <m:num>
                  <m:r>
                    <m:rPr>
                      <m:sty m:val="p"/>
                    </m:rPr>
                    <w:rPr>
                      <w:rFonts w:ascii="Cambria Math" w:hAnsi="Cambria Math" w:cs="Calibri"/>
                      <w:lang w:eastAsia="es-MX"/>
                      <w:rPrChange w:id="1159" w:author="LauraPGM" w:date="2025-11-04T16:55:00Z">
                        <w:rPr>
                          <w:rFonts w:ascii="Cambria Math" w:hAnsi="Cambria Math" w:cs="Calibri"/>
                          <w:lang w:eastAsia="es-MX"/>
                        </w:rPr>
                      </w:rPrChange>
                    </w:rPr>
                    <m:t>Energía util de salida</m:t>
                  </m:r>
                </m:num>
                <m:den>
                  <m:r>
                    <m:rPr>
                      <m:sty m:val="p"/>
                    </m:rPr>
                    <w:rPr>
                      <w:rFonts w:ascii="Cambria Math" w:hAnsi="Cambria Math" w:cs="Calibri"/>
                      <w:lang w:eastAsia="es-MX"/>
                      <w:rPrChange w:id="1160" w:author="LauraPGM" w:date="2025-11-04T16:55:00Z">
                        <w:rPr>
                          <w:rFonts w:ascii="Cambria Math" w:hAnsi="Cambria Math" w:cs="Calibri"/>
                          <w:lang w:eastAsia="es-MX"/>
                        </w:rPr>
                      </w:rPrChange>
                    </w:rPr>
                    <m:t>Energía de entrada</m:t>
                  </m:r>
                </m:den>
              </m:f>
            </m:e>
          </m:d>
          <m:r>
            <w:ins w:id="1161" w:author="LauraPGM" w:date="2025-10-06T21:29:00Z">
              <m:rPr>
                <m:sty m:val="p"/>
              </m:rPr>
              <w:rPr>
                <w:rFonts w:ascii="Cambria Math" w:hAnsi="Cambria Math" w:cs="Calibri"/>
                <w:lang w:eastAsia="es-MX"/>
                <w:rPrChange w:id="1162" w:author="LauraPGM" w:date="2025-11-04T16:55:00Z">
                  <w:rPr>
                    <w:rFonts w:ascii="Cambria Math" w:hAnsi="Cambria Math" w:cs="Calibri"/>
                    <w:lang w:eastAsia="es-MX"/>
                  </w:rPr>
                </w:rPrChange>
              </w:rPr>
              <m:t xml:space="preserve"> </m:t>
            </w:ins>
          </m:r>
          <m:r>
            <m:rPr>
              <m:sty m:val="p"/>
            </m:rPr>
            <w:rPr>
              <w:rFonts w:ascii="Cambria Math" w:hAnsi="Cambria Math" w:cs="Calibri"/>
              <w:lang w:eastAsia="es-MX"/>
              <w:rPrChange w:id="1163" w:author="LauraPGM" w:date="2025-11-04T16:55:00Z">
                <w:rPr>
                  <w:rFonts w:ascii="Cambria Math" w:hAnsi="Cambria Math" w:cs="Calibri"/>
                  <w:lang w:eastAsia="es-MX"/>
                </w:rPr>
              </w:rPrChange>
            </w:rPr>
            <m:t>x 100</m:t>
          </m:r>
        </m:oMath>
      </m:oMathPara>
    </w:p>
    <w:p w14:paraId="51FF2DA2" w14:textId="77777777" w:rsidR="00A0190B" w:rsidRPr="008439ED" w:rsidRDefault="00A0190B" w:rsidP="001D59AC">
      <w:pPr>
        <w:spacing w:line="360" w:lineRule="auto"/>
        <w:ind w:left="1440"/>
        <w:rPr>
          <w:rFonts w:ascii="Calibri" w:hAnsi="Calibri" w:cs="Calibri"/>
          <w:lang w:eastAsia="es-MX"/>
        </w:rPr>
      </w:pPr>
    </w:p>
    <w:p w14:paraId="45869304" w14:textId="6C1A524D" w:rsidR="00A0190B" w:rsidRPr="008439ED" w:rsidRDefault="00A0190B">
      <w:pPr>
        <w:numPr>
          <w:ilvl w:val="1"/>
          <w:numId w:val="150"/>
        </w:numPr>
        <w:spacing w:line="360" w:lineRule="auto"/>
        <w:rPr>
          <w:rFonts w:ascii="Calibri" w:hAnsi="Calibri" w:cs="Calibri"/>
          <w:lang w:eastAsia="es-MX"/>
        </w:rPr>
        <w:pPrChange w:id="1164" w:author="LauraPGM" w:date="2025-10-01T13:29:00Z">
          <w:pPr>
            <w:numPr>
              <w:ilvl w:val="1"/>
              <w:numId w:val="101"/>
            </w:numPr>
            <w:tabs>
              <w:tab w:val="num" w:pos="360"/>
              <w:tab w:val="num" w:pos="1440"/>
            </w:tabs>
            <w:spacing w:line="360" w:lineRule="auto"/>
            <w:ind w:left="1440" w:hanging="720"/>
          </w:pPr>
        </w:pPrChange>
      </w:pPr>
      <w:r w:rsidRPr="008439ED">
        <w:rPr>
          <w:rFonts w:ascii="Calibri" w:hAnsi="Calibri" w:cs="Calibri"/>
          <w:b/>
          <w:bCs/>
          <w:lang w:eastAsia="es-MX"/>
        </w:rPr>
        <w:t xml:space="preserve">Datos </w:t>
      </w:r>
      <w:ins w:id="1165" w:author="LauraPGM" w:date="2025-10-06T21:29:00Z">
        <w:r w:rsidR="0001630B" w:rsidRPr="008439ED">
          <w:rPr>
            <w:rFonts w:ascii="Calibri" w:hAnsi="Calibri" w:cs="Calibri"/>
            <w:b/>
            <w:bCs/>
            <w:lang w:eastAsia="es-MX"/>
          </w:rPr>
          <w:t>n</w:t>
        </w:r>
      </w:ins>
      <w:del w:id="1166" w:author="LauraPGM" w:date="2025-10-06T21:29:00Z">
        <w:r w:rsidRPr="008439ED" w:rsidDel="0001630B">
          <w:rPr>
            <w:rFonts w:ascii="Calibri" w:hAnsi="Calibri" w:cs="Calibri"/>
            <w:b/>
            <w:bCs/>
            <w:lang w:eastAsia="es-MX"/>
          </w:rPr>
          <w:delText>N</w:delText>
        </w:r>
      </w:del>
      <w:r w:rsidRPr="008439ED">
        <w:rPr>
          <w:rFonts w:ascii="Calibri" w:hAnsi="Calibri" w:cs="Calibri"/>
          <w:b/>
          <w:bCs/>
          <w:lang w:eastAsia="es-MX"/>
        </w:rPr>
        <w:t>ecesarios:</w:t>
      </w:r>
      <w:r w:rsidRPr="008439ED">
        <w:rPr>
          <w:rFonts w:ascii="Calibri" w:hAnsi="Calibri" w:cs="Calibri"/>
          <w:lang w:eastAsia="es-MX"/>
        </w:rPr>
        <w:t xml:space="preserve"> medidas de la energía que el equipo produce (útil) y la energía que consume (entrada).</w:t>
      </w:r>
    </w:p>
    <w:p w14:paraId="371375DC" w14:textId="7F17AF5E" w:rsidR="00A0190B" w:rsidRPr="008439ED" w:rsidRDefault="00A0190B">
      <w:pPr>
        <w:numPr>
          <w:ilvl w:val="1"/>
          <w:numId w:val="150"/>
        </w:numPr>
        <w:spacing w:line="360" w:lineRule="auto"/>
        <w:rPr>
          <w:rFonts w:ascii="Calibri" w:hAnsi="Calibri" w:cs="Calibri"/>
          <w:lang w:eastAsia="es-MX"/>
        </w:rPr>
        <w:pPrChange w:id="1167" w:author="LauraPGM" w:date="2025-10-01T13:29:00Z">
          <w:pPr>
            <w:numPr>
              <w:ilvl w:val="1"/>
              <w:numId w:val="101"/>
            </w:numPr>
            <w:tabs>
              <w:tab w:val="num" w:pos="360"/>
              <w:tab w:val="num" w:pos="1440"/>
            </w:tabs>
            <w:spacing w:line="360" w:lineRule="auto"/>
            <w:ind w:left="1440" w:hanging="720"/>
          </w:pPr>
        </w:pPrChange>
      </w:pPr>
      <w:r w:rsidRPr="008439ED">
        <w:rPr>
          <w:rFonts w:ascii="Calibri" w:hAnsi="Calibri" w:cs="Calibri"/>
          <w:b/>
          <w:bCs/>
          <w:lang w:eastAsia="es-MX"/>
        </w:rPr>
        <w:t>Ejemplo:</w:t>
      </w:r>
      <w:r w:rsidR="0006551F" w:rsidRPr="008439ED">
        <w:rPr>
          <w:rFonts w:ascii="Calibri" w:hAnsi="Calibri" w:cs="Calibri"/>
          <w:lang w:eastAsia="es-MX"/>
        </w:rPr>
        <w:t xml:space="preserve"> una caldera consume 1.</w:t>
      </w:r>
      <w:r w:rsidRPr="008439ED">
        <w:rPr>
          <w:rFonts w:ascii="Calibri" w:hAnsi="Calibri" w:cs="Calibri"/>
          <w:lang w:eastAsia="es-MX"/>
        </w:rPr>
        <w:t xml:space="preserve">000 unidades de energía de combustible y produce 850 unidades de energía en forma de vapor útil. </w:t>
      </w:r>
    </w:p>
    <w:p w14:paraId="0D4894E5" w14:textId="67CDB507" w:rsidR="00A0190B" w:rsidRPr="008439ED" w:rsidRDefault="00A0190B">
      <w:pPr>
        <w:numPr>
          <w:ilvl w:val="1"/>
          <w:numId w:val="150"/>
        </w:numPr>
        <w:spacing w:line="360" w:lineRule="auto"/>
        <w:rPr>
          <w:rFonts w:ascii="Calibri" w:hAnsi="Calibri" w:cs="Calibri"/>
          <w:lang w:eastAsia="es-MX"/>
        </w:rPr>
        <w:pPrChange w:id="1168" w:author="LauraPGM" w:date="2025-10-01T13:29:00Z">
          <w:pPr>
            <w:numPr>
              <w:ilvl w:val="1"/>
              <w:numId w:val="101"/>
            </w:numPr>
            <w:tabs>
              <w:tab w:val="num" w:pos="360"/>
              <w:tab w:val="num" w:pos="1440"/>
            </w:tabs>
            <w:spacing w:line="360" w:lineRule="auto"/>
            <w:ind w:left="1440" w:hanging="720"/>
          </w:pPr>
        </w:pPrChange>
      </w:pPr>
      <w:r w:rsidRPr="008439ED">
        <w:rPr>
          <w:rFonts w:ascii="Calibri" w:hAnsi="Calibri" w:cs="Calibri"/>
          <w:bCs/>
          <w:lang w:eastAsia="es-MX"/>
        </w:rPr>
        <w:t>Eficiencia de</w:t>
      </w:r>
      <w:r w:rsidR="0006551F" w:rsidRPr="008439ED">
        <w:rPr>
          <w:rFonts w:ascii="Calibri" w:hAnsi="Calibri" w:cs="Calibri"/>
          <w:bCs/>
          <w:lang w:eastAsia="es-MX"/>
        </w:rPr>
        <w:t xml:space="preserve"> la </w:t>
      </w:r>
      <w:ins w:id="1169" w:author="LauraPGM" w:date="2025-10-06T21:29:00Z">
        <w:r w:rsidR="0001630B" w:rsidRPr="008439ED">
          <w:rPr>
            <w:rFonts w:ascii="Calibri" w:hAnsi="Calibri" w:cs="Calibri"/>
            <w:bCs/>
            <w:lang w:eastAsia="es-MX"/>
          </w:rPr>
          <w:t>c</w:t>
        </w:r>
      </w:ins>
      <w:del w:id="1170" w:author="LauraPGM" w:date="2025-10-06T21:29:00Z">
        <w:r w:rsidR="0006551F" w:rsidRPr="008439ED" w:rsidDel="0001630B">
          <w:rPr>
            <w:rFonts w:ascii="Calibri" w:hAnsi="Calibri" w:cs="Calibri"/>
            <w:bCs/>
            <w:lang w:eastAsia="es-MX"/>
          </w:rPr>
          <w:delText>C</w:delText>
        </w:r>
      </w:del>
      <w:r w:rsidR="0006551F" w:rsidRPr="008439ED">
        <w:rPr>
          <w:rFonts w:ascii="Calibri" w:hAnsi="Calibri" w:cs="Calibri"/>
          <w:bCs/>
          <w:lang w:eastAsia="es-MX"/>
        </w:rPr>
        <w:t>aldera = (850 unidades / 1.</w:t>
      </w:r>
      <w:r w:rsidRPr="008439ED">
        <w:rPr>
          <w:rFonts w:ascii="Calibri" w:hAnsi="Calibri" w:cs="Calibri"/>
          <w:bCs/>
          <w:lang w:eastAsia="es-MX"/>
        </w:rPr>
        <w:t xml:space="preserve">000 unidades) × 100 </w:t>
      </w:r>
      <w:del w:id="1171" w:author="LauraPGM" w:date="2025-10-06T21:29:00Z">
        <w:r w:rsidRPr="008439ED" w:rsidDel="0001630B">
          <w:rPr>
            <w:rFonts w:ascii="Calibri" w:hAnsi="Calibri" w:cs="Calibri"/>
            <w:bCs/>
            <w:lang w:eastAsia="es-MX"/>
          </w:rPr>
          <w:delText xml:space="preserve"> </w:delText>
        </w:r>
      </w:del>
      <w:r w:rsidRPr="008439ED">
        <w:rPr>
          <w:rFonts w:ascii="Calibri" w:hAnsi="Calibri" w:cs="Calibri"/>
          <w:bCs/>
          <w:lang w:eastAsia="es-MX"/>
        </w:rPr>
        <w:t xml:space="preserve">% = 85 </w:t>
      </w:r>
      <w:del w:id="1172" w:author="LauraPGM" w:date="2025-10-06T21:29:00Z">
        <w:r w:rsidRPr="008439ED" w:rsidDel="0001630B">
          <w:rPr>
            <w:rFonts w:ascii="Calibri" w:hAnsi="Calibri" w:cs="Calibri"/>
            <w:bCs/>
            <w:lang w:eastAsia="es-MX"/>
          </w:rPr>
          <w:delText xml:space="preserve"> </w:delText>
        </w:r>
      </w:del>
      <w:r w:rsidRPr="008439ED">
        <w:rPr>
          <w:rFonts w:ascii="Calibri" w:hAnsi="Calibri" w:cs="Calibri"/>
          <w:bCs/>
          <w:lang w:eastAsia="es-MX"/>
        </w:rPr>
        <w:t>%</w:t>
      </w:r>
    </w:p>
    <w:p w14:paraId="3484C898" w14:textId="77777777" w:rsidR="00A0190B" w:rsidRPr="008439ED" w:rsidRDefault="00A0190B" w:rsidP="001D59AC">
      <w:pPr>
        <w:spacing w:line="360" w:lineRule="auto"/>
        <w:ind w:left="2160"/>
        <w:rPr>
          <w:rFonts w:ascii="Calibri" w:hAnsi="Calibri" w:cs="Calibri"/>
          <w:lang w:eastAsia="es-MX"/>
        </w:rPr>
      </w:pPr>
    </w:p>
    <w:p w14:paraId="651039EC" w14:textId="6885330B" w:rsidR="00A0190B" w:rsidRPr="008439ED" w:rsidRDefault="00A0190B">
      <w:pPr>
        <w:spacing w:line="360" w:lineRule="auto"/>
        <w:rPr>
          <w:rFonts w:ascii="Calibri" w:hAnsi="Calibri" w:cs="Calibri"/>
          <w:lang w:eastAsia="es-MX"/>
        </w:rPr>
        <w:pPrChange w:id="1173" w:author="LauraPGM" w:date="2025-10-01T11:26:00Z">
          <w:pPr>
            <w:spacing w:line="360" w:lineRule="auto"/>
            <w:ind w:left="1440"/>
          </w:pPr>
        </w:pPrChange>
      </w:pPr>
      <w:r w:rsidRPr="008439ED">
        <w:rPr>
          <w:rFonts w:ascii="Calibri" w:hAnsi="Calibri" w:cs="Calibri"/>
          <w:b/>
          <w:iCs/>
          <w:lang w:eastAsia="es-MX"/>
        </w:rPr>
        <w:t>Nota:</w:t>
      </w:r>
      <w:r w:rsidR="0006551F" w:rsidRPr="008439ED">
        <w:rPr>
          <w:rFonts w:ascii="Calibri" w:hAnsi="Calibri" w:cs="Calibri"/>
          <w:iCs/>
          <w:lang w:eastAsia="es-MX"/>
        </w:rPr>
        <w:t xml:space="preserve"> p</w:t>
      </w:r>
      <w:r w:rsidRPr="008439ED">
        <w:rPr>
          <w:rFonts w:ascii="Calibri" w:hAnsi="Calibri" w:cs="Calibri"/>
          <w:iCs/>
          <w:lang w:eastAsia="es-MX"/>
        </w:rPr>
        <w:t>ara Coeficiente de Rendimiento (COP) en sistemas de refrigeración</w:t>
      </w:r>
      <w:r w:rsidR="0006551F" w:rsidRPr="008439ED">
        <w:rPr>
          <w:rFonts w:ascii="Calibri" w:hAnsi="Calibri" w:cs="Calibri"/>
          <w:iCs/>
          <w:lang w:eastAsia="es-MX"/>
        </w:rPr>
        <w:t xml:space="preserve"> </w:t>
      </w:r>
      <w:r w:rsidRPr="008439ED">
        <w:rPr>
          <w:rFonts w:ascii="Calibri" w:hAnsi="Calibri" w:cs="Calibri"/>
          <w:iCs/>
          <w:lang w:eastAsia="es-MX"/>
        </w:rPr>
        <w:t>/</w:t>
      </w:r>
      <w:r w:rsidR="0006551F" w:rsidRPr="008439ED">
        <w:rPr>
          <w:rFonts w:ascii="Calibri" w:hAnsi="Calibri" w:cs="Calibri"/>
          <w:iCs/>
          <w:lang w:eastAsia="es-MX"/>
        </w:rPr>
        <w:t xml:space="preserve"> </w:t>
      </w:r>
      <w:r w:rsidRPr="008439ED">
        <w:rPr>
          <w:rFonts w:ascii="Calibri" w:hAnsi="Calibri" w:cs="Calibri"/>
          <w:iCs/>
          <w:lang w:eastAsia="es-MX"/>
        </w:rPr>
        <w:t xml:space="preserve">calefacción, la fórmula es simplemente </w:t>
      </w:r>
      <w:ins w:id="1174" w:author="LauraPGM" w:date="2025-10-06T21:30:00Z">
        <w:r w:rsidR="002C27FA" w:rsidRPr="008439ED">
          <w:rPr>
            <w:rFonts w:ascii="Calibri" w:hAnsi="Calibri" w:cs="Calibri"/>
            <w:iCs/>
            <w:lang w:eastAsia="es-MX"/>
          </w:rPr>
          <w:t>s</w:t>
        </w:r>
      </w:ins>
      <w:del w:id="1175" w:author="LauraPGM" w:date="2025-10-06T21:30:00Z">
        <w:r w:rsidRPr="008439ED" w:rsidDel="002C27FA">
          <w:rPr>
            <w:rFonts w:ascii="Calibri" w:hAnsi="Calibri" w:cs="Calibri"/>
            <w:iCs/>
            <w:lang w:eastAsia="es-MX"/>
          </w:rPr>
          <w:delText>S</w:delText>
        </w:r>
      </w:del>
      <w:r w:rsidRPr="008439ED">
        <w:rPr>
          <w:rFonts w:ascii="Calibri" w:hAnsi="Calibri" w:cs="Calibri"/>
          <w:iCs/>
          <w:lang w:eastAsia="es-MX"/>
        </w:rPr>
        <w:t xml:space="preserve">alida de </w:t>
      </w:r>
      <w:ins w:id="1176" w:author="LauraPGM" w:date="2025-10-06T21:30:00Z">
        <w:r w:rsidR="002C27FA" w:rsidRPr="008439ED">
          <w:rPr>
            <w:rFonts w:ascii="Calibri" w:hAnsi="Calibri" w:cs="Calibri"/>
            <w:iCs/>
            <w:lang w:eastAsia="es-MX"/>
          </w:rPr>
          <w:t>c</w:t>
        </w:r>
      </w:ins>
      <w:del w:id="1177" w:author="LauraPGM" w:date="2025-10-06T21:30:00Z">
        <w:r w:rsidRPr="008439ED" w:rsidDel="002C27FA">
          <w:rPr>
            <w:rFonts w:ascii="Calibri" w:hAnsi="Calibri" w:cs="Calibri"/>
            <w:iCs/>
            <w:lang w:eastAsia="es-MX"/>
          </w:rPr>
          <w:delText>C</w:delText>
        </w:r>
      </w:del>
      <w:r w:rsidRPr="008439ED">
        <w:rPr>
          <w:rFonts w:ascii="Calibri" w:hAnsi="Calibri" w:cs="Calibri"/>
          <w:iCs/>
          <w:lang w:eastAsia="es-MX"/>
        </w:rPr>
        <w:t xml:space="preserve">alor / </w:t>
      </w:r>
      <w:ins w:id="1178" w:author="LauraPGM" w:date="2025-10-06T21:30:00Z">
        <w:r w:rsidR="002C27FA" w:rsidRPr="008439ED">
          <w:rPr>
            <w:rFonts w:ascii="Calibri" w:hAnsi="Calibri" w:cs="Calibri"/>
            <w:iCs/>
            <w:lang w:eastAsia="es-MX"/>
          </w:rPr>
          <w:t>f</w:t>
        </w:r>
      </w:ins>
      <w:del w:id="1179" w:author="LauraPGM" w:date="2025-10-06T21:30:00Z">
        <w:r w:rsidRPr="008439ED" w:rsidDel="002C27FA">
          <w:rPr>
            <w:rFonts w:ascii="Calibri" w:hAnsi="Calibri" w:cs="Calibri"/>
            <w:iCs/>
            <w:lang w:eastAsia="es-MX"/>
          </w:rPr>
          <w:delText>F</w:delText>
        </w:r>
      </w:del>
      <w:r w:rsidRPr="008439ED">
        <w:rPr>
          <w:rFonts w:ascii="Calibri" w:hAnsi="Calibri" w:cs="Calibri"/>
          <w:iCs/>
          <w:lang w:eastAsia="es-MX"/>
        </w:rPr>
        <w:t xml:space="preserve">río / </w:t>
      </w:r>
      <w:ins w:id="1180" w:author="LauraPGM" w:date="2025-10-06T21:30:00Z">
        <w:r w:rsidR="002C27FA" w:rsidRPr="008439ED">
          <w:rPr>
            <w:rFonts w:ascii="Calibri" w:hAnsi="Calibri" w:cs="Calibri"/>
            <w:iCs/>
            <w:lang w:eastAsia="es-MX"/>
          </w:rPr>
          <w:t>e</w:t>
        </w:r>
      </w:ins>
      <w:del w:id="1181" w:author="LauraPGM" w:date="2025-10-06T21:30:00Z">
        <w:r w:rsidRPr="008439ED" w:rsidDel="002C27FA">
          <w:rPr>
            <w:rFonts w:ascii="Calibri" w:hAnsi="Calibri" w:cs="Calibri"/>
            <w:iCs/>
            <w:lang w:eastAsia="es-MX"/>
          </w:rPr>
          <w:delText>E</w:delText>
        </w:r>
      </w:del>
      <w:r w:rsidRPr="008439ED">
        <w:rPr>
          <w:rFonts w:ascii="Calibri" w:hAnsi="Calibri" w:cs="Calibri"/>
          <w:iCs/>
          <w:lang w:eastAsia="es-MX"/>
        </w:rPr>
        <w:t xml:space="preserve">ntrada </w:t>
      </w:r>
      <w:ins w:id="1182" w:author="LauraPGM" w:date="2025-10-06T21:30:00Z">
        <w:r w:rsidR="002C27FA" w:rsidRPr="008439ED">
          <w:rPr>
            <w:rFonts w:ascii="Calibri" w:hAnsi="Calibri" w:cs="Calibri"/>
            <w:iCs/>
            <w:lang w:eastAsia="es-MX"/>
          </w:rPr>
          <w:t>e</w:t>
        </w:r>
      </w:ins>
      <w:del w:id="1183" w:author="LauraPGM" w:date="2025-10-06T21:30:00Z">
        <w:r w:rsidRPr="008439ED" w:rsidDel="002C27FA">
          <w:rPr>
            <w:rFonts w:ascii="Calibri" w:hAnsi="Calibri" w:cs="Calibri"/>
            <w:iCs/>
            <w:lang w:eastAsia="es-MX"/>
          </w:rPr>
          <w:delText>E</w:delText>
        </w:r>
      </w:del>
      <w:r w:rsidRPr="008439ED">
        <w:rPr>
          <w:rFonts w:ascii="Calibri" w:hAnsi="Calibri" w:cs="Calibri"/>
          <w:iCs/>
          <w:lang w:eastAsia="es-MX"/>
        </w:rPr>
        <w:t>léctrica. Un COP de 3.0 significa 3 unidades de frío por cada 1 unidad eléctrica.</w:t>
      </w:r>
    </w:p>
    <w:p w14:paraId="3A8AF03F" w14:textId="77777777" w:rsidR="00A0190B" w:rsidRPr="008439ED" w:rsidRDefault="00A0190B" w:rsidP="001D59AC">
      <w:pPr>
        <w:spacing w:line="360" w:lineRule="auto"/>
        <w:ind w:left="1440"/>
        <w:rPr>
          <w:rFonts w:ascii="Calibri" w:hAnsi="Calibri" w:cs="Calibri"/>
          <w:lang w:eastAsia="es-MX"/>
        </w:rPr>
      </w:pPr>
    </w:p>
    <w:p w14:paraId="73BDF30E" w14:textId="11C93A92" w:rsidR="0082778F" w:rsidRPr="008439ED" w:rsidRDefault="00A0190B">
      <w:pPr>
        <w:numPr>
          <w:ilvl w:val="0"/>
          <w:numId w:val="73"/>
        </w:numPr>
        <w:spacing w:line="360" w:lineRule="auto"/>
        <w:rPr>
          <w:ins w:id="1184" w:author="LauraPGM" w:date="2025-10-06T21:34:00Z"/>
          <w:rFonts w:ascii="Calibri" w:hAnsi="Calibri" w:cs="Calibri"/>
          <w:lang w:eastAsia="es-MX"/>
        </w:rPr>
        <w:pPrChange w:id="1185" w:author="LauraPGM" w:date="2025-10-06T21:34:00Z">
          <w:pPr>
            <w:numPr>
              <w:numId w:val="101"/>
            </w:numPr>
            <w:tabs>
              <w:tab w:val="num" w:pos="360"/>
              <w:tab w:val="num" w:pos="720"/>
            </w:tabs>
            <w:spacing w:line="360" w:lineRule="auto"/>
            <w:ind w:left="720" w:hanging="720"/>
          </w:pPr>
        </w:pPrChange>
      </w:pPr>
      <w:r w:rsidRPr="008439ED">
        <w:rPr>
          <w:rFonts w:ascii="Calibri" w:hAnsi="Calibri" w:cs="Calibri"/>
          <w:b/>
          <w:bCs/>
          <w:lang w:eastAsia="es-MX"/>
        </w:rPr>
        <w:t xml:space="preserve">IDEs </w:t>
      </w:r>
      <w:ins w:id="1186" w:author="LauraPGM" w:date="2025-10-06T21:33:00Z">
        <w:r w:rsidR="002C27FA" w:rsidRPr="008439ED">
          <w:rPr>
            <w:rFonts w:ascii="Calibri" w:hAnsi="Calibri" w:cs="Calibri"/>
            <w:b/>
            <w:bCs/>
            <w:lang w:eastAsia="es-MX"/>
          </w:rPr>
          <w:t>n</w:t>
        </w:r>
      </w:ins>
      <w:del w:id="1187" w:author="LauraPGM" w:date="2025-10-06T21:33:00Z">
        <w:r w:rsidRPr="008439ED" w:rsidDel="002C27FA">
          <w:rPr>
            <w:rFonts w:ascii="Calibri" w:hAnsi="Calibri" w:cs="Calibri"/>
            <w:b/>
            <w:bCs/>
            <w:lang w:eastAsia="es-MX"/>
          </w:rPr>
          <w:delText>N</w:delText>
        </w:r>
      </w:del>
      <w:r w:rsidRPr="008439ED">
        <w:rPr>
          <w:rFonts w:ascii="Calibri" w:hAnsi="Calibri" w:cs="Calibri"/>
          <w:b/>
          <w:bCs/>
          <w:lang w:eastAsia="es-MX"/>
        </w:rPr>
        <w:t>ormalizados (</w:t>
      </w:r>
      <w:ins w:id="1188" w:author="LauraPGM" w:date="2025-10-06T21:33:00Z">
        <w:r w:rsidR="002C27FA" w:rsidRPr="008439ED">
          <w:rPr>
            <w:rFonts w:ascii="Calibri" w:hAnsi="Calibri" w:cs="Calibri"/>
            <w:b/>
            <w:bCs/>
            <w:lang w:eastAsia="es-MX"/>
          </w:rPr>
          <w:t>a</w:t>
        </w:r>
      </w:ins>
      <w:del w:id="1189" w:author="LauraPGM" w:date="2025-10-06T21:33:00Z">
        <w:r w:rsidRPr="008439ED" w:rsidDel="002C27FA">
          <w:rPr>
            <w:rFonts w:ascii="Calibri" w:hAnsi="Calibri" w:cs="Calibri"/>
            <w:b/>
            <w:bCs/>
            <w:lang w:eastAsia="es-MX"/>
          </w:rPr>
          <w:delText>A</w:delText>
        </w:r>
      </w:del>
      <w:r w:rsidRPr="008439ED">
        <w:rPr>
          <w:rFonts w:ascii="Calibri" w:hAnsi="Calibri" w:cs="Calibri"/>
          <w:b/>
          <w:bCs/>
          <w:lang w:eastAsia="es-MX"/>
        </w:rPr>
        <w:t>justados):</w:t>
      </w:r>
    </w:p>
    <w:p w14:paraId="5F362256" w14:textId="77777777" w:rsidR="0082778F" w:rsidRPr="008439ED" w:rsidRDefault="0082778F">
      <w:pPr>
        <w:spacing w:line="360" w:lineRule="auto"/>
        <w:ind w:left="720"/>
        <w:rPr>
          <w:rFonts w:ascii="Calibri" w:hAnsi="Calibri" w:cs="Calibri"/>
          <w:lang w:eastAsia="es-MX"/>
        </w:rPr>
        <w:pPrChange w:id="1190" w:author="LauraPGM" w:date="2025-10-06T21:34:00Z">
          <w:pPr>
            <w:numPr>
              <w:numId w:val="101"/>
            </w:numPr>
            <w:tabs>
              <w:tab w:val="num" w:pos="360"/>
              <w:tab w:val="num" w:pos="720"/>
            </w:tabs>
            <w:spacing w:line="360" w:lineRule="auto"/>
            <w:ind w:left="720" w:hanging="720"/>
          </w:pPr>
        </w:pPrChange>
      </w:pPr>
    </w:p>
    <w:p w14:paraId="59B817EF" w14:textId="77777777" w:rsidR="00A0190B" w:rsidRPr="008439ED" w:rsidRDefault="00A0190B">
      <w:pPr>
        <w:numPr>
          <w:ilvl w:val="1"/>
          <w:numId w:val="73"/>
        </w:numPr>
        <w:spacing w:line="360" w:lineRule="auto"/>
        <w:rPr>
          <w:rFonts w:ascii="Calibri" w:hAnsi="Calibri" w:cs="Calibri"/>
          <w:lang w:eastAsia="es-MX"/>
        </w:rPr>
        <w:pPrChange w:id="1191" w:author="LauraPGM" w:date="2025-10-01T09:45:00Z">
          <w:pPr>
            <w:numPr>
              <w:ilvl w:val="1"/>
              <w:numId w:val="101"/>
            </w:numPr>
            <w:tabs>
              <w:tab w:val="num" w:pos="360"/>
              <w:tab w:val="num" w:pos="1440"/>
            </w:tabs>
            <w:spacing w:line="360" w:lineRule="auto"/>
            <w:ind w:left="1440" w:hanging="720"/>
          </w:pPr>
        </w:pPrChange>
      </w:pPr>
      <w:r w:rsidRPr="008439ED">
        <w:rPr>
          <w:rFonts w:ascii="Calibri" w:hAnsi="Calibri" w:cs="Calibri"/>
          <w:b/>
          <w:bCs/>
          <w:lang w:eastAsia="es-MX"/>
        </w:rPr>
        <w:t>Fórmula:</w:t>
      </w:r>
      <w:r w:rsidRPr="008439ED">
        <w:rPr>
          <w:rFonts w:ascii="Calibri" w:hAnsi="Calibri" w:cs="Calibri"/>
          <w:lang w:eastAsia="es-MX"/>
        </w:rPr>
        <w:t xml:space="preserve"> utiliza un modelo matemático (comúnmente regresión) para predecir el consumo esperado.</w:t>
      </w:r>
    </w:p>
    <w:p w14:paraId="067B0C8F" w14:textId="77777777" w:rsidR="00A0190B" w:rsidRPr="008439ED" w:rsidRDefault="00A0190B">
      <w:pPr>
        <w:numPr>
          <w:ilvl w:val="1"/>
          <w:numId w:val="73"/>
        </w:numPr>
        <w:spacing w:line="360" w:lineRule="auto"/>
        <w:rPr>
          <w:rFonts w:ascii="Calibri" w:hAnsi="Calibri" w:cs="Calibri"/>
          <w:lang w:eastAsia="es-MX"/>
        </w:rPr>
        <w:pPrChange w:id="1192" w:author="LauraPGM" w:date="2025-10-01T09:45:00Z">
          <w:pPr>
            <w:numPr>
              <w:ilvl w:val="1"/>
              <w:numId w:val="101"/>
            </w:numPr>
            <w:tabs>
              <w:tab w:val="num" w:pos="360"/>
              <w:tab w:val="num" w:pos="1440"/>
            </w:tabs>
            <w:spacing w:line="360" w:lineRule="auto"/>
            <w:ind w:left="1440" w:hanging="720"/>
          </w:pPr>
        </w:pPrChange>
      </w:pPr>
      <w:r w:rsidRPr="008439ED">
        <w:rPr>
          <w:rFonts w:ascii="Calibri" w:hAnsi="Calibri" w:cs="Calibri"/>
          <w:b/>
          <w:bCs/>
          <w:lang w:eastAsia="es-MX"/>
        </w:rPr>
        <w:t>Proceso:</w:t>
      </w:r>
      <w:r w:rsidRPr="008439ED">
        <w:rPr>
          <w:rFonts w:ascii="Calibri" w:hAnsi="Calibri" w:cs="Calibri"/>
          <w:lang w:eastAsia="es-MX"/>
        </w:rPr>
        <w:t xml:space="preserve"> </w:t>
      </w:r>
    </w:p>
    <w:p w14:paraId="399D9088" w14:textId="77777777" w:rsidR="00A0190B" w:rsidRPr="008439ED" w:rsidRDefault="00A0190B">
      <w:pPr>
        <w:numPr>
          <w:ilvl w:val="2"/>
          <w:numId w:val="76"/>
        </w:numPr>
        <w:spacing w:line="360" w:lineRule="auto"/>
        <w:rPr>
          <w:rFonts w:ascii="Calibri" w:hAnsi="Calibri" w:cs="Calibri"/>
          <w:lang w:eastAsia="es-MX"/>
        </w:rPr>
        <w:pPrChange w:id="1193" w:author="LauraPGM" w:date="2025-10-01T09:45:00Z">
          <w:pPr>
            <w:numPr>
              <w:ilvl w:val="2"/>
              <w:numId w:val="104"/>
            </w:numPr>
            <w:tabs>
              <w:tab w:val="num" w:pos="360"/>
              <w:tab w:val="num" w:pos="2160"/>
            </w:tabs>
            <w:spacing w:line="360" w:lineRule="auto"/>
            <w:ind w:left="2160" w:hanging="720"/>
          </w:pPr>
        </w:pPrChange>
      </w:pPr>
      <w:r w:rsidRPr="008439ED">
        <w:rPr>
          <w:rFonts w:ascii="Calibri" w:hAnsi="Calibri" w:cs="Calibri"/>
          <w:lang w:eastAsia="es-MX"/>
        </w:rPr>
        <w:t xml:space="preserve">Primero, se establece la </w:t>
      </w:r>
      <w:r w:rsidRPr="008439ED">
        <w:rPr>
          <w:rFonts w:ascii="Calibri" w:hAnsi="Calibri" w:cs="Calibri"/>
          <w:bCs/>
          <w:lang w:eastAsia="es-MX"/>
        </w:rPr>
        <w:t>Línea Base Energética (LBE)</w:t>
      </w:r>
      <w:r w:rsidRPr="008439ED">
        <w:rPr>
          <w:rFonts w:ascii="Calibri" w:hAnsi="Calibri" w:cs="Calibri"/>
          <w:lang w:eastAsia="es-MX"/>
        </w:rPr>
        <w:t xml:space="preserve"> a través de un análisis de regresión</w:t>
      </w:r>
      <w:del w:id="1194" w:author="LauraPGM" w:date="2025-10-06T21:34:00Z">
        <w:r w:rsidRPr="008439ED" w:rsidDel="0082778F">
          <w:rPr>
            <w:rFonts w:ascii="Calibri" w:hAnsi="Calibri" w:cs="Calibri"/>
            <w:lang w:eastAsia="es-MX"/>
          </w:rPr>
          <w:delText xml:space="preserve"> (como vimos en el Tema 2)</w:delText>
        </w:r>
      </w:del>
      <w:r w:rsidRPr="008439ED">
        <w:rPr>
          <w:rFonts w:ascii="Calibri" w:hAnsi="Calibri" w:cs="Calibri"/>
          <w:lang w:eastAsia="es-MX"/>
        </w:rPr>
        <w:t>, que define la relación entre el consumo de energía y las variables de impacto (ejemplo, temperatura, producción).</w:t>
      </w:r>
    </w:p>
    <w:p w14:paraId="6CBE8F4A" w14:textId="22D75594" w:rsidR="00A0190B" w:rsidRPr="008439ED" w:rsidRDefault="00A0190B">
      <w:pPr>
        <w:numPr>
          <w:ilvl w:val="2"/>
          <w:numId w:val="76"/>
        </w:numPr>
        <w:spacing w:line="360" w:lineRule="auto"/>
        <w:rPr>
          <w:rFonts w:ascii="Calibri" w:hAnsi="Calibri" w:cs="Calibri"/>
          <w:lang w:eastAsia="es-MX"/>
        </w:rPr>
        <w:pPrChange w:id="1195" w:author="LauraPGM" w:date="2025-10-01T09:45:00Z">
          <w:pPr>
            <w:numPr>
              <w:ilvl w:val="2"/>
              <w:numId w:val="104"/>
            </w:numPr>
            <w:tabs>
              <w:tab w:val="num" w:pos="360"/>
              <w:tab w:val="num" w:pos="2160"/>
            </w:tabs>
            <w:spacing w:line="360" w:lineRule="auto"/>
            <w:ind w:left="2160" w:hanging="720"/>
          </w:pPr>
        </w:pPrChange>
      </w:pPr>
      <w:r w:rsidRPr="008439ED">
        <w:rPr>
          <w:rFonts w:ascii="Calibri" w:hAnsi="Calibri" w:cs="Calibri"/>
          <w:lang w:eastAsia="es-MX"/>
        </w:rPr>
        <w:t>La L</w:t>
      </w:r>
      <w:r w:rsidR="0006551F" w:rsidRPr="008439ED">
        <w:rPr>
          <w:rFonts w:ascii="Calibri" w:hAnsi="Calibri" w:cs="Calibri"/>
          <w:lang w:eastAsia="es-MX"/>
        </w:rPr>
        <w:t>BE se expresa como una ecuación.</w:t>
      </w:r>
    </w:p>
    <w:p w14:paraId="658BFA93" w14:textId="77777777" w:rsidR="00A0190B" w:rsidRPr="008439ED" w:rsidRDefault="00A0190B" w:rsidP="001D59AC">
      <w:pPr>
        <w:spacing w:line="360" w:lineRule="auto"/>
        <w:rPr>
          <w:rFonts w:ascii="Calibri" w:hAnsi="Calibri" w:cs="Calibri"/>
          <w:lang w:eastAsia="es-MX"/>
        </w:rPr>
      </w:pPr>
    </w:p>
    <w:p w14:paraId="4618BA6F" w14:textId="3493C25C" w:rsidR="00A0190B" w:rsidRPr="008439ED" w:rsidDel="00510C78" w:rsidRDefault="00A0190B">
      <w:pPr>
        <w:spacing w:line="360" w:lineRule="auto"/>
        <w:ind w:left="1440"/>
        <w:rPr>
          <w:del w:id="1196" w:author="LauraPGM" w:date="2025-10-01T11:28:00Z"/>
          <w:rFonts w:ascii="Calibri" w:hAnsi="Calibri" w:cs="Calibri"/>
          <w:bCs/>
          <w:lang w:eastAsia="es-MX"/>
        </w:rPr>
        <w:pPrChange w:id="1197" w:author="LauraPGM" w:date="2025-10-01T11:28:00Z">
          <w:pPr>
            <w:numPr>
              <w:ilvl w:val="1"/>
              <w:numId w:val="101"/>
            </w:numPr>
            <w:tabs>
              <w:tab w:val="num" w:pos="360"/>
              <w:tab w:val="num" w:pos="1440"/>
            </w:tabs>
            <w:spacing w:line="360" w:lineRule="auto"/>
            <w:ind w:left="1440" w:hanging="720"/>
          </w:pPr>
        </w:pPrChange>
      </w:pPr>
      <m:oMathPara>
        <m:oMath>
          <m:r>
            <m:rPr>
              <m:sty m:val="p"/>
            </m:rPr>
            <w:rPr>
              <w:rFonts w:ascii="Cambria Math" w:hAnsi="Cambria Math" w:cs="Calibri"/>
              <w:lang w:eastAsia="es-MX"/>
              <w:rPrChange w:id="1198" w:author="LauraPGM" w:date="2025-11-04T16:55:00Z">
                <w:rPr>
                  <w:rFonts w:ascii="Cambria Math" w:hAnsi="Cambria Math" w:cs="Calibri"/>
                  <w:lang w:eastAsia="es-MX"/>
                </w:rPr>
              </w:rPrChange>
            </w:rPr>
            <m:t>Ejemplo</m:t>
          </m:r>
          <m:r>
            <w:ins w:id="1199" w:author="LauraPGM" w:date="2025-10-09T06:56:00Z">
              <m:rPr>
                <m:sty m:val="p"/>
              </m:rPr>
              <w:rPr>
                <w:rFonts w:ascii="Cambria Math" w:hAnsi="Cambria Math" w:cs="Calibri"/>
                <w:lang w:eastAsia="es-MX"/>
                <w:rPrChange w:id="1200" w:author="LauraPGM" w:date="2025-11-04T16:55:00Z">
                  <w:rPr>
                    <w:rFonts w:ascii="Cambria Math" w:hAnsi="Cambria Math" w:cs="Calibri"/>
                    <w:lang w:eastAsia="es-MX"/>
                  </w:rPr>
                </w:rPrChange>
              </w:rPr>
              <m:t xml:space="preserve">: </m:t>
            </w:ins>
          </m:r>
          <m:r>
            <w:del w:id="1201" w:author="LauraPGM" w:date="2025-10-09T06:56:00Z">
              <m:rPr>
                <m:sty m:val="p"/>
              </m:rPr>
              <w:rPr>
                <w:rFonts w:ascii="Cambria Math" w:hAnsi="Cambria Math" w:cs="Calibri"/>
                <w:lang w:eastAsia="es-MX"/>
                <w:rPrChange w:id="1202" w:author="LauraPGM" w:date="2025-11-04T16:55:00Z">
                  <w:rPr>
                    <w:rFonts w:ascii="Cambria Math" w:hAnsi="Cambria Math" w:cs="Calibri"/>
                    <w:lang w:eastAsia="es-MX"/>
                  </w:rPr>
                </w:rPrChange>
              </w:rPr>
              <m:t>.</m:t>
            </w:del>
          </m:r>
          <m:r>
            <m:rPr>
              <m:sty m:val="p"/>
            </m:rPr>
            <w:rPr>
              <w:rFonts w:ascii="Cambria Math" w:hAnsi="Cambria Math" w:cs="Calibri"/>
              <w:lang w:eastAsia="es-MX"/>
              <w:rPrChange w:id="1203" w:author="LauraPGM" w:date="2025-11-04T16:55:00Z">
                <w:rPr>
                  <w:rFonts w:ascii="Cambria Math" w:hAnsi="Cambria Math" w:cs="Calibri"/>
                  <w:lang w:eastAsia="es-MX"/>
                </w:rPr>
              </w:rPrChange>
            </w:rPr>
            <m:t xml:space="preserve"> Consumo esperado=(a* Temperatura)+(b* Producción)+c</m:t>
          </m:r>
        </m:oMath>
      </m:oMathPara>
    </w:p>
    <w:p w14:paraId="7DA518B9" w14:textId="77777777" w:rsidR="00510C78" w:rsidRPr="008439ED" w:rsidRDefault="00510C78" w:rsidP="001D59AC">
      <w:pPr>
        <w:spacing w:line="360" w:lineRule="auto"/>
        <w:ind w:left="1440"/>
        <w:rPr>
          <w:ins w:id="1204" w:author="LauraPGM" w:date="2025-10-01T11:28:00Z"/>
          <w:rFonts w:ascii="Calibri" w:hAnsi="Calibri" w:cs="Calibri"/>
          <w:bCs/>
          <w:lang w:eastAsia="es-MX"/>
        </w:rPr>
      </w:pPr>
    </w:p>
    <w:p w14:paraId="3DB516C8" w14:textId="7D132ED4" w:rsidR="00A0190B" w:rsidRPr="008439ED" w:rsidDel="007167F5" w:rsidRDefault="00A0190B">
      <w:pPr>
        <w:rPr>
          <w:del w:id="1205" w:author="LauraPGM" w:date="2025-10-01T11:28:00Z"/>
          <w:rFonts w:ascii="Calibri" w:hAnsi="Calibri" w:cs="Calibri"/>
          <w:lang w:eastAsia="es-MX"/>
        </w:rPr>
        <w:pPrChange w:id="1206" w:author="LauraPGM" w:date="2025-10-01T14:00:00Z">
          <w:pPr>
            <w:spacing w:line="360" w:lineRule="auto"/>
            <w:ind w:left="2160"/>
          </w:pPr>
        </w:pPrChange>
      </w:pPr>
    </w:p>
    <w:p w14:paraId="3211197D" w14:textId="77777777" w:rsidR="007167F5" w:rsidRPr="008439ED" w:rsidRDefault="007167F5">
      <w:pPr>
        <w:spacing w:line="360" w:lineRule="auto"/>
        <w:ind w:left="2160"/>
        <w:rPr>
          <w:ins w:id="1207" w:author="LauraPGM" w:date="2025-10-01T14:00:00Z"/>
          <w:rFonts w:ascii="Calibri" w:hAnsi="Calibri" w:cs="Calibri"/>
          <w:lang w:eastAsia="es-MX"/>
          <w:rPrChange w:id="1208" w:author="LauraPGM" w:date="2025-11-04T16:55:00Z">
            <w:rPr>
              <w:ins w:id="1209" w:author="LauraPGM" w:date="2025-10-01T14:00:00Z"/>
              <w:lang w:eastAsia="es-MX"/>
            </w:rPr>
          </w:rPrChange>
        </w:rPr>
        <w:pPrChange w:id="1210" w:author="LauraPGM" w:date="2025-10-01T14:00:00Z">
          <w:pPr>
            <w:numPr>
              <w:ilvl w:val="1"/>
              <w:numId w:val="101"/>
            </w:numPr>
            <w:tabs>
              <w:tab w:val="num" w:pos="360"/>
              <w:tab w:val="num" w:pos="1440"/>
            </w:tabs>
            <w:spacing w:line="360" w:lineRule="auto"/>
            <w:ind w:left="1440" w:hanging="720"/>
          </w:pPr>
        </w:pPrChange>
      </w:pPr>
    </w:p>
    <w:p w14:paraId="6737C40E" w14:textId="318CB499" w:rsidR="00A0190B" w:rsidRPr="008439ED" w:rsidDel="007167F5" w:rsidRDefault="00A0190B">
      <w:pPr>
        <w:rPr>
          <w:del w:id="1211" w:author="LauraPGM" w:date="2025-10-01T13:57:00Z"/>
          <w:rFonts w:ascii="Calibri" w:hAnsi="Calibri" w:cs="Calibri"/>
          <w:lang w:eastAsia="es-MX"/>
        </w:rPr>
        <w:pPrChange w:id="1212" w:author="LauraPGM" w:date="2025-10-01T14:00:00Z">
          <w:pPr>
            <w:spacing w:line="360" w:lineRule="auto"/>
            <w:ind w:left="2160"/>
          </w:pPr>
        </w:pPrChange>
      </w:pPr>
      <w:del w:id="1213" w:author="LauraPGM" w:date="2025-10-01T13:57:00Z">
        <w:r w:rsidRPr="008439ED" w:rsidDel="007167F5">
          <w:rPr>
            <w:rFonts w:ascii="Calibri" w:hAnsi="Calibri" w:cs="Calibri"/>
            <w:lang w:eastAsia="es-MX"/>
            <w:rPrChange w:id="1214" w:author="LauraPGM" w:date="2025-11-04T16:55:00Z">
              <w:rPr>
                <w:lang w:eastAsia="es-MX"/>
              </w:rPr>
            </w:rPrChange>
          </w:rPr>
          <w:delText>Luego, el IDE normalizado se calcula comparando el consumo real con el consumo esperado por la LBE, ajustado a las condiciones actuales de las variables de impacto.</w:delText>
        </w:r>
      </w:del>
    </w:p>
    <w:p w14:paraId="573A9B62" w14:textId="77777777" w:rsidR="007167F5" w:rsidRPr="008439ED" w:rsidDel="007167F5" w:rsidRDefault="007167F5">
      <w:pPr>
        <w:rPr>
          <w:del w:id="1215" w:author="LauraPGM" w:date="2025-10-01T13:57:00Z"/>
          <w:rFonts w:ascii="Calibri" w:hAnsi="Calibri" w:cs="Calibri"/>
          <w:lang w:eastAsia="es-MX"/>
        </w:rPr>
        <w:pPrChange w:id="1216" w:author="LauraPGM" w:date="2025-10-01T14:00:00Z">
          <w:pPr>
            <w:spacing w:line="360" w:lineRule="auto"/>
            <w:ind w:left="2160"/>
          </w:pPr>
        </w:pPrChange>
      </w:pPr>
    </w:p>
    <w:p w14:paraId="7E67EE3E" w14:textId="77777777" w:rsidR="007167F5" w:rsidRPr="008439ED" w:rsidDel="007167F5" w:rsidRDefault="007167F5">
      <w:pPr>
        <w:rPr>
          <w:del w:id="1217" w:author="LauraPGM" w:date="2025-10-01T13:57:00Z"/>
          <w:rFonts w:ascii="Calibri" w:hAnsi="Calibri" w:cs="Calibri"/>
          <w:lang w:eastAsia="es-MX"/>
        </w:rPr>
        <w:pPrChange w:id="1218" w:author="LauraPGM" w:date="2025-10-01T14:00:00Z">
          <w:pPr>
            <w:spacing w:line="360" w:lineRule="auto"/>
            <w:ind w:left="2160"/>
          </w:pPr>
        </w:pPrChange>
      </w:pPr>
    </w:p>
    <w:p w14:paraId="742BB316" w14:textId="77777777" w:rsidR="007167F5" w:rsidRPr="008439ED" w:rsidDel="007167F5" w:rsidRDefault="007167F5">
      <w:pPr>
        <w:rPr>
          <w:del w:id="1219" w:author="LauraPGM" w:date="2025-10-01T13:57:00Z"/>
          <w:rFonts w:ascii="Calibri" w:hAnsi="Calibri" w:cs="Calibri"/>
          <w:lang w:eastAsia="es-MX"/>
        </w:rPr>
        <w:pPrChange w:id="1220" w:author="LauraPGM" w:date="2025-10-01T14:00:00Z">
          <w:pPr>
            <w:spacing w:line="360" w:lineRule="auto"/>
            <w:ind w:left="2160"/>
          </w:pPr>
        </w:pPrChange>
      </w:pPr>
    </w:p>
    <w:p w14:paraId="4B8248DB" w14:textId="77777777" w:rsidR="007167F5" w:rsidRPr="008439ED" w:rsidDel="007167F5" w:rsidRDefault="007167F5">
      <w:pPr>
        <w:rPr>
          <w:del w:id="1221" w:author="LauraPGM" w:date="2025-10-01T13:57:00Z"/>
          <w:rFonts w:ascii="Calibri" w:hAnsi="Calibri" w:cs="Calibri"/>
          <w:lang w:eastAsia="es-MX"/>
        </w:rPr>
        <w:pPrChange w:id="1222" w:author="LauraPGM" w:date="2025-10-01T14:00:00Z">
          <w:pPr>
            <w:spacing w:line="360" w:lineRule="auto"/>
            <w:ind w:left="2160"/>
          </w:pPr>
        </w:pPrChange>
      </w:pPr>
    </w:p>
    <w:p w14:paraId="6031C8C2" w14:textId="77777777" w:rsidR="007167F5" w:rsidRPr="008439ED" w:rsidDel="007167F5" w:rsidRDefault="007167F5">
      <w:pPr>
        <w:rPr>
          <w:del w:id="1223" w:author="LauraPGM" w:date="2025-10-01T13:57:00Z"/>
          <w:rFonts w:ascii="Calibri" w:hAnsi="Calibri" w:cs="Calibri"/>
          <w:lang w:eastAsia="es-MX"/>
        </w:rPr>
        <w:pPrChange w:id="1224" w:author="LauraPGM" w:date="2025-10-01T14:00:00Z">
          <w:pPr>
            <w:spacing w:line="360" w:lineRule="auto"/>
            <w:ind w:left="2160"/>
          </w:pPr>
        </w:pPrChange>
      </w:pPr>
    </w:p>
    <w:p w14:paraId="70EF9417" w14:textId="77777777" w:rsidR="007167F5" w:rsidRPr="008439ED" w:rsidRDefault="007167F5">
      <w:pPr>
        <w:pStyle w:val="Prrafodelista"/>
        <w:rPr>
          <w:ins w:id="1225" w:author="LauraPGM" w:date="2025-10-01T14:00:00Z"/>
          <w:del w:id="1226" w:author="LauraPGM" w:date="2025-10-01T13:57:00Z"/>
          <w:rFonts w:ascii="Calibri" w:hAnsi="Calibri" w:cs="Calibri"/>
          <w:lang w:eastAsia="es-MX"/>
          <w:rPrChange w:id="1227" w:author="LauraPGM" w:date="2025-11-04T16:55:00Z">
            <w:rPr>
              <w:ins w:id="1228" w:author="LauraPGM" w:date="2025-10-01T14:00:00Z"/>
              <w:del w:id="1229" w:author="LauraPGM" w:date="2025-10-01T13:57:00Z"/>
              <w:rFonts w:ascii="Calibri" w:hAnsi="Calibri" w:cs="Calibri"/>
              <w:b/>
              <w:bCs/>
              <w:lang w:eastAsia="es-MX"/>
            </w:rPr>
          </w:rPrChange>
        </w:rPr>
        <w:pPrChange w:id="1230" w:author="LauraPGM" w:date="2025-10-01T13:56:00Z">
          <w:pPr>
            <w:numPr>
              <w:ilvl w:val="1"/>
              <w:numId w:val="151"/>
            </w:numPr>
            <w:spacing w:line="360" w:lineRule="auto"/>
            <w:ind w:left="1440" w:hanging="360"/>
          </w:pPr>
        </w:pPrChange>
      </w:pPr>
    </w:p>
    <w:p w14:paraId="61693F46" w14:textId="6C8E4166" w:rsidR="00A0190B" w:rsidRPr="008439ED" w:rsidDel="007167F5" w:rsidRDefault="007167F5">
      <w:pPr>
        <w:rPr>
          <w:del w:id="1231" w:author="LauraPGM" w:date="2025-10-01T13:31:00Z"/>
          <w:rFonts w:ascii="Calibri" w:hAnsi="Calibri" w:cs="Calibri"/>
          <w:lang w:eastAsia="es-MX"/>
          <w:rPrChange w:id="1232" w:author="LauraPGM" w:date="2025-11-04T16:55:00Z">
            <w:rPr>
              <w:del w:id="1233" w:author="LauraPGM" w:date="2025-10-01T13:31:00Z"/>
              <w:lang w:eastAsia="es-MX"/>
            </w:rPr>
          </w:rPrChange>
        </w:rPr>
        <w:pPrChange w:id="1234" w:author="LauraPGM" w:date="2025-10-01T14:00:00Z">
          <w:pPr>
            <w:numPr>
              <w:ilvl w:val="1"/>
              <w:numId w:val="151"/>
            </w:numPr>
            <w:spacing w:line="360" w:lineRule="auto"/>
            <w:ind w:left="1440" w:hanging="360"/>
          </w:pPr>
        </w:pPrChange>
      </w:pPr>
      <w:ins w:id="1235" w:author="LauraPGM" w:date="2025-10-01T13:58:00Z">
        <w:r w:rsidRPr="008439ED">
          <w:rPr>
            <w:rFonts w:ascii="Calibri" w:hAnsi="Calibri" w:cs="Calibri"/>
            <w:lang w:eastAsia="es-MX"/>
            <w:rPrChange w:id="1236" w:author="LauraPGM" w:date="2025-11-04T16:55:00Z">
              <w:rPr>
                <w:lang w:eastAsia="es-MX"/>
              </w:rPr>
            </w:rPrChange>
          </w:rPr>
          <w:t>Luego, el IDE normalizado se calcula comparando el consumo real con el consumo esperado por la LBE, ajustado a las condiciones actuales de las variables de impacto.</w:t>
        </w:r>
      </w:ins>
    </w:p>
    <w:p w14:paraId="286FE416" w14:textId="77777777" w:rsidR="007167F5" w:rsidRPr="008439ED" w:rsidRDefault="007167F5">
      <w:pPr>
        <w:rPr>
          <w:ins w:id="1237" w:author="LauraPGM" w:date="2025-10-01T13:58:00Z"/>
          <w:rFonts w:ascii="Calibri" w:hAnsi="Calibri" w:cs="Calibri"/>
          <w:lang w:eastAsia="es-MX"/>
        </w:rPr>
        <w:pPrChange w:id="1238" w:author="LauraPGM" w:date="2025-10-01T14:00:00Z">
          <w:pPr>
            <w:spacing w:line="360" w:lineRule="auto"/>
            <w:ind w:left="2160"/>
          </w:pPr>
        </w:pPrChange>
      </w:pPr>
    </w:p>
    <w:p w14:paraId="1DAD59BE" w14:textId="5BB85634" w:rsidR="00A0190B" w:rsidRPr="008439ED" w:rsidDel="007167F5" w:rsidRDefault="00A0190B">
      <w:pPr>
        <w:pStyle w:val="Prrafodelista"/>
        <w:rPr>
          <w:del w:id="1239" w:author="LauraPGM" w:date="2025-10-01T13:59:00Z"/>
          <w:rFonts w:ascii="Calibri" w:hAnsi="Calibri" w:cs="Calibri"/>
          <w:lang w:eastAsia="es-MX"/>
          <w:rPrChange w:id="1240" w:author="LauraPGM" w:date="2025-11-04T16:55:00Z">
            <w:rPr>
              <w:del w:id="1241" w:author="LauraPGM" w:date="2025-10-01T13:59:00Z"/>
              <w:lang w:eastAsia="es-MX"/>
            </w:rPr>
          </w:rPrChange>
        </w:rPr>
        <w:pPrChange w:id="1242" w:author="LauraPGM" w:date="2025-10-01T13:58:00Z">
          <w:pPr>
            <w:numPr>
              <w:ilvl w:val="1"/>
              <w:numId w:val="151"/>
            </w:numPr>
            <w:spacing w:line="360" w:lineRule="auto"/>
            <w:ind w:left="1440" w:hanging="360"/>
          </w:pPr>
        </w:pPrChange>
      </w:pPr>
      <w:del w:id="1243" w:author="LauraPGM" w:date="2025-10-01T13:59:00Z">
        <w:r w:rsidRPr="008439ED" w:rsidDel="007167F5">
          <w:rPr>
            <w:rFonts w:ascii="Calibri" w:hAnsi="Calibri" w:cs="Calibri"/>
            <w:b/>
            <w:bCs/>
            <w:lang w:eastAsia="es-MX"/>
            <w:rPrChange w:id="1244" w:author="LauraPGM" w:date="2025-11-04T16:55:00Z">
              <w:rPr>
                <w:b/>
                <w:bCs/>
                <w:lang w:eastAsia="es-MX"/>
              </w:rPr>
            </w:rPrChange>
          </w:rPr>
          <w:delText>Ejemplo:</w:delText>
        </w:r>
        <w:r w:rsidRPr="008439ED" w:rsidDel="007167F5">
          <w:rPr>
            <w:rFonts w:ascii="Calibri" w:hAnsi="Calibri" w:cs="Calibri"/>
            <w:lang w:eastAsia="es-MX"/>
            <w:rPrChange w:id="1245" w:author="LauraPGM" w:date="2025-11-04T16:55:00Z">
              <w:rPr>
                <w:lang w:eastAsia="es-MX"/>
              </w:rPr>
            </w:rPrChange>
          </w:rPr>
          <w:delText xml:space="preserve"> un edificio tiene una LBE para la climatización de kWh / mes = (20 × GDC) + (15 × GDR) + 5000. En un mes específico, hubo 200 GDC y 50 GDR. </w:delText>
        </w:r>
      </w:del>
    </w:p>
    <w:p w14:paraId="1E58846C" w14:textId="48DD9EB9" w:rsidR="00A0190B" w:rsidRPr="008439ED" w:rsidDel="007167F5" w:rsidRDefault="00A0190B" w:rsidP="00E90BEE">
      <w:pPr>
        <w:numPr>
          <w:ilvl w:val="2"/>
          <w:numId w:val="151"/>
        </w:numPr>
        <w:spacing w:line="360" w:lineRule="auto"/>
        <w:rPr>
          <w:del w:id="1246" w:author="LauraPGM" w:date="2025-10-01T13:59:00Z"/>
          <w:rFonts w:ascii="Calibri" w:hAnsi="Calibri" w:cs="Calibri"/>
          <w:lang w:eastAsia="es-MX"/>
        </w:rPr>
      </w:pPr>
      <w:del w:id="1247" w:author="LauraPGM" w:date="2025-10-01T13:59:00Z">
        <w:r w:rsidRPr="008439ED" w:rsidDel="007167F5">
          <w:rPr>
            <w:rFonts w:ascii="Calibri" w:hAnsi="Calibri" w:cs="Calibri"/>
            <w:lang w:eastAsia="es-MX"/>
          </w:rPr>
          <w:delText>Consumo Esperado (LBE) = (20 × 200) + (15 × 50) + 5000 = 4000 + 750 + 5000 = 9750 kWh</w:delText>
        </w:r>
      </w:del>
    </w:p>
    <w:p w14:paraId="44DCF821" w14:textId="791F04BB" w:rsidR="00A0190B" w:rsidRPr="008439ED" w:rsidDel="007167F5" w:rsidRDefault="00A0190B" w:rsidP="00E90BEE">
      <w:pPr>
        <w:numPr>
          <w:ilvl w:val="2"/>
          <w:numId w:val="151"/>
        </w:numPr>
        <w:spacing w:line="360" w:lineRule="auto"/>
        <w:rPr>
          <w:del w:id="1248" w:author="LauraPGM" w:date="2025-10-01T13:59:00Z"/>
          <w:rFonts w:ascii="Calibri" w:hAnsi="Calibri" w:cs="Calibri"/>
          <w:lang w:eastAsia="es-MX"/>
        </w:rPr>
      </w:pPr>
      <w:del w:id="1249" w:author="LauraPGM" w:date="2025-10-01T13:59:00Z">
        <w:r w:rsidRPr="008439ED" w:rsidDel="007167F5">
          <w:rPr>
            <w:rFonts w:ascii="Calibri" w:hAnsi="Calibri" w:cs="Calibri"/>
            <w:lang w:eastAsia="es-MX"/>
          </w:rPr>
          <w:delText>Si el consumo real fue de 9000 kWh.</w:delText>
        </w:r>
      </w:del>
    </w:p>
    <w:p w14:paraId="6C27DC1B" w14:textId="26E186D7" w:rsidR="00A0190B" w:rsidRPr="008439ED" w:rsidDel="007167F5" w:rsidRDefault="00A0190B" w:rsidP="007167F5">
      <w:pPr>
        <w:pStyle w:val="Normal0"/>
        <w:spacing w:line="360" w:lineRule="auto"/>
        <w:jc w:val="both"/>
        <w:rPr>
          <w:del w:id="1250" w:author="LauraPGM" w:date="2025-10-01T13:59:00Z"/>
          <w:rFonts w:ascii="Calibri" w:hAnsi="Calibri" w:cs="Calibri"/>
          <w:lang w:eastAsia="es-MX"/>
        </w:rPr>
      </w:pPr>
      <w:del w:id="1251" w:author="LauraPGM" w:date="2025-10-01T13:59:00Z">
        <w:r w:rsidRPr="008439ED" w:rsidDel="007167F5">
          <w:rPr>
            <w:rFonts w:ascii="Calibri" w:hAnsi="Calibri" w:cs="Calibri"/>
            <w:bCs/>
            <w:lang w:eastAsia="es-MX"/>
          </w:rPr>
          <w:delText>Desempeño Normalizado =</w:delText>
        </w:r>
        <w:r w:rsidRPr="008439ED" w:rsidDel="007167F5">
          <w:rPr>
            <w:rFonts w:ascii="Calibri" w:hAnsi="Calibri" w:cs="Calibri"/>
            <w:b/>
            <w:bCs/>
            <w:lang w:eastAsia="es-MX"/>
          </w:rPr>
          <w:delText xml:space="preserve"> </w:delText>
        </w:r>
        <w:r w:rsidRPr="008439ED" w:rsidDel="007167F5">
          <w:rPr>
            <w:rFonts w:ascii="Calibri" w:hAnsi="Calibri" w:cs="Calibri"/>
            <w:lang w:eastAsia="es-MX"/>
          </w:rPr>
          <w:delText>9000 kWh (real) vs. 9750 kWh (esperado) (Esto indica una mejora del desempeño).</w:delText>
        </w:r>
      </w:del>
    </w:p>
    <w:p w14:paraId="5796A524" w14:textId="77777777" w:rsidR="007167F5" w:rsidRPr="008439ED" w:rsidRDefault="007167F5" w:rsidP="007167F5">
      <w:pPr>
        <w:pStyle w:val="Normal0"/>
        <w:spacing w:line="360" w:lineRule="auto"/>
        <w:jc w:val="both"/>
        <w:rPr>
          <w:ins w:id="1252" w:author="LauraPGM" w:date="2025-10-01T14:00:00Z"/>
          <w:rFonts w:ascii="Calibri" w:hAnsi="Calibri" w:cs="Calibri"/>
          <w:b/>
        </w:rPr>
      </w:pPr>
    </w:p>
    <w:p w14:paraId="4E8F0C5C" w14:textId="0E23245C" w:rsidR="00F52741" w:rsidRPr="008439ED" w:rsidRDefault="00F52741">
      <w:pPr>
        <w:numPr>
          <w:ilvl w:val="2"/>
          <w:numId w:val="76"/>
        </w:numPr>
        <w:spacing w:line="360" w:lineRule="auto"/>
        <w:rPr>
          <w:ins w:id="1253" w:author="LauraPGM" w:date="2025-10-01T13:59:00Z"/>
          <w:rFonts w:ascii="Calibri" w:hAnsi="Calibri" w:cs="Calibri"/>
          <w:lang w:eastAsia="es-MX"/>
          <w:rPrChange w:id="1254" w:author="LauraPGM" w:date="2025-11-04T16:55:00Z">
            <w:rPr>
              <w:ins w:id="1255" w:author="LauraPGM" w:date="2025-10-01T13:59:00Z"/>
              <w:rFonts w:ascii="Calibri" w:hAnsi="Calibri" w:cs="Calibri"/>
              <w:b/>
            </w:rPr>
          </w:rPrChange>
        </w:rPr>
        <w:pPrChange w:id="1256" w:author="LauraPGM" w:date="2025-10-01T14:02:00Z">
          <w:pPr>
            <w:pStyle w:val="Normal0"/>
            <w:spacing w:line="360" w:lineRule="auto"/>
            <w:jc w:val="both"/>
          </w:pPr>
        </w:pPrChange>
      </w:pPr>
      <w:ins w:id="1257" w:author="LauraPGM" w:date="2025-10-09T07:00:00Z">
        <w:r w:rsidRPr="008439ED">
          <w:rPr>
            <w:rFonts w:ascii="Calibri" w:hAnsi="Calibri" w:cs="Calibri"/>
            <w:lang w:eastAsia="es-MX"/>
          </w:rPr>
          <w:t xml:space="preserve">Ejemplo: un edificio tiene una LBE para la climatización de </w:t>
        </w:r>
        <w:proofErr w:type="spellStart"/>
        <w:r w:rsidRPr="008439ED">
          <w:rPr>
            <w:rFonts w:ascii="Calibri" w:hAnsi="Calibri" w:cs="Calibri"/>
            <w:lang w:eastAsia="es-MX"/>
          </w:rPr>
          <w:t>kWh</w:t>
        </w:r>
        <w:proofErr w:type="spellEnd"/>
        <w:r w:rsidRPr="008439ED">
          <w:rPr>
            <w:rFonts w:ascii="Calibri" w:hAnsi="Calibri" w:cs="Calibri"/>
            <w:lang w:eastAsia="es-MX"/>
          </w:rPr>
          <w:t xml:space="preserve"> / mes = (20 × GDC) + (15 × GDR) + 5</w:t>
        </w:r>
      </w:ins>
      <w:ins w:id="1258" w:author="LauraPGM" w:date="2025-10-09T07:01:00Z">
        <w:r w:rsidR="00563A31" w:rsidRPr="008439ED">
          <w:rPr>
            <w:rFonts w:ascii="Calibri" w:hAnsi="Calibri" w:cs="Calibri"/>
            <w:lang w:eastAsia="es-MX"/>
          </w:rPr>
          <w:t>.</w:t>
        </w:r>
      </w:ins>
      <w:ins w:id="1259" w:author="LauraPGM" w:date="2025-10-09T07:00:00Z">
        <w:r w:rsidRPr="008439ED">
          <w:rPr>
            <w:rFonts w:ascii="Calibri" w:hAnsi="Calibri" w:cs="Calibri"/>
            <w:lang w:eastAsia="es-MX"/>
          </w:rPr>
          <w:t xml:space="preserve">000. En un mes específico, hubo 200 GDC y 50 GDR. Donde GDC y GDR corresponden a </w:t>
        </w:r>
        <w:proofErr w:type="spellStart"/>
        <w:r w:rsidRPr="008439ED">
          <w:rPr>
            <w:rFonts w:ascii="Calibri" w:hAnsi="Calibri" w:cs="Calibri"/>
            <w:i/>
            <w:iCs/>
            <w:lang w:eastAsia="es-MX"/>
          </w:rPr>
          <w:t>Direct</w:t>
        </w:r>
        <w:proofErr w:type="spellEnd"/>
        <w:r w:rsidRPr="008439ED">
          <w:rPr>
            <w:rFonts w:ascii="Calibri" w:hAnsi="Calibri" w:cs="Calibri"/>
            <w:i/>
            <w:iCs/>
            <w:lang w:eastAsia="es-MX"/>
          </w:rPr>
          <w:t xml:space="preserve"> </w:t>
        </w:r>
        <w:proofErr w:type="spellStart"/>
        <w:r w:rsidRPr="008439ED">
          <w:rPr>
            <w:rFonts w:ascii="Calibri" w:hAnsi="Calibri" w:cs="Calibri"/>
            <w:i/>
            <w:iCs/>
            <w:lang w:eastAsia="es-MX"/>
          </w:rPr>
          <w:t>Current</w:t>
        </w:r>
        <w:proofErr w:type="spellEnd"/>
        <w:r w:rsidRPr="008439ED">
          <w:rPr>
            <w:rFonts w:ascii="Calibri" w:hAnsi="Calibri" w:cs="Calibri"/>
            <w:i/>
            <w:iCs/>
            <w:lang w:eastAsia="es-MX"/>
          </w:rPr>
          <w:t xml:space="preserve"> </w:t>
        </w:r>
        <w:proofErr w:type="spellStart"/>
        <w:r w:rsidRPr="008439ED">
          <w:rPr>
            <w:rFonts w:ascii="Calibri" w:hAnsi="Calibri" w:cs="Calibri"/>
            <w:i/>
            <w:iCs/>
            <w:lang w:eastAsia="es-MX"/>
          </w:rPr>
          <w:t>Generator</w:t>
        </w:r>
        <w:proofErr w:type="spellEnd"/>
        <w:r w:rsidRPr="008439ED">
          <w:rPr>
            <w:rFonts w:ascii="Calibri" w:hAnsi="Calibri" w:cs="Calibri"/>
            <w:lang w:eastAsia="es-MX"/>
          </w:rPr>
          <w:t xml:space="preserve"> y </w:t>
        </w:r>
        <w:proofErr w:type="spellStart"/>
        <w:r w:rsidRPr="008439ED">
          <w:rPr>
            <w:rFonts w:ascii="Calibri" w:hAnsi="Calibri" w:cs="Calibri"/>
            <w:i/>
            <w:iCs/>
            <w:lang w:eastAsia="es-MX"/>
          </w:rPr>
          <w:t>Alternating</w:t>
        </w:r>
        <w:proofErr w:type="spellEnd"/>
        <w:r w:rsidRPr="008439ED">
          <w:rPr>
            <w:rFonts w:ascii="Calibri" w:hAnsi="Calibri" w:cs="Calibri"/>
            <w:i/>
            <w:iCs/>
            <w:lang w:eastAsia="es-MX"/>
          </w:rPr>
          <w:t xml:space="preserve"> </w:t>
        </w:r>
        <w:proofErr w:type="spellStart"/>
        <w:r w:rsidRPr="008439ED">
          <w:rPr>
            <w:rFonts w:ascii="Calibri" w:hAnsi="Calibri" w:cs="Calibri"/>
            <w:i/>
            <w:iCs/>
            <w:lang w:eastAsia="es-MX"/>
          </w:rPr>
          <w:t>Current</w:t>
        </w:r>
        <w:proofErr w:type="spellEnd"/>
        <w:r w:rsidRPr="008439ED">
          <w:rPr>
            <w:rFonts w:ascii="Calibri" w:hAnsi="Calibri" w:cs="Calibri"/>
            <w:i/>
            <w:iCs/>
            <w:lang w:eastAsia="es-MX"/>
          </w:rPr>
          <w:t xml:space="preserve"> </w:t>
        </w:r>
        <w:proofErr w:type="spellStart"/>
        <w:r w:rsidRPr="008439ED">
          <w:rPr>
            <w:rFonts w:ascii="Calibri" w:hAnsi="Calibri" w:cs="Calibri"/>
            <w:i/>
            <w:iCs/>
            <w:lang w:eastAsia="es-MX"/>
          </w:rPr>
          <w:t>Generator</w:t>
        </w:r>
        <w:proofErr w:type="spellEnd"/>
        <w:r w:rsidRPr="008439ED">
          <w:rPr>
            <w:rFonts w:ascii="Calibri" w:hAnsi="Calibri" w:cs="Calibri"/>
            <w:lang w:eastAsia="es-MX"/>
          </w:rPr>
          <w:t>, respectivamente.</w:t>
        </w:r>
      </w:ins>
    </w:p>
    <w:p w14:paraId="3DD8DAB0" w14:textId="15C5DB0F" w:rsidR="007167F5" w:rsidRPr="008439ED" w:rsidRDefault="00E94EA9">
      <w:pPr>
        <w:numPr>
          <w:ilvl w:val="2"/>
          <w:numId w:val="159"/>
        </w:numPr>
        <w:spacing w:line="360" w:lineRule="auto"/>
        <w:rPr>
          <w:ins w:id="1260" w:author="LauraPGM" w:date="2025-10-01T13:59:00Z"/>
          <w:rFonts w:ascii="Calibri" w:hAnsi="Calibri" w:cs="Calibri"/>
          <w:lang w:eastAsia="es-MX"/>
          <w:rPrChange w:id="1261" w:author="LauraPGM" w:date="2025-11-04T16:55:00Z">
            <w:rPr>
              <w:ins w:id="1262" w:author="LauraPGM" w:date="2025-10-01T13:59:00Z"/>
              <w:rFonts w:ascii="Calibri" w:hAnsi="Calibri" w:cs="Calibri"/>
              <w:b/>
            </w:rPr>
          </w:rPrChange>
        </w:rPr>
        <w:pPrChange w:id="1263" w:author="LauraPGM" w:date="2025-10-01T14:03:00Z">
          <w:pPr>
            <w:pStyle w:val="Normal0"/>
            <w:spacing w:line="360" w:lineRule="auto"/>
            <w:jc w:val="both"/>
          </w:pPr>
        </w:pPrChange>
      </w:pPr>
      <w:ins w:id="1264" w:author="LauraPGM" w:date="2025-10-01T13:59:00Z">
        <w:r w:rsidRPr="008439ED">
          <w:rPr>
            <w:rFonts w:ascii="Calibri" w:hAnsi="Calibri" w:cs="Calibri"/>
            <w:lang w:eastAsia="es-MX"/>
          </w:rPr>
          <w:t>Consumo e</w:t>
        </w:r>
        <w:r w:rsidR="007167F5" w:rsidRPr="008439ED">
          <w:rPr>
            <w:rFonts w:ascii="Calibri" w:hAnsi="Calibri" w:cs="Calibri"/>
            <w:lang w:eastAsia="es-MX"/>
            <w:rPrChange w:id="1265" w:author="LauraPGM" w:date="2025-11-04T16:55:00Z">
              <w:rPr>
                <w:rFonts w:ascii="Calibri" w:hAnsi="Calibri" w:cs="Calibri"/>
                <w:b/>
              </w:rPr>
            </w:rPrChange>
          </w:rPr>
          <w:t>sperado (LBE) = (20 × 200) + (15 × 50) + 5</w:t>
        </w:r>
      </w:ins>
      <w:ins w:id="1266" w:author="LauraPGM" w:date="2025-10-09T07:01:00Z">
        <w:r w:rsidR="00563A31" w:rsidRPr="008439ED">
          <w:rPr>
            <w:rFonts w:ascii="Calibri" w:hAnsi="Calibri" w:cs="Calibri"/>
            <w:lang w:eastAsia="es-MX"/>
          </w:rPr>
          <w:t>.</w:t>
        </w:r>
      </w:ins>
      <w:ins w:id="1267" w:author="LauraPGM" w:date="2025-10-01T13:59:00Z">
        <w:r w:rsidR="007167F5" w:rsidRPr="008439ED">
          <w:rPr>
            <w:rFonts w:ascii="Calibri" w:hAnsi="Calibri" w:cs="Calibri"/>
            <w:lang w:eastAsia="es-MX"/>
            <w:rPrChange w:id="1268" w:author="LauraPGM" w:date="2025-11-04T16:55:00Z">
              <w:rPr>
                <w:rFonts w:ascii="Calibri" w:hAnsi="Calibri" w:cs="Calibri"/>
                <w:b/>
              </w:rPr>
            </w:rPrChange>
          </w:rPr>
          <w:t>000 = 4</w:t>
        </w:r>
      </w:ins>
      <w:ins w:id="1269" w:author="LauraPGM" w:date="2025-10-09T07:01:00Z">
        <w:r w:rsidR="00563A31" w:rsidRPr="008439ED">
          <w:rPr>
            <w:rFonts w:ascii="Calibri" w:hAnsi="Calibri" w:cs="Calibri"/>
            <w:lang w:eastAsia="es-MX"/>
          </w:rPr>
          <w:t>.</w:t>
        </w:r>
      </w:ins>
      <w:ins w:id="1270" w:author="LauraPGM" w:date="2025-10-01T13:59:00Z">
        <w:r w:rsidR="007167F5" w:rsidRPr="008439ED">
          <w:rPr>
            <w:rFonts w:ascii="Calibri" w:hAnsi="Calibri" w:cs="Calibri"/>
            <w:lang w:eastAsia="es-MX"/>
            <w:rPrChange w:id="1271" w:author="LauraPGM" w:date="2025-11-04T16:55:00Z">
              <w:rPr>
                <w:rFonts w:ascii="Calibri" w:hAnsi="Calibri" w:cs="Calibri"/>
                <w:b/>
              </w:rPr>
            </w:rPrChange>
          </w:rPr>
          <w:t>000 + 750 + 5</w:t>
        </w:r>
      </w:ins>
      <w:ins w:id="1272" w:author="LauraPGM" w:date="2025-10-09T07:01:00Z">
        <w:r w:rsidR="00563A31" w:rsidRPr="008439ED">
          <w:rPr>
            <w:rFonts w:ascii="Calibri" w:hAnsi="Calibri" w:cs="Calibri"/>
            <w:lang w:eastAsia="es-MX"/>
          </w:rPr>
          <w:t>.</w:t>
        </w:r>
      </w:ins>
      <w:ins w:id="1273" w:author="LauraPGM" w:date="2025-10-01T13:59:00Z">
        <w:r w:rsidR="007167F5" w:rsidRPr="008439ED">
          <w:rPr>
            <w:rFonts w:ascii="Calibri" w:hAnsi="Calibri" w:cs="Calibri"/>
            <w:lang w:eastAsia="es-MX"/>
            <w:rPrChange w:id="1274" w:author="LauraPGM" w:date="2025-11-04T16:55:00Z">
              <w:rPr>
                <w:rFonts w:ascii="Calibri" w:hAnsi="Calibri" w:cs="Calibri"/>
                <w:b/>
              </w:rPr>
            </w:rPrChange>
          </w:rPr>
          <w:t>000 = 9</w:t>
        </w:r>
      </w:ins>
      <w:ins w:id="1275" w:author="LauraPGM" w:date="2025-10-09T07:01:00Z">
        <w:r w:rsidR="00563A31" w:rsidRPr="008439ED">
          <w:rPr>
            <w:rFonts w:ascii="Calibri" w:hAnsi="Calibri" w:cs="Calibri"/>
            <w:lang w:eastAsia="es-MX"/>
          </w:rPr>
          <w:t>.</w:t>
        </w:r>
      </w:ins>
      <w:ins w:id="1276" w:author="LauraPGM" w:date="2025-10-01T13:59:00Z">
        <w:r w:rsidR="007167F5" w:rsidRPr="008439ED">
          <w:rPr>
            <w:rFonts w:ascii="Calibri" w:hAnsi="Calibri" w:cs="Calibri"/>
            <w:lang w:eastAsia="es-MX"/>
            <w:rPrChange w:id="1277" w:author="LauraPGM" w:date="2025-11-04T16:55:00Z">
              <w:rPr>
                <w:rFonts w:ascii="Calibri" w:hAnsi="Calibri" w:cs="Calibri"/>
                <w:b/>
              </w:rPr>
            </w:rPrChange>
          </w:rPr>
          <w:t xml:space="preserve">750 </w:t>
        </w:r>
        <w:proofErr w:type="spellStart"/>
        <w:r w:rsidR="007167F5" w:rsidRPr="008439ED">
          <w:rPr>
            <w:rFonts w:ascii="Calibri" w:hAnsi="Calibri" w:cs="Calibri"/>
            <w:lang w:eastAsia="es-MX"/>
            <w:rPrChange w:id="1278" w:author="LauraPGM" w:date="2025-11-04T16:55:00Z">
              <w:rPr>
                <w:rFonts w:ascii="Calibri" w:hAnsi="Calibri" w:cs="Calibri"/>
                <w:b/>
              </w:rPr>
            </w:rPrChange>
          </w:rPr>
          <w:t>kWh</w:t>
        </w:r>
      </w:ins>
      <w:proofErr w:type="spellEnd"/>
      <w:ins w:id="1279" w:author="LauraPGM" w:date="2025-10-06T21:42:00Z">
        <w:r w:rsidR="001A2FE7" w:rsidRPr="008439ED">
          <w:rPr>
            <w:rFonts w:ascii="Calibri" w:hAnsi="Calibri" w:cs="Calibri"/>
            <w:lang w:eastAsia="es-MX"/>
          </w:rPr>
          <w:t>.</w:t>
        </w:r>
      </w:ins>
    </w:p>
    <w:p w14:paraId="434A6269" w14:textId="426531BF" w:rsidR="007167F5" w:rsidRPr="008439ED" w:rsidRDefault="007167F5">
      <w:pPr>
        <w:numPr>
          <w:ilvl w:val="2"/>
          <w:numId w:val="159"/>
        </w:numPr>
        <w:spacing w:line="360" w:lineRule="auto"/>
        <w:rPr>
          <w:ins w:id="1280" w:author="LauraPGM" w:date="2025-10-01T13:59:00Z"/>
          <w:rFonts w:ascii="Calibri" w:hAnsi="Calibri" w:cs="Calibri"/>
          <w:lang w:eastAsia="es-MX"/>
          <w:rPrChange w:id="1281" w:author="LauraPGM" w:date="2025-11-04T16:55:00Z">
            <w:rPr>
              <w:ins w:id="1282" w:author="LauraPGM" w:date="2025-10-01T13:59:00Z"/>
              <w:rFonts w:ascii="Calibri" w:hAnsi="Calibri" w:cs="Calibri"/>
              <w:b/>
            </w:rPr>
          </w:rPrChange>
        </w:rPr>
        <w:pPrChange w:id="1283" w:author="LauraPGM" w:date="2025-10-01T14:03:00Z">
          <w:pPr>
            <w:pStyle w:val="Normal0"/>
            <w:spacing w:line="360" w:lineRule="auto"/>
            <w:jc w:val="both"/>
          </w:pPr>
        </w:pPrChange>
      </w:pPr>
      <w:ins w:id="1284" w:author="LauraPGM" w:date="2025-10-01T13:59:00Z">
        <w:r w:rsidRPr="008439ED">
          <w:rPr>
            <w:rFonts w:ascii="Calibri" w:hAnsi="Calibri" w:cs="Calibri"/>
            <w:lang w:eastAsia="es-MX"/>
            <w:rPrChange w:id="1285" w:author="LauraPGM" w:date="2025-11-04T16:55:00Z">
              <w:rPr>
                <w:rFonts w:ascii="Calibri" w:hAnsi="Calibri" w:cs="Calibri"/>
                <w:b/>
              </w:rPr>
            </w:rPrChange>
          </w:rPr>
          <w:t>Si el consumo real fue de 9</w:t>
        </w:r>
      </w:ins>
      <w:ins w:id="1286" w:author="LauraPGM" w:date="2025-10-09T07:01:00Z">
        <w:r w:rsidR="00563A31" w:rsidRPr="008439ED">
          <w:rPr>
            <w:rFonts w:ascii="Calibri" w:hAnsi="Calibri" w:cs="Calibri"/>
            <w:lang w:eastAsia="es-MX"/>
          </w:rPr>
          <w:t>.</w:t>
        </w:r>
      </w:ins>
      <w:ins w:id="1287" w:author="LauraPGM" w:date="2025-10-01T13:59:00Z">
        <w:r w:rsidRPr="008439ED">
          <w:rPr>
            <w:rFonts w:ascii="Calibri" w:hAnsi="Calibri" w:cs="Calibri"/>
            <w:lang w:eastAsia="es-MX"/>
            <w:rPrChange w:id="1288" w:author="LauraPGM" w:date="2025-11-04T16:55:00Z">
              <w:rPr>
                <w:rFonts w:ascii="Calibri" w:hAnsi="Calibri" w:cs="Calibri"/>
                <w:b/>
              </w:rPr>
            </w:rPrChange>
          </w:rPr>
          <w:t xml:space="preserve">000 </w:t>
        </w:r>
        <w:proofErr w:type="spellStart"/>
        <w:r w:rsidRPr="008439ED">
          <w:rPr>
            <w:rFonts w:ascii="Calibri" w:hAnsi="Calibri" w:cs="Calibri"/>
            <w:lang w:eastAsia="es-MX"/>
            <w:rPrChange w:id="1289" w:author="LauraPGM" w:date="2025-11-04T16:55:00Z">
              <w:rPr>
                <w:rFonts w:ascii="Calibri" w:hAnsi="Calibri" w:cs="Calibri"/>
                <w:b/>
              </w:rPr>
            </w:rPrChange>
          </w:rPr>
          <w:t>kWh</w:t>
        </w:r>
        <w:proofErr w:type="spellEnd"/>
        <w:r w:rsidRPr="008439ED">
          <w:rPr>
            <w:rFonts w:ascii="Calibri" w:hAnsi="Calibri" w:cs="Calibri"/>
            <w:lang w:eastAsia="es-MX"/>
            <w:rPrChange w:id="1290" w:author="LauraPGM" w:date="2025-11-04T16:55:00Z">
              <w:rPr>
                <w:rFonts w:ascii="Calibri" w:hAnsi="Calibri" w:cs="Calibri"/>
                <w:b/>
              </w:rPr>
            </w:rPrChange>
          </w:rPr>
          <w:t>.</w:t>
        </w:r>
      </w:ins>
    </w:p>
    <w:p w14:paraId="34FEBAED" w14:textId="0383D285" w:rsidR="007167F5" w:rsidRPr="008439ED" w:rsidRDefault="00E94EA9">
      <w:pPr>
        <w:numPr>
          <w:ilvl w:val="2"/>
          <w:numId w:val="159"/>
        </w:numPr>
        <w:spacing w:line="360" w:lineRule="auto"/>
        <w:rPr>
          <w:ins w:id="1291" w:author="LauraPGM" w:date="2025-10-01T13:59:00Z"/>
          <w:rFonts w:ascii="Calibri" w:hAnsi="Calibri" w:cs="Calibri"/>
          <w:lang w:eastAsia="es-MX"/>
          <w:rPrChange w:id="1292" w:author="LauraPGM" w:date="2025-11-04T16:55:00Z">
            <w:rPr>
              <w:ins w:id="1293" w:author="LauraPGM" w:date="2025-10-01T13:59:00Z"/>
              <w:rFonts w:ascii="Calibri" w:hAnsi="Calibri" w:cs="Calibri"/>
              <w:b/>
            </w:rPr>
          </w:rPrChange>
        </w:rPr>
        <w:pPrChange w:id="1294" w:author="LauraPGM" w:date="2025-10-01T14:03:00Z">
          <w:pPr>
            <w:pStyle w:val="Normal0"/>
            <w:spacing w:line="360" w:lineRule="auto"/>
            <w:jc w:val="both"/>
          </w:pPr>
        </w:pPrChange>
      </w:pPr>
      <w:ins w:id="1295" w:author="LauraPGM" w:date="2025-10-01T13:59:00Z">
        <w:r w:rsidRPr="008439ED">
          <w:rPr>
            <w:rFonts w:ascii="Calibri" w:hAnsi="Calibri" w:cs="Calibri"/>
            <w:lang w:eastAsia="es-MX"/>
          </w:rPr>
          <w:t>Desempeño n</w:t>
        </w:r>
        <w:r w:rsidR="007167F5" w:rsidRPr="008439ED">
          <w:rPr>
            <w:rFonts w:ascii="Calibri" w:hAnsi="Calibri" w:cs="Calibri"/>
            <w:lang w:eastAsia="es-MX"/>
            <w:rPrChange w:id="1296" w:author="LauraPGM" w:date="2025-11-04T16:55:00Z">
              <w:rPr>
                <w:rFonts w:ascii="Calibri" w:hAnsi="Calibri" w:cs="Calibri"/>
                <w:b/>
              </w:rPr>
            </w:rPrChange>
          </w:rPr>
          <w:t>ormalizado = 9</w:t>
        </w:r>
      </w:ins>
      <w:ins w:id="1297" w:author="LauraPGM" w:date="2025-10-09T07:01:00Z">
        <w:r w:rsidR="00563A31" w:rsidRPr="008439ED">
          <w:rPr>
            <w:rFonts w:ascii="Calibri" w:hAnsi="Calibri" w:cs="Calibri"/>
            <w:lang w:eastAsia="es-MX"/>
          </w:rPr>
          <w:t>.</w:t>
        </w:r>
      </w:ins>
      <w:ins w:id="1298" w:author="LauraPGM" w:date="2025-10-01T13:59:00Z">
        <w:r w:rsidR="007167F5" w:rsidRPr="008439ED">
          <w:rPr>
            <w:rFonts w:ascii="Calibri" w:hAnsi="Calibri" w:cs="Calibri"/>
            <w:lang w:eastAsia="es-MX"/>
            <w:rPrChange w:id="1299" w:author="LauraPGM" w:date="2025-11-04T16:55:00Z">
              <w:rPr>
                <w:rFonts w:ascii="Calibri" w:hAnsi="Calibri" w:cs="Calibri"/>
                <w:b/>
              </w:rPr>
            </w:rPrChange>
          </w:rPr>
          <w:t xml:space="preserve">000 </w:t>
        </w:r>
        <w:proofErr w:type="spellStart"/>
        <w:r w:rsidR="007167F5" w:rsidRPr="008439ED">
          <w:rPr>
            <w:rFonts w:ascii="Calibri" w:hAnsi="Calibri" w:cs="Calibri"/>
            <w:lang w:eastAsia="es-MX"/>
            <w:rPrChange w:id="1300" w:author="LauraPGM" w:date="2025-11-04T16:55:00Z">
              <w:rPr>
                <w:rFonts w:ascii="Calibri" w:hAnsi="Calibri" w:cs="Calibri"/>
                <w:b/>
              </w:rPr>
            </w:rPrChange>
          </w:rPr>
          <w:t>kWh</w:t>
        </w:r>
        <w:proofErr w:type="spellEnd"/>
        <w:r w:rsidR="007167F5" w:rsidRPr="008439ED">
          <w:rPr>
            <w:rFonts w:ascii="Calibri" w:hAnsi="Calibri" w:cs="Calibri"/>
            <w:lang w:eastAsia="es-MX"/>
            <w:rPrChange w:id="1301" w:author="LauraPGM" w:date="2025-11-04T16:55:00Z">
              <w:rPr>
                <w:rFonts w:ascii="Calibri" w:hAnsi="Calibri" w:cs="Calibri"/>
                <w:b/>
              </w:rPr>
            </w:rPrChange>
          </w:rPr>
          <w:t xml:space="preserve"> (real) vs. 9</w:t>
        </w:r>
      </w:ins>
      <w:ins w:id="1302" w:author="LauraPGM" w:date="2025-10-09T07:01:00Z">
        <w:r w:rsidR="00563A31" w:rsidRPr="008439ED">
          <w:rPr>
            <w:rFonts w:ascii="Calibri" w:hAnsi="Calibri" w:cs="Calibri"/>
            <w:lang w:eastAsia="es-MX"/>
          </w:rPr>
          <w:t>.</w:t>
        </w:r>
      </w:ins>
      <w:ins w:id="1303" w:author="LauraPGM" w:date="2025-10-01T13:59:00Z">
        <w:r w:rsidR="007167F5" w:rsidRPr="008439ED">
          <w:rPr>
            <w:rFonts w:ascii="Calibri" w:hAnsi="Calibri" w:cs="Calibri"/>
            <w:lang w:eastAsia="es-MX"/>
            <w:rPrChange w:id="1304" w:author="LauraPGM" w:date="2025-11-04T16:55:00Z">
              <w:rPr>
                <w:rFonts w:ascii="Calibri" w:hAnsi="Calibri" w:cs="Calibri"/>
                <w:b/>
              </w:rPr>
            </w:rPrChange>
          </w:rPr>
          <w:t xml:space="preserve">750 </w:t>
        </w:r>
        <w:proofErr w:type="spellStart"/>
        <w:r w:rsidR="007167F5" w:rsidRPr="008439ED">
          <w:rPr>
            <w:rFonts w:ascii="Calibri" w:hAnsi="Calibri" w:cs="Calibri"/>
            <w:lang w:eastAsia="es-MX"/>
            <w:rPrChange w:id="1305" w:author="LauraPGM" w:date="2025-11-04T16:55:00Z">
              <w:rPr>
                <w:rFonts w:ascii="Calibri" w:hAnsi="Calibri" w:cs="Calibri"/>
                <w:b/>
              </w:rPr>
            </w:rPrChange>
          </w:rPr>
          <w:t>kWh</w:t>
        </w:r>
        <w:proofErr w:type="spellEnd"/>
        <w:r w:rsidR="007167F5" w:rsidRPr="008439ED">
          <w:rPr>
            <w:rFonts w:ascii="Calibri" w:hAnsi="Calibri" w:cs="Calibri"/>
            <w:lang w:eastAsia="es-MX"/>
            <w:rPrChange w:id="1306" w:author="LauraPGM" w:date="2025-11-04T16:55:00Z">
              <w:rPr>
                <w:rFonts w:ascii="Calibri" w:hAnsi="Calibri" w:cs="Calibri"/>
                <w:b/>
              </w:rPr>
            </w:rPrChange>
          </w:rPr>
          <w:t xml:space="preserve"> (esperado)</w:t>
        </w:r>
      </w:ins>
      <w:ins w:id="1307" w:author="LauraPGM" w:date="2025-10-06T21:43:00Z">
        <w:r w:rsidR="001A2FE7" w:rsidRPr="008439ED">
          <w:rPr>
            <w:rFonts w:ascii="Calibri" w:hAnsi="Calibri" w:cs="Calibri"/>
            <w:lang w:eastAsia="es-MX"/>
          </w:rPr>
          <w:t>.</w:t>
        </w:r>
      </w:ins>
      <w:ins w:id="1308" w:author="LauraPGM" w:date="2025-10-01T13:59:00Z">
        <w:r w:rsidR="001A2FE7" w:rsidRPr="008439ED">
          <w:rPr>
            <w:rFonts w:ascii="Calibri" w:hAnsi="Calibri" w:cs="Calibri"/>
            <w:lang w:eastAsia="es-MX"/>
          </w:rPr>
          <w:t xml:space="preserve"> </w:t>
        </w:r>
        <w:r w:rsidR="007167F5" w:rsidRPr="008439ED">
          <w:rPr>
            <w:rFonts w:ascii="Calibri" w:hAnsi="Calibri" w:cs="Calibri"/>
            <w:lang w:eastAsia="es-MX"/>
            <w:rPrChange w:id="1309" w:author="LauraPGM" w:date="2025-11-04T16:55:00Z">
              <w:rPr>
                <w:rFonts w:ascii="Calibri" w:hAnsi="Calibri" w:cs="Calibri"/>
                <w:b/>
              </w:rPr>
            </w:rPrChange>
          </w:rPr>
          <w:t xml:space="preserve">Esto </w:t>
        </w:r>
        <w:r w:rsidR="001A2FE7" w:rsidRPr="008439ED">
          <w:rPr>
            <w:rFonts w:ascii="Calibri" w:hAnsi="Calibri" w:cs="Calibri"/>
            <w:lang w:eastAsia="es-MX"/>
          </w:rPr>
          <w:t>indica una mejora del desempeño</w:t>
        </w:r>
        <w:r w:rsidR="007167F5" w:rsidRPr="008439ED">
          <w:rPr>
            <w:rFonts w:ascii="Calibri" w:hAnsi="Calibri" w:cs="Calibri"/>
            <w:lang w:eastAsia="es-MX"/>
            <w:rPrChange w:id="1310" w:author="LauraPGM" w:date="2025-11-04T16:55:00Z">
              <w:rPr>
                <w:rFonts w:ascii="Calibri" w:hAnsi="Calibri" w:cs="Calibri"/>
                <w:b/>
              </w:rPr>
            </w:rPrChange>
          </w:rPr>
          <w:t>.</w:t>
        </w:r>
      </w:ins>
    </w:p>
    <w:p w14:paraId="65F7588F" w14:textId="77777777" w:rsidR="007167F5" w:rsidRPr="008439ED" w:rsidRDefault="007167F5" w:rsidP="001D59AC">
      <w:pPr>
        <w:pStyle w:val="Normal0"/>
        <w:spacing w:line="360" w:lineRule="auto"/>
        <w:jc w:val="both"/>
        <w:rPr>
          <w:rFonts w:ascii="Calibri" w:hAnsi="Calibri" w:cs="Calibri"/>
          <w:b/>
        </w:rPr>
      </w:pPr>
    </w:p>
    <w:p w14:paraId="4939CB8B" w14:textId="5D99EBC6" w:rsidR="007717C6" w:rsidRPr="008439ED" w:rsidRDefault="007717C6">
      <w:pPr>
        <w:spacing w:after="200" w:line="360" w:lineRule="auto"/>
        <w:rPr>
          <w:rFonts w:ascii="Calibri" w:hAnsi="Calibri" w:cs="Calibri"/>
          <w:b/>
          <w:iCs/>
          <w:lang w:eastAsia="es-MX"/>
        </w:rPr>
        <w:pPrChange w:id="1311" w:author="LauraPGM" w:date="2025-10-01T09:45:00Z">
          <w:pPr>
            <w:spacing w:after="200" w:line="240" w:lineRule="auto"/>
          </w:pPr>
        </w:pPrChange>
      </w:pPr>
      <w:r w:rsidRPr="008439ED">
        <w:rPr>
          <w:rFonts w:ascii="Calibri" w:hAnsi="Calibri" w:cs="Calibri"/>
          <w:b/>
          <w:iCs/>
          <w:lang w:eastAsia="es-MX"/>
        </w:rPr>
        <w:t>Figura 3. Ejemplo gr</w:t>
      </w:r>
      <w:ins w:id="1312" w:author="LauraPGM" w:date="2025-10-06T21:44:00Z">
        <w:r w:rsidR="007C46CE" w:rsidRPr="008439ED">
          <w:rPr>
            <w:rFonts w:ascii="Calibri" w:hAnsi="Calibri" w:cs="Calibri"/>
            <w:b/>
            <w:iCs/>
            <w:lang w:eastAsia="es-MX"/>
          </w:rPr>
          <w:t>á</w:t>
        </w:r>
      </w:ins>
      <w:del w:id="1313" w:author="LauraPGM" w:date="2025-10-06T21:44:00Z">
        <w:r w:rsidRPr="008439ED" w:rsidDel="007C46CE">
          <w:rPr>
            <w:rFonts w:ascii="Calibri" w:hAnsi="Calibri" w:cs="Calibri"/>
            <w:b/>
            <w:iCs/>
            <w:lang w:eastAsia="es-MX"/>
          </w:rPr>
          <w:delText>a</w:delText>
        </w:r>
      </w:del>
      <w:r w:rsidRPr="008439ED">
        <w:rPr>
          <w:rFonts w:ascii="Calibri" w:hAnsi="Calibri" w:cs="Calibri"/>
          <w:b/>
          <w:iCs/>
          <w:lang w:eastAsia="es-MX"/>
        </w:rPr>
        <w:t xml:space="preserve">fico de tendencia de mejora y/o </w:t>
      </w:r>
      <w:commentRangeStart w:id="1314"/>
      <w:r w:rsidRPr="008439ED">
        <w:rPr>
          <w:rFonts w:ascii="Calibri" w:hAnsi="Calibri" w:cs="Calibri"/>
          <w:b/>
          <w:iCs/>
          <w:lang w:eastAsia="es-MX"/>
        </w:rPr>
        <w:t>deterioro</w:t>
      </w:r>
      <w:commentRangeEnd w:id="1314"/>
      <w:r w:rsidR="007F70C1" w:rsidRPr="008439ED">
        <w:rPr>
          <w:rStyle w:val="Refdecomentario"/>
          <w:rFonts w:ascii="Calibri" w:hAnsi="Calibri" w:cs="Calibri"/>
          <w:sz w:val="22"/>
          <w:szCs w:val="22"/>
        </w:rPr>
        <w:commentReference w:id="1314"/>
      </w:r>
    </w:p>
    <w:commentRangeStart w:id="1315"/>
    <w:p w14:paraId="494281F1" w14:textId="77777777" w:rsidR="007717C6" w:rsidRPr="008439ED" w:rsidRDefault="007717C6">
      <w:pPr>
        <w:spacing w:line="360" w:lineRule="auto"/>
        <w:rPr>
          <w:rFonts w:ascii="Calibri" w:hAnsi="Calibri" w:cs="Calibri"/>
        </w:rPr>
        <w:pPrChange w:id="1316" w:author="LauraPGM" w:date="2025-10-01T09:45:00Z">
          <w:pPr/>
        </w:pPrChange>
      </w:pPr>
      <w:r w:rsidRPr="008439ED">
        <w:rPr>
          <w:rFonts w:ascii="Calibri" w:hAnsi="Calibri" w:cs="Calibri"/>
          <w:rPrChange w:id="1317" w:author="LauraPGM" w:date="2025-11-04T16:55:00Z">
            <w:rPr>
              <w:rFonts w:ascii="Calibri" w:hAnsi="Calibri" w:cs="Calibri"/>
            </w:rPr>
          </w:rPrChange>
        </w:rPr>
        <w:lastRenderedPageBreak/>
        <w:fldChar w:fldCharType="begin"/>
      </w:r>
      <w:r w:rsidRPr="008439ED">
        <w:rPr>
          <w:rFonts w:ascii="Calibri" w:hAnsi="Calibri" w:cs="Calibri"/>
        </w:rPr>
        <w:instrText xml:space="preserve"> INCLUDEPICTURE "https://www.researchgate.net/publication/351618193/figure/fig4/AS:1024131977969666@1621183499254/Comportamiento-del-consumo-mensual-y-su-tendencia-durante-el-ano-2016.png" \* MERGEFORMATINET </w:instrText>
      </w:r>
      <w:r w:rsidRPr="008439ED">
        <w:rPr>
          <w:rFonts w:ascii="Calibri" w:hAnsi="Calibri" w:cs="Calibri"/>
          <w:rPrChange w:id="1318" w:author="LauraPGM" w:date="2025-11-04T16:55:00Z">
            <w:rPr>
              <w:rFonts w:ascii="Calibri" w:hAnsi="Calibri" w:cs="Calibri"/>
            </w:rPr>
          </w:rPrChange>
        </w:rPr>
        <w:fldChar w:fldCharType="separate"/>
      </w:r>
      <w:r w:rsidRPr="008439ED">
        <w:rPr>
          <w:rFonts w:ascii="Calibri" w:hAnsi="Calibri" w:cs="Calibri"/>
          <w:noProof/>
          <w:lang w:eastAsia="es-CO"/>
          <w:rPrChange w:id="1319" w:author="LauraPGM" w:date="2025-11-04T16:55:00Z">
            <w:rPr>
              <w:rFonts w:ascii="Calibri" w:hAnsi="Calibri" w:cs="Calibri"/>
              <w:noProof/>
              <w:lang w:eastAsia="es-CO"/>
            </w:rPr>
          </w:rPrChange>
        </w:rPr>
        <w:drawing>
          <wp:inline distT="0" distB="0" distL="0" distR="0" wp14:anchorId="259BC332" wp14:editId="639C14A0">
            <wp:extent cx="3766457" cy="1939884"/>
            <wp:effectExtent l="0" t="0" r="0" b="3810"/>
            <wp:docPr id="55250984" name="Imagen 1" descr="2 Comportamiento del consumo mensual y su tendencia durante el año 2016.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Comportamiento del consumo mensual y su tendencia durante el año 2016.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0676" cy="1952358"/>
                    </a:xfrm>
                    <a:prstGeom prst="rect">
                      <a:avLst/>
                    </a:prstGeom>
                    <a:noFill/>
                    <a:ln>
                      <a:noFill/>
                    </a:ln>
                  </pic:spPr>
                </pic:pic>
              </a:graphicData>
            </a:graphic>
          </wp:inline>
        </w:drawing>
      </w:r>
      <w:r w:rsidRPr="008439ED">
        <w:rPr>
          <w:rFonts w:ascii="Calibri" w:hAnsi="Calibri" w:cs="Calibri"/>
          <w:rPrChange w:id="1320" w:author="LauraPGM" w:date="2025-11-04T16:55:00Z">
            <w:rPr>
              <w:rFonts w:ascii="Calibri" w:hAnsi="Calibri" w:cs="Calibri"/>
            </w:rPr>
          </w:rPrChange>
        </w:rPr>
        <w:fldChar w:fldCharType="end"/>
      </w:r>
      <w:commentRangeEnd w:id="1315"/>
      <w:r w:rsidR="0071326D" w:rsidRPr="008439ED">
        <w:rPr>
          <w:rStyle w:val="Refdecomentario"/>
          <w:rFonts w:ascii="Calibri" w:hAnsi="Calibri" w:cs="Calibri"/>
          <w:sz w:val="22"/>
          <w:szCs w:val="22"/>
          <w:rPrChange w:id="1321" w:author="LauraPGM" w:date="2025-11-04T16:55:00Z">
            <w:rPr>
              <w:rStyle w:val="Refdecomentario"/>
            </w:rPr>
          </w:rPrChange>
        </w:rPr>
        <w:commentReference w:id="1315"/>
      </w:r>
    </w:p>
    <w:p w14:paraId="177FCA5A" w14:textId="74BAE6F2" w:rsidR="007717C6" w:rsidRPr="008439ED" w:rsidRDefault="007717C6">
      <w:pPr>
        <w:spacing w:line="360" w:lineRule="auto"/>
        <w:rPr>
          <w:rFonts w:ascii="Calibri" w:hAnsi="Calibri" w:cs="Calibri"/>
        </w:rPr>
        <w:pPrChange w:id="1322" w:author="LauraPGM" w:date="2025-10-01T09:45:00Z">
          <w:pPr/>
        </w:pPrChange>
      </w:pPr>
      <w:r w:rsidRPr="008439ED">
        <w:rPr>
          <w:rFonts w:ascii="Calibri" w:hAnsi="Calibri" w:cs="Calibri"/>
          <w:b/>
          <w:iCs/>
        </w:rPr>
        <w:t>Fuente:</w:t>
      </w:r>
      <w:r w:rsidRPr="008439ED">
        <w:rPr>
          <w:rFonts w:ascii="Calibri" w:hAnsi="Calibri" w:cs="Calibri"/>
          <w:iCs/>
        </w:rPr>
        <w:t xml:space="preserve"> </w:t>
      </w:r>
      <w:ins w:id="1323" w:author="LauraPGM" w:date="2025-11-04T16:36:00Z">
        <w:r w:rsidR="00817C90" w:rsidRPr="008439ED">
          <w:rPr>
            <w:rFonts w:ascii="Calibri" w:hAnsi="Calibri" w:cs="Calibri"/>
            <w:iCs/>
          </w:rPr>
          <w:t>Fajardo López,</w:t>
        </w:r>
        <w:r w:rsidR="00C46522" w:rsidRPr="008439ED">
          <w:rPr>
            <w:rFonts w:ascii="Calibri" w:hAnsi="Calibri" w:cs="Calibri"/>
            <w:iCs/>
          </w:rPr>
          <w:t xml:space="preserve"> Crespo Sánchez, (2018).</w:t>
        </w:r>
      </w:ins>
      <w:del w:id="1324" w:author="LauraPGM" w:date="2025-11-04T16:36:00Z">
        <w:r w:rsidR="00D645B6" w:rsidRPr="008439ED" w:rsidDel="00C46522">
          <w:rPr>
            <w:rFonts w:ascii="Calibri" w:hAnsi="Calibri" w:cs="Calibri"/>
            <w:iCs/>
            <w:color w:val="1F497D" w:themeColor="text2"/>
            <w:rPrChange w:id="1325" w:author="LauraPGM" w:date="2025-11-04T16:55:00Z">
              <w:rPr>
                <w:rFonts w:ascii="Calibri" w:hAnsi="Calibri" w:cs="Calibri"/>
                <w:iCs/>
                <w:color w:val="1F497D" w:themeColor="text2"/>
              </w:rPr>
            </w:rPrChange>
          </w:rPr>
          <w:fldChar w:fldCharType="begin"/>
        </w:r>
        <w:r w:rsidR="00D645B6" w:rsidRPr="008439ED" w:rsidDel="00C46522">
          <w:rPr>
            <w:rFonts w:ascii="Calibri" w:hAnsi="Calibri" w:cs="Calibri"/>
            <w:iCs/>
            <w:color w:val="1F497D" w:themeColor="text2"/>
          </w:rPr>
          <w:delInstrText xml:space="preserve"> HYPERLINK "https://www.researchgate.net/figure/Comportamiento-del-consumo-mensual-y-su-tendencia-durante-el-ano-2016_fig4_351618193" </w:delInstrText>
        </w:r>
        <w:r w:rsidR="00D645B6" w:rsidRPr="008439ED" w:rsidDel="00C46522">
          <w:rPr>
            <w:rFonts w:ascii="Calibri" w:hAnsi="Calibri" w:cs="Calibri"/>
            <w:iCs/>
            <w:color w:val="1F497D" w:themeColor="text2"/>
            <w:rPrChange w:id="1326" w:author="LauraPGM" w:date="2025-11-04T16:55:00Z">
              <w:rPr>
                <w:rFonts w:ascii="Calibri" w:hAnsi="Calibri" w:cs="Calibri"/>
                <w:iCs/>
                <w:color w:val="1F497D" w:themeColor="text2"/>
              </w:rPr>
            </w:rPrChange>
          </w:rPr>
          <w:fldChar w:fldCharType="separate"/>
        </w:r>
        <w:r w:rsidRPr="008439ED" w:rsidDel="00C46522">
          <w:rPr>
            <w:rFonts w:ascii="Calibri" w:hAnsi="Calibri" w:cs="Calibri"/>
            <w:iCs/>
            <w:color w:val="1F497D" w:themeColor="text2"/>
          </w:rPr>
          <w:delText>https://www.researchgate.net/figure/Comportamiento-del-consumo-mensual-y-su-tendencia-durante-el-ano-2016_fig4_351618193</w:delText>
        </w:r>
        <w:r w:rsidR="00D645B6" w:rsidRPr="008439ED" w:rsidDel="00C46522">
          <w:rPr>
            <w:rFonts w:ascii="Calibri" w:hAnsi="Calibri" w:cs="Calibri"/>
            <w:iCs/>
            <w:color w:val="1F497D" w:themeColor="text2"/>
            <w:rPrChange w:id="1327" w:author="LauraPGM" w:date="2025-11-04T16:55:00Z">
              <w:rPr>
                <w:rFonts w:ascii="Calibri" w:hAnsi="Calibri" w:cs="Calibri"/>
                <w:iCs/>
                <w:color w:val="1F497D" w:themeColor="text2"/>
              </w:rPr>
            </w:rPrChange>
          </w:rPr>
          <w:fldChar w:fldCharType="end"/>
        </w:r>
      </w:del>
    </w:p>
    <w:p w14:paraId="1C82A355" w14:textId="77777777" w:rsidR="007717C6" w:rsidRPr="008439ED" w:rsidRDefault="007717C6">
      <w:pPr>
        <w:spacing w:line="360" w:lineRule="auto"/>
        <w:rPr>
          <w:rFonts w:ascii="Calibri" w:hAnsi="Calibri" w:cs="Calibri"/>
          <w:lang w:eastAsia="es-MX"/>
        </w:rPr>
        <w:pPrChange w:id="1328" w:author="LauraPGM" w:date="2025-10-01T09:45:00Z">
          <w:pPr/>
        </w:pPrChange>
      </w:pPr>
    </w:p>
    <w:p w14:paraId="5AC0B60A" w14:textId="4F3EA3B2" w:rsidR="007717C6" w:rsidRPr="008439ED" w:rsidRDefault="007717C6">
      <w:pPr>
        <w:pStyle w:val="Prrafodelista"/>
        <w:numPr>
          <w:ilvl w:val="0"/>
          <w:numId w:val="92"/>
        </w:numPr>
        <w:spacing w:line="360" w:lineRule="auto"/>
        <w:rPr>
          <w:rFonts w:ascii="Calibri" w:hAnsi="Calibri" w:cs="Calibri"/>
          <w:lang w:eastAsia="es-MX"/>
        </w:rPr>
        <w:pPrChange w:id="1329" w:author="LauraPGM" w:date="2025-10-01T09:45:00Z">
          <w:pPr>
            <w:pStyle w:val="Prrafodelista"/>
            <w:numPr>
              <w:numId w:val="106"/>
            </w:numPr>
            <w:tabs>
              <w:tab w:val="num" w:pos="360"/>
              <w:tab w:val="num" w:pos="720"/>
            </w:tabs>
            <w:ind w:hanging="720"/>
          </w:pPr>
        </w:pPrChange>
      </w:pPr>
      <w:r w:rsidRPr="008439ED">
        <w:rPr>
          <w:rFonts w:ascii="Calibri" w:hAnsi="Calibri" w:cs="Calibri"/>
          <w:b/>
          <w:bCs/>
          <w:lang w:eastAsia="es-MX"/>
        </w:rPr>
        <w:t>Estacionalidad:</w:t>
      </w:r>
      <w:r w:rsidRPr="008439ED">
        <w:rPr>
          <w:rFonts w:ascii="Calibri" w:hAnsi="Calibri" w:cs="Calibri"/>
          <w:lang w:eastAsia="es-MX"/>
        </w:rPr>
        <w:t xml:space="preserve"> patrones de consumo que se repiten anualmente (</w:t>
      </w:r>
      <w:ins w:id="1330" w:author="LauraPGM" w:date="2025-10-06T21:48:00Z">
        <w:r w:rsidR="0071326D" w:rsidRPr="008439ED">
          <w:rPr>
            <w:rFonts w:ascii="Calibri" w:hAnsi="Calibri" w:cs="Calibri"/>
            <w:lang w:eastAsia="es-MX"/>
          </w:rPr>
          <w:t xml:space="preserve">por </w:t>
        </w:r>
      </w:ins>
      <w:r w:rsidRPr="008439ED">
        <w:rPr>
          <w:rFonts w:ascii="Calibri" w:hAnsi="Calibri" w:cs="Calibri"/>
          <w:lang w:eastAsia="es-MX"/>
        </w:rPr>
        <w:t>ejemplo</w:t>
      </w:r>
      <w:del w:id="1331" w:author="LauraPGM" w:date="2025-10-06T21:48:00Z">
        <w:r w:rsidRPr="008439ED" w:rsidDel="0071326D">
          <w:rPr>
            <w:rFonts w:ascii="Calibri" w:hAnsi="Calibri" w:cs="Calibri"/>
            <w:lang w:eastAsia="es-MX"/>
          </w:rPr>
          <w:delText>.</w:delText>
        </w:r>
      </w:del>
      <w:r w:rsidRPr="008439ED">
        <w:rPr>
          <w:rFonts w:ascii="Calibri" w:hAnsi="Calibri" w:cs="Calibri"/>
          <w:lang w:eastAsia="es-MX"/>
        </w:rPr>
        <w:t>, mayor consumo en invierno por calefacción).</w:t>
      </w:r>
    </w:p>
    <w:p w14:paraId="2E148662" w14:textId="77777777" w:rsidR="007717C6" w:rsidRPr="008439ED" w:rsidRDefault="007717C6">
      <w:pPr>
        <w:spacing w:line="360" w:lineRule="auto"/>
        <w:rPr>
          <w:rFonts w:ascii="Calibri" w:hAnsi="Calibri" w:cs="Calibri"/>
          <w:lang w:eastAsia="es-MX"/>
        </w:rPr>
        <w:pPrChange w:id="1332" w:author="LauraPGM" w:date="2025-10-01T09:45:00Z">
          <w:pPr/>
        </w:pPrChange>
      </w:pPr>
    </w:p>
    <w:p w14:paraId="647434E4" w14:textId="72624FA9" w:rsidR="007717C6" w:rsidRPr="008439ED" w:rsidRDefault="007717C6">
      <w:pPr>
        <w:spacing w:after="200" w:line="360" w:lineRule="auto"/>
        <w:rPr>
          <w:rFonts w:ascii="Calibri" w:hAnsi="Calibri" w:cs="Calibri"/>
          <w:b/>
          <w:iCs/>
          <w:lang w:eastAsia="es-MX"/>
        </w:rPr>
        <w:pPrChange w:id="1333" w:author="LauraPGM" w:date="2025-10-01T09:45:00Z">
          <w:pPr>
            <w:spacing w:after="200" w:line="240" w:lineRule="auto"/>
          </w:pPr>
        </w:pPrChange>
      </w:pPr>
      <w:r w:rsidRPr="008439ED">
        <w:rPr>
          <w:rFonts w:ascii="Calibri" w:hAnsi="Calibri" w:cs="Calibri"/>
          <w:b/>
          <w:iCs/>
          <w:lang w:eastAsia="es-MX"/>
        </w:rPr>
        <w:t>Figura 4. Ejemplo gr</w:t>
      </w:r>
      <w:ins w:id="1334" w:author="LauraPGM" w:date="2025-10-06T21:50:00Z">
        <w:r w:rsidR="00D57455" w:rsidRPr="008439ED">
          <w:rPr>
            <w:rFonts w:ascii="Calibri" w:hAnsi="Calibri" w:cs="Calibri"/>
            <w:b/>
            <w:iCs/>
            <w:lang w:eastAsia="es-MX"/>
          </w:rPr>
          <w:t>á</w:t>
        </w:r>
      </w:ins>
      <w:del w:id="1335" w:author="LauraPGM" w:date="2025-10-06T21:50:00Z">
        <w:r w:rsidRPr="008439ED" w:rsidDel="00D57455">
          <w:rPr>
            <w:rFonts w:ascii="Calibri" w:hAnsi="Calibri" w:cs="Calibri"/>
            <w:b/>
            <w:iCs/>
            <w:lang w:eastAsia="es-MX"/>
          </w:rPr>
          <w:delText>a</w:delText>
        </w:r>
      </w:del>
      <w:r w:rsidRPr="008439ED">
        <w:rPr>
          <w:rFonts w:ascii="Calibri" w:hAnsi="Calibri" w:cs="Calibri"/>
          <w:b/>
          <w:iCs/>
          <w:lang w:eastAsia="es-MX"/>
        </w:rPr>
        <w:t xml:space="preserve">fico de tendencia </w:t>
      </w:r>
      <w:commentRangeStart w:id="1336"/>
      <w:r w:rsidRPr="008439ED">
        <w:rPr>
          <w:rFonts w:ascii="Calibri" w:hAnsi="Calibri" w:cs="Calibri"/>
          <w:b/>
          <w:iCs/>
          <w:lang w:eastAsia="es-MX"/>
        </w:rPr>
        <w:t>estacional</w:t>
      </w:r>
      <w:commentRangeEnd w:id="1336"/>
      <w:r w:rsidR="007F70C1" w:rsidRPr="008439ED">
        <w:rPr>
          <w:rStyle w:val="Refdecomentario"/>
          <w:rFonts w:ascii="Calibri" w:hAnsi="Calibri" w:cs="Calibri"/>
          <w:sz w:val="22"/>
          <w:szCs w:val="22"/>
        </w:rPr>
        <w:commentReference w:id="1336"/>
      </w:r>
    </w:p>
    <w:commentRangeStart w:id="1337"/>
    <w:p w14:paraId="591E001E" w14:textId="77777777" w:rsidR="007717C6" w:rsidRPr="008439ED" w:rsidRDefault="007717C6">
      <w:pPr>
        <w:spacing w:line="360" w:lineRule="auto"/>
        <w:rPr>
          <w:rFonts w:ascii="Calibri" w:hAnsi="Calibri" w:cs="Calibri"/>
        </w:rPr>
        <w:pPrChange w:id="1338" w:author="LauraPGM" w:date="2025-10-01T09:45:00Z">
          <w:pPr/>
        </w:pPrChange>
      </w:pPr>
      <w:r w:rsidRPr="008439ED">
        <w:rPr>
          <w:rFonts w:ascii="Calibri" w:hAnsi="Calibri" w:cs="Calibri"/>
          <w:rPrChange w:id="1339" w:author="LauraPGM" w:date="2025-11-04T16:55:00Z">
            <w:rPr>
              <w:rFonts w:ascii="Calibri" w:hAnsi="Calibri" w:cs="Calibri"/>
            </w:rPr>
          </w:rPrChange>
        </w:rPr>
        <w:fldChar w:fldCharType="begin"/>
      </w:r>
      <w:r w:rsidRPr="008439ED">
        <w:rPr>
          <w:rFonts w:ascii="Calibri" w:hAnsi="Calibri" w:cs="Calibri"/>
        </w:rPr>
        <w:instrText xml:space="preserve"> INCLUDEPICTURE "https://www.aeqenergia.com/wp-content/uploads/2020/10/1_0-603.png" \* MERGEFORMATINET </w:instrText>
      </w:r>
      <w:r w:rsidRPr="008439ED">
        <w:rPr>
          <w:rFonts w:ascii="Calibri" w:hAnsi="Calibri" w:cs="Calibri"/>
          <w:rPrChange w:id="1340" w:author="LauraPGM" w:date="2025-11-04T16:55:00Z">
            <w:rPr>
              <w:rFonts w:ascii="Calibri" w:hAnsi="Calibri" w:cs="Calibri"/>
            </w:rPr>
          </w:rPrChange>
        </w:rPr>
        <w:fldChar w:fldCharType="separate"/>
      </w:r>
      <w:r w:rsidRPr="008439ED">
        <w:rPr>
          <w:rFonts w:ascii="Calibri" w:hAnsi="Calibri" w:cs="Calibri"/>
          <w:noProof/>
          <w:lang w:eastAsia="es-CO"/>
          <w:rPrChange w:id="1341" w:author="LauraPGM" w:date="2025-11-04T16:55:00Z">
            <w:rPr>
              <w:rFonts w:ascii="Calibri" w:hAnsi="Calibri" w:cs="Calibri"/>
              <w:noProof/>
              <w:lang w:eastAsia="es-CO"/>
            </w:rPr>
          </w:rPrChange>
        </w:rPr>
        <w:drawing>
          <wp:inline distT="0" distB="0" distL="0" distR="0" wp14:anchorId="75D0388E" wp14:editId="50169825">
            <wp:extent cx="4104394" cy="2503714"/>
            <wp:effectExtent l="0" t="0" r="0" b="0"/>
            <wp:docPr id="441937986" name="Imagen 2" descr="Comportamiento del consumo eléctrico durante el COVID-19 - AEQ Ener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ortamiento del consumo eléctrico durante el COVID-19 - AEQ Energ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6095" cy="2516952"/>
                    </a:xfrm>
                    <a:prstGeom prst="rect">
                      <a:avLst/>
                    </a:prstGeom>
                    <a:noFill/>
                    <a:ln>
                      <a:noFill/>
                    </a:ln>
                  </pic:spPr>
                </pic:pic>
              </a:graphicData>
            </a:graphic>
          </wp:inline>
        </w:drawing>
      </w:r>
      <w:r w:rsidRPr="008439ED">
        <w:rPr>
          <w:rFonts w:ascii="Calibri" w:hAnsi="Calibri" w:cs="Calibri"/>
          <w:rPrChange w:id="1342" w:author="LauraPGM" w:date="2025-11-04T16:55:00Z">
            <w:rPr>
              <w:rFonts w:ascii="Calibri" w:hAnsi="Calibri" w:cs="Calibri"/>
            </w:rPr>
          </w:rPrChange>
        </w:rPr>
        <w:fldChar w:fldCharType="end"/>
      </w:r>
      <w:commentRangeEnd w:id="1337"/>
      <w:r w:rsidR="006F6F92" w:rsidRPr="008439ED">
        <w:rPr>
          <w:rStyle w:val="Refdecomentario"/>
          <w:rFonts w:ascii="Calibri" w:hAnsi="Calibri" w:cs="Calibri"/>
          <w:sz w:val="22"/>
          <w:szCs w:val="22"/>
          <w:rPrChange w:id="1343" w:author="LauraPGM" w:date="2025-11-04T16:55:00Z">
            <w:rPr>
              <w:rStyle w:val="Refdecomentario"/>
            </w:rPr>
          </w:rPrChange>
        </w:rPr>
        <w:commentReference w:id="1337"/>
      </w:r>
    </w:p>
    <w:p w14:paraId="6EF77150" w14:textId="35F8C6F6" w:rsidR="007717C6" w:rsidRPr="008439ED" w:rsidRDefault="008439ED">
      <w:pPr>
        <w:spacing w:line="360" w:lineRule="auto"/>
        <w:rPr>
          <w:rFonts w:ascii="Calibri" w:hAnsi="Calibri" w:cs="Calibri"/>
        </w:rPr>
        <w:pPrChange w:id="1344" w:author="LauraPGM" w:date="2025-11-04T16:46:00Z">
          <w:pPr>
            <w:jc w:val="center"/>
          </w:pPr>
        </w:pPrChange>
      </w:pPr>
      <w:ins w:id="1345" w:author="LauraPGM" w:date="2025-11-04T16:46:00Z">
        <w:r w:rsidRPr="008439ED">
          <w:rPr>
            <w:rFonts w:ascii="Calibri" w:hAnsi="Calibri" w:cs="Calibri"/>
            <w:iCs/>
          </w:rPr>
          <w:t xml:space="preserve">Fuente: </w:t>
        </w:r>
        <w:r w:rsidRPr="008439ED">
          <w:rPr>
            <w:rFonts w:ascii="Calibri" w:hAnsi="Calibri" w:cs="Calibri"/>
            <w:rPrChange w:id="1346" w:author="LauraPGM" w:date="2025-11-04T16:55:00Z">
              <w:rPr/>
            </w:rPrChange>
          </w:rPr>
          <w:t>AEQ Energía, (2020).</w:t>
        </w:r>
      </w:ins>
      <w:del w:id="1347" w:author="LauraPGM" w:date="2025-11-04T16:46:00Z">
        <w:r w:rsidR="007717C6" w:rsidRPr="008439ED" w:rsidDel="008439ED">
          <w:rPr>
            <w:rFonts w:ascii="Calibri" w:hAnsi="Calibri" w:cs="Calibri"/>
            <w:rPrChange w:id="1348" w:author="LauraPGM" w:date="2025-11-04T16:55:00Z">
              <w:rPr>
                <w:rFonts w:ascii="Calibri" w:hAnsi="Calibri" w:cs="Calibri"/>
                <w:i/>
                <w:iCs/>
                <w:color w:val="1F497D" w:themeColor="text2"/>
              </w:rPr>
            </w:rPrChange>
          </w:rPr>
          <w:delText xml:space="preserve">Fuente: </w:delText>
        </w:r>
      </w:del>
      <w:del w:id="1349" w:author="LauraPGM" w:date="2025-11-04T16:45:00Z">
        <w:r w:rsidR="00D645B6" w:rsidRPr="008439ED" w:rsidDel="00817C90">
          <w:rPr>
            <w:rFonts w:ascii="Calibri" w:hAnsi="Calibri" w:cs="Calibri"/>
            <w:rPrChange w:id="1350" w:author="LauraPGM" w:date="2025-11-04T16:55:00Z">
              <w:rPr>
                <w:rFonts w:ascii="Calibri" w:hAnsi="Calibri" w:cs="Calibri"/>
                <w:i/>
                <w:iCs/>
                <w:color w:val="1F497D" w:themeColor="text2"/>
              </w:rPr>
            </w:rPrChange>
          </w:rPr>
          <w:fldChar w:fldCharType="begin"/>
        </w:r>
        <w:r w:rsidR="00D645B6" w:rsidRPr="008439ED" w:rsidDel="00817C90">
          <w:rPr>
            <w:rFonts w:ascii="Calibri" w:hAnsi="Calibri" w:cs="Calibri"/>
            <w:rPrChange w:id="1351" w:author="LauraPGM" w:date="2025-11-04T16:55:00Z">
              <w:rPr>
                <w:rFonts w:ascii="Calibri" w:hAnsi="Calibri" w:cs="Calibri"/>
                <w:i/>
                <w:iCs/>
                <w:color w:val="1F497D" w:themeColor="text2"/>
              </w:rPr>
            </w:rPrChange>
          </w:rPr>
          <w:delInstrText xml:space="preserve"> HYPERLINK "https://www.aeqenergia.com/blog/comportamiento-del-consumo-electrico-durante-el-covid-19/" </w:delInstrText>
        </w:r>
        <w:r w:rsidR="00D645B6" w:rsidRPr="008439ED" w:rsidDel="00817C90">
          <w:rPr>
            <w:rFonts w:ascii="Calibri" w:hAnsi="Calibri" w:cs="Calibri"/>
            <w:rPrChange w:id="1352" w:author="LauraPGM" w:date="2025-11-04T16:55:00Z">
              <w:rPr>
                <w:rFonts w:ascii="Calibri" w:hAnsi="Calibri" w:cs="Calibri"/>
                <w:i/>
                <w:iCs/>
                <w:color w:val="1F497D" w:themeColor="text2"/>
              </w:rPr>
            </w:rPrChange>
          </w:rPr>
          <w:fldChar w:fldCharType="separate"/>
        </w:r>
        <w:r w:rsidR="007717C6" w:rsidRPr="008439ED" w:rsidDel="00817C90">
          <w:rPr>
            <w:rFonts w:ascii="Calibri" w:hAnsi="Calibri" w:cs="Calibri"/>
            <w:rPrChange w:id="1353" w:author="LauraPGM" w:date="2025-11-04T16:55:00Z">
              <w:rPr>
                <w:rFonts w:ascii="Calibri" w:hAnsi="Calibri" w:cs="Calibri"/>
                <w:i/>
                <w:iCs/>
                <w:color w:val="1F497D" w:themeColor="text2"/>
              </w:rPr>
            </w:rPrChange>
          </w:rPr>
          <w:delText>https://www.aeqenergia.com/blog/comportamiento-del-consumo-electrico-durante-el-covid-19/</w:delText>
        </w:r>
        <w:r w:rsidR="00D645B6" w:rsidRPr="008439ED" w:rsidDel="00817C90">
          <w:rPr>
            <w:rFonts w:ascii="Calibri" w:hAnsi="Calibri" w:cs="Calibri"/>
            <w:rPrChange w:id="1354" w:author="LauraPGM" w:date="2025-11-04T16:55:00Z">
              <w:rPr>
                <w:rFonts w:ascii="Calibri" w:hAnsi="Calibri" w:cs="Calibri"/>
                <w:i/>
                <w:iCs/>
                <w:color w:val="1F497D" w:themeColor="text2"/>
              </w:rPr>
            </w:rPrChange>
          </w:rPr>
          <w:fldChar w:fldCharType="end"/>
        </w:r>
        <w:r w:rsidR="007717C6" w:rsidRPr="008439ED" w:rsidDel="00817C90">
          <w:rPr>
            <w:rFonts w:ascii="Calibri" w:hAnsi="Calibri" w:cs="Calibri"/>
          </w:rPr>
          <w:delText xml:space="preserve"> </w:delText>
        </w:r>
      </w:del>
    </w:p>
    <w:p w14:paraId="25C2F1EA" w14:textId="77777777" w:rsidR="007717C6" w:rsidRPr="008439ED" w:rsidDel="008C2923" w:rsidRDefault="007717C6">
      <w:pPr>
        <w:spacing w:line="360" w:lineRule="auto"/>
        <w:rPr>
          <w:del w:id="1355" w:author="LauraPGM" w:date="2025-10-01T14:11:00Z"/>
          <w:rFonts w:ascii="Calibri" w:hAnsi="Calibri" w:cs="Calibri"/>
        </w:rPr>
        <w:pPrChange w:id="1356" w:author="LauraPGM" w:date="2025-10-01T09:45:00Z">
          <w:pPr/>
        </w:pPrChange>
      </w:pPr>
    </w:p>
    <w:p w14:paraId="42C76E8E" w14:textId="77777777" w:rsidR="007717C6" w:rsidRPr="008439ED" w:rsidRDefault="007717C6">
      <w:pPr>
        <w:spacing w:line="360" w:lineRule="auto"/>
        <w:rPr>
          <w:rFonts w:ascii="Calibri" w:hAnsi="Calibri" w:cs="Calibri"/>
          <w:lang w:eastAsia="es-MX"/>
        </w:rPr>
        <w:pPrChange w:id="1357" w:author="LauraPGM" w:date="2025-10-01T09:45:00Z">
          <w:pPr/>
        </w:pPrChange>
      </w:pPr>
    </w:p>
    <w:p w14:paraId="77E9218A" w14:textId="4EFAB335" w:rsidR="007717C6" w:rsidRPr="008439ED" w:rsidRDefault="007717C6">
      <w:pPr>
        <w:pStyle w:val="Prrafodelista"/>
        <w:numPr>
          <w:ilvl w:val="0"/>
          <w:numId w:val="91"/>
        </w:numPr>
        <w:spacing w:line="360" w:lineRule="auto"/>
        <w:rPr>
          <w:rFonts w:ascii="Calibri" w:hAnsi="Calibri" w:cs="Calibri"/>
          <w:lang w:eastAsia="es-MX"/>
        </w:rPr>
        <w:pPrChange w:id="1358" w:author="LauraPGM" w:date="2025-10-01T09:45:00Z">
          <w:pPr>
            <w:pStyle w:val="Prrafodelista"/>
            <w:numPr>
              <w:numId w:val="107"/>
            </w:numPr>
            <w:tabs>
              <w:tab w:val="num" w:pos="360"/>
              <w:tab w:val="num" w:pos="720"/>
            </w:tabs>
            <w:ind w:hanging="720"/>
          </w:pPr>
        </w:pPrChange>
      </w:pPr>
      <w:r w:rsidRPr="008439ED">
        <w:rPr>
          <w:rFonts w:ascii="Calibri" w:hAnsi="Calibri" w:cs="Calibri"/>
          <w:b/>
          <w:bCs/>
          <w:lang w:eastAsia="es-MX"/>
        </w:rPr>
        <w:t>Variabilidad:</w:t>
      </w:r>
      <w:r w:rsidRPr="008439ED">
        <w:rPr>
          <w:rFonts w:ascii="Calibri" w:hAnsi="Calibri" w:cs="Calibri"/>
          <w:lang w:eastAsia="es-MX"/>
        </w:rPr>
        <w:t xml:space="preserve"> </w:t>
      </w:r>
      <w:ins w:id="1359" w:author="LauraPGM" w:date="2025-10-06T21:49:00Z">
        <w:r w:rsidR="007B5783" w:rsidRPr="008439ED">
          <w:rPr>
            <w:rFonts w:ascii="Calibri" w:hAnsi="Calibri" w:cs="Calibri"/>
            <w:lang w:eastAsia="es-MX"/>
          </w:rPr>
          <w:t>l</w:t>
        </w:r>
      </w:ins>
      <w:del w:id="1360" w:author="LauraPGM" w:date="2025-10-06T21:48:00Z">
        <w:r w:rsidRPr="008439ED" w:rsidDel="007B5783">
          <w:rPr>
            <w:rFonts w:ascii="Calibri" w:hAnsi="Calibri" w:cs="Calibri"/>
            <w:lang w:eastAsia="es-MX"/>
          </w:rPr>
          <w:delText>L</w:delText>
        </w:r>
      </w:del>
      <w:r w:rsidRPr="008439ED">
        <w:rPr>
          <w:rFonts w:ascii="Calibri" w:hAnsi="Calibri" w:cs="Calibri"/>
          <w:lang w:eastAsia="es-MX"/>
        </w:rPr>
        <w:t>a dispersión de los datos alrededor de la LBE.</w:t>
      </w:r>
    </w:p>
    <w:p w14:paraId="45B890CF" w14:textId="77777777" w:rsidR="007717C6" w:rsidRPr="008439ED" w:rsidRDefault="007717C6">
      <w:pPr>
        <w:spacing w:line="360" w:lineRule="auto"/>
        <w:rPr>
          <w:rFonts w:ascii="Calibri" w:hAnsi="Calibri" w:cs="Calibri"/>
          <w:lang w:eastAsia="es-MX"/>
        </w:rPr>
        <w:pPrChange w:id="1361" w:author="LauraPGM" w:date="2025-10-01T09:45:00Z">
          <w:pPr/>
        </w:pPrChange>
      </w:pPr>
    </w:p>
    <w:p w14:paraId="549841C5" w14:textId="0A6B8213" w:rsidR="007717C6" w:rsidRPr="008439ED" w:rsidRDefault="007F70C1">
      <w:pPr>
        <w:pStyle w:val="Prrafodelista"/>
        <w:numPr>
          <w:ilvl w:val="0"/>
          <w:numId w:val="58"/>
        </w:numPr>
        <w:spacing w:line="360" w:lineRule="auto"/>
        <w:rPr>
          <w:rFonts w:ascii="Calibri" w:hAnsi="Calibri" w:cs="Calibri"/>
          <w:lang w:eastAsia="es-MX"/>
          <w:rPrChange w:id="1362" w:author="LauraPGM" w:date="2025-11-04T16:55:00Z">
            <w:rPr>
              <w:lang w:eastAsia="es-MX"/>
            </w:rPr>
          </w:rPrChange>
        </w:rPr>
        <w:pPrChange w:id="1363" w:author="LauraPGM" w:date="2025-10-01T14:03:00Z">
          <w:pPr/>
        </w:pPrChange>
      </w:pPr>
      <w:r w:rsidRPr="008439ED">
        <w:rPr>
          <w:rFonts w:ascii="Calibri" w:hAnsi="Calibri" w:cs="Calibri"/>
          <w:b/>
          <w:bCs/>
          <w:lang w:eastAsia="es-MX"/>
          <w:rPrChange w:id="1364" w:author="LauraPGM" w:date="2025-11-04T16:55:00Z">
            <w:rPr>
              <w:b/>
              <w:bCs/>
              <w:lang w:eastAsia="es-MX"/>
            </w:rPr>
          </w:rPrChange>
        </w:rPr>
        <w:t>Identificación de desviaciones s</w:t>
      </w:r>
      <w:r w:rsidR="007717C6" w:rsidRPr="008439ED">
        <w:rPr>
          <w:rFonts w:ascii="Calibri" w:hAnsi="Calibri" w:cs="Calibri"/>
          <w:b/>
          <w:bCs/>
          <w:lang w:eastAsia="es-MX"/>
          <w:rPrChange w:id="1365" w:author="LauraPGM" w:date="2025-11-04T16:55:00Z">
            <w:rPr>
              <w:b/>
              <w:bCs/>
              <w:lang w:eastAsia="es-MX"/>
            </w:rPr>
          </w:rPrChange>
        </w:rPr>
        <w:t>ignificativas:</w:t>
      </w:r>
      <w:r w:rsidR="007717C6" w:rsidRPr="008439ED">
        <w:rPr>
          <w:rFonts w:ascii="Calibri" w:hAnsi="Calibri" w:cs="Calibri"/>
          <w:lang w:eastAsia="es-MX"/>
          <w:rPrChange w:id="1366" w:author="LauraPGM" w:date="2025-11-04T16:55:00Z">
            <w:rPr>
              <w:lang w:eastAsia="es-MX"/>
            </w:rPr>
          </w:rPrChange>
        </w:rPr>
        <w:t xml:space="preserve"> buscar puntos de datos que se alejen considerablemente de la LBE. Estas desviaciones pueden indicar: </w:t>
      </w:r>
    </w:p>
    <w:p w14:paraId="702003F8" w14:textId="77777777" w:rsidR="007717C6" w:rsidRPr="008439ED" w:rsidRDefault="007717C6">
      <w:pPr>
        <w:spacing w:line="360" w:lineRule="auto"/>
        <w:rPr>
          <w:rFonts w:ascii="Calibri" w:hAnsi="Calibri" w:cs="Calibri"/>
          <w:lang w:eastAsia="es-MX"/>
        </w:rPr>
        <w:pPrChange w:id="1367" w:author="LauraPGM" w:date="2025-10-01T09:45:00Z">
          <w:pPr/>
        </w:pPrChange>
      </w:pPr>
    </w:p>
    <w:p w14:paraId="17454665" w14:textId="77777777" w:rsidR="007717C6" w:rsidRPr="008439ED" w:rsidRDefault="007717C6">
      <w:pPr>
        <w:numPr>
          <w:ilvl w:val="0"/>
          <w:numId w:val="90"/>
        </w:numPr>
        <w:spacing w:line="360" w:lineRule="auto"/>
        <w:rPr>
          <w:rFonts w:ascii="Calibri" w:hAnsi="Calibri" w:cs="Calibri"/>
          <w:lang w:eastAsia="es-MX"/>
        </w:rPr>
        <w:pPrChange w:id="1368" w:author="LauraPGM" w:date="2025-10-01T09:45:00Z">
          <w:pPr>
            <w:numPr>
              <w:numId w:val="108"/>
            </w:numPr>
            <w:tabs>
              <w:tab w:val="num" w:pos="360"/>
              <w:tab w:val="num" w:pos="720"/>
            </w:tabs>
            <w:ind w:left="720" w:hanging="720"/>
          </w:pPr>
        </w:pPrChange>
      </w:pPr>
      <w:r w:rsidRPr="008439ED">
        <w:rPr>
          <w:rFonts w:ascii="Calibri" w:hAnsi="Calibri" w:cs="Calibri"/>
          <w:b/>
          <w:bCs/>
          <w:lang w:eastAsia="es-MX"/>
        </w:rPr>
        <w:lastRenderedPageBreak/>
        <w:t>Oportunidades:</w:t>
      </w:r>
      <w:r w:rsidRPr="008439ED">
        <w:rPr>
          <w:rFonts w:ascii="Calibri" w:hAnsi="Calibri" w:cs="Calibri"/>
          <w:lang w:eastAsia="es-MX"/>
        </w:rPr>
        <w:t xml:space="preserve"> un IDE muy alto puede señalar un área de desperdicio o ineficiencia.</w:t>
      </w:r>
    </w:p>
    <w:p w14:paraId="57AA4990" w14:textId="6457ACEB" w:rsidR="007717C6" w:rsidRPr="008439ED" w:rsidRDefault="007717C6">
      <w:pPr>
        <w:numPr>
          <w:ilvl w:val="0"/>
          <w:numId w:val="90"/>
        </w:numPr>
        <w:spacing w:line="360" w:lineRule="auto"/>
        <w:rPr>
          <w:rFonts w:ascii="Calibri" w:hAnsi="Calibri" w:cs="Calibri"/>
          <w:lang w:eastAsia="es-MX"/>
        </w:rPr>
        <w:pPrChange w:id="1369" w:author="LauraPGM" w:date="2025-10-01T09:45:00Z">
          <w:pPr>
            <w:numPr>
              <w:numId w:val="108"/>
            </w:numPr>
            <w:tabs>
              <w:tab w:val="num" w:pos="360"/>
              <w:tab w:val="num" w:pos="720"/>
            </w:tabs>
            <w:ind w:left="720" w:hanging="720"/>
          </w:pPr>
        </w:pPrChange>
      </w:pPr>
      <w:r w:rsidRPr="008439ED">
        <w:rPr>
          <w:rFonts w:ascii="Calibri" w:hAnsi="Calibri" w:cs="Calibri"/>
          <w:b/>
          <w:bCs/>
          <w:lang w:eastAsia="es-MX"/>
        </w:rPr>
        <w:t>Problemas:</w:t>
      </w:r>
      <w:r w:rsidR="007F70C1" w:rsidRPr="008439ED">
        <w:rPr>
          <w:rFonts w:ascii="Calibri" w:hAnsi="Calibri" w:cs="Calibri"/>
          <w:lang w:eastAsia="es-MX"/>
        </w:rPr>
        <w:t xml:space="preserve"> f</w:t>
      </w:r>
      <w:r w:rsidRPr="008439ED">
        <w:rPr>
          <w:rFonts w:ascii="Calibri" w:hAnsi="Calibri" w:cs="Calibri"/>
          <w:lang w:eastAsia="es-MX"/>
        </w:rPr>
        <w:t>allos de equipos, mal funcionamiento, cambios en los patrones operativos no esperados.</w:t>
      </w:r>
    </w:p>
    <w:p w14:paraId="3AD4EDFB" w14:textId="72A29EE5" w:rsidR="007717C6" w:rsidRPr="008439ED" w:rsidRDefault="007717C6">
      <w:pPr>
        <w:numPr>
          <w:ilvl w:val="0"/>
          <w:numId w:val="90"/>
        </w:numPr>
        <w:spacing w:line="360" w:lineRule="auto"/>
        <w:rPr>
          <w:rFonts w:ascii="Calibri" w:hAnsi="Calibri" w:cs="Calibri"/>
          <w:lang w:eastAsia="es-MX"/>
        </w:rPr>
        <w:pPrChange w:id="1370" w:author="LauraPGM" w:date="2025-10-01T09:45:00Z">
          <w:pPr>
            <w:numPr>
              <w:numId w:val="108"/>
            </w:numPr>
            <w:tabs>
              <w:tab w:val="num" w:pos="360"/>
              <w:tab w:val="num" w:pos="720"/>
            </w:tabs>
            <w:ind w:left="720" w:hanging="720"/>
          </w:pPr>
        </w:pPrChange>
      </w:pPr>
      <w:r w:rsidRPr="008439ED">
        <w:rPr>
          <w:rFonts w:ascii="Calibri" w:hAnsi="Calibri" w:cs="Calibri"/>
          <w:b/>
          <w:bCs/>
          <w:lang w:eastAsia="es-MX"/>
        </w:rPr>
        <w:t xml:space="preserve">Éxito de </w:t>
      </w:r>
      <w:ins w:id="1371" w:author="LauraPGM" w:date="2025-10-06T21:54:00Z">
        <w:r w:rsidR="006F6F92" w:rsidRPr="008439ED">
          <w:rPr>
            <w:rFonts w:ascii="Calibri" w:hAnsi="Calibri" w:cs="Calibri"/>
            <w:b/>
            <w:bCs/>
            <w:lang w:eastAsia="es-MX"/>
          </w:rPr>
          <w:t>m</w:t>
        </w:r>
      </w:ins>
      <w:del w:id="1372" w:author="LauraPGM" w:date="2025-10-06T21:54:00Z">
        <w:r w:rsidRPr="008439ED" w:rsidDel="006F6F92">
          <w:rPr>
            <w:rFonts w:ascii="Calibri" w:hAnsi="Calibri" w:cs="Calibri"/>
            <w:b/>
            <w:bCs/>
            <w:lang w:eastAsia="es-MX"/>
          </w:rPr>
          <w:delText>M</w:delText>
        </w:r>
      </w:del>
      <w:r w:rsidRPr="008439ED">
        <w:rPr>
          <w:rFonts w:ascii="Calibri" w:hAnsi="Calibri" w:cs="Calibri"/>
          <w:b/>
          <w:bCs/>
          <w:lang w:eastAsia="es-MX"/>
        </w:rPr>
        <w:t>edidas:</w:t>
      </w:r>
      <w:r w:rsidRPr="008439ED">
        <w:rPr>
          <w:rFonts w:ascii="Calibri" w:hAnsi="Calibri" w:cs="Calibri"/>
          <w:lang w:eastAsia="es-MX"/>
        </w:rPr>
        <w:t xml:space="preserve"> una caída abrupta tras la implementación de una acción de mejora.</w:t>
      </w:r>
    </w:p>
    <w:p w14:paraId="15BA99C4" w14:textId="77777777" w:rsidR="007717C6" w:rsidRPr="008439ED" w:rsidRDefault="007717C6">
      <w:pPr>
        <w:pStyle w:val="Prrafodelista"/>
        <w:keepNext/>
        <w:keepLines/>
        <w:numPr>
          <w:ilvl w:val="0"/>
          <w:numId w:val="58"/>
        </w:numPr>
        <w:spacing w:before="360" w:after="120" w:line="360" w:lineRule="auto"/>
        <w:outlineLvl w:val="1"/>
        <w:rPr>
          <w:rFonts w:ascii="Calibri" w:hAnsi="Calibri" w:cs="Calibri"/>
          <w:b/>
          <w:lang w:eastAsia="es-MX"/>
        </w:rPr>
        <w:pPrChange w:id="1373" w:author="LauraPGM" w:date="2025-10-01T09:45:00Z">
          <w:pPr>
            <w:pStyle w:val="Prrafodelista"/>
            <w:keepNext/>
            <w:keepLines/>
            <w:numPr>
              <w:numId w:val="78"/>
            </w:numPr>
            <w:tabs>
              <w:tab w:val="num" w:pos="720"/>
            </w:tabs>
            <w:spacing w:before="360" w:after="120"/>
            <w:ind w:hanging="360"/>
            <w:outlineLvl w:val="1"/>
          </w:pPr>
        </w:pPrChange>
      </w:pPr>
      <w:bookmarkStart w:id="1374" w:name="_Toc200949758"/>
      <w:r w:rsidRPr="008439ED">
        <w:rPr>
          <w:rFonts w:ascii="Calibri" w:hAnsi="Calibri" w:cs="Calibri"/>
          <w:b/>
          <w:lang w:eastAsia="es-MX"/>
        </w:rPr>
        <w:t>Evaluación del progreso hacia los objetivos energéticos.</w:t>
      </w:r>
      <w:bookmarkEnd w:id="1374"/>
    </w:p>
    <w:p w14:paraId="32A9B70A" w14:textId="77777777" w:rsidR="007717C6" w:rsidRPr="008439ED" w:rsidRDefault="007717C6">
      <w:pPr>
        <w:spacing w:line="360" w:lineRule="auto"/>
        <w:rPr>
          <w:rFonts w:ascii="Calibri" w:hAnsi="Calibri" w:cs="Calibri"/>
          <w:lang w:eastAsia="es-MX"/>
        </w:rPr>
        <w:pPrChange w:id="1375" w:author="LauraPGM" w:date="2025-10-01T09:45:00Z">
          <w:pPr/>
        </w:pPrChange>
      </w:pPr>
    </w:p>
    <w:p w14:paraId="33DFD55F" w14:textId="77777777" w:rsidR="007717C6" w:rsidRPr="008439ED" w:rsidRDefault="007717C6">
      <w:pPr>
        <w:spacing w:line="360" w:lineRule="auto"/>
        <w:rPr>
          <w:rFonts w:ascii="Calibri" w:hAnsi="Calibri" w:cs="Calibri"/>
          <w:lang w:eastAsia="es-MX"/>
        </w:rPr>
        <w:pPrChange w:id="1376" w:author="LauraPGM" w:date="2025-10-01T09:45:00Z">
          <w:pPr/>
        </w:pPrChange>
      </w:pPr>
      <w:r w:rsidRPr="008439ED">
        <w:rPr>
          <w:rFonts w:ascii="Calibri" w:hAnsi="Calibri" w:cs="Calibri"/>
          <w:lang w:eastAsia="es-MX"/>
        </w:rPr>
        <w:t xml:space="preserve">Los IDEs son las métricas clave para saber si la organización está en camino de alcanzar sus </w:t>
      </w:r>
      <w:r w:rsidRPr="008439ED">
        <w:rPr>
          <w:rFonts w:ascii="Calibri" w:hAnsi="Calibri" w:cs="Calibri"/>
          <w:bCs/>
          <w:lang w:eastAsia="es-MX"/>
        </w:rPr>
        <w:t>objetivos y metas energéticas</w:t>
      </w:r>
      <w:r w:rsidRPr="008439ED">
        <w:rPr>
          <w:rFonts w:ascii="Calibri" w:hAnsi="Calibri" w:cs="Calibri"/>
          <w:lang w:eastAsia="es-MX"/>
        </w:rPr>
        <w:t xml:space="preserve">. </w:t>
      </w:r>
    </w:p>
    <w:p w14:paraId="2D097614" w14:textId="77777777" w:rsidR="007717C6" w:rsidRPr="008439ED" w:rsidRDefault="007717C6">
      <w:pPr>
        <w:spacing w:line="360" w:lineRule="auto"/>
        <w:rPr>
          <w:rFonts w:ascii="Calibri" w:hAnsi="Calibri" w:cs="Calibri"/>
          <w:lang w:eastAsia="es-MX"/>
        </w:rPr>
        <w:pPrChange w:id="1377" w:author="LauraPGM" w:date="2025-10-01T09:45:00Z">
          <w:pPr/>
        </w:pPrChange>
      </w:pPr>
    </w:p>
    <w:p w14:paraId="5F03AB90" w14:textId="3CE7F921" w:rsidR="007717C6" w:rsidRPr="008439ED" w:rsidDel="008C2923" w:rsidRDefault="007717C6">
      <w:pPr>
        <w:numPr>
          <w:ilvl w:val="0"/>
          <w:numId w:val="93"/>
        </w:numPr>
        <w:spacing w:line="360" w:lineRule="auto"/>
        <w:contextualSpacing/>
        <w:rPr>
          <w:del w:id="1378" w:author="LauraPGM" w:date="2025-10-01T14:08:00Z"/>
          <w:rFonts w:ascii="Calibri" w:hAnsi="Calibri" w:cs="Calibri"/>
          <w:lang w:eastAsia="es-MX"/>
        </w:rPr>
        <w:pPrChange w:id="1379" w:author="LauraPGM" w:date="2025-10-01T09:45:00Z">
          <w:pPr>
            <w:numPr>
              <w:numId w:val="109"/>
            </w:numPr>
            <w:tabs>
              <w:tab w:val="num" w:pos="360"/>
              <w:tab w:val="num" w:pos="720"/>
            </w:tabs>
            <w:ind w:left="720" w:hanging="720"/>
            <w:contextualSpacing/>
          </w:pPr>
        </w:pPrChange>
      </w:pPr>
      <w:r w:rsidRPr="008439ED">
        <w:rPr>
          <w:rFonts w:ascii="Calibri" w:hAnsi="Calibri" w:cs="Calibri"/>
          <w:b/>
          <w:bCs/>
          <w:lang w:eastAsia="es-MX"/>
        </w:rPr>
        <w:t xml:space="preserve">Comparación con </w:t>
      </w:r>
      <w:ins w:id="1380" w:author="LauraPGM" w:date="2025-10-06T21:56:00Z">
        <w:r w:rsidR="008D6E47" w:rsidRPr="008439ED">
          <w:rPr>
            <w:rFonts w:ascii="Calibri" w:hAnsi="Calibri" w:cs="Calibri"/>
            <w:b/>
            <w:bCs/>
            <w:lang w:eastAsia="es-MX"/>
          </w:rPr>
          <w:t>m</w:t>
        </w:r>
      </w:ins>
      <w:del w:id="1381" w:author="LauraPGM" w:date="2025-10-06T21:56:00Z">
        <w:r w:rsidRPr="008439ED" w:rsidDel="008D6E47">
          <w:rPr>
            <w:rFonts w:ascii="Calibri" w:hAnsi="Calibri" w:cs="Calibri"/>
            <w:b/>
            <w:bCs/>
            <w:lang w:eastAsia="es-MX"/>
          </w:rPr>
          <w:delText>M</w:delText>
        </w:r>
      </w:del>
      <w:r w:rsidRPr="008439ED">
        <w:rPr>
          <w:rFonts w:ascii="Calibri" w:hAnsi="Calibri" w:cs="Calibri"/>
          <w:b/>
          <w:bCs/>
          <w:lang w:eastAsia="es-MX"/>
        </w:rPr>
        <w:t>etas:</w:t>
      </w:r>
      <w:r w:rsidRPr="008439ED">
        <w:rPr>
          <w:rFonts w:ascii="Calibri" w:hAnsi="Calibri" w:cs="Calibri"/>
          <w:lang w:eastAsia="es-MX"/>
        </w:rPr>
        <w:t xml:space="preserve"> el IDE actual se compara directamente con la meta establecida (ejemplo, "reducir la intensidad energética a 4 </w:t>
      </w:r>
      <w:proofErr w:type="spellStart"/>
      <w:r w:rsidRPr="008439ED">
        <w:rPr>
          <w:rFonts w:ascii="Calibri" w:hAnsi="Calibri" w:cs="Calibri"/>
          <w:lang w:eastAsia="es-MX"/>
        </w:rPr>
        <w:t>kWh</w:t>
      </w:r>
      <w:proofErr w:type="spellEnd"/>
      <w:r w:rsidR="00A532F7" w:rsidRPr="008439ED">
        <w:rPr>
          <w:rFonts w:ascii="Calibri" w:hAnsi="Calibri" w:cs="Calibri"/>
          <w:lang w:eastAsia="es-MX"/>
        </w:rPr>
        <w:t xml:space="preserve"> </w:t>
      </w:r>
      <w:r w:rsidRPr="008439ED">
        <w:rPr>
          <w:rFonts w:ascii="Calibri" w:hAnsi="Calibri" w:cs="Calibri"/>
          <w:lang w:eastAsia="es-MX"/>
        </w:rPr>
        <w:t>/</w:t>
      </w:r>
      <w:r w:rsidR="00A532F7" w:rsidRPr="008439ED">
        <w:rPr>
          <w:rFonts w:ascii="Calibri" w:hAnsi="Calibri" w:cs="Calibri"/>
          <w:lang w:eastAsia="es-MX"/>
        </w:rPr>
        <w:t xml:space="preserve"> </w:t>
      </w:r>
      <w:r w:rsidRPr="008439ED">
        <w:rPr>
          <w:rFonts w:ascii="Calibri" w:hAnsi="Calibri" w:cs="Calibri"/>
          <w:lang w:eastAsia="es-MX"/>
        </w:rPr>
        <w:t xml:space="preserve">unidad para fin de año"). </w:t>
      </w:r>
    </w:p>
    <w:p w14:paraId="2AD9AC66" w14:textId="77777777" w:rsidR="007717C6" w:rsidRPr="008439ED" w:rsidRDefault="007717C6">
      <w:pPr>
        <w:numPr>
          <w:ilvl w:val="0"/>
          <w:numId w:val="93"/>
        </w:numPr>
        <w:spacing w:line="360" w:lineRule="auto"/>
        <w:contextualSpacing/>
        <w:rPr>
          <w:rFonts w:ascii="Calibri" w:hAnsi="Calibri" w:cs="Calibri"/>
          <w:lang w:eastAsia="es-MX"/>
        </w:rPr>
        <w:pPrChange w:id="1382" w:author="LauraPGM" w:date="2025-10-01T09:45:00Z">
          <w:pPr/>
        </w:pPrChange>
      </w:pPr>
    </w:p>
    <w:p w14:paraId="7BB78CE8" w14:textId="05E58A39" w:rsidR="007717C6" w:rsidRPr="008439ED" w:rsidDel="008C2923" w:rsidRDefault="007717C6">
      <w:pPr>
        <w:numPr>
          <w:ilvl w:val="0"/>
          <w:numId w:val="93"/>
        </w:numPr>
        <w:spacing w:line="360" w:lineRule="auto"/>
        <w:contextualSpacing/>
        <w:rPr>
          <w:del w:id="1383" w:author="LauraPGM" w:date="2025-10-01T14:08:00Z"/>
          <w:rFonts w:ascii="Calibri" w:hAnsi="Calibri" w:cs="Calibri"/>
          <w:lang w:eastAsia="es-MX"/>
        </w:rPr>
        <w:pPrChange w:id="1384" w:author="LauraPGM" w:date="2025-10-01T09:45:00Z">
          <w:pPr>
            <w:numPr>
              <w:numId w:val="109"/>
            </w:numPr>
            <w:tabs>
              <w:tab w:val="num" w:pos="360"/>
              <w:tab w:val="num" w:pos="720"/>
            </w:tabs>
            <w:ind w:left="720" w:hanging="720"/>
            <w:contextualSpacing/>
          </w:pPr>
        </w:pPrChange>
      </w:pPr>
      <w:r w:rsidRPr="008439ED">
        <w:rPr>
          <w:rFonts w:ascii="Calibri" w:hAnsi="Calibri" w:cs="Calibri"/>
          <w:b/>
          <w:bCs/>
          <w:lang w:eastAsia="es-MX"/>
        </w:rPr>
        <w:t xml:space="preserve">Análisis de la </w:t>
      </w:r>
      <w:ins w:id="1385" w:author="LauraPGM" w:date="2025-10-06T21:56:00Z">
        <w:r w:rsidR="008D6E47" w:rsidRPr="008439ED">
          <w:rPr>
            <w:rFonts w:ascii="Calibri" w:hAnsi="Calibri" w:cs="Calibri"/>
            <w:b/>
            <w:bCs/>
            <w:lang w:eastAsia="es-MX"/>
          </w:rPr>
          <w:t>b</w:t>
        </w:r>
      </w:ins>
      <w:del w:id="1386" w:author="LauraPGM" w:date="2025-10-06T21:56:00Z">
        <w:r w:rsidRPr="008439ED" w:rsidDel="008D6E47">
          <w:rPr>
            <w:rFonts w:ascii="Calibri" w:hAnsi="Calibri" w:cs="Calibri"/>
            <w:b/>
            <w:bCs/>
            <w:lang w:eastAsia="es-MX"/>
          </w:rPr>
          <w:delText>B</w:delText>
        </w:r>
      </w:del>
      <w:r w:rsidRPr="008439ED">
        <w:rPr>
          <w:rFonts w:ascii="Calibri" w:hAnsi="Calibri" w:cs="Calibri"/>
          <w:b/>
          <w:bCs/>
          <w:lang w:eastAsia="es-MX"/>
        </w:rPr>
        <w:t>recha:</w:t>
      </w:r>
      <w:r w:rsidRPr="008439ED">
        <w:rPr>
          <w:rFonts w:ascii="Calibri" w:hAnsi="Calibri" w:cs="Calibri"/>
          <w:lang w:eastAsia="es-MX"/>
        </w:rPr>
        <w:t xml:space="preserve"> calcular la diferencia entre el IDE actual y el valor objetivo. Esto ayuda a determinar cuánto más se necesita mejorar. </w:t>
      </w:r>
    </w:p>
    <w:p w14:paraId="4BA5A7E7" w14:textId="77777777" w:rsidR="007717C6" w:rsidRPr="008439ED" w:rsidRDefault="007717C6">
      <w:pPr>
        <w:numPr>
          <w:ilvl w:val="0"/>
          <w:numId w:val="93"/>
        </w:numPr>
        <w:spacing w:line="360" w:lineRule="auto"/>
        <w:contextualSpacing/>
        <w:rPr>
          <w:rFonts w:ascii="Calibri" w:hAnsi="Calibri" w:cs="Calibri"/>
          <w:lang w:eastAsia="es-MX"/>
        </w:rPr>
        <w:pPrChange w:id="1387" w:author="LauraPGM" w:date="2025-10-01T09:45:00Z">
          <w:pPr/>
        </w:pPrChange>
      </w:pPr>
    </w:p>
    <w:p w14:paraId="2D271A11" w14:textId="5B042D7E" w:rsidR="007717C6" w:rsidRPr="008439ED" w:rsidRDefault="007717C6">
      <w:pPr>
        <w:numPr>
          <w:ilvl w:val="0"/>
          <w:numId w:val="93"/>
        </w:numPr>
        <w:spacing w:line="360" w:lineRule="auto"/>
        <w:contextualSpacing/>
        <w:rPr>
          <w:rFonts w:ascii="Calibri" w:hAnsi="Calibri" w:cs="Calibri"/>
          <w:lang w:eastAsia="es-MX"/>
        </w:rPr>
        <w:pPrChange w:id="1388" w:author="LauraPGM" w:date="2025-10-01T09:45:00Z">
          <w:pPr>
            <w:numPr>
              <w:numId w:val="109"/>
            </w:numPr>
            <w:tabs>
              <w:tab w:val="num" w:pos="360"/>
              <w:tab w:val="num" w:pos="720"/>
            </w:tabs>
            <w:ind w:left="720" w:hanging="720"/>
            <w:contextualSpacing/>
          </w:pPr>
        </w:pPrChange>
      </w:pPr>
      <w:r w:rsidRPr="008439ED">
        <w:rPr>
          <w:rFonts w:ascii="Calibri" w:hAnsi="Calibri" w:cs="Calibri"/>
          <w:b/>
          <w:bCs/>
          <w:lang w:eastAsia="es-MX"/>
        </w:rPr>
        <w:t xml:space="preserve">Acciones </w:t>
      </w:r>
      <w:ins w:id="1389" w:author="LauraPGM" w:date="2025-10-06T21:56:00Z">
        <w:r w:rsidR="008D6E47" w:rsidRPr="008439ED">
          <w:rPr>
            <w:rFonts w:ascii="Calibri" w:hAnsi="Calibri" w:cs="Calibri"/>
            <w:b/>
            <w:bCs/>
            <w:lang w:eastAsia="es-MX"/>
          </w:rPr>
          <w:t>c</w:t>
        </w:r>
      </w:ins>
      <w:del w:id="1390" w:author="LauraPGM" w:date="2025-10-06T21:56:00Z">
        <w:r w:rsidRPr="008439ED" w:rsidDel="008D6E47">
          <w:rPr>
            <w:rFonts w:ascii="Calibri" w:hAnsi="Calibri" w:cs="Calibri"/>
            <w:b/>
            <w:bCs/>
            <w:lang w:eastAsia="es-MX"/>
          </w:rPr>
          <w:delText>C</w:delText>
        </w:r>
      </w:del>
      <w:r w:rsidRPr="008439ED">
        <w:rPr>
          <w:rFonts w:ascii="Calibri" w:hAnsi="Calibri" w:cs="Calibri"/>
          <w:b/>
          <w:bCs/>
          <w:lang w:eastAsia="es-MX"/>
        </w:rPr>
        <w:t>orrectivas</w:t>
      </w:r>
      <w:r w:rsidR="00A532F7" w:rsidRPr="008439ED">
        <w:rPr>
          <w:rFonts w:ascii="Calibri" w:hAnsi="Calibri" w:cs="Calibri"/>
          <w:b/>
          <w:bCs/>
          <w:lang w:eastAsia="es-MX"/>
        </w:rPr>
        <w:t xml:space="preserve"> </w:t>
      </w:r>
      <w:r w:rsidRPr="008439ED">
        <w:rPr>
          <w:rFonts w:ascii="Calibri" w:hAnsi="Calibri" w:cs="Calibri"/>
          <w:b/>
          <w:bCs/>
          <w:lang w:eastAsia="es-MX"/>
        </w:rPr>
        <w:t>/</w:t>
      </w:r>
      <w:r w:rsidR="00A532F7" w:rsidRPr="008439ED">
        <w:rPr>
          <w:rFonts w:ascii="Calibri" w:hAnsi="Calibri" w:cs="Calibri"/>
          <w:b/>
          <w:bCs/>
          <w:lang w:eastAsia="es-MX"/>
        </w:rPr>
        <w:t xml:space="preserve"> </w:t>
      </w:r>
      <w:ins w:id="1391" w:author="LauraPGM" w:date="2025-10-06T21:56:00Z">
        <w:r w:rsidR="008D6E47" w:rsidRPr="008439ED">
          <w:rPr>
            <w:rFonts w:ascii="Calibri" w:hAnsi="Calibri" w:cs="Calibri"/>
            <w:b/>
            <w:bCs/>
            <w:lang w:eastAsia="es-MX"/>
          </w:rPr>
          <w:t>p</w:t>
        </w:r>
      </w:ins>
      <w:del w:id="1392" w:author="LauraPGM" w:date="2025-10-06T21:56:00Z">
        <w:r w:rsidRPr="008439ED" w:rsidDel="008D6E47">
          <w:rPr>
            <w:rFonts w:ascii="Calibri" w:hAnsi="Calibri" w:cs="Calibri"/>
            <w:b/>
            <w:bCs/>
            <w:lang w:eastAsia="es-MX"/>
          </w:rPr>
          <w:delText>P</w:delText>
        </w:r>
      </w:del>
      <w:r w:rsidRPr="008439ED">
        <w:rPr>
          <w:rFonts w:ascii="Calibri" w:hAnsi="Calibri" w:cs="Calibri"/>
          <w:b/>
          <w:bCs/>
          <w:lang w:eastAsia="es-MX"/>
        </w:rPr>
        <w:t>reventivas:</w:t>
      </w:r>
      <w:r w:rsidRPr="008439ED">
        <w:rPr>
          <w:rFonts w:ascii="Calibri" w:hAnsi="Calibri" w:cs="Calibri"/>
          <w:lang w:eastAsia="es-MX"/>
        </w:rPr>
        <w:t xml:space="preserve"> si el progreso es insuficiente, la interpretación de los IDEs debe llevar a la identificación y aplicación de acciones correctivas o preventivas para volver al rumbo.</w:t>
      </w:r>
    </w:p>
    <w:p w14:paraId="501FCD26" w14:textId="77777777" w:rsidR="007717C6" w:rsidRPr="008439ED" w:rsidRDefault="007717C6">
      <w:pPr>
        <w:pStyle w:val="Prrafodelista"/>
        <w:keepNext/>
        <w:keepLines/>
        <w:numPr>
          <w:ilvl w:val="0"/>
          <w:numId w:val="160"/>
        </w:numPr>
        <w:spacing w:before="360" w:after="120" w:line="360" w:lineRule="auto"/>
        <w:outlineLvl w:val="1"/>
        <w:rPr>
          <w:rFonts w:ascii="Calibri" w:hAnsi="Calibri" w:cs="Calibri"/>
          <w:b/>
          <w:lang w:eastAsia="es-MX"/>
          <w:rPrChange w:id="1393" w:author="LauraPGM" w:date="2025-11-04T16:55:00Z">
            <w:rPr>
              <w:lang w:eastAsia="es-MX"/>
            </w:rPr>
          </w:rPrChange>
        </w:rPr>
        <w:pPrChange w:id="1394" w:author="LauraPGM" w:date="2025-10-01T14:04:00Z">
          <w:pPr>
            <w:keepNext/>
            <w:keepLines/>
            <w:numPr>
              <w:ilvl w:val="2"/>
              <w:numId w:val="110"/>
            </w:numPr>
            <w:tabs>
              <w:tab w:val="num" w:pos="360"/>
              <w:tab w:val="num" w:pos="2160"/>
            </w:tabs>
            <w:spacing w:before="360" w:after="120"/>
            <w:ind w:left="2160" w:hanging="720"/>
            <w:outlineLvl w:val="1"/>
          </w:pPr>
        </w:pPrChange>
      </w:pPr>
      <w:bookmarkStart w:id="1395" w:name="_Toc200949759"/>
      <w:r w:rsidRPr="008439ED">
        <w:rPr>
          <w:rFonts w:ascii="Calibri" w:hAnsi="Calibri" w:cs="Calibri"/>
          <w:b/>
          <w:lang w:eastAsia="es-MX"/>
          <w:rPrChange w:id="1396" w:author="LauraPGM" w:date="2025-11-04T16:55:00Z">
            <w:rPr>
              <w:lang w:eastAsia="es-MX"/>
            </w:rPr>
          </w:rPrChange>
        </w:rPr>
        <w:t>Detección de áreas de bajo rendimiento o potencial de mejora.</w:t>
      </w:r>
      <w:bookmarkEnd w:id="1395"/>
    </w:p>
    <w:p w14:paraId="6F0E15E0" w14:textId="77777777" w:rsidR="007717C6" w:rsidRPr="008439ED" w:rsidRDefault="007717C6">
      <w:pPr>
        <w:spacing w:line="360" w:lineRule="auto"/>
        <w:rPr>
          <w:rFonts w:ascii="Calibri" w:hAnsi="Calibri" w:cs="Calibri"/>
          <w:lang w:eastAsia="es-MX"/>
        </w:rPr>
        <w:pPrChange w:id="1397" w:author="LauraPGM" w:date="2025-10-01T09:45:00Z">
          <w:pPr/>
        </w:pPrChange>
      </w:pPr>
    </w:p>
    <w:p w14:paraId="0A6A21DF" w14:textId="6B2BEE33" w:rsidR="007717C6" w:rsidRPr="008439ED" w:rsidRDefault="007717C6">
      <w:pPr>
        <w:pStyle w:val="Prrafodelista"/>
        <w:numPr>
          <w:ilvl w:val="0"/>
          <w:numId w:val="37"/>
        </w:numPr>
        <w:spacing w:line="360" w:lineRule="auto"/>
        <w:rPr>
          <w:rFonts w:ascii="Calibri" w:hAnsi="Calibri" w:cs="Calibri"/>
          <w:lang w:eastAsia="es-MX"/>
          <w:rPrChange w:id="1398" w:author="LauraPGM" w:date="2025-11-04T16:55:00Z">
            <w:rPr>
              <w:lang w:eastAsia="es-MX"/>
            </w:rPr>
          </w:rPrChange>
        </w:rPr>
        <w:pPrChange w:id="1399" w:author="LauraPGM" w:date="2025-10-01T14:04:00Z">
          <w:pPr>
            <w:numPr>
              <w:numId w:val="111"/>
            </w:numPr>
            <w:tabs>
              <w:tab w:val="num" w:pos="360"/>
              <w:tab w:val="num" w:pos="720"/>
            </w:tabs>
            <w:ind w:left="720" w:hanging="720"/>
          </w:pPr>
        </w:pPrChange>
      </w:pPr>
      <w:r w:rsidRPr="008439ED">
        <w:rPr>
          <w:rFonts w:ascii="Calibri" w:hAnsi="Calibri" w:cs="Calibri"/>
          <w:b/>
          <w:bCs/>
          <w:lang w:eastAsia="es-MX"/>
          <w:rPrChange w:id="1400" w:author="LauraPGM" w:date="2025-11-04T16:55:00Z">
            <w:rPr>
              <w:b/>
              <w:bCs/>
              <w:lang w:eastAsia="es-MX"/>
            </w:rPr>
          </w:rPrChange>
        </w:rPr>
        <w:t xml:space="preserve">IDEs </w:t>
      </w:r>
      <w:ins w:id="1401" w:author="LauraPGM" w:date="2025-10-06T21:54:00Z">
        <w:r w:rsidR="006F6F92" w:rsidRPr="008439ED">
          <w:rPr>
            <w:rFonts w:ascii="Calibri" w:hAnsi="Calibri" w:cs="Calibri"/>
            <w:b/>
            <w:bCs/>
            <w:lang w:eastAsia="es-MX"/>
          </w:rPr>
          <w:t>e</w:t>
        </w:r>
      </w:ins>
      <w:del w:id="1402" w:author="LauraPGM" w:date="2025-10-06T21:54:00Z">
        <w:r w:rsidRPr="008439ED" w:rsidDel="006F6F92">
          <w:rPr>
            <w:rFonts w:ascii="Calibri" w:hAnsi="Calibri" w:cs="Calibri"/>
            <w:b/>
            <w:bCs/>
            <w:lang w:eastAsia="es-MX"/>
            <w:rPrChange w:id="1403" w:author="LauraPGM" w:date="2025-11-04T16:55:00Z">
              <w:rPr>
                <w:b/>
                <w:bCs/>
                <w:lang w:eastAsia="es-MX"/>
              </w:rPr>
            </w:rPrChange>
          </w:rPr>
          <w:delText>E</w:delText>
        </w:r>
      </w:del>
      <w:r w:rsidRPr="008439ED">
        <w:rPr>
          <w:rFonts w:ascii="Calibri" w:hAnsi="Calibri" w:cs="Calibri"/>
          <w:b/>
          <w:bCs/>
          <w:lang w:eastAsia="es-MX"/>
          <w:rPrChange w:id="1404" w:author="LauraPGM" w:date="2025-11-04T16:55:00Z">
            <w:rPr>
              <w:b/>
              <w:bCs/>
              <w:lang w:eastAsia="es-MX"/>
            </w:rPr>
          </w:rPrChange>
        </w:rPr>
        <w:t>levados (en términos de consumo):</w:t>
      </w:r>
      <w:r w:rsidRPr="008439ED">
        <w:rPr>
          <w:rFonts w:ascii="Calibri" w:hAnsi="Calibri" w:cs="Calibri"/>
          <w:lang w:eastAsia="es-MX"/>
          <w:rPrChange w:id="1405" w:author="LauraPGM" w:date="2025-11-04T16:55:00Z">
            <w:rPr>
              <w:lang w:eastAsia="es-MX"/>
            </w:rPr>
          </w:rPrChange>
        </w:rPr>
        <w:t xml:space="preserve"> si un IDE relativo (ejemplo, </w:t>
      </w:r>
      <w:proofErr w:type="spellStart"/>
      <w:r w:rsidRPr="008439ED">
        <w:rPr>
          <w:rFonts w:ascii="Calibri" w:hAnsi="Calibri" w:cs="Calibri"/>
          <w:lang w:eastAsia="es-MX"/>
          <w:rPrChange w:id="1406" w:author="LauraPGM" w:date="2025-11-04T16:55:00Z">
            <w:rPr>
              <w:lang w:eastAsia="es-MX"/>
            </w:rPr>
          </w:rPrChange>
        </w:rPr>
        <w:t>kWh</w:t>
      </w:r>
      <w:proofErr w:type="spellEnd"/>
      <w:ins w:id="1407" w:author="LauraPGM" w:date="2025-10-01T14:04:00Z">
        <w:r w:rsidR="00D42B0F" w:rsidRPr="008439ED">
          <w:rPr>
            <w:rFonts w:ascii="Calibri" w:hAnsi="Calibri" w:cs="Calibri"/>
            <w:lang w:eastAsia="es-MX"/>
          </w:rPr>
          <w:t xml:space="preserve"> </w:t>
        </w:r>
      </w:ins>
      <w:r w:rsidRPr="008439ED">
        <w:rPr>
          <w:rFonts w:ascii="Calibri" w:hAnsi="Calibri" w:cs="Calibri"/>
          <w:lang w:eastAsia="es-MX"/>
          <w:rPrChange w:id="1408" w:author="LauraPGM" w:date="2025-11-04T16:55:00Z">
            <w:rPr>
              <w:lang w:eastAsia="es-MX"/>
            </w:rPr>
          </w:rPrChange>
        </w:rPr>
        <w:t>/</w:t>
      </w:r>
      <w:ins w:id="1409" w:author="LauraPGM" w:date="2025-10-01T14:04:00Z">
        <w:r w:rsidR="00D42B0F" w:rsidRPr="008439ED">
          <w:rPr>
            <w:rFonts w:ascii="Calibri" w:hAnsi="Calibri" w:cs="Calibri"/>
            <w:lang w:eastAsia="es-MX"/>
          </w:rPr>
          <w:t xml:space="preserve"> </w:t>
        </w:r>
      </w:ins>
      <w:r w:rsidRPr="008439ED">
        <w:rPr>
          <w:rFonts w:ascii="Calibri" w:hAnsi="Calibri" w:cs="Calibri"/>
          <w:lang w:eastAsia="es-MX"/>
          <w:rPrChange w:id="1410" w:author="LauraPGM" w:date="2025-11-04T16:55:00Z">
            <w:rPr>
              <w:lang w:eastAsia="es-MX"/>
            </w:rPr>
          </w:rPrChange>
        </w:rPr>
        <w:t xml:space="preserve">unidad) es consistentemente alto en un proceso o equipo, esto indica que se está gastando demasiada energía para el resultado obtenido. Esto apunta a: </w:t>
      </w:r>
    </w:p>
    <w:p w14:paraId="24A22647" w14:textId="77777777" w:rsidR="007717C6" w:rsidRPr="008439ED" w:rsidRDefault="007717C6">
      <w:pPr>
        <w:numPr>
          <w:ilvl w:val="1"/>
          <w:numId w:val="161"/>
        </w:numPr>
        <w:spacing w:line="360" w:lineRule="auto"/>
        <w:rPr>
          <w:rFonts w:ascii="Calibri" w:hAnsi="Calibri" w:cs="Calibri"/>
          <w:lang w:eastAsia="es-MX"/>
        </w:rPr>
        <w:pPrChange w:id="1411" w:author="LauraPGM" w:date="2025-10-01T14:04:00Z">
          <w:pPr>
            <w:numPr>
              <w:ilvl w:val="1"/>
              <w:numId w:val="111"/>
            </w:numPr>
            <w:tabs>
              <w:tab w:val="num" w:pos="360"/>
              <w:tab w:val="num" w:pos="1440"/>
            </w:tabs>
            <w:ind w:left="1440" w:hanging="720"/>
          </w:pPr>
        </w:pPrChange>
      </w:pPr>
      <w:r w:rsidRPr="008439ED">
        <w:rPr>
          <w:rFonts w:ascii="Calibri" w:hAnsi="Calibri" w:cs="Calibri"/>
          <w:b/>
          <w:bCs/>
          <w:lang w:eastAsia="es-MX"/>
        </w:rPr>
        <w:t>Ineficiencias operativas:</w:t>
      </w:r>
      <w:r w:rsidRPr="008439ED">
        <w:rPr>
          <w:rFonts w:ascii="Calibri" w:hAnsi="Calibri" w:cs="Calibri"/>
          <w:lang w:eastAsia="es-MX"/>
        </w:rPr>
        <w:t xml:space="preserve"> malas prácticas, ajustes incorrectos, operación en condiciones no óptimas.</w:t>
      </w:r>
    </w:p>
    <w:p w14:paraId="7BA34975" w14:textId="77777777" w:rsidR="007717C6" w:rsidRPr="008439ED" w:rsidRDefault="007717C6">
      <w:pPr>
        <w:numPr>
          <w:ilvl w:val="1"/>
          <w:numId w:val="161"/>
        </w:numPr>
        <w:spacing w:line="360" w:lineRule="auto"/>
        <w:rPr>
          <w:rFonts w:ascii="Calibri" w:hAnsi="Calibri" w:cs="Calibri"/>
          <w:lang w:eastAsia="es-MX"/>
        </w:rPr>
        <w:pPrChange w:id="1412" w:author="LauraPGM" w:date="2025-10-01T14:04:00Z">
          <w:pPr>
            <w:numPr>
              <w:ilvl w:val="1"/>
              <w:numId w:val="111"/>
            </w:numPr>
            <w:tabs>
              <w:tab w:val="num" w:pos="360"/>
              <w:tab w:val="num" w:pos="1440"/>
            </w:tabs>
            <w:ind w:left="1440" w:hanging="720"/>
          </w:pPr>
        </w:pPrChange>
      </w:pPr>
      <w:r w:rsidRPr="008439ED">
        <w:rPr>
          <w:rFonts w:ascii="Calibri" w:hAnsi="Calibri" w:cs="Calibri"/>
          <w:b/>
          <w:bCs/>
          <w:lang w:eastAsia="es-MX"/>
        </w:rPr>
        <w:t>Tecnología obsoleta:</w:t>
      </w:r>
      <w:r w:rsidRPr="008439ED">
        <w:rPr>
          <w:rFonts w:ascii="Calibri" w:hAnsi="Calibri" w:cs="Calibri"/>
          <w:lang w:eastAsia="es-MX"/>
        </w:rPr>
        <w:t xml:space="preserve"> equipos antiguos con baja eficiencia.</w:t>
      </w:r>
    </w:p>
    <w:p w14:paraId="4245FB46" w14:textId="77777777" w:rsidR="007717C6" w:rsidRPr="008439ED" w:rsidRDefault="007717C6">
      <w:pPr>
        <w:numPr>
          <w:ilvl w:val="1"/>
          <w:numId w:val="161"/>
        </w:numPr>
        <w:spacing w:line="360" w:lineRule="auto"/>
        <w:rPr>
          <w:rFonts w:ascii="Calibri" w:hAnsi="Calibri" w:cs="Calibri"/>
          <w:lang w:eastAsia="es-MX"/>
        </w:rPr>
        <w:pPrChange w:id="1413" w:author="LauraPGM" w:date="2025-10-01T14:04:00Z">
          <w:pPr>
            <w:numPr>
              <w:ilvl w:val="1"/>
              <w:numId w:val="111"/>
            </w:numPr>
            <w:tabs>
              <w:tab w:val="num" w:pos="360"/>
              <w:tab w:val="num" w:pos="1440"/>
            </w:tabs>
            <w:ind w:left="1440" w:hanging="720"/>
          </w:pPr>
        </w:pPrChange>
      </w:pPr>
      <w:r w:rsidRPr="008439ED">
        <w:rPr>
          <w:rFonts w:ascii="Calibri" w:hAnsi="Calibri" w:cs="Calibri"/>
          <w:b/>
          <w:bCs/>
          <w:lang w:eastAsia="es-MX"/>
        </w:rPr>
        <w:t>Falta de mantenimiento:</w:t>
      </w:r>
      <w:r w:rsidRPr="008439ED">
        <w:rPr>
          <w:rFonts w:ascii="Calibri" w:hAnsi="Calibri" w:cs="Calibri"/>
          <w:lang w:eastAsia="es-MX"/>
        </w:rPr>
        <w:t xml:space="preserve"> equipos sucios, desgastados, con fugas.</w:t>
      </w:r>
    </w:p>
    <w:p w14:paraId="11C58A51" w14:textId="77777777" w:rsidR="007717C6" w:rsidRPr="008439ED" w:rsidRDefault="007717C6">
      <w:pPr>
        <w:spacing w:line="360" w:lineRule="auto"/>
        <w:ind w:left="1440"/>
        <w:rPr>
          <w:rFonts w:ascii="Calibri" w:hAnsi="Calibri" w:cs="Calibri"/>
          <w:lang w:eastAsia="es-MX"/>
        </w:rPr>
        <w:pPrChange w:id="1414" w:author="LauraPGM" w:date="2025-10-01T09:45:00Z">
          <w:pPr>
            <w:ind w:left="1440"/>
          </w:pPr>
        </w:pPrChange>
      </w:pPr>
    </w:p>
    <w:p w14:paraId="62580FC1" w14:textId="5CC01D24" w:rsidR="007717C6" w:rsidRPr="008439ED" w:rsidRDefault="007717C6">
      <w:pPr>
        <w:pStyle w:val="Prrafodelista"/>
        <w:numPr>
          <w:ilvl w:val="0"/>
          <w:numId w:val="37"/>
        </w:numPr>
        <w:spacing w:line="360" w:lineRule="auto"/>
        <w:rPr>
          <w:rFonts w:ascii="Calibri" w:hAnsi="Calibri" w:cs="Calibri"/>
          <w:lang w:eastAsia="es-MX"/>
          <w:rPrChange w:id="1415" w:author="LauraPGM" w:date="2025-11-04T16:55:00Z">
            <w:rPr>
              <w:lang w:eastAsia="es-MX"/>
            </w:rPr>
          </w:rPrChange>
        </w:rPr>
        <w:pPrChange w:id="1416" w:author="LauraPGM" w:date="2025-10-01T14:13:00Z">
          <w:pPr>
            <w:numPr>
              <w:numId w:val="111"/>
            </w:numPr>
            <w:tabs>
              <w:tab w:val="num" w:pos="360"/>
              <w:tab w:val="num" w:pos="720"/>
            </w:tabs>
            <w:ind w:left="720" w:hanging="720"/>
          </w:pPr>
        </w:pPrChange>
      </w:pPr>
      <w:r w:rsidRPr="008439ED">
        <w:rPr>
          <w:rFonts w:ascii="Calibri" w:hAnsi="Calibri" w:cs="Calibri"/>
          <w:b/>
          <w:bCs/>
          <w:lang w:eastAsia="es-MX"/>
          <w:rPrChange w:id="1417" w:author="LauraPGM" w:date="2025-11-04T16:55:00Z">
            <w:rPr>
              <w:b/>
              <w:bCs/>
              <w:lang w:eastAsia="es-MX"/>
            </w:rPr>
          </w:rPrChange>
        </w:rPr>
        <w:t xml:space="preserve">IDEs </w:t>
      </w:r>
      <w:ins w:id="1418" w:author="LauraPGM" w:date="2025-10-06T21:55:00Z">
        <w:r w:rsidR="00ED2A27" w:rsidRPr="008439ED">
          <w:rPr>
            <w:rFonts w:ascii="Calibri" w:hAnsi="Calibri" w:cs="Calibri"/>
            <w:b/>
            <w:bCs/>
            <w:lang w:eastAsia="es-MX"/>
          </w:rPr>
          <w:t>b</w:t>
        </w:r>
      </w:ins>
      <w:del w:id="1419" w:author="LauraPGM" w:date="2025-10-06T21:55:00Z">
        <w:r w:rsidRPr="008439ED" w:rsidDel="00ED2A27">
          <w:rPr>
            <w:rFonts w:ascii="Calibri" w:hAnsi="Calibri" w:cs="Calibri"/>
            <w:b/>
            <w:bCs/>
            <w:lang w:eastAsia="es-MX"/>
            <w:rPrChange w:id="1420" w:author="LauraPGM" w:date="2025-11-04T16:55:00Z">
              <w:rPr>
                <w:b/>
                <w:bCs/>
                <w:lang w:eastAsia="es-MX"/>
              </w:rPr>
            </w:rPrChange>
          </w:rPr>
          <w:delText>B</w:delText>
        </w:r>
      </w:del>
      <w:r w:rsidRPr="008439ED">
        <w:rPr>
          <w:rFonts w:ascii="Calibri" w:hAnsi="Calibri" w:cs="Calibri"/>
          <w:b/>
          <w:bCs/>
          <w:lang w:eastAsia="es-MX"/>
          <w:rPrChange w:id="1421" w:author="LauraPGM" w:date="2025-11-04T16:55:00Z">
            <w:rPr>
              <w:b/>
              <w:bCs/>
              <w:lang w:eastAsia="es-MX"/>
            </w:rPr>
          </w:rPrChange>
        </w:rPr>
        <w:t>ajos (en términos de eficiencia</w:t>
      </w:r>
      <w:ins w:id="1422" w:author="LauraPGM" w:date="2025-10-01T21:41:00Z">
        <w:r w:rsidR="00907E39" w:rsidRPr="008439ED">
          <w:rPr>
            <w:rFonts w:ascii="Calibri" w:hAnsi="Calibri" w:cs="Calibri"/>
            <w:b/>
            <w:bCs/>
            <w:lang w:eastAsia="es-MX"/>
          </w:rPr>
          <w:t xml:space="preserve"> </w:t>
        </w:r>
      </w:ins>
      <w:r w:rsidRPr="008439ED">
        <w:rPr>
          <w:rFonts w:ascii="Calibri" w:hAnsi="Calibri" w:cs="Calibri"/>
          <w:b/>
          <w:bCs/>
          <w:lang w:eastAsia="es-MX"/>
          <w:rPrChange w:id="1423" w:author="LauraPGM" w:date="2025-11-04T16:55:00Z">
            <w:rPr>
              <w:b/>
              <w:bCs/>
              <w:lang w:eastAsia="es-MX"/>
            </w:rPr>
          </w:rPrChange>
        </w:rPr>
        <w:t>/</w:t>
      </w:r>
      <w:ins w:id="1424" w:author="LauraPGM" w:date="2025-10-01T21:41:00Z">
        <w:r w:rsidR="00907E39" w:rsidRPr="008439ED">
          <w:rPr>
            <w:rFonts w:ascii="Calibri" w:hAnsi="Calibri" w:cs="Calibri"/>
            <w:b/>
            <w:bCs/>
            <w:lang w:eastAsia="es-MX"/>
          </w:rPr>
          <w:t xml:space="preserve"> </w:t>
        </w:r>
      </w:ins>
      <w:r w:rsidRPr="008439ED">
        <w:rPr>
          <w:rFonts w:ascii="Calibri" w:hAnsi="Calibri" w:cs="Calibri"/>
          <w:b/>
          <w:bCs/>
          <w:lang w:eastAsia="es-MX"/>
          <w:rPrChange w:id="1425" w:author="LauraPGM" w:date="2025-11-04T16:55:00Z">
            <w:rPr>
              <w:b/>
              <w:bCs/>
              <w:lang w:eastAsia="es-MX"/>
            </w:rPr>
          </w:rPrChange>
        </w:rPr>
        <w:t>rendimiento):</w:t>
      </w:r>
      <w:r w:rsidRPr="008439ED">
        <w:rPr>
          <w:rFonts w:ascii="Calibri" w:hAnsi="Calibri" w:cs="Calibri"/>
          <w:lang w:eastAsia="es-MX"/>
          <w:rPrChange w:id="1426" w:author="LauraPGM" w:date="2025-11-04T16:55:00Z">
            <w:rPr>
              <w:lang w:eastAsia="es-MX"/>
            </w:rPr>
          </w:rPrChange>
        </w:rPr>
        <w:t xml:space="preserve"> si un IDE basado en rendimiento (ejemplo, eficiencia de la caldera) es bajo, sugiere que el equipo no está convirtiendo la energía de entrada en energía útil de manera efectiva, lo que se traduce en pérdidas.</w:t>
      </w:r>
    </w:p>
    <w:p w14:paraId="67614025" w14:textId="77777777" w:rsidR="007717C6" w:rsidRPr="008439ED" w:rsidRDefault="007717C6">
      <w:pPr>
        <w:spacing w:line="360" w:lineRule="auto"/>
        <w:ind w:left="720"/>
        <w:rPr>
          <w:rFonts w:ascii="Calibri" w:hAnsi="Calibri" w:cs="Calibri"/>
          <w:lang w:eastAsia="es-MX"/>
        </w:rPr>
        <w:pPrChange w:id="1427" w:author="LauraPGM" w:date="2025-10-01T09:45:00Z">
          <w:pPr>
            <w:ind w:left="720"/>
          </w:pPr>
        </w:pPrChange>
      </w:pPr>
    </w:p>
    <w:p w14:paraId="18E6ADE6" w14:textId="47FE5119" w:rsidR="007717C6" w:rsidRPr="008439ED" w:rsidDel="008C2923" w:rsidRDefault="007717C6">
      <w:pPr>
        <w:numPr>
          <w:ilvl w:val="0"/>
          <w:numId w:val="163"/>
        </w:numPr>
        <w:spacing w:line="360" w:lineRule="auto"/>
        <w:rPr>
          <w:del w:id="1428" w:author="LauraPGM" w:date="2025-10-01T14:12:00Z"/>
          <w:rFonts w:ascii="Calibri" w:hAnsi="Calibri" w:cs="Calibri"/>
          <w:lang w:eastAsia="es-MX"/>
        </w:rPr>
        <w:pPrChange w:id="1429" w:author="LauraPGM" w:date="2025-10-01T14:15:00Z">
          <w:pPr>
            <w:numPr>
              <w:numId w:val="111"/>
            </w:numPr>
            <w:tabs>
              <w:tab w:val="num" w:pos="360"/>
              <w:tab w:val="num" w:pos="720"/>
            </w:tabs>
            <w:ind w:left="720" w:hanging="720"/>
          </w:pPr>
        </w:pPrChange>
      </w:pPr>
      <w:r w:rsidRPr="008439ED">
        <w:rPr>
          <w:rFonts w:ascii="Calibri" w:hAnsi="Calibri" w:cs="Calibri"/>
          <w:b/>
          <w:bCs/>
          <w:lang w:eastAsia="es-MX"/>
        </w:rPr>
        <w:lastRenderedPageBreak/>
        <w:t xml:space="preserve">Comparación </w:t>
      </w:r>
      <w:ins w:id="1430" w:author="LauraPGM" w:date="2025-10-06T21:55:00Z">
        <w:r w:rsidR="00FA6789" w:rsidRPr="008439ED">
          <w:rPr>
            <w:rFonts w:ascii="Calibri" w:hAnsi="Calibri" w:cs="Calibri"/>
            <w:b/>
            <w:bCs/>
            <w:lang w:eastAsia="es-MX"/>
          </w:rPr>
          <w:t>i</w:t>
        </w:r>
      </w:ins>
      <w:del w:id="1431" w:author="LauraPGM" w:date="2025-10-06T21:55:00Z">
        <w:r w:rsidRPr="008439ED" w:rsidDel="00FA6789">
          <w:rPr>
            <w:rFonts w:ascii="Calibri" w:hAnsi="Calibri" w:cs="Calibri"/>
            <w:b/>
            <w:bCs/>
            <w:lang w:eastAsia="es-MX"/>
          </w:rPr>
          <w:delText>I</w:delText>
        </w:r>
      </w:del>
      <w:r w:rsidRPr="008439ED">
        <w:rPr>
          <w:rFonts w:ascii="Calibri" w:hAnsi="Calibri" w:cs="Calibri"/>
          <w:b/>
          <w:bCs/>
          <w:lang w:eastAsia="es-MX"/>
        </w:rPr>
        <w:t>nterna:</w:t>
      </w:r>
      <w:r w:rsidRPr="008439ED">
        <w:rPr>
          <w:rFonts w:ascii="Calibri" w:hAnsi="Calibri" w:cs="Calibri"/>
          <w:lang w:eastAsia="es-MX"/>
        </w:rPr>
        <w:t xml:space="preserve"> comparar el IDE de un proceso o equipo con el de otro similar dentro de la misma organización puede revelar cuál es el "mejor en su clase" y dónde existen oportunidades de replicar el éxito.</w:t>
      </w:r>
    </w:p>
    <w:p w14:paraId="64AA1DF4" w14:textId="77777777" w:rsidR="007717C6" w:rsidRPr="008439ED" w:rsidRDefault="007717C6">
      <w:pPr>
        <w:numPr>
          <w:ilvl w:val="0"/>
          <w:numId w:val="163"/>
        </w:numPr>
        <w:spacing w:line="360" w:lineRule="auto"/>
        <w:rPr>
          <w:rFonts w:ascii="Calibri" w:hAnsi="Calibri" w:cs="Calibri"/>
          <w:lang w:eastAsia="es-MX"/>
        </w:rPr>
        <w:pPrChange w:id="1432" w:author="LauraPGM" w:date="2025-10-01T14:15:00Z">
          <w:pPr/>
        </w:pPrChange>
      </w:pPr>
    </w:p>
    <w:p w14:paraId="6D4C0BD4" w14:textId="686D9CF9" w:rsidR="007717C6" w:rsidRPr="008439ED" w:rsidRDefault="007717C6">
      <w:pPr>
        <w:numPr>
          <w:ilvl w:val="0"/>
          <w:numId w:val="163"/>
        </w:numPr>
        <w:spacing w:line="360" w:lineRule="auto"/>
        <w:rPr>
          <w:rFonts w:ascii="Calibri" w:hAnsi="Calibri" w:cs="Calibri"/>
          <w:lang w:eastAsia="es-MX"/>
        </w:rPr>
        <w:pPrChange w:id="1433" w:author="LauraPGM" w:date="2025-10-01T14:15:00Z">
          <w:pPr>
            <w:numPr>
              <w:numId w:val="111"/>
            </w:numPr>
            <w:tabs>
              <w:tab w:val="num" w:pos="360"/>
              <w:tab w:val="num" w:pos="720"/>
            </w:tabs>
            <w:ind w:left="720" w:hanging="720"/>
          </w:pPr>
        </w:pPrChange>
      </w:pPr>
      <w:r w:rsidRPr="008439ED">
        <w:rPr>
          <w:rFonts w:ascii="Calibri" w:hAnsi="Calibri" w:cs="Calibri"/>
          <w:b/>
          <w:bCs/>
          <w:lang w:eastAsia="es-MX"/>
        </w:rPr>
        <w:t xml:space="preserve">Análisis de </w:t>
      </w:r>
      <w:ins w:id="1434" w:author="LauraPGM" w:date="2025-10-06T21:55:00Z">
        <w:r w:rsidR="00FA6789" w:rsidRPr="008439ED">
          <w:rPr>
            <w:rFonts w:ascii="Calibri" w:hAnsi="Calibri" w:cs="Calibri"/>
            <w:b/>
            <w:bCs/>
            <w:lang w:eastAsia="es-MX"/>
          </w:rPr>
          <w:t>r</w:t>
        </w:r>
      </w:ins>
      <w:del w:id="1435" w:author="LauraPGM" w:date="2025-10-06T21:55:00Z">
        <w:r w:rsidRPr="008439ED" w:rsidDel="00FA6789">
          <w:rPr>
            <w:rFonts w:ascii="Calibri" w:hAnsi="Calibri" w:cs="Calibri"/>
            <w:b/>
            <w:bCs/>
            <w:lang w:eastAsia="es-MX"/>
          </w:rPr>
          <w:delText>R</w:delText>
        </w:r>
      </w:del>
      <w:r w:rsidRPr="008439ED">
        <w:rPr>
          <w:rFonts w:ascii="Calibri" w:hAnsi="Calibri" w:cs="Calibri"/>
          <w:b/>
          <w:bCs/>
          <w:lang w:eastAsia="es-MX"/>
        </w:rPr>
        <w:t xml:space="preserve">aíz </w:t>
      </w:r>
      <w:ins w:id="1436" w:author="LauraPGM" w:date="2025-10-06T21:55:00Z">
        <w:r w:rsidR="00FA6789" w:rsidRPr="008439ED">
          <w:rPr>
            <w:rFonts w:ascii="Calibri" w:hAnsi="Calibri" w:cs="Calibri"/>
            <w:b/>
            <w:bCs/>
            <w:lang w:eastAsia="es-MX"/>
          </w:rPr>
          <w:t>c</w:t>
        </w:r>
      </w:ins>
      <w:del w:id="1437" w:author="LauraPGM" w:date="2025-10-06T21:55:00Z">
        <w:r w:rsidRPr="008439ED" w:rsidDel="00FA6789">
          <w:rPr>
            <w:rFonts w:ascii="Calibri" w:hAnsi="Calibri" w:cs="Calibri"/>
            <w:b/>
            <w:bCs/>
            <w:lang w:eastAsia="es-MX"/>
          </w:rPr>
          <w:delText>C</w:delText>
        </w:r>
      </w:del>
      <w:r w:rsidRPr="008439ED">
        <w:rPr>
          <w:rFonts w:ascii="Calibri" w:hAnsi="Calibri" w:cs="Calibri"/>
          <w:b/>
          <w:bCs/>
          <w:lang w:eastAsia="es-MX"/>
        </w:rPr>
        <w:t>ausa:</w:t>
      </w:r>
      <w:r w:rsidRPr="008439ED">
        <w:rPr>
          <w:rFonts w:ascii="Calibri" w:hAnsi="Calibri" w:cs="Calibri"/>
          <w:lang w:eastAsia="es-MX"/>
        </w:rPr>
        <w:t xml:space="preserve"> cuando un IDE muestra un desempeño deficiente o una desviación, la interpretación debe extenderse a un análisis de raíz causa para entender el "por qué" detrás del número. Esto puede implicar revisar registros de operación, programas de mantenimiento, etc.</w:t>
      </w:r>
    </w:p>
    <w:p w14:paraId="196EBD54" w14:textId="77777777" w:rsidR="007717C6" w:rsidRPr="008439ED" w:rsidRDefault="007717C6">
      <w:pPr>
        <w:spacing w:line="360" w:lineRule="auto"/>
        <w:rPr>
          <w:rFonts w:ascii="Calibri" w:hAnsi="Calibri" w:cs="Calibri"/>
          <w:lang w:eastAsia="es-MX"/>
        </w:rPr>
        <w:pPrChange w:id="1438" w:author="LauraPGM" w:date="2025-10-01T09:45:00Z">
          <w:pPr/>
        </w:pPrChange>
      </w:pPr>
    </w:p>
    <w:p w14:paraId="4861F5FD" w14:textId="6BC8B708" w:rsidR="007717C6" w:rsidRPr="008439ED" w:rsidRDefault="007717C6">
      <w:pPr>
        <w:spacing w:line="360" w:lineRule="auto"/>
        <w:rPr>
          <w:rFonts w:ascii="Calibri" w:hAnsi="Calibri" w:cs="Calibri"/>
          <w:lang w:eastAsia="es-MX"/>
        </w:rPr>
        <w:pPrChange w:id="1439" w:author="LauraPGM" w:date="2025-10-01T09:45:00Z">
          <w:pPr/>
        </w:pPrChange>
      </w:pPr>
      <w:r w:rsidRPr="008439ED">
        <w:rPr>
          <w:rFonts w:ascii="Calibri" w:hAnsi="Calibri" w:cs="Calibri"/>
          <w:lang w:eastAsia="es-MX"/>
        </w:rPr>
        <w:t>La interpretación efectiva de los IDEs es el puente entre los datos y las acciones. Permite a las organizaciones no solo medir su desempeño, sino también entenderlo, aprender de él y, lo más importante, mejorarlo de manera continua y sistemática. Este proceso es el corazón de la norma ISO 50001 y de una gestión energética exitosa.</w:t>
      </w:r>
    </w:p>
    <w:commentRangeStart w:id="1440"/>
    <w:p w14:paraId="7126C6C5" w14:textId="0E22A665" w:rsidR="007717C6" w:rsidRPr="008439ED" w:rsidRDefault="007F70C1">
      <w:pPr>
        <w:spacing w:line="360" w:lineRule="auto"/>
        <w:rPr>
          <w:rFonts w:ascii="Calibri" w:hAnsi="Calibri" w:cs="Calibri"/>
          <w:lang w:eastAsia="es-MX"/>
        </w:rPr>
        <w:pPrChange w:id="1441" w:author="LauraPGM" w:date="2025-10-01T09:45:00Z">
          <w:pPr/>
        </w:pPrChange>
      </w:pPr>
      <w:r w:rsidRPr="008439ED">
        <w:rPr>
          <w:rFonts w:ascii="Calibri" w:hAnsi="Calibri" w:cs="Calibri"/>
          <w:noProof/>
          <w:lang w:eastAsia="es-CO"/>
          <w:rPrChange w:id="1442" w:author="LauraPGM" w:date="2025-11-04T16:55:00Z">
            <w:rPr>
              <w:rFonts w:ascii="Calibri" w:hAnsi="Calibri" w:cs="Calibri"/>
              <w:noProof/>
              <w:lang w:eastAsia="es-CO"/>
            </w:rPr>
          </w:rPrChange>
        </w:rPr>
        <mc:AlternateContent>
          <mc:Choice Requires="wps">
            <w:drawing>
              <wp:anchor distT="0" distB="0" distL="114300" distR="114300" simplePos="0" relativeHeight="251687936" behindDoc="1" locked="0" layoutInCell="1" allowOverlap="1" wp14:anchorId="12419F33" wp14:editId="61C80AF1">
                <wp:simplePos x="0" y="0"/>
                <wp:positionH relativeFrom="column">
                  <wp:posOffset>-212090</wp:posOffset>
                </wp:positionH>
                <wp:positionV relativeFrom="paragraph">
                  <wp:posOffset>90170</wp:posOffset>
                </wp:positionV>
                <wp:extent cx="6654800" cy="1035050"/>
                <wp:effectExtent l="57150" t="19050" r="69850" b="88900"/>
                <wp:wrapNone/>
                <wp:docPr id="7" name="Rectángulo 7"/>
                <wp:cNvGraphicFramePr/>
                <a:graphic xmlns:a="http://schemas.openxmlformats.org/drawingml/2006/main">
                  <a:graphicData uri="http://schemas.microsoft.com/office/word/2010/wordprocessingShape">
                    <wps:wsp>
                      <wps:cNvSpPr/>
                      <wps:spPr>
                        <a:xfrm>
                          <a:off x="0" y="0"/>
                          <a:ext cx="6654800" cy="10350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E6E886" id="Rectángulo 7" o:spid="_x0000_s1026" style="position:absolute;margin-left:-16.7pt;margin-top:7.1pt;width:524pt;height:8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1440"/>
      <w:r w:rsidR="00A4598E" w:rsidRPr="008439ED">
        <w:rPr>
          <w:rStyle w:val="Refdecomentario"/>
          <w:rFonts w:ascii="Calibri" w:hAnsi="Calibri" w:cs="Calibri"/>
          <w:sz w:val="22"/>
          <w:szCs w:val="22"/>
        </w:rPr>
        <w:commentReference w:id="1440"/>
      </w:r>
    </w:p>
    <w:p w14:paraId="77A467ED" w14:textId="32FC3C14" w:rsidR="007717C6" w:rsidRPr="008439ED" w:rsidDel="00ED3454" w:rsidRDefault="00A4598E">
      <w:pPr>
        <w:spacing w:line="360" w:lineRule="auto"/>
        <w:jc w:val="center"/>
        <w:rPr>
          <w:del w:id="1443" w:author="LauraPGM" w:date="2025-10-06T21:12:00Z"/>
          <w:rFonts w:ascii="Calibri" w:hAnsi="Calibri" w:cs="Calibri"/>
          <w:lang w:eastAsia="es-MX"/>
        </w:rPr>
        <w:pPrChange w:id="1444" w:author="LauraPGM" w:date="2025-10-06T21:12:00Z">
          <w:pPr/>
        </w:pPrChange>
      </w:pPr>
      <w:r w:rsidRPr="008439ED">
        <w:rPr>
          <w:rFonts w:ascii="Calibri" w:hAnsi="Calibri" w:cs="Calibri"/>
          <w:highlight w:val="cyan"/>
          <w:lang w:eastAsia="es-MX"/>
        </w:rPr>
        <w:t>Llamado a la acción</w:t>
      </w:r>
    </w:p>
    <w:p w14:paraId="1805CA8F" w14:textId="77777777" w:rsidR="00ED3454" w:rsidRPr="008439ED" w:rsidRDefault="00ED3454">
      <w:pPr>
        <w:spacing w:line="360" w:lineRule="auto"/>
        <w:jc w:val="center"/>
        <w:rPr>
          <w:ins w:id="1445" w:author="LauraPGM" w:date="2025-10-06T21:12:00Z"/>
          <w:rFonts w:ascii="Calibri" w:hAnsi="Calibri" w:cs="Calibri"/>
          <w:lang w:eastAsia="es-MX"/>
        </w:rPr>
        <w:pPrChange w:id="1446" w:author="LauraPGM" w:date="2025-10-01T09:45:00Z">
          <w:pPr>
            <w:jc w:val="center"/>
          </w:pPr>
        </w:pPrChange>
      </w:pPr>
    </w:p>
    <w:p w14:paraId="5244C38D" w14:textId="4B1E455F" w:rsidR="002A18FD" w:rsidRPr="008439ED" w:rsidDel="00C35F14" w:rsidRDefault="007717C6">
      <w:pPr>
        <w:spacing w:line="360" w:lineRule="auto"/>
        <w:rPr>
          <w:del w:id="1447" w:author="LauraPGM" w:date="2025-10-01T21:27:00Z"/>
          <w:rFonts w:ascii="Calibri" w:hAnsi="Calibri" w:cs="Calibri"/>
          <w:bCs/>
          <w:iCs/>
          <w:lang w:eastAsia="es-MX"/>
        </w:rPr>
        <w:pPrChange w:id="1448" w:author="LauraPGM" w:date="2025-10-06T21:12:00Z">
          <w:pPr/>
        </w:pPrChange>
      </w:pPr>
      <w:del w:id="1449" w:author="LauraPGM" w:date="2025-10-06T21:12:00Z">
        <w:r w:rsidRPr="008439ED" w:rsidDel="00ED3454">
          <w:rPr>
            <w:rFonts w:ascii="Calibri" w:hAnsi="Calibri" w:cs="Calibri"/>
            <w:lang w:eastAsia="es-MX"/>
          </w:rPr>
          <w:delText>Pa</w:delText>
        </w:r>
        <w:r w:rsidR="00A4598E" w:rsidRPr="008439ED" w:rsidDel="00ED3454">
          <w:rPr>
            <w:rFonts w:ascii="Calibri" w:hAnsi="Calibri" w:cs="Calibri"/>
            <w:lang w:eastAsia="es-MX"/>
          </w:rPr>
          <w:delText xml:space="preserve">ra complementar información, acceda al </w:delText>
        </w:r>
        <w:r w:rsidR="007F70C1" w:rsidRPr="008439ED" w:rsidDel="00ED3454">
          <w:rPr>
            <w:rFonts w:ascii="Calibri" w:hAnsi="Calibri" w:cs="Calibri"/>
            <w:lang w:eastAsia="es-MX"/>
          </w:rPr>
          <w:delText>siguiente video:</w:delText>
        </w:r>
        <w:r w:rsidRPr="008439ED" w:rsidDel="00ED3454">
          <w:rPr>
            <w:rFonts w:ascii="Calibri" w:hAnsi="Calibri" w:cs="Calibri"/>
            <w:b/>
            <w:bCs/>
            <w:lang w:eastAsia="es-MX"/>
          </w:rPr>
          <w:delText xml:space="preserve"> </w:delText>
        </w:r>
      </w:del>
      <w:r w:rsidRPr="008439ED">
        <w:rPr>
          <w:rFonts w:ascii="Calibri" w:hAnsi="Calibri" w:cs="Calibri"/>
          <w:bCs/>
          <w:iCs/>
          <w:lang w:eastAsia="es-MX"/>
        </w:rPr>
        <w:t>C</w:t>
      </w:r>
      <w:ins w:id="1450" w:author="LauraPGM" w:date="2025-10-09T06:48:00Z">
        <w:r w:rsidR="007D0ED7" w:rsidRPr="008439ED">
          <w:rPr>
            <w:rFonts w:ascii="Calibri" w:hAnsi="Calibri" w:cs="Calibri"/>
            <w:bCs/>
            <w:iCs/>
            <w:lang w:eastAsia="es-MX"/>
          </w:rPr>
          <w:t>á</w:t>
        </w:r>
      </w:ins>
      <w:del w:id="1451" w:author="LauraPGM" w:date="2025-10-09T06:48:00Z">
        <w:r w:rsidRPr="008439ED" w:rsidDel="007D0ED7">
          <w:rPr>
            <w:rFonts w:ascii="Calibri" w:hAnsi="Calibri" w:cs="Calibri"/>
            <w:bCs/>
            <w:iCs/>
            <w:lang w:eastAsia="es-MX"/>
          </w:rPr>
          <w:delText>a</w:delText>
        </w:r>
      </w:del>
      <w:r w:rsidRPr="008439ED">
        <w:rPr>
          <w:rFonts w:ascii="Calibri" w:hAnsi="Calibri" w:cs="Calibri"/>
          <w:bCs/>
          <w:iCs/>
          <w:lang w:eastAsia="es-MX"/>
        </w:rPr>
        <w:t xml:space="preserve">lculo </w:t>
      </w:r>
      <w:del w:id="1452" w:author="LauraPGM" w:date="2025-10-09T06:48:00Z">
        <w:r w:rsidRPr="008439ED" w:rsidDel="007D0ED7">
          <w:rPr>
            <w:rFonts w:ascii="Calibri" w:hAnsi="Calibri" w:cs="Calibri"/>
            <w:bCs/>
            <w:iCs/>
            <w:lang w:eastAsia="es-MX"/>
          </w:rPr>
          <w:delText>Linea</w:delText>
        </w:r>
      </w:del>
      <w:ins w:id="1453" w:author="LauraPGM" w:date="2025-10-09T06:48:00Z">
        <w:r w:rsidR="007D0ED7" w:rsidRPr="008439ED">
          <w:rPr>
            <w:rFonts w:ascii="Calibri" w:hAnsi="Calibri" w:cs="Calibri"/>
            <w:bCs/>
            <w:iCs/>
            <w:lang w:eastAsia="es-MX"/>
          </w:rPr>
          <w:t>Línea</w:t>
        </w:r>
      </w:ins>
      <w:r w:rsidRPr="008439ED">
        <w:rPr>
          <w:rFonts w:ascii="Calibri" w:hAnsi="Calibri" w:cs="Calibri"/>
          <w:bCs/>
          <w:iCs/>
          <w:lang w:eastAsia="es-MX"/>
        </w:rPr>
        <w:t xml:space="preserve"> Base </w:t>
      </w:r>
      <w:r w:rsidR="007F70C1" w:rsidRPr="008439ED">
        <w:rPr>
          <w:rFonts w:ascii="Calibri" w:hAnsi="Calibri" w:cs="Calibri"/>
          <w:bCs/>
          <w:iCs/>
          <w:lang w:eastAsia="es-MX"/>
        </w:rPr>
        <w:t>Consumo Energético</w:t>
      </w:r>
      <w:ins w:id="1454" w:author="LauraPGM" w:date="2025-10-06T21:12:00Z">
        <w:r w:rsidR="00ED3454" w:rsidRPr="008439ED">
          <w:rPr>
            <w:rFonts w:ascii="Calibri" w:hAnsi="Calibri" w:cs="Calibri"/>
            <w:bCs/>
            <w:iCs/>
            <w:lang w:eastAsia="es-MX"/>
          </w:rPr>
          <w:t xml:space="preserve">, </w:t>
        </w:r>
      </w:ins>
      <w:ins w:id="1455" w:author="LauraPGM" w:date="2025-10-06T21:13:00Z">
        <w:r w:rsidR="00ED3454" w:rsidRPr="008439ED">
          <w:rPr>
            <w:rFonts w:ascii="Calibri" w:hAnsi="Calibri" w:cs="Calibri"/>
            <w:bCs/>
            <w:iCs/>
            <w:lang w:eastAsia="es-MX"/>
          </w:rPr>
          <w:t>para complementar el tema abordado, se invita a explorar el siguiente video:</w:t>
        </w:r>
      </w:ins>
      <w:del w:id="1456" w:author="LauraPGM" w:date="2025-10-06T21:12:00Z">
        <w:r w:rsidR="007F70C1" w:rsidRPr="008439ED" w:rsidDel="00ED3454">
          <w:rPr>
            <w:rFonts w:ascii="Calibri" w:hAnsi="Calibri" w:cs="Calibri"/>
            <w:bCs/>
            <w:iCs/>
            <w:lang w:eastAsia="es-MX"/>
          </w:rPr>
          <w:delText>.</w:delText>
        </w:r>
      </w:del>
    </w:p>
    <w:p w14:paraId="5BC4C379" w14:textId="77777777" w:rsidR="00C35F14" w:rsidRPr="008439ED" w:rsidRDefault="00C35F14">
      <w:pPr>
        <w:spacing w:line="360" w:lineRule="auto"/>
        <w:rPr>
          <w:ins w:id="1457" w:author="LauraPGM" w:date="2025-10-01T21:38:00Z"/>
          <w:rFonts w:ascii="Calibri" w:hAnsi="Calibri" w:cs="Calibri"/>
          <w:bCs/>
          <w:iCs/>
          <w:lang w:eastAsia="es-MX"/>
        </w:rPr>
        <w:pPrChange w:id="1458" w:author="LauraPGM" w:date="2025-10-06T21:12:00Z">
          <w:pPr/>
        </w:pPrChange>
      </w:pPr>
    </w:p>
    <w:p w14:paraId="277A0A5A" w14:textId="77777777" w:rsidR="00C35F14" w:rsidRPr="008439ED" w:rsidRDefault="00C35F14">
      <w:pPr>
        <w:spacing w:line="360" w:lineRule="auto"/>
        <w:rPr>
          <w:ins w:id="1459" w:author="LauraPGM" w:date="2025-10-01T21:38:00Z"/>
          <w:rFonts w:ascii="Calibri" w:hAnsi="Calibri" w:cs="Calibri"/>
          <w:bCs/>
          <w:iCs/>
          <w:lang w:eastAsia="es-MX"/>
        </w:rPr>
        <w:pPrChange w:id="1460" w:author="LauraPGM" w:date="2025-10-01T09:45:00Z">
          <w:pPr/>
        </w:pPrChange>
      </w:pPr>
    </w:p>
    <w:p w14:paraId="24558125" w14:textId="77777777" w:rsidR="00C35F14" w:rsidRPr="008439ED" w:rsidRDefault="00C35F14">
      <w:pPr>
        <w:spacing w:line="360" w:lineRule="auto"/>
        <w:rPr>
          <w:ins w:id="1461" w:author="LauraPGM" w:date="2025-10-01T21:38:00Z"/>
          <w:rFonts w:ascii="Calibri" w:hAnsi="Calibri" w:cs="Calibri"/>
          <w:bCs/>
          <w:iCs/>
          <w:lang w:eastAsia="es-MX"/>
        </w:rPr>
        <w:pPrChange w:id="1462" w:author="LauraPGM" w:date="2025-10-01T09:45:00Z">
          <w:pPr/>
        </w:pPrChange>
      </w:pPr>
    </w:p>
    <w:p w14:paraId="33643040" w14:textId="77777777" w:rsidR="007717C6" w:rsidRPr="008439ED" w:rsidDel="002A18FD" w:rsidRDefault="007717C6">
      <w:pPr>
        <w:spacing w:before="100" w:beforeAutospacing="1" w:after="100" w:afterAutospacing="1" w:line="360" w:lineRule="auto"/>
        <w:outlineLvl w:val="1"/>
        <w:rPr>
          <w:del w:id="1463" w:author="LauraPGM" w:date="2025-10-01T14:17:00Z"/>
          <w:rFonts w:ascii="Calibri" w:eastAsia="Times New Roman" w:hAnsi="Calibri" w:cs="Calibri"/>
          <w:b/>
          <w:bCs/>
          <w:lang w:eastAsia="es-CO"/>
        </w:rPr>
        <w:pPrChange w:id="1464" w:author="LauraPGM" w:date="2025-10-01T09:45:00Z">
          <w:pPr>
            <w:spacing w:before="100" w:beforeAutospacing="1" w:after="100" w:afterAutospacing="1" w:line="240" w:lineRule="auto"/>
            <w:outlineLvl w:val="1"/>
          </w:pPr>
        </w:pPrChange>
      </w:pPr>
    </w:p>
    <w:p w14:paraId="09DFE774" w14:textId="77777777" w:rsidR="002A18FD" w:rsidRPr="008439ED" w:rsidRDefault="002A18FD">
      <w:pPr>
        <w:spacing w:line="360" w:lineRule="auto"/>
        <w:rPr>
          <w:ins w:id="1465" w:author="LauraPGM" w:date="2025-10-01T14:17:00Z"/>
          <w:rFonts w:ascii="Calibri" w:eastAsia="Times New Roman" w:hAnsi="Calibri" w:cs="Calibri"/>
          <w:b/>
          <w:bCs/>
          <w:lang w:eastAsia="es-CO"/>
        </w:rPr>
        <w:pPrChange w:id="1466" w:author="LauraPGM" w:date="2025-10-01T09:45:00Z">
          <w:pPr/>
        </w:pPrChange>
      </w:pPr>
    </w:p>
    <w:p w14:paraId="633CC194" w14:textId="72478927" w:rsidR="007F70C1" w:rsidRPr="008439ED" w:rsidDel="00B017B3" w:rsidRDefault="002A18FD">
      <w:pPr>
        <w:rPr>
          <w:del w:id="1467" w:author="LauraPGM" w:date="2025-10-01T14:15:00Z"/>
          <w:rFonts w:ascii="Calibri" w:eastAsia="Times New Roman" w:hAnsi="Calibri" w:cs="Calibri"/>
          <w:b/>
          <w:bCs/>
          <w:lang w:eastAsia="es-CO"/>
        </w:rPr>
        <w:pPrChange w:id="1468" w:author="LauraPGM" w:date="2025-10-01T14:17:00Z">
          <w:pPr>
            <w:spacing w:before="100" w:beforeAutospacing="1" w:after="100" w:afterAutospacing="1" w:line="240" w:lineRule="auto"/>
            <w:outlineLvl w:val="1"/>
          </w:pPr>
        </w:pPrChange>
      </w:pPr>
      <w:ins w:id="1469" w:author="LauraPGM" w:date="2025-10-01T14:17:00Z">
        <w:r w:rsidRPr="008439ED">
          <w:rPr>
            <w:rFonts w:ascii="Calibri" w:eastAsia="Times New Roman" w:hAnsi="Calibri" w:cs="Calibri"/>
            <w:b/>
            <w:bCs/>
            <w:lang w:eastAsia="es-CO"/>
          </w:rPr>
          <w:t xml:space="preserve">4. </w:t>
        </w:r>
      </w:ins>
      <w:moveToRangeStart w:id="1470" w:author="LauraPGM" w:date="2025-10-01T14:17:00Z" w:name="move210220678"/>
      <w:r w:rsidRPr="008439ED">
        <w:rPr>
          <w:rFonts w:ascii="Calibri" w:eastAsia="Times New Roman" w:hAnsi="Calibri" w:cs="Calibri"/>
          <w:b/>
          <w:bCs/>
          <w:lang w:eastAsia="es-CO"/>
          <w:rPrChange w:id="1471" w:author="LauraPGM" w:date="2025-11-04T16:55:00Z">
            <w:rPr>
              <w:lang w:eastAsia="es-CO"/>
            </w:rPr>
          </w:rPrChange>
        </w:rPr>
        <w:t>Estrategias de optimización de costos e impacto energético</w:t>
      </w:r>
      <w:moveToRangeEnd w:id="1470"/>
    </w:p>
    <w:p w14:paraId="593BA35B" w14:textId="77777777" w:rsidR="00B017B3" w:rsidRPr="008439ED" w:rsidRDefault="00B017B3">
      <w:pPr>
        <w:rPr>
          <w:ins w:id="1472" w:author="LauraPGM" w:date="2025-10-01T21:28:00Z"/>
          <w:rFonts w:ascii="Calibri" w:eastAsia="Times New Roman" w:hAnsi="Calibri" w:cs="Calibri"/>
          <w:b/>
          <w:bCs/>
          <w:lang w:eastAsia="es-CO"/>
        </w:rPr>
        <w:pPrChange w:id="1473" w:author="LauraPGM" w:date="2025-10-01T14:17:00Z">
          <w:pPr>
            <w:spacing w:before="100" w:beforeAutospacing="1" w:after="100" w:afterAutospacing="1" w:line="240" w:lineRule="auto"/>
            <w:outlineLvl w:val="1"/>
          </w:pPr>
        </w:pPrChange>
      </w:pPr>
    </w:p>
    <w:p w14:paraId="6EE47F3C" w14:textId="77777777" w:rsidR="00B017B3" w:rsidRPr="008439ED" w:rsidRDefault="00B017B3">
      <w:pPr>
        <w:rPr>
          <w:ins w:id="1474" w:author="LauraPGM" w:date="2025-10-01T21:28:00Z"/>
          <w:rFonts w:ascii="Calibri" w:eastAsia="Times New Roman" w:hAnsi="Calibri" w:cs="Calibri"/>
          <w:b/>
          <w:bCs/>
          <w:lang w:eastAsia="es-CO"/>
        </w:rPr>
        <w:pPrChange w:id="1475" w:author="LauraPGM" w:date="2025-10-01T14:17:00Z">
          <w:pPr>
            <w:spacing w:before="100" w:beforeAutospacing="1" w:after="100" w:afterAutospacing="1" w:line="240" w:lineRule="auto"/>
            <w:outlineLvl w:val="1"/>
          </w:pPr>
        </w:pPrChange>
      </w:pPr>
    </w:p>
    <w:p w14:paraId="2CDB2A00" w14:textId="6FC858E0" w:rsidR="007F70C1" w:rsidRPr="008439ED" w:rsidDel="002A18FD" w:rsidRDefault="003B1B7E">
      <w:pPr>
        <w:rPr>
          <w:del w:id="1476" w:author="LauraPGM" w:date="2025-10-01T14:16:00Z"/>
          <w:rFonts w:ascii="Calibri" w:eastAsia="Times New Roman" w:hAnsi="Calibri" w:cs="Calibri"/>
          <w:b/>
          <w:bCs/>
          <w:lang w:eastAsia="es-CO"/>
          <w:rPrChange w:id="1477" w:author="LauraPGM" w:date="2025-11-04T16:55:00Z">
            <w:rPr>
              <w:del w:id="1478" w:author="LauraPGM" w:date="2025-10-01T14:16:00Z"/>
              <w:lang w:eastAsia="es-CO"/>
            </w:rPr>
          </w:rPrChange>
        </w:rPr>
        <w:pPrChange w:id="1479" w:author="LauraPGM" w:date="2025-10-01T14:17:00Z">
          <w:pPr>
            <w:spacing w:before="100" w:beforeAutospacing="1" w:after="100" w:afterAutospacing="1" w:line="240" w:lineRule="auto"/>
            <w:outlineLvl w:val="1"/>
          </w:pPr>
        </w:pPrChange>
      </w:pPr>
      <w:ins w:id="1480" w:author="LauraPGM" w:date="2025-10-01T21:30:00Z">
        <w:r w:rsidRPr="008439ED">
          <w:rPr>
            <w:rFonts w:ascii="Calibri" w:hAnsi="Calibri" w:cs="Calibri"/>
            <w:noProof/>
            <w:lang w:eastAsia="es-CO"/>
            <w:rPrChange w:id="1481" w:author="LauraPGM" w:date="2025-11-04T16:55:00Z">
              <w:rPr>
                <w:noProof/>
                <w:lang w:eastAsia="es-CO"/>
              </w:rPr>
            </w:rPrChange>
          </w:rPr>
          <w:drawing>
            <wp:inline distT="0" distB="0" distL="0" distR="0" wp14:anchorId="4C523600" wp14:editId="6E132F00">
              <wp:extent cx="2990850" cy="1682354"/>
              <wp:effectExtent l="0" t="0" r="0" b="0"/>
              <wp:docPr id="22" name="Imagen 22" descr="Cuenta atrás para la eficiencia en edificios: obligatorio el autoconsumo  solar y fin a la subvención de calderas de 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enta atrás para la eficiencia en edificios: obligatorio el autoconsumo  solar y fin a la subvención de calderas de g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03305" cy="1689360"/>
                      </a:xfrm>
                      <a:prstGeom prst="rect">
                        <a:avLst/>
                      </a:prstGeom>
                      <a:noFill/>
                      <a:ln>
                        <a:noFill/>
                      </a:ln>
                    </pic:spPr>
                  </pic:pic>
                </a:graphicData>
              </a:graphic>
            </wp:inline>
          </w:drawing>
        </w:r>
      </w:ins>
    </w:p>
    <w:p w14:paraId="173B5E06" w14:textId="77777777" w:rsidR="002A18FD" w:rsidRPr="008439ED" w:rsidRDefault="003B1B7E">
      <w:pPr>
        <w:rPr>
          <w:ins w:id="1482" w:author="LauraPGM" w:date="2025-10-01T14:17:00Z"/>
          <w:rFonts w:ascii="Calibri" w:hAnsi="Calibri" w:cs="Calibri"/>
          <w:lang w:eastAsia="es-CO"/>
          <w:rPrChange w:id="1483" w:author="LauraPGM" w:date="2025-11-04T16:55:00Z">
            <w:rPr>
              <w:ins w:id="1484" w:author="LauraPGM" w:date="2025-10-01T14:17:00Z"/>
              <w:lang w:eastAsia="es-CO"/>
            </w:rPr>
          </w:rPrChange>
        </w:rPr>
        <w:pPrChange w:id="1485" w:author="LauraPGM" w:date="2025-10-01T14:17:00Z">
          <w:pPr>
            <w:spacing w:before="100" w:beforeAutospacing="1" w:after="100" w:afterAutospacing="1" w:line="240" w:lineRule="auto"/>
            <w:outlineLvl w:val="1"/>
          </w:pPr>
        </w:pPrChange>
      </w:pPr>
      <w:r w:rsidRPr="008439ED">
        <w:rPr>
          <w:rStyle w:val="Refdecomentario"/>
          <w:rFonts w:ascii="Calibri" w:hAnsi="Calibri" w:cs="Calibri"/>
          <w:sz w:val="22"/>
          <w:szCs w:val="22"/>
          <w:rPrChange w:id="1486" w:author="LauraPGM" w:date="2025-11-04T16:55:00Z">
            <w:rPr>
              <w:rStyle w:val="Refdecomentario"/>
            </w:rPr>
          </w:rPrChange>
        </w:rPr>
        <w:commentReference w:id="1487"/>
      </w:r>
    </w:p>
    <w:p w14:paraId="75660297" w14:textId="2F04C0D4" w:rsidR="00E35A55" w:rsidRPr="008439ED" w:rsidDel="002A18FD" w:rsidRDefault="00E35A55">
      <w:pPr>
        <w:spacing w:before="100" w:beforeAutospacing="1" w:after="100" w:afterAutospacing="1" w:line="360" w:lineRule="auto"/>
        <w:outlineLvl w:val="1"/>
        <w:rPr>
          <w:moveFrom w:id="1488" w:author="LauraPGM" w:date="2025-10-01T14:17:00Z"/>
          <w:rFonts w:ascii="Calibri" w:eastAsia="Times New Roman" w:hAnsi="Calibri" w:cs="Calibri"/>
          <w:b/>
          <w:bCs/>
          <w:lang w:eastAsia="es-CO"/>
        </w:rPr>
        <w:pPrChange w:id="1489" w:author="LauraPGM" w:date="2025-10-01T09:45:00Z">
          <w:pPr>
            <w:spacing w:before="100" w:beforeAutospacing="1" w:after="100" w:afterAutospacing="1" w:line="240" w:lineRule="auto"/>
            <w:outlineLvl w:val="1"/>
          </w:pPr>
        </w:pPrChange>
      </w:pPr>
      <w:moveFromRangeStart w:id="1490" w:author="LauraPGM" w:date="2025-10-01T14:17:00Z" w:name="move210220678"/>
      <w:moveFrom w:id="1491" w:author="LauraPGM" w:date="2025-10-01T14:17:00Z">
        <w:r w:rsidRPr="008439ED" w:rsidDel="002A18FD">
          <w:rPr>
            <w:rFonts w:ascii="Calibri" w:eastAsia="Times New Roman" w:hAnsi="Calibri" w:cs="Calibri"/>
            <w:b/>
            <w:bCs/>
            <w:lang w:eastAsia="es-CO"/>
          </w:rPr>
          <w:t>Estrategias de optimización de costos e impacto energético</w:t>
        </w:r>
      </w:moveFrom>
    </w:p>
    <w:moveFromRangeEnd w:id="1490"/>
    <w:p w14:paraId="657E531D" w14:textId="77777777" w:rsidR="00E35A55" w:rsidRPr="008439ED" w:rsidRDefault="00E35A55">
      <w:pPr>
        <w:spacing w:before="100" w:beforeAutospacing="1" w:after="100" w:afterAutospacing="1" w:line="360" w:lineRule="auto"/>
        <w:rPr>
          <w:rFonts w:ascii="Calibri" w:eastAsia="Times New Roman" w:hAnsi="Calibri" w:cs="Calibri"/>
          <w:lang w:eastAsia="es-CO"/>
        </w:rPr>
        <w:pPrChange w:id="1492" w:author="LauraPGM" w:date="2025-10-01T09:45:00Z">
          <w:pPr>
            <w:spacing w:before="100" w:beforeAutospacing="1" w:after="100" w:afterAutospacing="1" w:line="240" w:lineRule="auto"/>
          </w:pPr>
        </w:pPrChange>
      </w:pPr>
      <w:r w:rsidRPr="008439ED">
        <w:rPr>
          <w:rFonts w:ascii="Calibri" w:eastAsia="Times New Roman" w:hAnsi="Calibri" w:cs="Calibri"/>
          <w:lang w:eastAsia="es-CO"/>
        </w:rPr>
        <w:t xml:space="preserve">Una vez medido el consumo, establecidas las líneas base e interpretado el desempeño energético a través de los IDEs, el siguiente paso crítico es la acción. Este tema aborda cómo transformar el conocimiento en </w:t>
      </w:r>
      <w:r w:rsidRPr="008439ED">
        <w:rPr>
          <w:rFonts w:ascii="Calibri" w:eastAsia="Times New Roman" w:hAnsi="Calibri" w:cs="Calibri"/>
          <w:bCs/>
          <w:lang w:eastAsia="es-CO"/>
          <w:rPrChange w:id="1493" w:author="LauraPGM" w:date="2025-11-04T16:55:00Z">
            <w:rPr>
              <w:rFonts w:ascii="Calibri" w:eastAsia="Times New Roman" w:hAnsi="Calibri" w:cs="Calibri"/>
              <w:b/>
              <w:bCs/>
              <w:lang w:eastAsia="es-CO"/>
            </w:rPr>
          </w:rPrChange>
        </w:rPr>
        <w:t>estrategias de optimización</w:t>
      </w:r>
      <w:r w:rsidRPr="008439ED">
        <w:rPr>
          <w:rFonts w:ascii="Calibri" w:eastAsia="Times New Roman" w:hAnsi="Calibri" w:cs="Calibri"/>
          <w:lang w:eastAsia="es-CO"/>
        </w:rPr>
        <w:t>, con el fin de alcanzar eficiencia técnica, reducir costos operativos y minimizar el impacto ambiental. La optimización energética es un ciclo continuo basado en el análisis de los IDEs y en la búsqueda permanente de mejora.</w:t>
      </w:r>
    </w:p>
    <w:p w14:paraId="3A476DE8" w14:textId="77777777" w:rsidR="00E35A55" w:rsidRPr="008439ED" w:rsidRDefault="00E35A55">
      <w:pPr>
        <w:pStyle w:val="Prrafodelista"/>
        <w:numPr>
          <w:ilvl w:val="0"/>
          <w:numId w:val="160"/>
        </w:numPr>
        <w:spacing w:before="100" w:beforeAutospacing="1" w:after="100" w:afterAutospacing="1" w:line="360" w:lineRule="auto"/>
        <w:outlineLvl w:val="2"/>
        <w:rPr>
          <w:rFonts w:ascii="Calibri" w:eastAsia="Times New Roman" w:hAnsi="Calibri" w:cs="Calibri"/>
          <w:b/>
          <w:bCs/>
          <w:lang w:eastAsia="es-CO"/>
          <w:rPrChange w:id="1494" w:author="LauraPGM" w:date="2025-11-04T16:55:00Z">
            <w:rPr>
              <w:lang w:eastAsia="es-CO"/>
            </w:rPr>
          </w:rPrChange>
        </w:rPr>
        <w:pPrChange w:id="1495" w:author="LauraPGM" w:date="2025-10-01T14:24:00Z">
          <w:pPr>
            <w:spacing w:before="100" w:beforeAutospacing="1" w:after="100" w:afterAutospacing="1" w:line="240" w:lineRule="auto"/>
            <w:outlineLvl w:val="2"/>
          </w:pPr>
        </w:pPrChange>
      </w:pPr>
      <w:del w:id="1496" w:author="LauraPGM" w:date="2025-10-01T14:24:00Z">
        <w:r w:rsidRPr="008439ED" w:rsidDel="002A18FD">
          <w:rPr>
            <w:rFonts w:ascii="Calibri" w:eastAsia="Times New Roman" w:hAnsi="Calibri" w:cs="Calibri"/>
            <w:b/>
            <w:bCs/>
            <w:lang w:eastAsia="es-CO"/>
            <w:rPrChange w:id="1497" w:author="LauraPGM" w:date="2025-11-04T16:55:00Z">
              <w:rPr>
                <w:lang w:eastAsia="es-CO"/>
              </w:rPr>
            </w:rPrChange>
          </w:rPr>
          <w:lastRenderedPageBreak/>
          <w:delText xml:space="preserve">4.1. </w:delText>
        </w:r>
      </w:del>
      <w:r w:rsidRPr="008439ED">
        <w:rPr>
          <w:rFonts w:ascii="Calibri" w:eastAsia="Times New Roman" w:hAnsi="Calibri" w:cs="Calibri"/>
          <w:b/>
          <w:bCs/>
          <w:lang w:eastAsia="es-CO"/>
          <w:rPrChange w:id="1498" w:author="LauraPGM" w:date="2025-11-04T16:55:00Z">
            <w:rPr>
              <w:lang w:eastAsia="es-CO"/>
            </w:rPr>
          </w:rPrChange>
        </w:rPr>
        <w:t>Formulación y propuesta de estrategias de optimización</w:t>
      </w:r>
    </w:p>
    <w:p w14:paraId="6150261C" w14:textId="486C9F6A" w:rsidR="00E35A55" w:rsidRPr="008439ED" w:rsidRDefault="00E35A55">
      <w:pPr>
        <w:spacing w:before="100" w:beforeAutospacing="1" w:after="100" w:afterAutospacing="1" w:line="360" w:lineRule="auto"/>
        <w:rPr>
          <w:rFonts w:ascii="Calibri" w:eastAsia="Times New Roman" w:hAnsi="Calibri" w:cs="Calibri"/>
          <w:lang w:eastAsia="es-CO"/>
        </w:rPr>
        <w:pPrChange w:id="1499" w:author="LauraPGM" w:date="2025-10-01T09:45:00Z">
          <w:pPr>
            <w:spacing w:before="100" w:beforeAutospacing="1" w:after="100" w:afterAutospacing="1" w:line="240" w:lineRule="auto"/>
          </w:pPr>
        </w:pPrChange>
      </w:pPr>
      <w:r w:rsidRPr="008439ED">
        <w:rPr>
          <w:rFonts w:ascii="Calibri" w:eastAsia="Times New Roman" w:hAnsi="Calibri" w:cs="Calibri"/>
          <w:lang w:eastAsia="es-CO"/>
        </w:rPr>
        <w:t>Las estrategias deben formularse a partir del diagnóstico energético previo</w:t>
      </w:r>
      <w:del w:id="1500" w:author="LauraPGM" w:date="2025-10-01T14:25:00Z">
        <w:r w:rsidRPr="008439ED" w:rsidDel="002A18FD">
          <w:rPr>
            <w:rFonts w:ascii="Calibri" w:eastAsia="Times New Roman" w:hAnsi="Calibri" w:cs="Calibri"/>
            <w:lang w:eastAsia="es-CO"/>
          </w:rPr>
          <w:delText xml:space="preserve"> (Módulo 1)</w:delText>
        </w:r>
      </w:del>
      <w:r w:rsidRPr="008439ED">
        <w:rPr>
          <w:rFonts w:ascii="Calibri" w:eastAsia="Times New Roman" w:hAnsi="Calibri" w:cs="Calibri"/>
          <w:lang w:eastAsia="es-CO"/>
        </w:rPr>
        <w:t xml:space="preserve"> y el análisis de IDEs</w:t>
      </w:r>
      <w:del w:id="1501" w:author="LauraPGM" w:date="2025-10-01T14:29:00Z">
        <w:r w:rsidRPr="008439ED" w:rsidDel="006D7B7D">
          <w:rPr>
            <w:rFonts w:ascii="Calibri" w:eastAsia="Times New Roman" w:hAnsi="Calibri" w:cs="Calibri"/>
            <w:lang w:eastAsia="es-CO"/>
          </w:rPr>
          <w:delText xml:space="preserve"> (Temas 1, 2 y 3 del Módulo 2)</w:delText>
        </w:r>
      </w:del>
      <w:r w:rsidRPr="008439ED">
        <w:rPr>
          <w:rFonts w:ascii="Calibri" w:eastAsia="Times New Roman" w:hAnsi="Calibri" w:cs="Calibri"/>
          <w:lang w:eastAsia="es-CO"/>
        </w:rPr>
        <w:t>. Las soluciones se orientan a las causas raíz de las ineficiencias o a las áreas con mayor potencial de ahorro.</w:t>
      </w:r>
    </w:p>
    <w:p w14:paraId="5AD2EF4A" w14:textId="561007ED" w:rsidR="00E35A55" w:rsidRPr="008439ED" w:rsidDel="006D7B7D" w:rsidRDefault="00E35A55">
      <w:pPr>
        <w:numPr>
          <w:ilvl w:val="0"/>
          <w:numId w:val="165"/>
        </w:numPr>
        <w:spacing w:before="100" w:beforeAutospacing="1" w:after="100" w:afterAutospacing="1" w:line="360" w:lineRule="auto"/>
        <w:outlineLvl w:val="3"/>
        <w:rPr>
          <w:del w:id="1502" w:author="LauraPGM" w:date="2025-10-01T14:29:00Z"/>
          <w:rFonts w:ascii="Calibri" w:eastAsia="Times New Roman" w:hAnsi="Calibri" w:cs="Calibri"/>
          <w:b/>
          <w:bCs/>
          <w:lang w:eastAsia="es-CO"/>
        </w:rPr>
        <w:pPrChange w:id="1503" w:author="LauraPGM" w:date="2025-10-01T14:29:00Z">
          <w:pPr>
            <w:spacing w:before="100" w:beforeAutospacing="1" w:after="100" w:afterAutospacing="1" w:line="240" w:lineRule="auto"/>
            <w:outlineLvl w:val="3"/>
          </w:pPr>
        </w:pPrChange>
      </w:pPr>
      <w:del w:id="1504" w:author="LauraPGM" w:date="2025-10-01T14:29:00Z">
        <w:r w:rsidRPr="008439ED" w:rsidDel="006D7B7D">
          <w:rPr>
            <w:rFonts w:ascii="Calibri" w:eastAsia="Times New Roman" w:hAnsi="Calibri" w:cs="Calibri"/>
            <w:b/>
            <w:bCs/>
            <w:lang w:eastAsia="es-CO"/>
          </w:rPr>
          <w:delText>4.1.1. Identificación de oportunidades de mejora</w:delText>
        </w:r>
      </w:del>
    </w:p>
    <w:p w14:paraId="6932D208" w14:textId="77777777" w:rsidR="00E35A55" w:rsidRPr="008439ED" w:rsidRDefault="00E35A55">
      <w:pPr>
        <w:numPr>
          <w:ilvl w:val="0"/>
          <w:numId w:val="165"/>
        </w:numPr>
        <w:spacing w:before="100" w:beforeAutospacing="1" w:after="100" w:afterAutospacing="1" w:line="360" w:lineRule="auto"/>
        <w:rPr>
          <w:rFonts w:ascii="Calibri" w:eastAsia="Times New Roman" w:hAnsi="Calibri" w:cs="Calibri"/>
          <w:lang w:eastAsia="es-CO"/>
        </w:rPr>
        <w:pPrChange w:id="1505" w:author="LauraPGM" w:date="2025-10-01T14:29:00Z">
          <w:pPr>
            <w:numPr>
              <w:numId w:val="112"/>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IDEs por debajo de la LBE u objetivo:</w:t>
      </w:r>
      <w:r w:rsidRPr="008439ED">
        <w:rPr>
          <w:rFonts w:ascii="Calibri" w:eastAsia="Times New Roman" w:hAnsi="Calibri" w:cs="Calibri"/>
          <w:lang w:eastAsia="es-CO"/>
        </w:rPr>
        <w:t xml:space="preserve"> indican consumo mayor al </w:t>
      </w:r>
      <w:commentRangeStart w:id="1506"/>
      <w:r w:rsidRPr="008439ED">
        <w:rPr>
          <w:rFonts w:ascii="Calibri" w:eastAsia="Times New Roman" w:hAnsi="Calibri" w:cs="Calibri"/>
          <w:lang w:eastAsia="es-CO"/>
        </w:rPr>
        <w:t>esperado</w:t>
      </w:r>
      <w:commentRangeEnd w:id="1506"/>
      <w:r w:rsidR="00D82BFE" w:rsidRPr="008439ED">
        <w:rPr>
          <w:rStyle w:val="Refdecomentario"/>
          <w:rFonts w:ascii="Calibri" w:hAnsi="Calibri" w:cs="Calibri"/>
          <w:sz w:val="22"/>
          <w:szCs w:val="22"/>
          <w:rPrChange w:id="1507" w:author="LauraPGM" w:date="2025-11-04T16:55:00Z">
            <w:rPr>
              <w:rStyle w:val="Refdecomentario"/>
            </w:rPr>
          </w:rPrChange>
        </w:rPr>
        <w:commentReference w:id="1506"/>
      </w:r>
      <w:r w:rsidRPr="008439ED">
        <w:rPr>
          <w:rFonts w:ascii="Calibri" w:eastAsia="Times New Roman" w:hAnsi="Calibri" w:cs="Calibri"/>
          <w:lang w:eastAsia="es-CO"/>
        </w:rPr>
        <w:t>.</w:t>
      </w:r>
    </w:p>
    <w:p w14:paraId="5DB0692D" w14:textId="3F05D433" w:rsidR="00E35A55" w:rsidRPr="008439ED" w:rsidRDefault="00E35A55">
      <w:pPr>
        <w:pStyle w:val="Prrafodelista"/>
        <w:numPr>
          <w:ilvl w:val="0"/>
          <w:numId w:val="37"/>
        </w:numPr>
        <w:spacing w:before="100" w:beforeAutospacing="1" w:after="100" w:afterAutospacing="1" w:line="360" w:lineRule="auto"/>
        <w:rPr>
          <w:rFonts w:ascii="Calibri" w:eastAsia="Times New Roman" w:hAnsi="Calibri" w:cs="Calibri"/>
          <w:lang w:eastAsia="es-CO"/>
          <w:rPrChange w:id="1508" w:author="LauraPGM" w:date="2025-11-04T16:55:00Z">
            <w:rPr>
              <w:lang w:eastAsia="es-CO"/>
            </w:rPr>
          </w:rPrChange>
        </w:rPr>
        <w:pPrChange w:id="1509" w:author="LauraPGM" w:date="2025-10-01T14:30:00Z">
          <w:pPr>
            <w:numPr>
              <w:ilvl w:val="1"/>
              <w:numId w:val="112"/>
            </w:numPr>
            <w:tabs>
              <w:tab w:val="num" w:pos="360"/>
              <w:tab w:val="num" w:pos="1440"/>
            </w:tabs>
            <w:spacing w:before="100" w:beforeAutospacing="1" w:after="100" w:afterAutospacing="1" w:line="240" w:lineRule="auto"/>
            <w:ind w:left="1440" w:hanging="720"/>
          </w:pPr>
        </w:pPrChange>
      </w:pPr>
      <w:r w:rsidRPr="008439ED">
        <w:rPr>
          <w:rFonts w:ascii="Calibri" w:eastAsia="Times New Roman" w:hAnsi="Calibri" w:cs="Calibri"/>
          <w:b/>
          <w:iCs/>
          <w:lang w:eastAsia="es-CO"/>
          <w:rPrChange w:id="1510" w:author="LauraPGM" w:date="2025-11-04T16:55:00Z">
            <w:rPr>
              <w:i/>
              <w:iCs/>
              <w:lang w:eastAsia="es-CO"/>
            </w:rPr>
          </w:rPrChange>
        </w:rPr>
        <w:t>Ejemplo:</w:t>
      </w:r>
      <w:r w:rsidRPr="008439ED">
        <w:rPr>
          <w:rFonts w:ascii="Calibri" w:eastAsia="Times New Roman" w:hAnsi="Calibri" w:cs="Calibri"/>
          <w:lang w:eastAsia="es-CO"/>
          <w:rPrChange w:id="1511" w:author="LauraPGM" w:date="2025-11-04T16:55:00Z">
            <w:rPr>
              <w:lang w:eastAsia="es-CO"/>
            </w:rPr>
          </w:rPrChange>
        </w:rPr>
        <w:t xml:space="preserve"> el IDE </w:t>
      </w:r>
      <w:proofErr w:type="spellStart"/>
      <w:r w:rsidRPr="008439ED">
        <w:rPr>
          <w:rFonts w:ascii="Calibri" w:eastAsia="Times New Roman" w:hAnsi="Calibri" w:cs="Calibri"/>
          <w:iCs/>
          <w:lang w:eastAsia="es-CO"/>
          <w:rPrChange w:id="1512" w:author="LauraPGM" w:date="2025-11-04T16:55:00Z">
            <w:rPr>
              <w:i/>
              <w:iCs/>
              <w:lang w:eastAsia="es-CO"/>
            </w:rPr>
          </w:rPrChange>
        </w:rPr>
        <w:t>kWh</w:t>
      </w:r>
      <w:proofErr w:type="spellEnd"/>
      <w:ins w:id="1513" w:author="LauraPGM" w:date="2025-10-01T21:38:00Z">
        <w:r w:rsidR="00C408FA" w:rsidRPr="008439ED">
          <w:rPr>
            <w:rFonts w:ascii="Calibri" w:eastAsia="Times New Roman" w:hAnsi="Calibri" w:cs="Calibri"/>
            <w:iCs/>
            <w:lang w:eastAsia="es-CO"/>
          </w:rPr>
          <w:t xml:space="preserve"> </w:t>
        </w:r>
      </w:ins>
      <w:r w:rsidRPr="008439ED">
        <w:rPr>
          <w:rFonts w:ascii="Calibri" w:eastAsia="Times New Roman" w:hAnsi="Calibri" w:cs="Calibri"/>
          <w:i/>
          <w:iCs/>
          <w:lang w:eastAsia="es-CO"/>
          <w:rPrChange w:id="1514" w:author="LauraPGM" w:date="2025-11-04T16:55:00Z">
            <w:rPr>
              <w:i/>
              <w:iCs/>
              <w:lang w:eastAsia="es-CO"/>
            </w:rPr>
          </w:rPrChange>
        </w:rPr>
        <w:t>/</w:t>
      </w:r>
      <w:ins w:id="1515" w:author="LauraPGM" w:date="2025-10-01T21:38:00Z">
        <w:r w:rsidR="00C408FA" w:rsidRPr="008439ED">
          <w:rPr>
            <w:rFonts w:ascii="Calibri" w:eastAsia="Times New Roman" w:hAnsi="Calibri" w:cs="Calibri"/>
            <w:i/>
            <w:iCs/>
            <w:lang w:eastAsia="es-CO"/>
          </w:rPr>
          <w:t xml:space="preserve"> </w:t>
        </w:r>
      </w:ins>
      <w:r w:rsidRPr="008439ED">
        <w:rPr>
          <w:rFonts w:ascii="Calibri" w:eastAsia="Times New Roman" w:hAnsi="Calibri" w:cs="Calibri"/>
          <w:iCs/>
          <w:lang w:eastAsia="es-CO"/>
          <w:rPrChange w:id="1516" w:author="LauraPGM" w:date="2025-11-04T16:55:00Z">
            <w:rPr>
              <w:i/>
              <w:iCs/>
              <w:lang w:eastAsia="es-CO"/>
            </w:rPr>
          </w:rPrChange>
        </w:rPr>
        <w:t>unidad producida</w:t>
      </w:r>
      <w:r w:rsidRPr="008439ED">
        <w:rPr>
          <w:rFonts w:ascii="Calibri" w:eastAsia="Times New Roman" w:hAnsi="Calibri" w:cs="Calibri"/>
          <w:lang w:eastAsia="es-CO"/>
          <w:rPrChange w:id="1517" w:author="LauraPGM" w:date="2025-11-04T16:55:00Z">
            <w:rPr>
              <w:lang w:eastAsia="es-CO"/>
            </w:rPr>
          </w:rPrChange>
        </w:rPr>
        <w:t xml:space="preserve"> aumentó un 10 % en la línea 3, pese a mantener estable la producción.</w:t>
      </w:r>
    </w:p>
    <w:p w14:paraId="53BFCF3E" w14:textId="77777777" w:rsidR="00E35A55" w:rsidRPr="008439ED" w:rsidRDefault="00E35A55">
      <w:pPr>
        <w:numPr>
          <w:ilvl w:val="0"/>
          <w:numId w:val="165"/>
        </w:numPr>
        <w:spacing w:before="100" w:beforeAutospacing="1" w:after="100" w:afterAutospacing="1" w:line="360" w:lineRule="auto"/>
        <w:rPr>
          <w:rFonts w:ascii="Calibri" w:eastAsia="Times New Roman" w:hAnsi="Calibri" w:cs="Calibri"/>
          <w:lang w:eastAsia="es-CO"/>
        </w:rPr>
        <w:pPrChange w:id="1518" w:author="LauraPGM" w:date="2025-10-01T14:29:00Z">
          <w:pPr>
            <w:numPr>
              <w:numId w:val="112"/>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Bajo rendimiento de equipos:</w:t>
      </w:r>
      <w:r w:rsidRPr="008439ED">
        <w:rPr>
          <w:rFonts w:ascii="Calibri" w:eastAsia="Times New Roman" w:hAnsi="Calibri" w:cs="Calibri"/>
          <w:lang w:eastAsia="es-CO"/>
        </w:rPr>
        <w:t xml:space="preserve"> muestran pérdidas significativas de energía.</w:t>
      </w:r>
    </w:p>
    <w:p w14:paraId="007E6CF2" w14:textId="77777777" w:rsidR="00E35A55" w:rsidRPr="008439ED" w:rsidRDefault="00E35A55">
      <w:pPr>
        <w:pStyle w:val="Prrafodelista"/>
        <w:numPr>
          <w:ilvl w:val="0"/>
          <w:numId w:val="166"/>
        </w:numPr>
        <w:spacing w:before="100" w:beforeAutospacing="1" w:after="100" w:afterAutospacing="1" w:line="360" w:lineRule="auto"/>
        <w:rPr>
          <w:rFonts w:ascii="Calibri" w:eastAsia="Times New Roman" w:hAnsi="Calibri" w:cs="Calibri"/>
          <w:lang w:eastAsia="es-CO"/>
          <w:rPrChange w:id="1519" w:author="LauraPGM" w:date="2025-11-04T16:55:00Z">
            <w:rPr>
              <w:lang w:eastAsia="es-CO"/>
            </w:rPr>
          </w:rPrChange>
        </w:rPr>
        <w:pPrChange w:id="1520" w:author="LauraPGM" w:date="2025-10-01T14:30:00Z">
          <w:pPr>
            <w:numPr>
              <w:ilvl w:val="1"/>
              <w:numId w:val="112"/>
            </w:numPr>
            <w:tabs>
              <w:tab w:val="num" w:pos="360"/>
              <w:tab w:val="num" w:pos="1440"/>
            </w:tabs>
            <w:spacing w:before="100" w:beforeAutospacing="1" w:after="100" w:afterAutospacing="1" w:line="240" w:lineRule="auto"/>
            <w:ind w:left="1440" w:hanging="720"/>
          </w:pPr>
        </w:pPrChange>
      </w:pPr>
      <w:r w:rsidRPr="008439ED">
        <w:rPr>
          <w:rFonts w:ascii="Calibri" w:eastAsia="Times New Roman" w:hAnsi="Calibri" w:cs="Calibri"/>
          <w:b/>
          <w:iCs/>
          <w:lang w:eastAsia="es-CO"/>
          <w:rPrChange w:id="1521" w:author="LauraPGM" w:date="2025-11-04T16:55:00Z">
            <w:rPr>
              <w:rFonts w:ascii="Calibri" w:eastAsia="Times New Roman" w:hAnsi="Calibri" w:cs="Calibri"/>
              <w:i/>
              <w:iCs/>
              <w:lang w:eastAsia="es-CO"/>
            </w:rPr>
          </w:rPrChange>
        </w:rPr>
        <w:t>Ejemplo:</w:t>
      </w:r>
      <w:r w:rsidRPr="008439ED">
        <w:rPr>
          <w:rFonts w:ascii="Calibri" w:eastAsia="Times New Roman" w:hAnsi="Calibri" w:cs="Calibri"/>
          <w:lang w:eastAsia="es-CO"/>
          <w:rPrChange w:id="1522" w:author="LauraPGM" w:date="2025-11-04T16:55:00Z">
            <w:rPr>
              <w:lang w:eastAsia="es-CO"/>
            </w:rPr>
          </w:rPrChange>
        </w:rPr>
        <w:t xml:space="preserve"> la eficiencia de combustión de una caldera bajó del 85 % al 78 %.</w:t>
      </w:r>
    </w:p>
    <w:p w14:paraId="0D263737" w14:textId="77777777" w:rsidR="00E35A55" w:rsidRPr="008439ED" w:rsidRDefault="00E35A55">
      <w:pPr>
        <w:numPr>
          <w:ilvl w:val="0"/>
          <w:numId w:val="165"/>
        </w:numPr>
        <w:spacing w:before="100" w:beforeAutospacing="1" w:after="100" w:afterAutospacing="1" w:line="360" w:lineRule="auto"/>
        <w:rPr>
          <w:rFonts w:ascii="Calibri" w:eastAsia="Times New Roman" w:hAnsi="Calibri" w:cs="Calibri"/>
          <w:lang w:eastAsia="es-CO"/>
        </w:rPr>
        <w:pPrChange w:id="1523" w:author="LauraPGM" w:date="2025-10-01T14:29:00Z">
          <w:pPr>
            <w:numPr>
              <w:numId w:val="112"/>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Consumo absoluto elevado en áreas específicas:</w:t>
      </w:r>
      <w:r w:rsidRPr="008439ED">
        <w:rPr>
          <w:rFonts w:ascii="Calibri" w:eastAsia="Times New Roman" w:hAnsi="Calibri" w:cs="Calibri"/>
          <w:lang w:eastAsia="es-CO"/>
        </w:rPr>
        <w:t xml:space="preserve"> alerta sobre puntos críticos.</w:t>
      </w:r>
    </w:p>
    <w:p w14:paraId="0E20EE69" w14:textId="77777777" w:rsidR="00E35A55" w:rsidRPr="008439ED" w:rsidRDefault="00E35A55">
      <w:pPr>
        <w:pStyle w:val="Prrafodelista"/>
        <w:numPr>
          <w:ilvl w:val="0"/>
          <w:numId w:val="166"/>
        </w:numPr>
        <w:spacing w:before="100" w:beforeAutospacing="1" w:after="100" w:afterAutospacing="1" w:line="360" w:lineRule="auto"/>
        <w:rPr>
          <w:rFonts w:ascii="Calibri" w:eastAsia="Times New Roman" w:hAnsi="Calibri" w:cs="Calibri"/>
          <w:lang w:eastAsia="es-CO"/>
          <w:rPrChange w:id="1524" w:author="LauraPGM" w:date="2025-11-04T16:55:00Z">
            <w:rPr>
              <w:lang w:eastAsia="es-CO"/>
            </w:rPr>
          </w:rPrChange>
        </w:rPr>
        <w:pPrChange w:id="1525" w:author="LauraPGM" w:date="2025-10-01T14:30:00Z">
          <w:pPr>
            <w:numPr>
              <w:ilvl w:val="1"/>
              <w:numId w:val="112"/>
            </w:numPr>
            <w:tabs>
              <w:tab w:val="num" w:pos="360"/>
              <w:tab w:val="num" w:pos="1440"/>
            </w:tabs>
            <w:spacing w:before="100" w:beforeAutospacing="1" w:after="100" w:afterAutospacing="1" w:line="240" w:lineRule="auto"/>
            <w:ind w:left="1440" w:hanging="720"/>
          </w:pPr>
        </w:pPrChange>
      </w:pPr>
      <w:r w:rsidRPr="008439ED">
        <w:rPr>
          <w:rFonts w:ascii="Calibri" w:eastAsia="Times New Roman" w:hAnsi="Calibri" w:cs="Calibri"/>
          <w:b/>
          <w:iCs/>
          <w:lang w:eastAsia="es-CO"/>
          <w:rPrChange w:id="1526" w:author="LauraPGM" w:date="2025-11-04T16:55:00Z">
            <w:rPr>
              <w:i/>
              <w:iCs/>
              <w:lang w:eastAsia="es-CO"/>
            </w:rPr>
          </w:rPrChange>
        </w:rPr>
        <w:t>Ejemplo:</w:t>
      </w:r>
      <w:r w:rsidRPr="008439ED">
        <w:rPr>
          <w:rFonts w:ascii="Calibri" w:eastAsia="Times New Roman" w:hAnsi="Calibri" w:cs="Calibri"/>
          <w:lang w:eastAsia="es-CO"/>
          <w:rPrChange w:id="1527" w:author="LauraPGM" w:date="2025-11-04T16:55:00Z">
            <w:rPr>
              <w:lang w:eastAsia="es-CO"/>
            </w:rPr>
          </w:rPrChange>
        </w:rPr>
        <w:t xml:space="preserve"> la iluminación representa el 40 % del consumo total de la planta.</w:t>
      </w:r>
    </w:p>
    <w:p w14:paraId="2066DE51" w14:textId="77777777" w:rsidR="00E35A55" w:rsidRPr="008439ED" w:rsidRDefault="00E35A55">
      <w:pPr>
        <w:numPr>
          <w:ilvl w:val="0"/>
          <w:numId w:val="165"/>
        </w:numPr>
        <w:spacing w:before="100" w:beforeAutospacing="1" w:after="100" w:afterAutospacing="1" w:line="360" w:lineRule="auto"/>
        <w:rPr>
          <w:rFonts w:ascii="Calibri" w:eastAsia="Times New Roman" w:hAnsi="Calibri" w:cs="Calibri"/>
          <w:lang w:eastAsia="es-CO"/>
        </w:rPr>
        <w:pPrChange w:id="1528" w:author="LauraPGM" w:date="2025-10-01T14:29:00Z">
          <w:pPr>
            <w:numPr>
              <w:numId w:val="112"/>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Picos de consumo o demanda:</w:t>
      </w:r>
      <w:r w:rsidRPr="008439ED">
        <w:rPr>
          <w:rFonts w:ascii="Calibri" w:eastAsia="Times New Roman" w:hAnsi="Calibri" w:cs="Calibri"/>
          <w:lang w:eastAsia="es-CO"/>
        </w:rPr>
        <w:t xml:space="preserve"> identifican oportunidades de gestión de cargas.</w:t>
      </w:r>
    </w:p>
    <w:p w14:paraId="256B930B" w14:textId="77777777" w:rsidR="00E35A55" w:rsidRPr="008439ED" w:rsidRDefault="00E35A55">
      <w:pPr>
        <w:numPr>
          <w:ilvl w:val="0"/>
          <w:numId w:val="165"/>
        </w:numPr>
        <w:spacing w:before="100" w:beforeAutospacing="1" w:after="100" w:afterAutospacing="1" w:line="360" w:lineRule="auto"/>
        <w:rPr>
          <w:rFonts w:ascii="Calibri" w:eastAsia="Times New Roman" w:hAnsi="Calibri" w:cs="Calibri"/>
          <w:lang w:eastAsia="es-CO"/>
        </w:rPr>
        <w:pPrChange w:id="1529" w:author="LauraPGM" w:date="2025-10-01T14:29:00Z">
          <w:pPr>
            <w:numPr>
              <w:numId w:val="112"/>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Tecnologías obsoletas:</w:t>
      </w:r>
      <w:r w:rsidRPr="008439ED">
        <w:rPr>
          <w:rFonts w:ascii="Calibri" w:eastAsia="Times New Roman" w:hAnsi="Calibri" w:cs="Calibri"/>
          <w:lang w:eastAsia="es-CO"/>
        </w:rPr>
        <w:t xml:space="preserve"> equipos antiguos limitan la eficiencia.</w:t>
      </w:r>
    </w:p>
    <w:p w14:paraId="2AF4E560" w14:textId="77777777" w:rsidR="00E35A55" w:rsidRPr="008439ED" w:rsidRDefault="00E35A55">
      <w:pPr>
        <w:pStyle w:val="Prrafodelista"/>
        <w:numPr>
          <w:ilvl w:val="0"/>
          <w:numId w:val="160"/>
        </w:numPr>
        <w:spacing w:before="100" w:beforeAutospacing="1" w:after="100" w:afterAutospacing="1" w:line="360" w:lineRule="auto"/>
        <w:outlineLvl w:val="3"/>
        <w:rPr>
          <w:rFonts w:ascii="Calibri" w:eastAsia="Times New Roman" w:hAnsi="Calibri" w:cs="Calibri"/>
          <w:b/>
          <w:bCs/>
          <w:lang w:eastAsia="es-CO"/>
          <w:rPrChange w:id="1530" w:author="LauraPGM" w:date="2025-11-04T16:55:00Z">
            <w:rPr>
              <w:lang w:eastAsia="es-CO"/>
            </w:rPr>
          </w:rPrChange>
        </w:rPr>
        <w:pPrChange w:id="1531" w:author="LauraPGM" w:date="2025-10-01T14:31:00Z">
          <w:pPr>
            <w:spacing w:before="100" w:beforeAutospacing="1" w:after="100" w:afterAutospacing="1" w:line="240" w:lineRule="auto"/>
            <w:outlineLvl w:val="3"/>
          </w:pPr>
        </w:pPrChange>
      </w:pPr>
      <w:del w:id="1532" w:author="LauraPGM" w:date="2025-10-01T14:31:00Z">
        <w:r w:rsidRPr="008439ED" w:rsidDel="006D7B7D">
          <w:rPr>
            <w:rFonts w:ascii="Calibri" w:eastAsia="Times New Roman" w:hAnsi="Calibri" w:cs="Calibri"/>
            <w:b/>
            <w:bCs/>
            <w:lang w:eastAsia="es-CO"/>
            <w:rPrChange w:id="1533" w:author="LauraPGM" w:date="2025-11-04T16:55:00Z">
              <w:rPr>
                <w:lang w:eastAsia="es-CO"/>
              </w:rPr>
            </w:rPrChange>
          </w:rPr>
          <w:delText xml:space="preserve">4.1.2. </w:delText>
        </w:r>
      </w:del>
      <w:r w:rsidRPr="008439ED">
        <w:rPr>
          <w:rFonts w:ascii="Calibri" w:eastAsia="Times New Roman" w:hAnsi="Calibri" w:cs="Calibri"/>
          <w:b/>
          <w:bCs/>
          <w:lang w:eastAsia="es-CO"/>
          <w:rPrChange w:id="1534" w:author="LauraPGM" w:date="2025-11-04T16:55:00Z">
            <w:rPr>
              <w:lang w:eastAsia="es-CO"/>
            </w:rPr>
          </w:rPrChange>
        </w:rPr>
        <w:t>Estrategias de reducción del consumo</w:t>
      </w:r>
    </w:p>
    <w:p w14:paraId="101063F0" w14:textId="77777777" w:rsidR="00E35A55" w:rsidRPr="008439ED" w:rsidRDefault="00E35A55">
      <w:pPr>
        <w:numPr>
          <w:ilvl w:val="0"/>
          <w:numId w:val="167"/>
        </w:numPr>
        <w:spacing w:before="100" w:beforeAutospacing="1" w:after="100" w:afterAutospacing="1" w:line="360" w:lineRule="auto"/>
        <w:rPr>
          <w:rFonts w:ascii="Calibri" w:eastAsia="Times New Roman" w:hAnsi="Calibri" w:cs="Calibri"/>
          <w:lang w:eastAsia="es-CO"/>
        </w:rPr>
        <w:pPrChange w:id="1535" w:author="LauraPGM" w:date="2025-10-01T14:34:00Z">
          <w:pPr>
            <w:numPr>
              <w:numId w:val="113"/>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Mejoras operacionales y de mantenimiento:</w:t>
      </w:r>
      <w:r w:rsidRPr="008439ED">
        <w:rPr>
          <w:rFonts w:ascii="Calibri" w:eastAsia="Times New Roman" w:hAnsi="Calibri" w:cs="Calibri"/>
          <w:lang w:eastAsia="es-CO"/>
        </w:rPr>
        <w:t xml:space="preserve"> optimización de horarios, ajustes de control, mantenimiento preventivo, buenas prácticas.</w:t>
      </w:r>
    </w:p>
    <w:p w14:paraId="5FD6B807" w14:textId="77777777" w:rsidR="00E35A55" w:rsidRPr="008439ED" w:rsidRDefault="00E35A55">
      <w:pPr>
        <w:pStyle w:val="Prrafodelista"/>
        <w:numPr>
          <w:ilvl w:val="0"/>
          <w:numId w:val="166"/>
        </w:numPr>
        <w:spacing w:before="100" w:beforeAutospacing="1" w:after="100" w:afterAutospacing="1" w:line="360" w:lineRule="auto"/>
        <w:rPr>
          <w:rFonts w:ascii="Calibri" w:eastAsia="Times New Roman" w:hAnsi="Calibri" w:cs="Calibri"/>
          <w:lang w:eastAsia="es-CO"/>
          <w:rPrChange w:id="1536" w:author="LauraPGM" w:date="2025-11-04T16:55:00Z">
            <w:rPr>
              <w:lang w:eastAsia="es-CO"/>
            </w:rPr>
          </w:rPrChange>
        </w:rPr>
        <w:pPrChange w:id="1537" w:author="LauraPGM" w:date="2025-10-01T14:34:00Z">
          <w:pPr>
            <w:numPr>
              <w:ilvl w:val="1"/>
              <w:numId w:val="113"/>
            </w:numPr>
            <w:tabs>
              <w:tab w:val="num" w:pos="360"/>
              <w:tab w:val="num" w:pos="1440"/>
            </w:tabs>
            <w:spacing w:before="100" w:beforeAutospacing="1" w:after="100" w:afterAutospacing="1" w:line="240" w:lineRule="auto"/>
            <w:ind w:left="1440" w:hanging="720"/>
          </w:pPr>
        </w:pPrChange>
      </w:pPr>
      <w:r w:rsidRPr="008439ED">
        <w:rPr>
          <w:rFonts w:ascii="Calibri" w:eastAsia="Times New Roman" w:hAnsi="Calibri" w:cs="Calibri"/>
          <w:b/>
          <w:iCs/>
          <w:lang w:eastAsia="es-CO"/>
          <w:rPrChange w:id="1538" w:author="LauraPGM" w:date="2025-11-04T16:55:00Z">
            <w:rPr>
              <w:i/>
              <w:iCs/>
              <w:lang w:eastAsia="es-CO"/>
            </w:rPr>
          </w:rPrChange>
        </w:rPr>
        <w:t>Ejemplo:</w:t>
      </w:r>
      <w:r w:rsidRPr="008439ED">
        <w:rPr>
          <w:rFonts w:ascii="Calibri" w:eastAsia="Times New Roman" w:hAnsi="Calibri" w:cs="Calibri"/>
          <w:lang w:eastAsia="es-CO"/>
          <w:rPrChange w:id="1539" w:author="LauraPGM" w:date="2025-11-04T16:55:00Z">
            <w:rPr>
              <w:lang w:eastAsia="es-CO"/>
            </w:rPr>
          </w:rPrChange>
        </w:rPr>
        <w:t xml:space="preserve"> programa de reparación de fugas de aire comprimido.</w:t>
      </w:r>
    </w:p>
    <w:p w14:paraId="4B5ED1D3" w14:textId="77777777" w:rsidR="00E35A55" w:rsidRPr="008439ED" w:rsidRDefault="00E35A55">
      <w:pPr>
        <w:numPr>
          <w:ilvl w:val="0"/>
          <w:numId w:val="167"/>
        </w:numPr>
        <w:spacing w:before="100" w:beforeAutospacing="1" w:after="100" w:afterAutospacing="1" w:line="360" w:lineRule="auto"/>
        <w:rPr>
          <w:rFonts w:ascii="Calibri" w:eastAsia="Times New Roman" w:hAnsi="Calibri" w:cs="Calibri"/>
          <w:lang w:eastAsia="es-CO"/>
        </w:rPr>
        <w:pPrChange w:id="1540" w:author="LauraPGM" w:date="2025-10-01T14:34:00Z">
          <w:pPr>
            <w:numPr>
              <w:numId w:val="113"/>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Inversiones en tecnología y equipos eficientes:</w:t>
      </w:r>
      <w:r w:rsidRPr="008439ED">
        <w:rPr>
          <w:rFonts w:ascii="Calibri" w:eastAsia="Times New Roman" w:hAnsi="Calibri" w:cs="Calibri"/>
          <w:lang w:eastAsia="es-CO"/>
        </w:rPr>
        <w:t xml:space="preserve"> sustitución de equipos, recuperación de calor, automatización, sistemas de gestión energética.</w:t>
      </w:r>
    </w:p>
    <w:p w14:paraId="0FA475C1" w14:textId="77777777" w:rsidR="00E35A55" w:rsidRPr="008439ED" w:rsidRDefault="00E35A55">
      <w:pPr>
        <w:pStyle w:val="Prrafodelista"/>
        <w:numPr>
          <w:ilvl w:val="0"/>
          <w:numId w:val="166"/>
        </w:numPr>
        <w:spacing w:before="100" w:beforeAutospacing="1" w:after="100" w:afterAutospacing="1" w:line="360" w:lineRule="auto"/>
        <w:rPr>
          <w:rFonts w:ascii="Calibri" w:eastAsia="Times New Roman" w:hAnsi="Calibri" w:cs="Calibri"/>
          <w:lang w:eastAsia="es-CO"/>
          <w:rPrChange w:id="1541" w:author="LauraPGM" w:date="2025-11-04T16:55:00Z">
            <w:rPr>
              <w:lang w:eastAsia="es-CO"/>
            </w:rPr>
          </w:rPrChange>
        </w:rPr>
        <w:pPrChange w:id="1542" w:author="LauraPGM" w:date="2025-10-01T14:34:00Z">
          <w:pPr>
            <w:numPr>
              <w:ilvl w:val="1"/>
              <w:numId w:val="113"/>
            </w:numPr>
            <w:tabs>
              <w:tab w:val="num" w:pos="360"/>
              <w:tab w:val="num" w:pos="1440"/>
            </w:tabs>
            <w:spacing w:before="100" w:beforeAutospacing="1" w:after="100" w:afterAutospacing="1" w:line="240" w:lineRule="auto"/>
            <w:ind w:left="1440" w:hanging="720"/>
          </w:pPr>
        </w:pPrChange>
      </w:pPr>
      <w:r w:rsidRPr="008439ED">
        <w:rPr>
          <w:rFonts w:ascii="Calibri" w:eastAsia="Times New Roman" w:hAnsi="Calibri" w:cs="Calibri"/>
          <w:b/>
          <w:iCs/>
          <w:lang w:eastAsia="es-CO"/>
          <w:rPrChange w:id="1543" w:author="LauraPGM" w:date="2025-11-04T16:55:00Z">
            <w:rPr>
              <w:i/>
              <w:iCs/>
              <w:lang w:eastAsia="es-CO"/>
            </w:rPr>
          </w:rPrChange>
        </w:rPr>
        <w:t>Ejemplo:</w:t>
      </w:r>
      <w:r w:rsidRPr="008439ED">
        <w:rPr>
          <w:rFonts w:ascii="Calibri" w:eastAsia="Times New Roman" w:hAnsi="Calibri" w:cs="Calibri"/>
          <w:lang w:eastAsia="es-CO"/>
          <w:rPrChange w:id="1544" w:author="LauraPGM" w:date="2025-11-04T16:55:00Z">
            <w:rPr>
              <w:lang w:eastAsia="es-CO"/>
            </w:rPr>
          </w:rPrChange>
        </w:rPr>
        <w:t xml:space="preserve"> migrar a iluminación LED en producción.</w:t>
      </w:r>
    </w:p>
    <w:p w14:paraId="33462862" w14:textId="77777777" w:rsidR="00E35A55" w:rsidRPr="008439ED" w:rsidRDefault="00E35A55">
      <w:pPr>
        <w:numPr>
          <w:ilvl w:val="0"/>
          <w:numId w:val="167"/>
        </w:numPr>
        <w:spacing w:before="100" w:beforeAutospacing="1" w:after="100" w:afterAutospacing="1" w:line="360" w:lineRule="auto"/>
        <w:rPr>
          <w:rFonts w:ascii="Calibri" w:eastAsia="Times New Roman" w:hAnsi="Calibri" w:cs="Calibri"/>
          <w:lang w:eastAsia="es-CO"/>
        </w:rPr>
        <w:pPrChange w:id="1545" w:author="LauraPGM" w:date="2025-10-01T14:34:00Z">
          <w:pPr>
            <w:numPr>
              <w:numId w:val="113"/>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Mejoras en infraestructura:</w:t>
      </w:r>
      <w:r w:rsidRPr="008439ED">
        <w:rPr>
          <w:rFonts w:ascii="Calibri" w:eastAsia="Times New Roman" w:hAnsi="Calibri" w:cs="Calibri"/>
          <w:lang w:eastAsia="es-CO"/>
        </w:rPr>
        <w:t xml:space="preserve"> aislamiento térmico, sellado de infiltraciones, recubrimientos reflectantes.</w:t>
      </w:r>
    </w:p>
    <w:p w14:paraId="25880514" w14:textId="77777777" w:rsidR="00E35A55" w:rsidRPr="008439ED" w:rsidRDefault="00E35A55">
      <w:pPr>
        <w:pStyle w:val="Prrafodelista"/>
        <w:numPr>
          <w:ilvl w:val="0"/>
          <w:numId w:val="166"/>
        </w:numPr>
        <w:spacing w:before="100" w:beforeAutospacing="1" w:after="100" w:afterAutospacing="1" w:line="360" w:lineRule="auto"/>
        <w:rPr>
          <w:rFonts w:ascii="Calibri" w:eastAsia="Times New Roman" w:hAnsi="Calibri" w:cs="Calibri"/>
          <w:lang w:eastAsia="es-CO"/>
          <w:rPrChange w:id="1546" w:author="LauraPGM" w:date="2025-11-04T16:55:00Z">
            <w:rPr>
              <w:lang w:eastAsia="es-CO"/>
            </w:rPr>
          </w:rPrChange>
        </w:rPr>
        <w:pPrChange w:id="1547" w:author="LauraPGM" w:date="2025-10-01T14:35:00Z">
          <w:pPr>
            <w:numPr>
              <w:ilvl w:val="1"/>
              <w:numId w:val="113"/>
            </w:numPr>
            <w:tabs>
              <w:tab w:val="num" w:pos="360"/>
              <w:tab w:val="num" w:pos="1440"/>
            </w:tabs>
            <w:spacing w:before="100" w:beforeAutospacing="1" w:after="100" w:afterAutospacing="1" w:line="240" w:lineRule="auto"/>
            <w:ind w:left="1440" w:hanging="720"/>
          </w:pPr>
        </w:pPrChange>
      </w:pPr>
      <w:r w:rsidRPr="008439ED">
        <w:rPr>
          <w:rFonts w:ascii="Calibri" w:eastAsia="Times New Roman" w:hAnsi="Calibri" w:cs="Calibri"/>
          <w:b/>
          <w:iCs/>
          <w:lang w:eastAsia="es-CO"/>
          <w:rPrChange w:id="1548" w:author="LauraPGM" w:date="2025-11-04T16:55:00Z">
            <w:rPr>
              <w:i/>
              <w:iCs/>
              <w:lang w:eastAsia="es-CO"/>
            </w:rPr>
          </w:rPrChange>
        </w:rPr>
        <w:t>Ejemplo:</w:t>
      </w:r>
      <w:r w:rsidRPr="008439ED">
        <w:rPr>
          <w:rFonts w:ascii="Calibri" w:eastAsia="Times New Roman" w:hAnsi="Calibri" w:cs="Calibri"/>
          <w:lang w:eastAsia="es-CO"/>
          <w:rPrChange w:id="1549" w:author="LauraPGM" w:date="2025-11-04T16:55:00Z">
            <w:rPr>
              <w:lang w:eastAsia="es-CO"/>
            </w:rPr>
          </w:rPrChange>
        </w:rPr>
        <w:t xml:space="preserve"> aislamiento en tuberías de vapor.</w:t>
      </w:r>
    </w:p>
    <w:p w14:paraId="6E37A30F" w14:textId="77777777" w:rsidR="00E35A55" w:rsidRPr="008439ED" w:rsidRDefault="00E35A55">
      <w:pPr>
        <w:numPr>
          <w:ilvl w:val="0"/>
          <w:numId w:val="168"/>
        </w:numPr>
        <w:spacing w:before="100" w:beforeAutospacing="1" w:after="100" w:afterAutospacing="1" w:line="360" w:lineRule="auto"/>
        <w:rPr>
          <w:rFonts w:ascii="Calibri" w:eastAsia="Times New Roman" w:hAnsi="Calibri" w:cs="Calibri"/>
          <w:lang w:eastAsia="es-CO"/>
        </w:rPr>
        <w:pPrChange w:id="1550" w:author="LauraPGM" w:date="2025-10-01T14:36:00Z">
          <w:pPr>
            <w:numPr>
              <w:numId w:val="113"/>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lastRenderedPageBreak/>
        <w:t>Gestión de la demanda:</w:t>
      </w:r>
      <w:r w:rsidRPr="008439ED">
        <w:rPr>
          <w:rFonts w:ascii="Calibri" w:eastAsia="Times New Roman" w:hAnsi="Calibri" w:cs="Calibri"/>
          <w:lang w:eastAsia="es-CO"/>
        </w:rPr>
        <w:t xml:space="preserve"> desplazamiento de cargas, reducción de picos, almacenamiento energético.</w:t>
      </w:r>
    </w:p>
    <w:p w14:paraId="67776BA3" w14:textId="77777777" w:rsidR="00E35A55" w:rsidRPr="008439ED" w:rsidRDefault="00E35A55">
      <w:pPr>
        <w:pStyle w:val="Prrafodelista"/>
        <w:numPr>
          <w:ilvl w:val="0"/>
          <w:numId w:val="166"/>
        </w:numPr>
        <w:spacing w:before="100" w:beforeAutospacing="1" w:after="100" w:afterAutospacing="1" w:line="360" w:lineRule="auto"/>
        <w:rPr>
          <w:ins w:id="1551" w:author="LauraPGM" w:date="2025-10-01T14:36:00Z"/>
          <w:rFonts w:ascii="Calibri" w:eastAsia="Times New Roman" w:hAnsi="Calibri" w:cs="Calibri"/>
          <w:lang w:eastAsia="es-CO"/>
        </w:rPr>
        <w:pPrChange w:id="1552" w:author="LauraPGM" w:date="2025-10-01T14:35:00Z">
          <w:pPr>
            <w:numPr>
              <w:ilvl w:val="1"/>
              <w:numId w:val="113"/>
            </w:numPr>
            <w:tabs>
              <w:tab w:val="num" w:pos="360"/>
              <w:tab w:val="num" w:pos="1440"/>
            </w:tabs>
            <w:spacing w:before="100" w:beforeAutospacing="1" w:after="100" w:afterAutospacing="1" w:line="240" w:lineRule="auto"/>
            <w:ind w:left="1440" w:hanging="720"/>
          </w:pPr>
        </w:pPrChange>
      </w:pPr>
      <w:r w:rsidRPr="008439ED">
        <w:rPr>
          <w:rFonts w:ascii="Calibri" w:eastAsia="Times New Roman" w:hAnsi="Calibri" w:cs="Calibri"/>
          <w:b/>
          <w:iCs/>
          <w:lang w:eastAsia="es-CO"/>
          <w:rPrChange w:id="1553" w:author="LauraPGM" w:date="2025-11-04T16:55:00Z">
            <w:rPr>
              <w:i/>
              <w:iCs/>
              <w:lang w:eastAsia="es-CO"/>
            </w:rPr>
          </w:rPrChange>
        </w:rPr>
        <w:t>Ejemplo:</w:t>
      </w:r>
      <w:r w:rsidRPr="008439ED">
        <w:rPr>
          <w:rFonts w:ascii="Calibri" w:eastAsia="Times New Roman" w:hAnsi="Calibri" w:cs="Calibri"/>
          <w:lang w:eastAsia="es-CO"/>
          <w:rPrChange w:id="1554" w:author="LauraPGM" w:date="2025-11-04T16:55:00Z">
            <w:rPr>
              <w:lang w:eastAsia="es-CO"/>
            </w:rPr>
          </w:rPrChange>
        </w:rPr>
        <w:t xml:space="preserve"> programación de compresores en horarios de tarifa reducida.</w:t>
      </w:r>
    </w:p>
    <w:p w14:paraId="67F03182" w14:textId="77777777" w:rsidR="00FE20FB" w:rsidRPr="008439ED" w:rsidRDefault="00FE20FB">
      <w:pPr>
        <w:pStyle w:val="Prrafodelista"/>
        <w:spacing w:before="100" w:beforeAutospacing="1" w:after="100" w:afterAutospacing="1" w:line="360" w:lineRule="auto"/>
        <w:rPr>
          <w:rFonts w:ascii="Calibri" w:eastAsia="Times New Roman" w:hAnsi="Calibri" w:cs="Calibri"/>
          <w:lang w:eastAsia="es-CO"/>
          <w:rPrChange w:id="1555" w:author="LauraPGM" w:date="2025-11-04T16:55:00Z">
            <w:rPr>
              <w:lang w:eastAsia="es-CO"/>
            </w:rPr>
          </w:rPrChange>
        </w:rPr>
        <w:pPrChange w:id="1556" w:author="LauraPGM" w:date="2025-10-01T14:36:00Z">
          <w:pPr>
            <w:numPr>
              <w:ilvl w:val="1"/>
              <w:numId w:val="113"/>
            </w:numPr>
            <w:tabs>
              <w:tab w:val="num" w:pos="360"/>
              <w:tab w:val="num" w:pos="1440"/>
            </w:tabs>
            <w:spacing w:before="100" w:beforeAutospacing="1" w:after="100" w:afterAutospacing="1" w:line="240" w:lineRule="auto"/>
            <w:ind w:left="1440" w:hanging="720"/>
          </w:pPr>
        </w:pPrChange>
      </w:pPr>
    </w:p>
    <w:p w14:paraId="6B692959" w14:textId="77777777" w:rsidR="00E35A55" w:rsidRPr="008439ED" w:rsidRDefault="00E35A55">
      <w:pPr>
        <w:pStyle w:val="Prrafodelista"/>
        <w:numPr>
          <w:ilvl w:val="0"/>
          <w:numId w:val="160"/>
        </w:numPr>
        <w:spacing w:before="100" w:beforeAutospacing="1" w:after="100" w:afterAutospacing="1" w:line="360" w:lineRule="auto"/>
        <w:outlineLvl w:val="3"/>
        <w:rPr>
          <w:rFonts w:ascii="Calibri" w:eastAsia="Times New Roman" w:hAnsi="Calibri" w:cs="Calibri"/>
          <w:b/>
          <w:bCs/>
          <w:lang w:eastAsia="es-CO"/>
          <w:rPrChange w:id="1557" w:author="LauraPGM" w:date="2025-11-04T16:55:00Z">
            <w:rPr>
              <w:lang w:eastAsia="es-CO"/>
            </w:rPr>
          </w:rPrChange>
        </w:rPr>
        <w:pPrChange w:id="1558" w:author="LauraPGM" w:date="2025-10-01T14:36:00Z">
          <w:pPr>
            <w:spacing w:before="100" w:beforeAutospacing="1" w:after="100" w:afterAutospacing="1" w:line="240" w:lineRule="auto"/>
            <w:outlineLvl w:val="3"/>
          </w:pPr>
        </w:pPrChange>
      </w:pPr>
      <w:del w:id="1559" w:author="LauraPGM" w:date="2025-10-01T14:35:00Z">
        <w:r w:rsidRPr="008439ED" w:rsidDel="00FE20FB">
          <w:rPr>
            <w:rFonts w:ascii="Calibri" w:eastAsia="Times New Roman" w:hAnsi="Calibri" w:cs="Calibri"/>
            <w:b/>
            <w:bCs/>
            <w:lang w:eastAsia="es-CO"/>
            <w:rPrChange w:id="1560" w:author="LauraPGM" w:date="2025-11-04T16:55:00Z">
              <w:rPr>
                <w:lang w:eastAsia="es-CO"/>
              </w:rPr>
            </w:rPrChange>
          </w:rPr>
          <w:delText xml:space="preserve">4.1.3. </w:delText>
        </w:r>
      </w:del>
      <w:r w:rsidRPr="008439ED">
        <w:rPr>
          <w:rFonts w:ascii="Calibri" w:eastAsia="Times New Roman" w:hAnsi="Calibri" w:cs="Calibri"/>
          <w:b/>
          <w:bCs/>
          <w:lang w:eastAsia="es-CO"/>
          <w:rPrChange w:id="1561" w:author="LauraPGM" w:date="2025-11-04T16:55:00Z">
            <w:rPr>
              <w:lang w:eastAsia="es-CO"/>
            </w:rPr>
          </w:rPrChange>
        </w:rPr>
        <w:t>Evaluación del potencial de ahorro</w:t>
      </w:r>
    </w:p>
    <w:p w14:paraId="3C643311" w14:textId="77777777" w:rsidR="00E35A55" w:rsidRPr="008439ED" w:rsidRDefault="00E35A55">
      <w:pPr>
        <w:numPr>
          <w:ilvl w:val="0"/>
          <w:numId w:val="169"/>
        </w:numPr>
        <w:spacing w:before="100" w:beforeAutospacing="1" w:after="100" w:afterAutospacing="1" w:line="360" w:lineRule="auto"/>
        <w:rPr>
          <w:rFonts w:ascii="Calibri" w:eastAsia="Times New Roman" w:hAnsi="Calibri" w:cs="Calibri"/>
          <w:lang w:eastAsia="es-CO"/>
        </w:rPr>
        <w:pPrChange w:id="1562" w:author="LauraPGM" w:date="2025-10-01T14:36:00Z">
          <w:pPr>
            <w:numPr>
              <w:numId w:val="114"/>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Ahorro energético cuantificable.</w:t>
      </w:r>
    </w:p>
    <w:p w14:paraId="6B07F734" w14:textId="17C882B0" w:rsidR="00E35A55" w:rsidRPr="008439ED" w:rsidRDefault="00E35A55">
      <w:pPr>
        <w:numPr>
          <w:ilvl w:val="0"/>
          <w:numId w:val="169"/>
        </w:numPr>
        <w:spacing w:before="100" w:beforeAutospacing="1" w:after="100" w:afterAutospacing="1" w:line="360" w:lineRule="auto"/>
        <w:rPr>
          <w:rFonts w:ascii="Calibri" w:eastAsia="Times New Roman" w:hAnsi="Calibri" w:cs="Calibri"/>
          <w:lang w:eastAsia="es-CO"/>
        </w:rPr>
        <w:pPrChange w:id="1563" w:author="LauraPGM" w:date="2025-10-01T14:36:00Z">
          <w:pPr>
            <w:numPr>
              <w:numId w:val="114"/>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Ahorro económico:</w:t>
      </w:r>
      <w:r w:rsidRPr="008439ED">
        <w:rPr>
          <w:rFonts w:ascii="Calibri" w:eastAsia="Times New Roman" w:hAnsi="Calibri" w:cs="Calibri"/>
          <w:lang w:eastAsia="es-CO"/>
        </w:rPr>
        <w:t xml:space="preserve"> incluyendo CAPEX</w:t>
      </w:r>
      <w:ins w:id="1564" w:author="LauraPGM" w:date="2025-10-09T06:22:00Z">
        <w:r w:rsidR="004E54F4" w:rsidRPr="008439ED">
          <w:rPr>
            <w:rFonts w:ascii="Calibri" w:eastAsia="Times New Roman" w:hAnsi="Calibri" w:cs="Calibri"/>
            <w:lang w:eastAsia="es-CO"/>
          </w:rPr>
          <w:t xml:space="preserve"> </w:t>
        </w:r>
      </w:ins>
      <w:ins w:id="1565" w:author="LauraPGM" w:date="2025-10-09T06:21:00Z">
        <w:r w:rsidR="004E54F4" w:rsidRPr="008439ED">
          <w:rPr>
            <w:rFonts w:ascii="Calibri" w:eastAsia="Times New Roman" w:hAnsi="Calibri" w:cs="Calibri"/>
            <w:lang w:eastAsia="es-CO"/>
          </w:rPr>
          <w:t>(</w:t>
        </w:r>
        <w:r w:rsidR="004E54F4" w:rsidRPr="008439ED">
          <w:rPr>
            <w:rFonts w:ascii="Calibri" w:hAnsi="Calibri" w:cs="Calibri"/>
            <w:i/>
            <w:rPrChange w:id="1566" w:author="LauraPGM" w:date="2025-11-04T16:55:00Z">
              <w:rPr/>
            </w:rPrChange>
          </w:rPr>
          <w:t>C</w:t>
        </w:r>
        <w:r w:rsidR="002C12C4" w:rsidRPr="008439ED">
          <w:rPr>
            <w:rFonts w:ascii="Calibri" w:hAnsi="Calibri" w:cs="Calibri"/>
            <w:i/>
            <w:rPrChange w:id="1567" w:author="LauraPGM" w:date="2025-11-04T16:55:00Z">
              <w:rPr/>
            </w:rPrChange>
          </w:rPr>
          <w:t xml:space="preserve">apital </w:t>
        </w:r>
        <w:proofErr w:type="spellStart"/>
        <w:r w:rsidR="002C12C4" w:rsidRPr="008439ED">
          <w:rPr>
            <w:rFonts w:ascii="Calibri" w:hAnsi="Calibri" w:cs="Calibri"/>
            <w:i/>
            <w:rPrChange w:id="1568" w:author="LauraPGM" w:date="2025-11-04T16:55:00Z">
              <w:rPr/>
            </w:rPrChange>
          </w:rPr>
          <w:t>E</w:t>
        </w:r>
        <w:r w:rsidR="004E54F4" w:rsidRPr="008439ED">
          <w:rPr>
            <w:rFonts w:ascii="Calibri" w:hAnsi="Calibri" w:cs="Calibri"/>
            <w:i/>
            <w:rPrChange w:id="1569" w:author="LauraPGM" w:date="2025-11-04T16:55:00Z">
              <w:rPr/>
            </w:rPrChange>
          </w:rPr>
          <w:t>xpenditure</w:t>
        </w:r>
      </w:ins>
      <w:proofErr w:type="spellEnd"/>
      <w:ins w:id="1570" w:author="LauraPGM" w:date="2025-10-09T06:22:00Z">
        <w:r w:rsidR="004E54F4" w:rsidRPr="008439ED">
          <w:rPr>
            <w:rFonts w:ascii="Calibri" w:hAnsi="Calibri" w:cs="Calibri"/>
            <w:rPrChange w:id="1571" w:author="LauraPGM" w:date="2025-11-04T16:55:00Z">
              <w:rPr/>
            </w:rPrChange>
          </w:rPr>
          <w:t>)</w:t>
        </w:r>
      </w:ins>
      <w:r w:rsidRPr="008439ED">
        <w:rPr>
          <w:rFonts w:ascii="Calibri" w:eastAsia="Times New Roman" w:hAnsi="Calibri" w:cs="Calibri"/>
          <w:i/>
          <w:lang w:eastAsia="es-CO"/>
          <w:rPrChange w:id="1572" w:author="LauraPGM" w:date="2025-11-04T16:55:00Z">
            <w:rPr>
              <w:rFonts w:ascii="Calibri" w:eastAsia="Times New Roman" w:hAnsi="Calibri" w:cs="Calibri"/>
              <w:lang w:eastAsia="es-CO"/>
            </w:rPr>
          </w:rPrChange>
        </w:rPr>
        <w:t xml:space="preserve"> y </w:t>
      </w:r>
      <w:r w:rsidRPr="008439ED">
        <w:rPr>
          <w:rFonts w:ascii="Calibri" w:eastAsia="Times New Roman" w:hAnsi="Calibri" w:cs="Calibri"/>
          <w:lang w:eastAsia="es-CO"/>
        </w:rPr>
        <w:t>OPEX</w:t>
      </w:r>
      <w:ins w:id="1573" w:author="LauraPGM" w:date="2025-10-09T06:22:00Z">
        <w:r w:rsidR="004E54F4" w:rsidRPr="008439ED">
          <w:rPr>
            <w:rFonts w:ascii="Calibri" w:eastAsia="Times New Roman" w:hAnsi="Calibri" w:cs="Calibri"/>
            <w:lang w:eastAsia="es-CO"/>
          </w:rPr>
          <w:t xml:space="preserve"> (</w:t>
        </w:r>
        <w:proofErr w:type="spellStart"/>
        <w:r w:rsidR="002C12C4" w:rsidRPr="008439ED">
          <w:rPr>
            <w:rFonts w:ascii="Calibri" w:hAnsi="Calibri" w:cs="Calibri"/>
            <w:i/>
            <w:rPrChange w:id="1574" w:author="LauraPGM" w:date="2025-11-04T16:55:00Z">
              <w:rPr/>
            </w:rPrChange>
          </w:rPr>
          <w:t>Operational</w:t>
        </w:r>
        <w:proofErr w:type="spellEnd"/>
        <w:r w:rsidR="002C12C4" w:rsidRPr="008439ED">
          <w:rPr>
            <w:rFonts w:ascii="Calibri" w:hAnsi="Calibri" w:cs="Calibri"/>
            <w:i/>
            <w:rPrChange w:id="1575" w:author="LauraPGM" w:date="2025-11-04T16:55:00Z">
              <w:rPr/>
            </w:rPrChange>
          </w:rPr>
          <w:t xml:space="preserve"> </w:t>
        </w:r>
        <w:proofErr w:type="spellStart"/>
        <w:r w:rsidR="002C12C4" w:rsidRPr="008439ED">
          <w:rPr>
            <w:rFonts w:ascii="Calibri" w:hAnsi="Calibri" w:cs="Calibri"/>
            <w:i/>
            <w:rPrChange w:id="1576" w:author="LauraPGM" w:date="2025-11-04T16:55:00Z">
              <w:rPr/>
            </w:rPrChange>
          </w:rPr>
          <w:t>E</w:t>
        </w:r>
        <w:r w:rsidR="004E54F4" w:rsidRPr="008439ED">
          <w:rPr>
            <w:rFonts w:ascii="Calibri" w:hAnsi="Calibri" w:cs="Calibri"/>
            <w:i/>
            <w:rPrChange w:id="1577" w:author="LauraPGM" w:date="2025-11-04T16:55:00Z">
              <w:rPr/>
            </w:rPrChange>
          </w:rPr>
          <w:t>xpenditure</w:t>
        </w:r>
        <w:proofErr w:type="spellEnd"/>
        <w:r w:rsidR="004E54F4" w:rsidRPr="008439ED">
          <w:rPr>
            <w:rFonts w:ascii="Calibri" w:hAnsi="Calibri" w:cs="Calibri"/>
            <w:rPrChange w:id="1578" w:author="LauraPGM" w:date="2025-11-04T16:55:00Z">
              <w:rPr/>
            </w:rPrChange>
          </w:rPr>
          <w:t>)</w:t>
        </w:r>
      </w:ins>
      <w:r w:rsidRPr="008439ED">
        <w:rPr>
          <w:rFonts w:ascii="Calibri" w:eastAsia="Times New Roman" w:hAnsi="Calibri" w:cs="Calibri"/>
          <w:lang w:eastAsia="es-CO"/>
        </w:rPr>
        <w:t>.</w:t>
      </w:r>
    </w:p>
    <w:p w14:paraId="2BA3728A" w14:textId="62F4D7DD" w:rsidR="00E35A55" w:rsidRPr="008439ED" w:rsidRDefault="00E35A55">
      <w:pPr>
        <w:numPr>
          <w:ilvl w:val="0"/>
          <w:numId w:val="169"/>
        </w:numPr>
        <w:spacing w:before="100" w:beforeAutospacing="1" w:after="100" w:afterAutospacing="1" w:line="360" w:lineRule="auto"/>
        <w:rPr>
          <w:rFonts w:ascii="Calibri" w:eastAsia="Times New Roman" w:hAnsi="Calibri" w:cs="Calibri"/>
          <w:lang w:eastAsia="es-CO"/>
        </w:rPr>
        <w:pPrChange w:id="1579" w:author="LauraPGM" w:date="2025-10-01T14:36:00Z">
          <w:pPr>
            <w:numPr>
              <w:numId w:val="114"/>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Rentabilidad:</w:t>
      </w:r>
      <w:r w:rsidRPr="008439ED">
        <w:rPr>
          <w:rFonts w:ascii="Calibri" w:eastAsia="Times New Roman" w:hAnsi="Calibri" w:cs="Calibri"/>
          <w:lang w:eastAsia="es-CO"/>
        </w:rPr>
        <w:t xml:space="preserve"> periodo de recuperación, VAN</w:t>
      </w:r>
      <w:ins w:id="1580" w:author="LauraPGM" w:date="2025-10-06T22:01:00Z">
        <w:r w:rsidR="001722BA" w:rsidRPr="008439ED">
          <w:rPr>
            <w:rFonts w:ascii="Calibri" w:hAnsi="Calibri" w:cs="Calibri"/>
            <w:rPrChange w:id="1581" w:author="LauraPGM" w:date="2025-11-04T16:55:00Z">
              <w:rPr/>
            </w:rPrChange>
          </w:rPr>
          <w:t xml:space="preserve"> </w:t>
        </w:r>
      </w:ins>
      <w:ins w:id="1582" w:author="LauraPGM" w:date="2025-10-09T06:24:00Z">
        <w:r w:rsidR="002C12C4" w:rsidRPr="008439ED">
          <w:rPr>
            <w:rFonts w:ascii="Calibri" w:hAnsi="Calibri" w:cs="Calibri"/>
          </w:rPr>
          <w:t>(</w:t>
        </w:r>
      </w:ins>
      <w:ins w:id="1583" w:author="LauraPGM" w:date="2025-10-06T22:01:00Z">
        <w:r w:rsidR="001722BA" w:rsidRPr="008439ED">
          <w:rPr>
            <w:rFonts w:ascii="Calibri" w:eastAsia="Times New Roman" w:hAnsi="Calibri" w:cs="Calibri"/>
            <w:lang w:eastAsia="es-CO"/>
          </w:rPr>
          <w:t>Valor Actual Neto</w:t>
        </w:r>
      </w:ins>
      <w:ins w:id="1584" w:author="LauraPGM" w:date="2025-10-09T06:24:00Z">
        <w:r w:rsidR="002C12C4" w:rsidRPr="008439ED">
          <w:rPr>
            <w:rFonts w:ascii="Calibri" w:eastAsia="Times New Roman" w:hAnsi="Calibri" w:cs="Calibri"/>
            <w:lang w:eastAsia="es-CO"/>
          </w:rPr>
          <w:t>)</w:t>
        </w:r>
      </w:ins>
      <w:r w:rsidRPr="008439ED">
        <w:rPr>
          <w:rFonts w:ascii="Calibri" w:eastAsia="Times New Roman" w:hAnsi="Calibri" w:cs="Calibri"/>
          <w:lang w:eastAsia="es-CO"/>
        </w:rPr>
        <w:t>, TIR</w:t>
      </w:r>
      <w:ins w:id="1585" w:author="LauraPGM" w:date="2025-10-06T22:02:00Z">
        <w:r w:rsidR="001722BA" w:rsidRPr="008439ED">
          <w:rPr>
            <w:rFonts w:ascii="Calibri" w:eastAsia="Times New Roman" w:hAnsi="Calibri" w:cs="Calibri"/>
            <w:lang w:eastAsia="es-CO"/>
          </w:rPr>
          <w:t xml:space="preserve"> </w:t>
        </w:r>
      </w:ins>
      <w:ins w:id="1586" w:author="LauraPGM" w:date="2025-10-09T06:24:00Z">
        <w:r w:rsidR="002C12C4" w:rsidRPr="008439ED">
          <w:rPr>
            <w:rFonts w:ascii="Calibri" w:eastAsia="Times New Roman" w:hAnsi="Calibri" w:cs="Calibri"/>
            <w:lang w:eastAsia="es-CO"/>
          </w:rPr>
          <w:t>(</w:t>
        </w:r>
      </w:ins>
      <w:ins w:id="1587" w:author="LauraPGM" w:date="2025-10-06T22:02:00Z">
        <w:r w:rsidR="009C4E14" w:rsidRPr="008439ED">
          <w:rPr>
            <w:rFonts w:ascii="Calibri" w:hAnsi="Calibri" w:cs="Calibri"/>
          </w:rPr>
          <w:t>Tasa Interna de R</w:t>
        </w:r>
        <w:r w:rsidR="001722BA" w:rsidRPr="008439ED">
          <w:rPr>
            <w:rFonts w:ascii="Calibri" w:hAnsi="Calibri" w:cs="Calibri"/>
            <w:rPrChange w:id="1588" w:author="LauraPGM" w:date="2025-11-04T16:55:00Z">
              <w:rPr/>
            </w:rPrChange>
          </w:rPr>
          <w:t>etorno</w:t>
        </w:r>
      </w:ins>
      <w:ins w:id="1589" w:author="LauraPGM" w:date="2025-10-09T06:24:00Z">
        <w:r w:rsidR="002C12C4" w:rsidRPr="008439ED">
          <w:rPr>
            <w:rFonts w:ascii="Calibri" w:hAnsi="Calibri" w:cs="Calibri"/>
          </w:rPr>
          <w:t>)</w:t>
        </w:r>
      </w:ins>
      <w:r w:rsidRPr="008439ED">
        <w:rPr>
          <w:rFonts w:ascii="Calibri" w:eastAsia="Times New Roman" w:hAnsi="Calibri" w:cs="Calibri"/>
          <w:lang w:eastAsia="es-CO"/>
        </w:rPr>
        <w:t>.</w:t>
      </w:r>
    </w:p>
    <w:p w14:paraId="386DDA4C" w14:textId="440D2885" w:rsidR="00E35A55" w:rsidRPr="008439ED" w:rsidRDefault="00E35A55">
      <w:pPr>
        <w:numPr>
          <w:ilvl w:val="0"/>
          <w:numId w:val="169"/>
        </w:numPr>
        <w:spacing w:before="100" w:beforeAutospacing="1" w:after="100" w:afterAutospacing="1" w:line="360" w:lineRule="auto"/>
        <w:rPr>
          <w:rFonts w:ascii="Calibri" w:eastAsia="Times New Roman" w:hAnsi="Calibri" w:cs="Calibri"/>
          <w:lang w:eastAsia="es-CO"/>
        </w:rPr>
        <w:pPrChange w:id="1590" w:author="LauraPGM" w:date="2025-10-01T14:36:00Z">
          <w:pPr>
            <w:numPr>
              <w:numId w:val="114"/>
            </w:numPr>
            <w:tabs>
              <w:tab w:val="num" w:pos="360"/>
              <w:tab w:val="num" w:pos="720"/>
            </w:tabs>
            <w:spacing w:before="100" w:beforeAutospacing="1" w:after="100" w:afterAutospacing="1" w:line="240" w:lineRule="auto"/>
            <w:ind w:left="720" w:hanging="720"/>
          </w:pPr>
        </w:pPrChange>
      </w:pPr>
      <w:r w:rsidRPr="008439ED">
        <w:rPr>
          <w:rFonts w:ascii="Calibri" w:eastAsia="Times New Roman" w:hAnsi="Calibri" w:cs="Calibri"/>
          <w:b/>
          <w:bCs/>
          <w:lang w:eastAsia="es-CO"/>
        </w:rPr>
        <w:t>Reducción ambiental:</w:t>
      </w:r>
      <w:r w:rsidRPr="008439ED">
        <w:rPr>
          <w:rFonts w:ascii="Calibri" w:eastAsia="Times New Roman" w:hAnsi="Calibri" w:cs="Calibri"/>
          <w:lang w:eastAsia="es-CO"/>
        </w:rPr>
        <w:t xml:space="preserve"> emisiones de </w:t>
      </w:r>
      <w:proofErr w:type="spellStart"/>
      <w:r w:rsidRPr="008439ED">
        <w:rPr>
          <w:rFonts w:ascii="Calibri" w:eastAsia="Times New Roman" w:hAnsi="Calibri" w:cs="Calibri"/>
          <w:lang w:eastAsia="es-CO"/>
        </w:rPr>
        <w:t>CO₂eq</w:t>
      </w:r>
      <w:proofErr w:type="spellEnd"/>
      <w:r w:rsidRPr="008439ED">
        <w:rPr>
          <w:rFonts w:ascii="Calibri" w:eastAsia="Times New Roman" w:hAnsi="Calibri" w:cs="Calibri"/>
          <w:lang w:eastAsia="es-CO"/>
        </w:rPr>
        <w:t xml:space="preserve"> </w:t>
      </w:r>
      <w:ins w:id="1591" w:author="LauraPGM" w:date="2025-10-09T06:24:00Z">
        <w:r w:rsidR="002C12C4" w:rsidRPr="008439ED">
          <w:rPr>
            <w:rFonts w:ascii="Calibri" w:eastAsia="Times New Roman" w:hAnsi="Calibri" w:cs="Calibri"/>
            <w:lang w:eastAsia="es-CO"/>
          </w:rPr>
          <w:t>(</w:t>
        </w:r>
      </w:ins>
      <w:proofErr w:type="spellStart"/>
      <w:ins w:id="1592" w:author="LauraPGM" w:date="2025-10-06T22:03:00Z">
        <w:r w:rsidR="002C12C4" w:rsidRPr="008439ED">
          <w:rPr>
            <w:rFonts w:ascii="Calibri" w:eastAsia="Times New Roman" w:hAnsi="Calibri" w:cs="Calibri"/>
            <w:i/>
            <w:lang w:eastAsia="es-CO"/>
          </w:rPr>
          <w:t>Carbon</w:t>
        </w:r>
        <w:proofErr w:type="spellEnd"/>
        <w:r w:rsidR="002C12C4" w:rsidRPr="008439ED">
          <w:rPr>
            <w:rFonts w:ascii="Calibri" w:eastAsia="Times New Roman" w:hAnsi="Calibri" w:cs="Calibri"/>
            <w:i/>
            <w:lang w:eastAsia="es-CO"/>
          </w:rPr>
          <w:t xml:space="preserve"> </w:t>
        </w:r>
        <w:proofErr w:type="spellStart"/>
        <w:r w:rsidR="002C12C4" w:rsidRPr="008439ED">
          <w:rPr>
            <w:rFonts w:ascii="Calibri" w:eastAsia="Times New Roman" w:hAnsi="Calibri" w:cs="Calibri"/>
            <w:i/>
            <w:lang w:eastAsia="es-CO"/>
          </w:rPr>
          <w:t>Dioxide</w:t>
        </w:r>
        <w:proofErr w:type="spellEnd"/>
        <w:r w:rsidR="002C12C4" w:rsidRPr="008439ED">
          <w:rPr>
            <w:rFonts w:ascii="Calibri" w:eastAsia="Times New Roman" w:hAnsi="Calibri" w:cs="Calibri"/>
            <w:i/>
            <w:lang w:eastAsia="es-CO"/>
          </w:rPr>
          <w:t xml:space="preserve"> </w:t>
        </w:r>
        <w:proofErr w:type="spellStart"/>
        <w:r w:rsidR="002C12C4" w:rsidRPr="008439ED">
          <w:rPr>
            <w:rFonts w:ascii="Calibri" w:eastAsia="Times New Roman" w:hAnsi="Calibri" w:cs="Calibri"/>
            <w:i/>
            <w:lang w:eastAsia="es-CO"/>
          </w:rPr>
          <w:t>E</w:t>
        </w:r>
        <w:r w:rsidR="001722BA" w:rsidRPr="008439ED">
          <w:rPr>
            <w:rFonts w:ascii="Calibri" w:eastAsia="Times New Roman" w:hAnsi="Calibri" w:cs="Calibri"/>
            <w:i/>
            <w:lang w:eastAsia="es-CO"/>
            <w:rPrChange w:id="1593" w:author="LauraPGM" w:date="2025-11-04T16:55:00Z">
              <w:rPr>
                <w:rFonts w:ascii="Calibri" w:eastAsia="Times New Roman" w:hAnsi="Calibri" w:cs="Calibri"/>
                <w:lang w:eastAsia="es-CO"/>
              </w:rPr>
            </w:rPrChange>
          </w:rPr>
          <w:t>quivalent</w:t>
        </w:r>
      </w:ins>
      <w:proofErr w:type="spellEnd"/>
      <w:ins w:id="1594" w:author="LauraPGM" w:date="2025-10-09T06:24:00Z">
        <w:r w:rsidR="002C12C4" w:rsidRPr="008439ED">
          <w:rPr>
            <w:rFonts w:ascii="Calibri" w:eastAsia="Times New Roman" w:hAnsi="Calibri" w:cs="Calibri"/>
            <w:lang w:eastAsia="es-CO"/>
          </w:rPr>
          <w:t>)</w:t>
        </w:r>
      </w:ins>
      <w:del w:id="1595" w:author="LauraPGM" w:date="2025-10-06T22:03:00Z">
        <w:r w:rsidRPr="008439ED" w:rsidDel="001722BA">
          <w:rPr>
            <w:rFonts w:ascii="Calibri" w:eastAsia="Times New Roman" w:hAnsi="Calibri" w:cs="Calibri"/>
            <w:lang w:eastAsia="es-CO"/>
          </w:rPr>
          <w:delText>evitadas</w:delText>
        </w:r>
      </w:del>
      <w:r w:rsidRPr="008439ED">
        <w:rPr>
          <w:rFonts w:ascii="Calibri" w:eastAsia="Times New Roman" w:hAnsi="Calibri" w:cs="Calibri"/>
          <w:lang w:eastAsia="es-CO"/>
        </w:rPr>
        <w:t>.</w:t>
      </w:r>
    </w:p>
    <w:p w14:paraId="695C57FE" w14:textId="77777777" w:rsidR="00E35A55" w:rsidRPr="008439ED" w:rsidDel="00FE20FB" w:rsidRDefault="00E35A55">
      <w:pPr>
        <w:numPr>
          <w:ilvl w:val="0"/>
          <w:numId w:val="169"/>
        </w:numPr>
        <w:spacing w:before="100" w:beforeAutospacing="1" w:after="100" w:afterAutospacing="1" w:line="360" w:lineRule="auto"/>
        <w:rPr>
          <w:del w:id="1596" w:author="LauraPGM" w:date="2025-10-01T14:38:00Z"/>
          <w:rFonts w:ascii="Calibri" w:eastAsia="Times New Roman" w:hAnsi="Calibri" w:cs="Calibri"/>
          <w:lang w:eastAsia="es-CO"/>
          <w:rPrChange w:id="1597" w:author="LauraPGM" w:date="2025-11-04T16:55:00Z">
            <w:rPr>
              <w:del w:id="1598" w:author="LauraPGM" w:date="2025-10-01T14:38:00Z"/>
              <w:rFonts w:ascii="Calibri" w:eastAsia="Times New Roman" w:hAnsi="Calibri" w:cs="Calibri"/>
              <w:b/>
              <w:bCs/>
              <w:lang w:eastAsia="es-CO"/>
            </w:rPr>
          </w:rPrChange>
        </w:rPr>
        <w:pPrChange w:id="1599" w:author="LauraPGM" w:date="2025-10-01T14:38:00Z">
          <w:pPr>
            <w:spacing w:before="100" w:beforeAutospacing="1" w:after="100" w:afterAutospacing="1" w:line="240" w:lineRule="auto"/>
            <w:outlineLvl w:val="3"/>
          </w:pPr>
        </w:pPrChange>
      </w:pPr>
      <w:r w:rsidRPr="008439ED">
        <w:rPr>
          <w:rFonts w:ascii="Calibri" w:eastAsia="Times New Roman" w:hAnsi="Calibri" w:cs="Calibri"/>
          <w:b/>
          <w:bCs/>
          <w:lang w:eastAsia="es-CO"/>
        </w:rPr>
        <w:t>Beneficios adicionales:</w:t>
      </w:r>
      <w:r w:rsidRPr="008439ED">
        <w:rPr>
          <w:rFonts w:ascii="Calibri" w:eastAsia="Times New Roman" w:hAnsi="Calibri" w:cs="Calibri"/>
          <w:lang w:eastAsia="es-CO"/>
        </w:rPr>
        <w:t xml:space="preserve"> prolongación de vida útil de equipos, menor riesgo operativo, mejor imagen corporativa.</w:t>
      </w:r>
    </w:p>
    <w:p w14:paraId="2E86F30B" w14:textId="77777777" w:rsidR="00FE20FB" w:rsidRPr="008439ED" w:rsidRDefault="00FE20FB">
      <w:pPr>
        <w:numPr>
          <w:ilvl w:val="0"/>
          <w:numId w:val="169"/>
        </w:numPr>
        <w:spacing w:before="100" w:beforeAutospacing="1" w:after="100" w:afterAutospacing="1" w:line="360" w:lineRule="auto"/>
        <w:rPr>
          <w:ins w:id="1600" w:author="LauraPGM" w:date="2025-10-01T14:38:00Z"/>
          <w:rFonts w:ascii="Calibri" w:eastAsia="Times New Roman" w:hAnsi="Calibri" w:cs="Calibri"/>
          <w:lang w:eastAsia="es-CO"/>
        </w:rPr>
        <w:pPrChange w:id="1601" w:author="LauraPGM" w:date="2025-10-01T14:36:00Z">
          <w:pPr>
            <w:numPr>
              <w:numId w:val="114"/>
            </w:numPr>
            <w:tabs>
              <w:tab w:val="num" w:pos="360"/>
              <w:tab w:val="num" w:pos="720"/>
            </w:tabs>
            <w:spacing w:before="100" w:beforeAutospacing="1" w:after="100" w:afterAutospacing="1" w:line="240" w:lineRule="auto"/>
            <w:ind w:left="720" w:hanging="720"/>
          </w:pPr>
        </w:pPrChange>
      </w:pPr>
    </w:p>
    <w:p w14:paraId="16A8A8EE" w14:textId="77777777" w:rsidR="00E35A55" w:rsidRPr="008439ED" w:rsidRDefault="00E35A55">
      <w:pPr>
        <w:pStyle w:val="Prrafodelista"/>
        <w:numPr>
          <w:ilvl w:val="0"/>
          <w:numId w:val="160"/>
        </w:numPr>
        <w:spacing w:before="100" w:beforeAutospacing="1" w:after="100" w:afterAutospacing="1" w:line="360" w:lineRule="auto"/>
        <w:rPr>
          <w:rFonts w:ascii="Calibri" w:eastAsia="Times New Roman" w:hAnsi="Calibri" w:cs="Calibri"/>
          <w:b/>
          <w:bCs/>
          <w:lang w:eastAsia="es-CO"/>
          <w:rPrChange w:id="1602" w:author="LauraPGM" w:date="2025-11-04T16:55:00Z">
            <w:rPr>
              <w:lang w:eastAsia="es-CO"/>
            </w:rPr>
          </w:rPrChange>
        </w:rPr>
        <w:pPrChange w:id="1603" w:author="LauraPGM" w:date="2025-10-01T14:38:00Z">
          <w:pPr>
            <w:spacing w:before="100" w:beforeAutospacing="1" w:after="100" w:afterAutospacing="1" w:line="240" w:lineRule="auto"/>
            <w:outlineLvl w:val="3"/>
          </w:pPr>
        </w:pPrChange>
      </w:pPr>
      <w:del w:id="1604" w:author="LauraPGM" w:date="2025-10-01T14:38:00Z">
        <w:r w:rsidRPr="008439ED" w:rsidDel="00FE20FB">
          <w:rPr>
            <w:rFonts w:ascii="Calibri" w:eastAsia="Times New Roman" w:hAnsi="Calibri" w:cs="Calibri"/>
            <w:b/>
            <w:bCs/>
            <w:lang w:eastAsia="es-CO"/>
            <w:rPrChange w:id="1605" w:author="LauraPGM" w:date="2025-11-04T16:55:00Z">
              <w:rPr>
                <w:lang w:eastAsia="es-CO"/>
              </w:rPr>
            </w:rPrChange>
          </w:rPr>
          <w:delText>4.1</w:delText>
        </w:r>
      </w:del>
      <w:del w:id="1606" w:author="LauraPGM" w:date="2025-10-01T14:37:00Z">
        <w:r w:rsidRPr="008439ED" w:rsidDel="00FE20FB">
          <w:rPr>
            <w:rFonts w:ascii="Calibri" w:eastAsia="Times New Roman" w:hAnsi="Calibri" w:cs="Calibri"/>
            <w:b/>
            <w:bCs/>
            <w:lang w:eastAsia="es-CO"/>
            <w:rPrChange w:id="1607" w:author="LauraPGM" w:date="2025-11-04T16:55:00Z">
              <w:rPr>
                <w:lang w:eastAsia="es-CO"/>
              </w:rPr>
            </w:rPrChange>
          </w:rPr>
          <w:delText xml:space="preserve">.4. </w:delText>
        </w:r>
      </w:del>
      <w:r w:rsidRPr="008439ED">
        <w:rPr>
          <w:rFonts w:ascii="Calibri" w:eastAsia="Times New Roman" w:hAnsi="Calibri" w:cs="Calibri"/>
          <w:b/>
          <w:bCs/>
          <w:lang w:eastAsia="es-CO"/>
          <w:rPrChange w:id="1608" w:author="LauraPGM" w:date="2025-11-04T16:55:00Z">
            <w:rPr>
              <w:lang w:eastAsia="es-CO"/>
            </w:rPr>
          </w:rPrChange>
        </w:rPr>
        <w:t>Priorización de estrategias</w:t>
      </w:r>
    </w:p>
    <w:p w14:paraId="0E9A2FC9" w14:textId="2860FA8C" w:rsidR="0035621C" w:rsidRPr="008439ED" w:rsidRDefault="00E35A55">
      <w:pPr>
        <w:spacing w:before="100" w:beforeAutospacing="1" w:after="100" w:afterAutospacing="1" w:line="360" w:lineRule="auto"/>
        <w:rPr>
          <w:ins w:id="1609" w:author="LauraPGM" w:date="2025-10-01T15:27:00Z"/>
          <w:rFonts w:ascii="Calibri" w:eastAsia="Times New Roman" w:hAnsi="Calibri" w:cs="Calibri"/>
          <w:lang w:eastAsia="es-CO"/>
        </w:rPr>
        <w:pPrChange w:id="1610" w:author="LauraPGM" w:date="2025-10-01T15:28:00Z">
          <w:pPr>
            <w:numPr>
              <w:numId w:val="175"/>
            </w:numPr>
            <w:tabs>
              <w:tab w:val="num" w:pos="720"/>
            </w:tabs>
            <w:spacing w:before="100" w:beforeAutospacing="1" w:after="100" w:afterAutospacing="1" w:line="360" w:lineRule="auto"/>
            <w:ind w:left="720" w:hanging="360"/>
          </w:pPr>
        </w:pPrChange>
      </w:pPr>
      <w:r w:rsidRPr="008439ED">
        <w:rPr>
          <w:rFonts w:ascii="Calibri" w:eastAsia="Times New Roman" w:hAnsi="Calibri" w:cs="Calibri"/>
          <w:lang w:eastAsia="es-CO"/>
        </w:rPr>
        <w:t>Las estrategias se priorizan con base en impacto, costos, viabilidad técnica, recuperación de inversión, reducción de emisiones, riesgos y alineación con los objetivos estratégicos. Una matriz de priorización facilita la toma de decisiones.</w:t>
      </w:r>
      <w:ins w:id="1611" w:author="LauraPGM" w:date="2025-10-01T15:28:00Z">
        <w:r w:rsidR="0035621C" w:rsidRPr="008439ED">
          <w:rPr>
            <w:rFonts w:ascii="Calibri" w:eastAsia="Times New Roman" w:hAnsi="Calibri" w:cs="Calibri"/>
            <w:lang w:eastAsia="es-CO"/>
          </w:rPr>
          <w:t xml:space="preserve"> Se presentan los siguientes </w:t>
        </w:r>
      </w:ins>
      <w:ins w:id="1612" w:author="LauraPGM" w:date="2025-10-01T15:27:00Z">
        <w:r w:rsidR="00F75F6C" w:rsidRPr="008439ED">
          <w:rPr>
            <w:rFonts w:ascii="Calibri" w:eastAsia="Times New Roman" w:hAnsi="Calibri" w:cs="Calibri"/>
            <w:bCs/>
            <w:lang w:eastAsia="es-CO"/>
          </w:rPr>
          <w:t>criterios de p</w:t>
        </w:r>
        <w:r w:rsidR="0035621C" w:rsidRPr="008439ED">
          <w:rPr>
            <w:rFonts w:ascii="Calibri" w:eastAsia="Times New Roman" w:hAnsi="Calibri" w:cs="Calibri"/>
            <w:bCs/>
            <w:lang w:eastAsia="es-CO"/>
            <w:rPrChange w:id="1613" w:author="LauraPGM" w:date="2025-11-04T16:55:00Z">
              <w:rPr>
                <w:rFonts w:ascii="Calibri" w:eastAsia="Times New Roman" w:hAnsi="Calibri" w:cs="Calibri"/>
                <w:b/>
                <w:bCs/>
                <w:lang w:eastAsia="es-CO"/>
              </w:rPr>
            </w:rPrChange>
          </w:rPr>
          <w:t>riorización:</w:t>
        </w:r>
      </w:ins>
    </w:p>
    <w:p w14:paraId="0A28D5D6" w14:textId="3D81CB80" w:rsidR="0035621C" w:rsidRPr="008439ED" w:rsidRDefault="00F75F6C">
      <w:pPr>
        <w:pStyle w:val="Prrafodelista"/>
        <w:numPr>
          <w:ilvl w:val="0"/>
          <w:numId w:val="166"/>
        </w:numPr>
        <w:spacing w:before="100" w:beforeAutospacing="1" w:after="100" w:afterAutospacing="1" w:line="360" w:lineRule="auto"/>
        <w:rPr>
          <w:ins w:id="1614" w:author="LauraPGM" w:date="2025-10-01T15:29:00Z"/>
          <w:rFonts w:ascii="Calibri" w:eastAsia="Times New Roman" w:hAnsi="Calibri" w:cs="Calibri"/>
          <w:lang w:eastAsia="es-CO"/>
        </w:rPr>
        <w:pPrChange w:id="1615" w:author="LauraPGM" w:date="2025-10-01T15:29:00Z">
          <w:pPr>
            <w:numPr>
              <w:ilvl w:val="1"/>
              <w:numId w:val="175"/>
            </w:numPr>
            <w:tabs>
              <w:tab w:val="num" w:pos="1440"/>
            </w:tabs>
            <w:spacing w:before="100" w:beforeAutospacing="1" w:after="100" w:afterAutospacing="1" w:line="360" w:lineRule="auto"/>
            <w:ind w:left="1440" w:hanging="360"/>
          </w:pPr>
        </w:pPrChange>
      </w:pPr>
      <w:ins w:id="1616" w:author="LauraPGM" w:date="2025-10-01T15:27:00Z">
        <w:r w:rsidRPr="008439ED">
          <w:rPr>
            <w:rFonts w:ascii="Calibri" w:eastAsia="Times New Roman" w:hAnsi="Calibri" w:cs="Calibri"/>
            <w:b/>
            <w:bCs/>
            <w:lang w:eastAsia="es-CO"/>
          </w:rPr>
          <w:t>Impacto de a</w:t>
        </w:r>
        <w:r w:rsidR="0035621C" w:rsidRPr="008439ED">
          <w:rPr>
            <w:rFonts w:ascii="Calibri" w:eastAsia="Times New Roman" w:hAnsi="Calibri" w:cs="Calibri"/>
            <w:b/>
            <w:bCs/>
            <w:lang w:eastAsia="es-CO"/>
            <w:rPrChange w:id="1617" w:author="LauraPGM" w:date="2025-11-04T16:55:00Z">
              <w:rPr>
                <w:b/>
                <w:bCs/>
                <w:lang w:eastAsia="es-CO"/>
              </w:rPr>
            </w:rPrChange>
          </w:rPr>
          <w:t>horro:</w:t>
        </w:r>
        <w:r w:rsidR="0035621C" w:rsidRPr="008439ED">
          <w:rPr>
            <w:rFonts w:ascii="Calibri" w:eastAsia="Times New Roman" w:hAnsi="Calibri" w:cs="Calibri"/>
            <w:lang w:eastAsia="es-CO"/>
            <w:rPrChange w:id="1618" w:author="LauraPGM" w:date="2025-11-04T16:55:00Z">
              <w:rPr>
                <w:lang w:eastAsia="es-CO"/>
              </w:rPr>
            </w:rPrChange>
          </w:rPr>
          <w:t xml:space="preserve"> ¿Cuánto energía y dinero se espera ahorrar? (mayor impacto = mayor prioridad).</w:t>
        </w:r>
      </w:ins>
    </w:p>
    <w:p w14:paraId="2C5E33B6" w14:textId="5CF72A1D" w:rsidR="0035621C" w:rsidRPr="008439ED" w:rsidRDefault="00F75F6C">
      <w:pPr>
        <w:pStyle w:val="Prrafodelista"/>
        <w:numPr>
          <w:ilvl w:val="0"/>
          <w:numId w:val="166"/>
        </w:numPr>
        <w:spacing w:before="100" w:beforeAutospacing="1" w:after="100" w:afterAutospacing="1" w:line="360" w:lineRule="auto"/>
        <w:rPr>
          <w:ins w:id="1619" w:author="LauraPGM" w:date="2025-10-01T15:29:00Z"/>
          <w:rFonts w:ascii="Calibri" w:eastAsia="Times New Roman" w:hAnsi="Calibri" w:cs="Calibri"/>
          <w:lang w:eastAsia="es-CO"/>
        </w:rPr>
        <w:pPrChange w:id="1620" w:author="LauraPGM" w:date="2025-10-01T15:29:00Z">
          <w:pPr>
            <w:numPr>
              <w:ilvl w:val="1"/>
              <w:numId w:val="175"/>
            </w:numPr>
            <w:tabs>
              <w:tab w:val="num" w:pos="1440"/>
            </w:tabs>
            <w:spacing w:before="100" w:beforeAutospacing="1" w:after="100" w:afterAutospacing="1" w:line="360" w:lineRule="auto"/>
            <w:ind w:left="1440" w:hanging="360"/>
          </w:pPr>
        </w:pPrChange>
      </w:pPr>
      <w:ins w:id="1621" w:author="LauraPGM" w:date="2025-10-01T15:27:00Z">
        <w:r w:rsidRPr="008439ED">
          <w:rPr>
            <w:rFonts w:ascii="Calibri" w:eastAsia="Times New Roman" w:hAnsi="Calibri" w:cs="Calibri"/>
            <w:b/>
            <w:bCs/>
            <w:lang w:eastAsia="es-CO"/>
          </w:rPr>
          <w:t>Costo de i</w:t>
        </w:r>
        <w:r w:rsidR="0035621C" w:rsidRPr="008439ED">
          <w:rPr>
            <w:rFonts w:ascii="Calibri" w:eastAsia="Times New Roman" w:hAnsi="Calibri" w:cs="Calibri"/>
            <w:b/>
            <w:bCs/>
            <w:lang w:eastAsia="es-CO"/>
            <w:rPrChange w:id="1622" w:author="LauraPGM" w:date="2025-11-04T16:55:00Z">
              <w:rPr>
                <w:lang w:eastAsia="es-CO"/>
              </w:rPr>
            </w:rPrChange>
          </w:rPr>
          <w:t>mplementación:</w:t>
        </w:r>
        <w:r w:rsidR="0035621C" w:rsidRPr="008439ED">
          <w:rPr>
            <w:rFonts w:ascii="Calibri" w:eastAsia="Times New Roman" w:hAnsi="Calibri" w:cs="Calibri"/>
            <w:lang w:eastAsia="es-CO"/>
            <w:rPrChange w:id="1623" w:author="LauraPGM" w:date="2025-11-04T16:55:00Z">
              <w:rPr>
                <w:lang w:eastAsia="es-CO"/>
              </w:rPr>
            </w:rPrChange>
          </w:rPr>
          <w:t xml:space="preserve"> ¿Qué tan alta es la inversión inicial? (menor costo = mayor prioridad).</w:t>
        </w:r>
      </w:ins>
    </w:p>
    <w:p w14:paraId="64D820C0" w14:textId="3FFCF32F" w:rsidR="0035621C" w:rsidRPr="008439ED" w:rsidRDefault="00F75F6C">
      <w:pPr>
        <w:pStyle w:val="Prrafodelista"/>
        <w:numPr>
          <w:ilvl w:val="0"/>
          <w:numId w:val="166"/>
        </w:numPr>
        <w:spacing w:before="100" w:beforeAutospacing="1" w:after="100" w:afterAutospacing="1" w:line="360" w:lineRule="auto"/>
        <w:rPr>
          <w:ins w:id="1624" w:author="LauraPGM" w:date="2025-10-01T15:29:00Z"/>
          <w:rFonts w:ascii="Calibri" w:eastAsia="Times New Roman" w:hAnsi="Calibri" w:cs="Calibri"/>
          <w:lang w:eastAsia="es-CO"/>
        </w:rPr>
        <w:pPrChange w:id="1625" w:author="LauraPGM" w:date="2025-10-01T15:29:00Z">
          <w:pPr>
            <w:numPr>
              <w:ilvl w:val="1"/>
              <w:numId w:val="175"/>
            </w:numPr>
            <w:tabs>
              <w:tab w:val="num" w:pos="1440"/>
            </w:tabs>
            <w:spacing w:before="100" w:beforeAutospacing="1" w:after="100" w:afterAutospacing="1" w:line="360" w:lineRule="auto"/>
            <w:ind w:left="1440" w:hanging="360"/>
          </w:pPr>
        </w:pPrChange>
      </w:pPr>
      <w:ins w:id="1626" w:author="LauraPGM" w:date="2025-10-01T15:27:00Z">
        <w:r w:rsidRPr="008439ED">
          <w:rPr>
            <w:rFonts w:ascii="Calibri" w:eastAsia="Times New Roman" w:hAnsi="Calibri" w:cs="Calibri"/>
            <w:b/>
            <w:bCs/>
            <w:lang w:eastAsia="es-CO"/>
          </w:rPr>
          <w:t>Viabilidad t</w:t>
        </w:r>
        <w:r w:rsidR="0035621C" w:rsidRPr="008439ED">
          <w:rPr>
            <w:rFonts w:ascii="Calibri" w:eastAsia="Times New Roman" w:hAnsi="Calibri" w:cs="Calibri"/>
            <w:b/>
            <w:bCs/>
            <w:lang w:eastAsia="es-CO"/>
            <w:rPrChange w:id="1627" w:author="LauraPGM" w:date="2025-11-04T16:55:00Z">
              <w:rPr>
                <w:lang w:eastAsia="es-CO"/>
              </w:rPr>
            </w:rPrChange>
          </w:rPr>
          <w:t>écnica:</w:t>
        </w:r>
        <w:r w:rsidR="0035621C" w:rsidRPr="008439ED">
          <w:rPr>
            <w:rFonts w:ascii="Calibri" w:eastAsia="Times New Roman" w:hAnsi="Calibri" w:cs="Calibri"/>
            <w:lang w:eastAsia="es-CO"/>
            <w:rPrChange w:id="1628" w:author="LauraPGM" w:date="2025-11-04T16:55:00Z">
              <w:rPr>
                <w:lang w:eastAsia="es-CO"/>
              </w:rPr>
            </w:rPrChange>
          </w:rPr>
          <w:t xml:space="preserve"> ¿Es factible la implementación con la tecnología y el personal existentes?</w:t>
        </w:r>
      </w:ins>
    </w:p>
    <w:p w14:paraId="31D960F8" w14:textId="52B0C0C9" w:rsidR="0035621C" w:rsidRPr="008439ED" w:rsidRDefault="00F75F6C">
      <w:pPr>
        <w:pStyle w:val="Prrafodelista"/>
        <w:numPr>
          <w:ilvl w:val="0"/>
          <w:numId w:val="166"/>
        </w:numPr>
        <w:spacing w:before="100" w:beforeAutospacing="1" w:after="100" w:afterAutospacing="1" w:line="360" w:lineRule="auto"/>
        <w:rPr>
          <w:ins w:id="1629" w:author="LauraPGM" w:date="2025-10-01T15:29:00Z"/>
          <w:rFonts w:ascii="Calibri" w:eastAsia="Times New Roman" w:hAnsi="Calibri" w:cs="Calibri"/>
          <w:lang w:eastAsia="es-CO"/>
        </w:rPr>
        <w:pPrChange w:id="1630" w:author="LauraPGM" w:date="2025-10-01T15:29:00Z">
          <w:pPr>
            <w:numPr>
              <w:ilvl w:val="1"/>
              <w:numId w:val="175"/>
            </w:numPr>
            <w:tabs>
              <w:tab w:val="num" w:pos="1440"/>
            </w:tabs>
            <w:spacing w:before="100" w:beforeAutospacing="1" w:after="100" w:afterAutospacing="1" w:line="360" w:lineRule="auto"/>
            <w:ind w:left="1440" w:hanging="360"/>
          </w:pPr>
        </w:pPrChange>
      </w:pPr>
      <w:ins w:id="1631" w:author="LauraPGM" w:date="2025-10-01T15:27:00Z">
        <w:r w:rsidRPr="008439ED">
          <w:rPr>
            <w:rFonts w:ascii="Calibri" w:eastAsia="Times New Roman" w:hAnsi="Calibri" w:cs="Calibri"/>
            <w:b/>
            <w:bCs/>
            <w:lang w:eastAsia="es-CO"/>
          </w:rPr>
          <w:t>Período de r</w:t>
        </w:r>
        <w:r w:rsidR="0035621C" w:rsidRPr="008439ED">
          <w:rPr>
            <w:rFonts w:ascii="Calibri" w:eastAsia="Times New Roman" w:hAnsi="Calibri" w:cs="Calibri"/>
            <w:b/>
            <w:bCs/>
            <w:lang w:eastAsia="es-CO"/>
            <w:rPrChange w:id="1632" w:author="LauraPGM" w:date="2025-11-04T16:55:00Z">
              <w:rPr>
                <w:lang w:eastAsia="es-CO"/>
              </w:rPr>
            </w:rPrChange>
          </w:rPr>
          <w:t>ecuperación (</w:t>
        </w:r>
        <w:proofErr w:type="spellStart"/>
        <w:r w:rsidRPr="008439ED">
          <w:rPr>
            <w:rFonts w:ascii="Calibri" w:eastAsia="Times New Roman" w:hAnsi="Calibri" w:cs="Calibri"/>
            <w:b/>
            <w:bCs/>
            <w:i/>
            <w:lang w:eastAsia="es-CO"/>
          </w:rPr>
          <w:t>p</w:t>
        </w:r>
        <w:r w:rsidR="0035621C" w:rsidRPr="008439ED">
          <w:rPr>
            <w:rFonts w:ascii="Calibri" w:eastAsia="Times New Roman" w:hAnsi="Calibri" w:cs="Calibri"/>
            <w:b/>
            <w:bCs/>
            <w:i/>
            <w:lang w:eastAsia="es-CO"/>
            <w:rPrChange w:id="1633" w:author="LauraPGM" w:date="2025-11-04T16:55:00Z">
              <w:rPr>
                <w:lang w:eastAsia="es-CO"/>
              </w:rPr>
            </w:rPrChange>
          </w:rPr>
          <w:t>ayback</w:t>
        </w:r>
        <w:proofErr w:type="spellEnd"/>
        <w:r w:rsidR="0035621C" w:rsidRPr="008439ED">
          <w:rPr>
            <w:rFonts w:ascii="Calibri" w:eastAsia="Times New Roman" w:hAnsi="Calibri" w:cs="Calibri"/>
            <w:b/>
            <w:bCs/>
            <w:lang w:eastAsia="es-CO"/>
            <w:rPrChange w:id="1634" w:author="LauraPGM" w:date="2025-11-04T16:55:00Z">
              <w:rPr>
                <w:lang w:eastAsia="es-CO"/>
              </w:rPr>
            </w:rPrChange>
          </w:rPr>
          <w:t>):</w:t>
        </w:r>
        <w:r w:rsidR="0035621C" w:rsidRPr="008439ED">
          <w:rPr>
            <w:rFonts w:ascii="Calibri" w:eastAsia="Times New Roman" w:hAnsi="Calibri" w:cs="Calibri"/>
            <w:lang w:eastAsia="es-CO"/>
            <w:rPrChange w:id="1635" w:author="LauraPGM" w:date="2025-11-04T16:55:00Z">
              <w:rPr>
                <w:lang w:eastAsia="es-CO"/>
              </w:rPr>
            </w:rPrChange>
          </w:rPr>
          <w:t xml:space="preserve"> ¿En cuánto tiempo se recupera la inversión? (menor </w:t>
        </w:r>
        <w:proofErr w:type="spellStart"/>
        <w:r w:rsidR="0035621C" w:rsidRPr="008439ED">
          <w:rPr>
            <w:rFonts w:ascii="Calibri" w:eastAsia="Times New Roman" w:hAnsi="Calibri" w:cs="Calibri"/>
            <w:i/>
            <w:lang w:eastAsia="es-CO"/>
            <w:rPrChange w:id="1636" w:author="LauraPGM" w:date="2025-11-04T16:55:00Z">
              <w:rPr>
                <w:lang w:eastAsia="es-CO"/>
              </w:rPr>
            </w:rPrChange>
          </w:rPr>
          <w:t>payback</w:t>
        </w:r>
        <w:proofErr w:type="spellEnd"/>
        <w:r w:rsidR="0035621C" w:rsidRPr="008439ED">
          <w:rPr>
            <w:rFonts w:ascii="Calibri" w:eastAsia="Times New Roman" w:hAnsi="Calibri" w:cs="Calibri"/>
            <w:lang w:eastAsia="es-CO"/>
            <w:rPrChange w:id="1637" w:author="LauraPGM" w:date="2025-11-04T16:55:00Z">
              <w:rPr>
                <w:lang w:eastAsia="es-CO"/>
              </w:rPr>
            </w:rPrChange>
          </w:rPr>
          <w:t xml:space="preserve"> = mayor prioridad).</w:t>
        </w:r>
      </w:ins>
    </w:p>
    <w:p w14:paraId="7C39CBBD" w14:textId="29DF6903" w:rsidR="0035621C" w:rsidRPr="008439ED" w:rsidRDefault="00F75F6C">
      <w:pPr>
        <w:pStyle w:val="Prrafodelista"/>
        <w:numPr>
          <w:ilvl w:val="0"/>
          <w:numId w:val="166"/>
        </w:numPr>
        <w:spacing w:before="100" w:beforeAutospacing="1" w:after="100" w:afterAutospacing="1" w:line="360" w:lineRule="auto"/>
        <w:rPr>
          <w:ins w:id="1638" w:author="LauraPGM" w:date="2025-10-01T15:29:00Z"/>
          <w:rFonts w:ascii="Calibri" w:eastAsia="Times New Roman" w:hAnsi="Calibri" w:cs="Calibri"/>
          <w:lang w:eastAsia="es-CO"/>
        </w:rPr>
        <w:pPrChange w:id="1639" w:author="LauraPGM" w:date="2025-10-01T15:29:00Z">
          <w:pPr>
            <w:numPr>
              <w:ilvl w:val="1"/>
              <w:numId w:val="175"/>
            </w:numPr>
            <w:tabs>
              <w:tab w:val="num" w:pos="1440"/>
            </w:tabs>
            <w:spacing w:before="100" w:beforeAutospacing="1" w:after="100" w:afterAutospacing="1" w:line="360" w:lineRule="auto"/>
            <w:ind w:left="1440" w:hanging="360"/>
          </w:pPr>
        </w:pPrChange>
      </w:pPr>
      <w:ins w:id="1640" w:author="LauraPGM" w:date="2025-10-01T15:27:00Z">
        <w:r w:rsidRPr="008439ED">
          <w:rPr>
            <w:rFonts w:ascii="Calibri" w:eastAsia="Times New Roman" w:hAnsi="Calibri" w:cs="Calibri"/>
            <w:b/>
            <w:bCs/>
            <w:lang w:eastAsia="es-CO"/>
          </w:rPr>
          <w:t>Reducción de e</w:t>
        </w:r>
        <w:r w:rsidR="0035621C" w:rsidRPr="008439ED">
          <w:rPr>
            <w:rFonts w:ascii="Calibri" w:eastAsia="Times New Roman" w:hAnsi="Calibri" w:cs="Calibri"/>
            <w:b/>
            <w:bCs/>
            <w:lang w:eastAsia="es-CO"/>
            <w:rPrChange w:id="1641" w:author="LauraPGM" w:date="2025-11-04T16:55:00Z">
              <w:rPr>
                <w:lang w:eastAsia="es-CO"/>
              </w:rPr>
            </w:rPrChange>
          </w:rPr>
          <w:t>misiones:</w:t>
        </w:r>
        <w:r w:rsidR="0035621C" w:rsidRPr="008439ED">
          <w:rPr>
            <w:rFonts w:ascii="Calibri" w:eastAsia="Times New Roman" w:hAnsi="Calibri" w:cs="Calibri"/>
            <w:lang w:eastAsia="es-CO"/>
            <w:rPrChange w:id="1642" w:author="LauraPGM" w:date="2025-11-04T16:55:00Z">
              <w:rPr>
                <w:lang w:eastAsia="es-CO"/>
              </w:rPr>
            </w:rPrChange>
          </w:rPr>
          <w:t xml:space="preserve"> ¿Cuánto contribuye a los objetivos ambientales?</w:t>
        </w:r>
      </w:ins>
    </w:p>
    <w:p w14:paraId="04672820" w14:textId="77777777" w:rsidR="0035621C" w:rsidRPr="008439ED" w:rsidRDefault="0035621C">
      <w:pPr>
        <w:pStyle w:val="Prrafodelista"/>
        <w:numPr>
          <w:ilvl w:val="0"/>
          <w:numId w:val="166"/>
        </w:numPr>
        <w:spacing w:before="100" w:beforeAutospacing="1" w:after="100" w:afterAutospacing="1" w:line="360" w:lineRule="auto"/>
        <w:rPr>
          <w:ins w:id="1643" w:author="LauraPGM" w:date="2025-10-01T15:29:00Z"/>
          <w:rFonts w:ascii="Calibri" w:eastAsia="Times New Roman" w:hAnsi="Calibri" w:cs="Calibri"/>
          <w:lang w:eastAsia="es-CO"/>
        </w:rPr>
        <w:pPrChange w:id="1644" w:author="LauraPGM" w:date="2025-10-01T15:29:00Z">
          <w:pPr>
            <w:numPr>
              <w:ilvl w:val="1"/>
              <w:numId w:val="175"/>
            </w:numPr>
            <w:tabs>
              <w:tab w:val="num" w:pos="1440"/>
            </w:tabs>
            <w:spacing w:before="100" w:beforeAutospacing="1" w:after="100" w:afterAutospacing="1" w:line="360" w:lineRule="auto"/>
            <w:ind w:left="1440" w:hanging="360"/>
          </w:pPr>
        </w:pPrChange>
      </w:pPr>
      <w:ins w:id="1645" w:author="LauraPGM" w:date="2025-10-01T15:27:00Z">
        <w:r w:rsidRPr="008439ED">
          <w:rPr>
            <w:rFonts w:ascii="Calibri" w:eastAsia="Times New Roman" w:hAnsi="Calibri" w:cs="Calibri"/>
            <w:b/>
            <w:bCs/>
            <w:lang w:eastAsia="es-CO"/>
            <w:rPrChange w:id="1646" w:author="LauraPGM" w:date="2025-11-04T16:55:00Z">
              <w:rPr>
                <w:lang w:eastAsia="es-CO"/>
              </w:rPr>
            </w:rPrChange>
          </w:rPr>
          <w:t>Riesgos asociados:</w:t>
        </w:r>
        <w:r w:rsidRPr="008439ED">
          <w:rPr>
            <w:rFonts w:ascii="Calibri" w:eastAsia="Times New Roman" w:hAnsi="Calibri" w:cs="Calibri"/>
            <w:lang w:eastAsia="es-CO"/>
            <w:rPrChange w:id="1647" w:author="LauraPGM" w:date="2025-11-04T16:55:00Z">
              <w:rPr>
                <w:lang w:eastAsia="es-CO"/>
              </w:rPr>
            </w:rPrChange>
          </w:rPr>
          <w:t xml:space="preserve"> ¿Qué riesgos técnicos u operativos implica la implementación?</w:t>
        </w:r>
      </w:ins>
    </w:p>
    <w:p w14:paraId="6115C582" w14:textId="3027D3AE" w:rsidR="0035621C" w:rsidRPr="008439ED" w:rsidRDefault="00F75F6C">
      <w:pPr>
        <w:pStyle w:val="Prrafodelista"/>
        <w:numPr>
          <w:ilvl w:val="0"/>
          <w:numId w:val="166"/>
        </w:numPr>
        <w:spacing w:before="100" w:beforeAutospacing="1" w:after="100" w:afterAutospacing="1" w:line="360" w:lineRule="auto"/>
        <w:rPr>
          <w:ins w:id="1648" w:author="LauraPGM" w:date="2025-10-01T15:27:00Z"/>
          <w:rFonts w:ascii="Calibri" w:eastAsia="Times New Roman" w:hAnsi="Calibri" w:cs="Calibri"/>
          <w:lang w:eastAsia="es-CO"/>
          <w:rPrChange w:id="1649" w:author="LauraPGM" w:date="2025-11-04T16:55:00Z">
            <w:rPr>
              <w:ins w:id="1650" w:author="LauraPGM" w:date="2025-10-01T15:27:00Z"/>
              <w:lang w:eastAsia="es-CO"/>
            </w:rPr>
          </w:rPrChange>
        </w:rPr>
        <w:pPrChange w:id="1651" w:author="LauraPGM" w:date="2025-10-01T15:29:00Z">
          <w:pPr>
            <w:spacing w:before="100" w:beforeAutospacing="1" w:after="100" w:afterAutospacing="1" w:line="360" w:lineRule="auto"/>
          </w:pPr>
        </w:pPrChange>
      </w:pPr>
      <w:ins w:id="1652" w:author="LauraPGM" w:date="2025-10-01T15:27:00Z">
        <w:r w:rsidRPr="008439ED">
          <w:rPr>
            <w:rFonts w:ascii="Calibri" w:eastAsia="Times New Roman" w:hAnsi="Calibri" w:cs="Calibri"/>
            <w:b/>
            <w:bCs/>
            <w:lang w:eastAsia="es-CO"/>
          </w:rPr>
          <w:t>Alineación con objetivos e</w:t>
        </w:r>
        <w:r w:rsidR="0035621C" w:rsidRPr="008439ED">
          <w:rPr>
            <w:rFonts w:ascii="Calibri" w:eastAsia="Times New Roman" w:hAnsi="Calibri" w:cs="Calibri"/>
            <w:b/>
            <w:bCs/>
            <w:lang w:eastAsia="es-CO"/>
            <w:rPrChange w:id="1653" w:author="LauraPGM" w:date="2025-11-04T16:55:00Z">
              <w:rPr>
                <w:lang w:eastAsia="es-CO"/>
              </w:rPr>
            </w:rPrChange>
          </w:rPr>
          <w:t>stratégicos:</w:t>
        </w:r>
        <w:r w:rsidR="0035621C" w:rsidRPr="008439ED">
          <w:rPr>
            <w:rFonts w:ascii="Calibri" w:eastAsia="Times New Roman" w:hAnsi="Calibri" w:cs="Calibri"/>
            <w:lang w:eastAsia="es-CO"/>
            <w:rPrChange w:id="1654" w:author="LauraPGM" w:date="2025-11-04T16:55:00Z">
              <w:rPr>
                <w:lang w:eastAsia="es-CO"/>
              </w:rPr>
            </w:rPrChange>
          </w:rPr>
          <w:t xml:space="preserve"> ¿Cómo apoya la estrategia a los objetivos generales del negocio?</w:t>
        </w:r>
      </w:ins>
    </w:p>
    <w:p w14:paraId="1B470623" w14:textId="2F08EF3E" w:rsidR="0035621C" w:rsidRPr="008439ED" w:rsidRDefault="00F75F6C" w:rsidP="0035621C">
      <w:pPr>
        <w:numPr>
          <w:ilvl w:val="0"/>
          <w:numId w:val="175"/>
        </w:numPr>
        <w:spacing w:before="100" w:beforeAutospacing="1" w:after="100" w:afterAutospacing="1" w:line="360" w:lineRule="auto"/>
        <w:rPr>
          <w:ins w:id="1655" w:author="LauraPGM" w:date="2025-10-01T15:30:00Z"/>
          <w:rFonts w:ascii="Calibri" w:eastAsia="Times New Roman" w:hAnsi="Calibri" w:cs="Calibri"/>
          <w:lang w:eastAsia="es-CO"/>
        </w:rPr>
      </w:pPr>
      <w:ins w:id="1656" w:author="LauraPGM" w:date="2025-10-01T15:27:00Z">
        <w:r w:rsidRPr="008439ED">
          <w:rPr>
            <w:rFonts w:ascii="Calibri" w:eastAsia="Times New Roman" w:hAnsi="Calibri" w:cs="Calibri"/>
            <w:b/>
            <w:bCs/>
            <w:lang w:eastAsia="es-CO"/>
          </w:rPr>
          <w:t>Matriz de p</w:t>
        </w:r>
        <w:r w:rsidR="0035621C" w:rsidRPr="008439ED">
          <w:rPr>
            <w:rFonts w:ascii="Calibri" w:eastAsia="Times New Roman" w:hAnsi="Calibri" w:cs="Calibri"/>
            <w:b/>
            <w:bCs/>
            <w:lang w:eastAsia="es-CO"/>
          </w:rPr>
          <w:t>riorización:</w:t>
        </w:r>
        <w:r w:rsidR="0035621C" w:rsidRPr="008439ED">
          <w:rPr>
            <w:rFonts w:ascii="Calibri" w:eastAsia="Times New Roman" w:hAnsi="Calibri" w:cs="Calibri"/>
            <w:lang w:eastAsia="es-CO"/>
          </w:rPr>
          <w:t xml:space="preserve"> a menudo se utiliza una matriz o un </w:t>
        </w:r>
        <w:r w:rsidR="0035621C" w:rsidRPr="008439ED">
          <w:rPr>
            <w:rFonts w:ascii="Calibri" w:eastAsia="Times New Roman" w:hAnsi="Calibri" w:cs="Calibri"/>
            <w:i/>
            <w:lang w:eastAsia="es-CO"/>
            <w:rPrChange w:id="1657" w:author="LauraPGM" w:date="2025-11-04T16:55:00Z">
              <w:rPr>
                <w:rFonts w:ascii="Calibri" w:eastAsia="Times New Roman" w:hAnsi="Calibri" w:cs="Calibri"/>
                <w:lang w:eastAsia="es-CO"/>
              </w:rPr>
            </w:rPrChange>
          </w:rPr>
          <w:t>ranking</w:t>
        </w:r>
        <w:r w:rsidR="0035621C" w:rsidRPr="008439ED">
          <w:rPr>
            <w:rFonts w:ascii="Calibri" w:eastAsia="Times New Roman" w:hAnsi="Calibri" w:cs="Calibri"/>
            <w:lang w:eastAsia="es-CO"/>
          </w:rPr>
          <w:t xml:space="preserve">, donde cada estrategia es calificada en función de los criterios anteriores para facilitar la decisión. Las estrategias con alto potencial de ahorro y bajo costo de implementación (conocidas como "fruta madura" o </w:t>
        </w:r>
        <w:proofErr w:type="spellStart"/>
        <w:r w:rsidR="0035621C" w:rsidRPr="008439ED">
          <w:rPr>
            <w:rFonts w:ascii="Calibri" w:eastAsia="Times New Roman" w:hAnsi="Calibri" w:cs="Calibri"/>
            <w:i/>
            <w:iCs/>
            <w:lang w:eastAsia="es-CO"/>
          </w:rPr>
          <w:t>low-hanging</w:t>
        </w:r>
        <w:proofErr w:type="spellEnd"/>
        <w:r w:rsidR="0035621C" w:rsidRPr="008439ED">
          <w:rPr>
            <w:rFonts w:ascii="Calibri" w:eastAsia="Times New Roman" w:hAnsi="Calibri" w:cs="Calibri"/>
            <w:i/>
            <w:iCs/>
            <w:lang w:eastAsia="es-CO"/>
          </w:rPr>
          <w:t xml:space="preserve"> </w:t>
        </w:r>
        <w:proofErr w:type="spellStart"/>
        <w:r w:rsidR="0035621C" w:rsidRPr="008439ED">
          <w:rPr>
            <w:rFonts w:ascii="Calibri" w:eastAsia="Times New Roman" w:hAnsi="Calibri" w:cs="Calibri"/>
            <w:i/>
            <w:iCs/>
            <w:lang w:eastAsia="es-CO"/>
          </w:rPr>
          <w:t>fruit</w:t>
        </w:r>
        <w:proofErr w:type="spellEnd"/>
        <w:r w:rsidR="0035621C" w:rsidRPr="008439ED">
          <w:rPr>
            <w:rFonts w:ascii="Calibri" w:eastAsia="Times New Roman" w:hAnsi="Calibri" w:cs="Calibri"/>
            <w:lang w:eastAsia="es-CO"/>
          </w:rPr>
          <w:t>) suelen ser las primeras en ser consideradas.</w:t>
        </w:r>
      </w:ins>
    </w:p>
    <w:p w14:paraId="02AE79A1" w14:textId="6253ABBC" w:rsidR="006F0327" w:rsidRPr="008439ED" w:rsidRDefault="00955ECA">
      <w:pPr>
        <w:spacing w:before="100" w:beforeAutospacing="1" w:after="100" w:afterAutospacing="1" w:line="360" w:lineRule="auto"/>
        <w:ind w:left="360"/>
        <w:rPr>
          <w:ins w:id="1658" w:author="LauraPGM" w:date="2025-10-01T15:30:00Z"/>
          <w:rFonts w:ascii="Calibri" w:eastAsia="Times New Roman" w:hAnsi="Calibri" w:cs="Calibri"/>
          <w:b/>
          <w:lang w:eastAsia="es-CO"/>
          <w:rPrChange w:id="1659" w:author="LauraPGM" w:date="2025-11-04T16:55:00Z">
            <w:rPr>
              <w:ins w:id="1660" w:author="LauraPGM" w:date="2025-10-01T15:30:00Z"/>
              <w:rFonts w:ascii="Calibri" w:eastAsia="Times New Roman" w:hAnsi="Calibri" w:cs="Calibri"/>
              <w:lang w:eastAsia="es-CO"/>
            </w:rPr>
          </w:rPrChange>
        </w:rPr>
        <w:pPrChange w:id="1661" w:author="LauraPGM" w:date="2025-10-01T21:18:00Z">
          <w:pPr>
            <w:spacing w:before="100" w:beforeAutospacing="1" w:after="100" w:afterAutospacing="1" w:line="240" w:lineRule="auto"/>
          </w:pPr>
        </w:pPrChange>
      </w:pPr>
      <w:ins w:id="1662" w:author="LauraPGM" w:date="2025-10-01T15:30:00Z">
        <w:r w:rsidRPr="008439ED">
          <w:rPr>
            <w:rFonts w:ascii="Calibri" w:eastAsia="Times New Roman" w:hAnsi="Calibri" w:cs="Calibri"/>
            <w:b/>
            <w:lang w:eastAsia="es-CO"/>
          </w:rPr>
          <w:lastRenderedPageBreak/>
          <w:t>Figura 5</w:t>
        </w:r>
        <w:r w:rsidR="006F0327" w:rsidRPr="008439ED">
          <w:rPr>
            <w:rFonts w:ascii="Calibri" w:eastAsia="Times New Roman" w:hAnsi="Calibri" w:cs="Calibri"/>
            <w:b/>
            <w:lang w:eastAsia="es-CO"/>
            <w:rPrChange w:id="1663" w:author="LauraPGM" w:date="2025-11-04T16:55:00Z">
              <w:rPr>
                <w:rFonts w:ascii="Calibri" w:eastAsia="Times New Roman" w:hAnsi="Calibri" w:cs="Calibri"/>
                <w:lang w:eastAsia="es-CO"/>
              </w:rPr>
            </w:rPrChange>
          </w:rPr>
          <w:t>. Matriz de priorización</w:t>
        </w:r>
      </w:ins>
    </w:p>
    <w:p w14:paraId="415CE0CE" w14:textId="0E788618" w:rsidR="006F0327" w:rsidRPr="008439ED" w:rsidRDefault="006F0327">
      <w:pPr>
        <w:spacing w:before="100" w:beforeAutospacing="1" w:after="100" w:afterAutospacing="1" w:line="360" w:lineRule="auto"/>
        <w:rPr>
          <w:ins w:id="1664" w:author="LauraPGM" w:date="2025-10-01T15:27:00Z"/>
          <w:rFonts w:ascii="Calibri" w:eastAsia="Times New Roman" w:hAnsi="Calibri" w:cs="Calibri"/>
          <w:lang w:eastAsia="es-CO"/>
        </w:rPr>
        <w:pPrChange w:id="1665" w:author="LauraPGM" w:date="2025-10-01T09:45:00Z">
          <w:pPr>
            <w:spacing w:before="100" w:beforeAutospacing="1" w:after="100" w:afterAutospacing="1" w:line="240" w:lineRule="auto"/>
          </w:pPr>
        </w:pPrChange>
      </w:pPr>
      <w:commentRangeStart w:id="1666"/>
      <w:commentRangeStart w:id="1667"/>
      <w:ins w:id="1668" w:author="LauraPGM" w:date="2025-10-01T15:30:00Z">
        <w:r w:rsidRPr="008439ED">
          <w:rPr>
            <w:rFonts w:ascii="Calibri" w:eastAsia="Times New Roman" w:hAnsi="Calibri" w:cs="Calibri"/>
            <w:noProof/>
            <w:lang w:eastAsia="es-CO"/>
            <w:rPrChange w:id="1669" w:author="LauraPGM" w:date="2025-11-04T16:55:00Z">
              <w:rPr>
                <w:rFonts w:ascii="Calibri" w:eastAsia="Times New Roman" w:hAnsi="Calibri" w:cs="Calibri"/>
                <w:noProof/>
                <w:lang w:eastAsia="es-CO"/>
              </w:rPr>
            </w:rPrChange>
          </w:rPr>
          <w:drawing>
            <wp:inline distT="0" distB="0" distL="0" distR="0" wp14:anchorId="600598D6" wp14:editId="2CC1A778">
              <wp:extent cx="3461507" cy="2349500"/>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63885" cy="2351114"/>
                      </a:xfrm>
                      <a:prstGeom prst="rect">
                        <a:avLst/>
                      </a:prstGeom>
                      <a:noFill/>
                    </pic:spPr>
                  </pic:pic>
                </a:graphicData>
              </a:graphic>
            </wp:inline>
          </w:drawing>
        </w:r>
      </w:ins>
      <w:commentRangeEnd w:id="1666"/>
      <w:commentRangeEnd w:id="1667"/>
      <w:ins w:id="1670" w:author="LauraPGM" w:date="2025-10-06T22:09:00Z">
        <w:r w:rsidR="005F0E74" w:rsidRPr="008439ED">
          <w:rPr>
            <w:rStyle w:val="Refdecomentario"/>
            <w:rFonts w:ascii="Calibri" w:hAnsi="Calibri" w:cs="Calibri"/>
            <w:sz w:val="22"/>
            <w:szCs w:val="22"/>
            <w:rPrChange w:id="1671" w:author="LauraPGM" w:date="2025-11-04T16:55:00Z">
              <w:rPr>
                <w:rStyle w:val="Refdecomentario"/>
              </w:rPr>
            </w:rPrChange>
          </w:rPr>
          <w:commentReference w:id="1666"/>
        </w:r>
      </w:ins>
      <w:ins w:id="1672" w:author="LauraPGM" w:date="2025-10-01T15:38:00Z">
        <w:r w:rsidRPr="008439ED">
          <w:rPr>
            <w:rStyle w:val="Refdecomentario"/>
            <w:rFonts w:ascii="Calibri" w:hAnsi="Calibri" w:cs="Calibri"/>
            <w:sz w:val="22"/>
            <w:szCs w:val="22"/>
            <w:rPrChange w:id="1673" w:author="LauraPGM" w:date="2025-11-04T16:55:00Z">
              <w:rPr>
                <w:rStyle w:val="Refdecomentario"/>
              </w:rPr>
            </w:rPrChange>
          </w:rPr>
          <w:commentReference w:id="1667"/>
        </w:r>
      </w:ins>
    </w:p>
    <w:p w14:paraId="3990450D" w14:textId="13B87F1E" w:rsidR="0035621C" w:rsidRPr="008439ED" w:rsidRDefault="006F0327">
      <w:pPr>
        <w:spacing w:before="100" w:beforeAutospacing="1" w:after="100" w:afterAutospacing="1" w:line="360" w:lineRule="auto"/>
        <w:rPr>
          <w:ins w:id="1674" w:author="LauraPGM" w:date="2025-10-01T15:27:00Z"/>
          <w:rFonts w:ascii="Calibri" w:eastAsia="Times New Roman" w:hAnsi="Calibri" w:cs="Calibri"/>
          <w:lang w:eastAsia="es-CO"/>
        </w:rPr>
        <w:pPrChange w:id="1675" w:author="LauraPGM" w:date="2025-10-01T09:45:00Z">
          <w:pPr>
            <w:spacing w:before="100" w:beforeAutospacing="1" w:after="100" w:afterAutospacing="1" w:line="240" w:lineRule="auto"/>
          </w:pPr>
        </w:pPrChange>
      </w:pPr>
      <w:ins w:id="1676" w:author="LauraPGM" w:date="2025-10-01T15:31:00Z">
        <w:r w:rsidRPr="008439ED">
          <w:rPr>
            <w:rFonts w:ascii="Calibri" w:eastAsia="Times New Roman" w:hAnsi="Calibri" w:cs="Calibri"/>
            <w:lang w:eastAsia="es-CO"/>
          </w:rPr>
          <w:t xml:space="preserve">Fuente: </w:t>
        </w:r>
      </w:ins>
      <w:ins w:id="1677" w:author="LauraPGM" w:date="2025-11-04T16:51:00Z">
        <w:r w:rsidR="008439ED" w:rsidRPr="008439ED">
          <w:rPr>
            <w:rFonts w:ascii="Calibri" w:hAnsi="Calibri" w:cs="Calibri"/>
            <w:rPrChange w:id="1678" w:author="LauraPGM" w:date="2025-11-04T16:55:00Z">
              <w:rPr/>
            </w:rPrChange>
          </w:rPr>
          <w:t>Tecno Soluciones (s. f.).</w:t>
        </w:r>
      </w:ins>
    </w:p>
    <w:commentRangeStart w:id="1679"/>
    <w:p w14:paraId="6FFD2B6C" w14:textId="3934E62F" w:rsidR="0035621C" w:rsidRPr="008439ED" w:rsidRDefault="00793DDB">
      <w:pPr>
        <w:spacing w:before="100" w:beforeAutospacing="1" w:after="100" w:afterAutospacing="1" w:line="360" w:lineRule="auto"/>
        <w:rPr>
          <w:rFonts w:ascii="Calibri" w:eastAsia="Times New Roman" w:hAnsi="Calibri" w:cs="Calibri"/>
          <w:lang w:eastAsia="es-CO"/>
        </w:rPr>
        <w:pPrChange w:id="1680" w:author="LauraPGM" w:date="2025-10-01T09:45:00Z">
          <w:pPr>
            <w:spacing w:before="100" w:beforeAutospacing="1" w:after="100" w:afterAutospacing="1" w:line="240" w:lineRule="auto"/>
          </w:pPr>
        </w:pPrChange>
      </w:pPr>
      <w:ins w:id="1681" w:author="LauraPGM" w:date="2025-10-01T14:39:00Z">
        <w:r w:rsidRPr="008439ED">
          <w:rPr>
            <w:rFonts w:ascii="Calibri" w:eastAsia="Times New Roman" w:hAnsi="Calibri" w:cs="Calibri"/>
            <w:noProof/>
            <w:lang w:eastAsia="es-CO"/>
            <w:rPrChange w:id="1682" w:author="LauraPGM" w:date="2025-11-04T16:55:00Z">
              <w:rPr>
                <w:rFonts w:ascii="Calibri" w:eastAsia="Times New Roman" w:hAnsi="Calibri" w:cs="Calibri"/>
                <w:noProof/>
                <w:lang w:eastAsia="es-CO"/>
              </w:rPr>
            </w:rPrChange>
          </w:rPr>
          <mc:AlternateContent>
            <mc:Choice Requires="wps">
              <w:drawing>
                <wp:anchor distT="0" distB="0" distL="114300" distR="114300" simplePos="0" relativeHeight="251688960" behindDoc="1" locked="0" layoutInCell="1" allowOverlap="1" wp14:anchorId="32259706" wp14:editId="4CE1A283">
                  <wp:simplePos x="0" y="0"/>
                  <wp:positionH relativeFrom="column">
                    <wp:posOffset>3810</wp:posOffset>
                  </wp:positionH>
                  <wp:positionV relativeFrom="paragraph">
                    <wp:posOffset>204470</wp:posOffset>
                  </wp:positionV>
                  <wp:extent cx="6527800" cy="1187450"/>
                  <wp:effectExtent l="57150" t="19050" r="82550" b="88900"/>
                  <wp:wrapNone/>
                  <wp:docPr id="8" name="Rectángulo 8"/>
                  <wp:cNvGraphicFramePr/>
                  <a:graphic xmlns:a="http://schemas.openxmlformats.org/drawingml/2006/main">
                    <a:graphicData uri="http://schemas.microsoft.com/office/word/2010/wordprocessingShape">
                      <wps:wsp>
                        <wps:cNvSpPr/>
                        <wps:spPr>
                          <a:xfrm>
                            <a:off x="0" y="0"/>
                            <a:ext cx="6527800" cy="11874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F5C0F0" id="Rectángulo 8" o:spid="_x0000_s1026" style="position:absolute;margin-left:.3pt;margin-top:16.1pt;width:514pt;height:93.5pt;z-index:-25162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" fillcolor="#4f81bd [3204]" strokecolor="#4579b8 [3044]">
                  <v:fill color2="#a7bfde [1620]" rotate="t" angle="180" focus="100%" type="gradient">
                    <o:fill v:ext="view" type="gradientUnscaled"/>
                  </v:fill>
                  <v:shadow on="t" color="black" opacity="22937f" origin=",.5" offset="0,.63889mm"/>
                </v:rect>
              </w:pict>
            </mc:Fallback>
          </mc:AlternateContent>
        </w:r>
      </w:ins>
      <w:commentRangeEnd w:id="1679"/>
      <w:ins w:id="1683" w:author="LauraPGM" w:date="2025-10-09T06:40:00Z">
        <w:r w:rsidR="0001225A" w:rsidRPr="008439ED">
          <w:rPr>
            <w:rStyle w:val="Refdecomentario"/>
            <w:rFonts w:ascii="Calibri" w:hAnsi="Calibri" w:cs="Calibri"/>
            <w:sz w:val="22"/>
            <w:szCs w:val="22"/>
            <w:rPrChange w:id="1684" w:author="LauraPGM" w:date="2025-11-04T16:55:00Z">
              <w:rPr>
                <w:rStyle w:val="Refdecomentario"/>
              </w:rPr>
            </w:rPrChange>
          </w:rPr>
          <w:commentReference w:id="1679"/>
        </w:r>
      </w:ins>
    </w:p>
    <w:p w14:paraId="1D0CDBE7" w14:textId="77777777" w:rsidR="00EF4AA2" w:rsidRPr="008439ED" w:rsidRDefault="00E35A55">
      <w:pPr>
        <w:spacing w:before="100" w:beforeAutospacing="1" w:after="100" w:afterAutospacing="1" w:line="360" w:lineRule="auto"/>
        <w:jc w:val="center"/>
        <w:rPr>
          <w:ins w:id="1685" w:author="LauraPGM" w:date="2025-10-06T21:13:00Z"/>
          <w:rFonts w:ascii="Calibri" w:eastAsia="Times New Roman" w:hAnsi="Calibri" w:cs="Calibri"/>
          <w:lang w:eastAsia="es-CO"/>
        </w:rPr>
        <w:pPrChange w:id="1686" w:author="LauraPGM" w:date="2025-10-01T14:40:00Z">
          <w:pPr>
            <w:spacing w:before="100" w:beforeAutospacing="1" w:after="100" w:afterAutospacing="1" w:line="240" w:lineRule="auto"/>
          </w:pPr>
        </w:pPrChange>
      </w:pPr>
      <w:r w:rsidRPr="008439ED">
        <w:rPr>
          <w:rFonts w:ascii="Calibri" w:eastAsia="Times New Roman" w:hAnsi="Calibri" w:cs="Calibri"/>
          <w:b/>
          <w:bCs/>
          <w:highlight w:val="cyan"/>
          <w:lang w:eastAsia="es-CO"/>
          <w:rPrChange w:id="1687" w:author="LauraPGM" w:date="2025-11-04T16:55:00Z">
            <w:rPr>
              <w:rFonts w:ascii="Calibri" w:eastAsia="Times New Roman" w:hAnsi="Calibri" w:cs="Calibri"/>
              <w:b/>
              <w:bCs/>
              <w:lang w:eastAsia="es-CO"/>
            </w:rPr>
          </w:rPrChange>
        </w:rPr>
        <w:t>Llamado a la acción:</w:t>
      </w:r>
    </w:p>
    <w:p w14:paraId="53883161" w14:textId="7F53034A" w:rsidR="00E35A55" w:rsidRPr="008439ED" w:rsidDel="005F0E74" w:rsidRDefault="0001225A">
      <w:pPr>
        <w:spacing w:before="100" w:beforeAutospacing="1" w:after="100" w:afterAutospacing="1" w:line="360" w:lineRule="auto"/>
        <w:rPr>
          <w:del w:id="1688" w:author="LauraPGM" w:date="2025-10-06T22:15:00Z"/>
          <w:rFonts w:ascii="Calibri" w:eastAsia="Times New Roman" w:hAnsi="Calibri" w:cs="Calibri"/>
          <w:b/>
          <w:bCs/>
          <w:lang w:eastAsia="es-CO"/>
          <w:rPrChange w:id="1689" w:author="LauraPGM" w:date="2025-11-04T16:55:00Z">
            <w:rPr>
              <w:del w:id="1690" w:author="LauraPGM" w:date="2025-10-06T22:15:00Z"/>
              <w:rFonts w:ascii="Calibri" w:eastAsia="Times New Roman" w:hAnsi="Calibri" w:cs="Calibri"/>
              <w:lang w:eastAsia="es-CO"/>
            </w:rPr>
          </w:rPrChange>
        </w:rPr>
        <w:pPrChange w:id="1691" w:author="LauraPGM" w:date="2025-10-06T21:13:00Z">
          <w:pPr>
            <w:spacing w:before="100" w:beforeAutospacing="1" w:after="100" w:afterAutospacing="1" w:line="240" w:lineRule="auto"/>
          </w:pPr>
        </w:pPrChange>
      </w:pPr>
      <w:ins w:id="1692" w:author="LauraPGM" w:date="2025-10-09T06:39:00Z">
        <w:r w:rsidRPr="008439ED">
          <w:rPr>
            <w:rFonts w:ascii="Calibri" w:eastAsia="Times New Roman" w:hAnsi="Calibri" w:cs="Calibri"/>
            <w:lang w:eastAsia="es-CO"/>
          </w:rPr>
          <w:t>Eficiencia Energética, Reducir el consumo.</w:t>
        </w:r>
      </w:ins>
      <w:ins w:id="1693" w:author="LauraPGM" w:date="2025-10-06T22:14:00Z">
        <w:r w:rsidR="005F0E74" w:rsidRPr="008439ED">
          <w:rPr>
            <w:rFonts w:ascii="Calibri" w:eastAsia="Times New Roman" w:hAnsi="Calibri" w:cs="Calibri"/>
            <w:lang w:eastAsia="es-CO"/>
          </w:rPr>
          <w:t>,</w:t>
        </w:r>
      </w:ins>
      <w:del w:id="1694" w:author="LauraPGM" w:date="2025-10-06T21:13:00Z">
        <w:r w:rsidR="00E35A55" w:rsidRPr="008439ED" w:rsidDel="00EF4AA2">
          <w:rPr>
            <w:rFonts w:ascii="Calibri" w:eastAsia="Times New Roman" w:hAnsi="Calibri" w:cs="Calibri"/>
            <w:lang w:eastAsia="es-CO"/>
          </w:rPr>
          <w:br/>
          <w:delText xml:space="preserve">Para ampliar información, acceda al recurso audiovisual en YouTube: </w:delText>
        </w:r>
      </w:del>
      <w:del w:id="1695" w:author="LauraPGM" w:date="2025-10-01T14:40:00Z">
        <w:r w:rsidR="00E35A55" w:rsidRPr="008439ED" w:rsidDel="00FE20FB">
          <w:rPr>
            <w:rFonts w:ascii="Calibri" w:eastAsia="Times New Roman" w:hAnsi="Calibri" w:cs="Calibri"/>
            <w:iCs/>
            <w:lang w:eastAsia="es-CO"/>
            <w:rPrChange w:id="1696" w:author="LauraPGM" w:date="2025-11-04T16:55:00Z">
              <w:rPr>
                <w:rFonts w:ascii="Calibri" w:eastAsia="Times New Roman" w:hAnsi="Calibri" w:cs="Calibri"/>
                <w:i/>
                <w:iCs/>
                <w:lang w:eastAsia="es-CO"/>
              </w:rPr>
            </w:rPrChange>
          </w:rPr>
          <w:delText>“</w:delText>
        </w:r>
      </w:del>
      <w:del w:id="1697" w:author="LauraPGM" w:date="2025-10-06T22:13:00Z">
        <w:r w:rsidR="00E35A55" w:rsidRPr="008439ED" w:rsidDel="005F0E74">
          <w:rPr>
            <w:rFonts w:ascii="Calibri" w:eastAsia="Times New Roman" w:hAnsi="Calibri" w:cs="Calibri"/>
            <w:iCs/>
            <w:lang w:eastAsia="es-CO"/>
            <w:rPrChange w:id="1698" w:author="LauraPGM" w:date="2025-11-04T16:55:00Z">
              <w:rPr>
                <w:rFonts w:ascii="Calibri" w:eastAsia="Times New Roman" w:hAnsi="Calibri" w:cs="Calibri"/>
                <w:i/>
                <w:iCs/>
                <w:lang w:eastAsia="es-CO"/>
              </w:rPr>
            </w:rPrChange>
          </w:rPr>
          <w:delText xml:space="preserve">Eficiencia Energética: Reducir el </w:delText>
        </w:r>
        <w:commentRangeStart w:id="1699"/>
        <w:r w:rsidR="00E35A55" w:rsidRPr="008439ED" w:rsidDel="005F0E74">
          <w:rPr>
            <w:rFonts w:ascii="Calibri" w:eastAsia="Times New Roman" w:hAnsi="Calibri" w:cs="Calibri"/>
            <w:iCs/>
            <w:lang w:eastAsia="es-CO"/>
            <w:rPrChange w:id="1700" w:author="LauraPGM" w:date="2025-11-04T16:55:00Z">
              <w:rPr>
                <w:rFonts w:ascii="Calibri" w:eastAsia="Times New Roman" w:hAnsi="Calibri" w:cs="Calibri"/>
                <w:i/>
                <w:iCs/>
                <w:lang w:eastAsia="es-CO"/>
              </w:rPr>
            </w:rPrChange>
          </w:rPr>
          <w:delText>Consumo</w:delText>
        </w:r>
        <w:commentRangeEnd w:id="1699"/>
        <w:r w:rsidR="00507103" w:rsidRPr="008439ED" w:rsidDel="005F0E74">
          <w:rPr>
            <w:rStyle w:val="Refdecomentario"/>
            <w:rFonts w:ascii="Calibri" w:hAnsi="Calibri" w:cs="Calibri"/>
            <w:sz w:val="22"/>
            <w:szCs w:val="22"/>
            <w:rPrChange w:id="1701" w:author="LauraPGM" w:date="2025-11-04T16:55:00Z">
              <w:rPr>
                <w:rStyle w:val="Refdecomentario"/>
              </w:rPr>
            </w:rPrChange>
          </w:rPr>
          <w:commentReference w:id="1699"/>
        </w:r>
      </w:del>
      <w:ins w:id="1702" w:author="LauraPGM" w:date="2025-10-06T21:13:00Z">
        <w:r w:rsidR="00EF4AA2" w:rsidRPr="008439ED">
          <w:rPr>
            <w:rFonts w:ascii="Calibri" w:eastAsia="Times New Roman" w:hAnsi="Calibri" w:cs="Calibri"/>
            <w:iCs/>
            <w:lang w:eastAsia="es-CO"/>
          </w:rPr>
          <w:t xml:space="preserve"> para complementar el tema abordado, se invita a explorar el siguiente video:</w:t>
        </w:r>
      </w:ins>
      <w:del w:id="1703" w:author="LauraPGM" w:date="2025-10-01T14:40:00Z">
        <w:r w:rsidR="00E35A55" w:rsidRPr="008439ED" w:rsidDel="00FE20FB">
          <w:rPr>
            <w:rFonts w:ascii="Calibri" w:eastAsia="Times New Roman" w:hAnsi="Calibri" w:cs="Calibri"/>
            <w:i/>
            <w:iCs/>
            <w:lang w:eastAsia="es-CO"/>
          </w:rPr>
          <w:delText>”</w:delText>
        </w:r>
      </w:del>
      <w:r w:rsidR="00E35A55" w:rsidRPr="008439ED">
        <w:rPr>
          <w:rFonts w:ascii="Calibri" w:eastAsia="Times New Roman" w:hAnsi="Calibri" w:cs="Calibri"/>
          <w:lang w:eastAsia="es-CO"/>
        </w:rPr>
        <w:br/>
      </w:r>
      <w:del w:id="1704" w:author="LauraPGM" w:date="2025-10-01T14:38:00Z">
        <w:r w:rsidR="00E35A55" w:rsidRPr="008439ED" w:rsidDel="00FE20FB">
          <w:rPr>
            <w:rFonts w:ascii="Segoe UI Symbol" w:eastAsia="Times New Roman" w:hAnsi="Segoe UI Symbol" w:cs="Segoe UI Symbol"/>
            <w:lang w:eastAsia="es-CO"/>
          </w:rPr>
          <w:delText>👉</w:delText>
        </w:r>
        <w:r w:rsidR="00E35A55" w:rsidRPr="008439ED" w:rsidDel="00FE20FB">
          <w:rPr>
            <w:rFonts w:ascii="Calibri" w:eastAsia="Times New Roman" w:hAnsi="Calibri" w:cs="Calibri"/>
            <w:lang w:eastAsia="es-CO"/>
          </w:rPr>
          <w:delText xml:space="preserve"> </w:delText>
        </w:r>
        <w:r w:rsidR="00D645B6" w:rsidRPr="008439ED" w:rsidDel="00FE20FB">
          <w:rPr>
            <w:rFonts w:ascii="Calibri" w:eastAsia="Times New Roman" w:hAnsi="Calibri" w:cs="Calibri"/>
            <w:color w:val="0000FF"/>
            <w:u w:val="single"/>
            <w:lang w:eastAsia="es-CO"/>
            <w:rPrChange w:id="1705" w:author="LauraPGM" w:date="2025-11-04T16:55:00Z">
              <w:rPr>
                <w:rFonts w:ascii="Calibri" w:eastAsia="Times New Roman" w:hAnsi="Calibri" w:cs="Calibri"/>
                <w:color w:val="0000FF"/>
                <w:u w:val="single"/>
                <w:lang w:eastAsia="es-CO"/>
              </w:rPr>
            </w:rPrChange>
          </w:rPr>
          <w:fldChar w:fldCharType="begin"/>
        </w:r>
        <w:r w:rsidR="00D645B6" w:rsidRPr="008439ED" w:rsidDel="00FE20FB">
          <w:rPr>
            <w:rFonts w:ascii="Calibri" w:eastAsia="Times New Roman" w:hAnsi="Calibri" w:cs="Calibri"/>
            <w:color w:val="0000FF"/>
            <w:u w:val="single"/>
            <w:lang w:eastAsia="es-CO"/>
          </w:rPr>
          <w:delInstrText xml:space="preserve"> HYPERLINK "https://www.youtube.com/watch?v=10nlm87UULs&amp;ab_channel=Fundaci%C3%B3nYPF" \t "_new" </w:delInstrText>
        </w:r>
        <w:r w:rsidR="00D645B6" w:rsidRPr="008439ED" w:rsidDel="00FE20FB">
          <w:rPr>
            <w:rFonts w:ascii="Calibri" w:eastAsia="Times New Roman" w:hAnsi="Calibri" w:cs="Calibri"/>
            <w:color w:val="0000FF"/>
            <w:u w:val="single"/>
            <w:lang w:eastAsia="es-CO"/>
            <w:rPrChange w:id="1706" w:author="LauraPGM" w:date="2025-11-04T16:55:00Z">
              <w:rPr>
                <w:rFonts w:ascii="Calibri" w:eastAsia="Times New Roman" w:hAnsi="Calibri" w:cs="Calibri"/>
                <w:color w:val="0000FF"/>
                <w:u w:val="single"/>
                <w:lang w:eastAsia="es-CO"/>
              </w:rPr>
            </w:rPrChange>
          </w:rPr>
          <w:fldChar w:fldCharType="separate"/>
        </w:r>
        <w:r w:rsidR="00E35A55" w:rsidRPr="008439ED" w:rsidDel="00FE20FB">
          <w:rPr>
            <w:rFonts w:ascii="Calibri" w:eastAsia="Times New Roman" w:hAnsi="Calibri" w:cs="Calibri"/>
            <w:color w:val="0000FF"/>
            <w:u w:val="single"/>
            <w:lang w:eastAsia="es-CO"/>
          </w:rPr>
          <w:delText>Enlace al recurso</w:delText>
        </w:r>
        <w:r w:rsidR="00D645B6" w:rsidRPr="008439ED" w:rsidDel="00FE20FB">
          <w:rPr>
            <w:rFonts w:ascii="Calibri" w:eastAsia="Times New Roman" w:hAnsi="Calibri" w:cs="Calibri"/>
            <w:color w:val="0000FF"/>
            <w:u w:val="single"/>
            <w:lang w:eastAsia="es-CO"/>
            <w:rPrChange w:id="1707" w:author="LauraPGM" w:date="2025-11-04T16:55:00Z">
              <w:rPr>
                <w:rFonts w:ascii="Calibri" w:eastAsia="Times New Roman" w:hAnsi="Calibri" w:cs="Calibri"/>
                <w:color w:val="0000FF"/>
                <w:u w:val="single"/>
                <w:lang w:eastAsia="es-CO"/>
              </w:rPr>
            </w:rPrChange>
          </w:rPr>
          <w:fldChar w:fldCharType="end"/>
        </w:r>
      </w:del>
    </w:p>
    <w:p w14:paraId="2ADB3E17" w14:textId="5104EFE7" w:rsidR="00E35A55" w:rsidRPr="008439ED" w:rsidRDefault="00950520">
      <w:pPr>
        <w:spacing w:before="100" w:beforeAutospacing="1" w:after="100" w:afterAutospacing="1" w:line="360" w:lineRule="auto"/>
        <w:rPr>
          <w:rFonts w:ascii="Calibri" w:eastAsia="Times New Roman" w:hAnsi="Calibri" w:cs="Calibri"/>
          <w:lang w:eastAsia="es-CO"/>
        </w:rPr>
        <w:pPrChange w:id="1708" w:author="LauraPGM" w:date="2025-10-06T22:15:00Z">
          <w:pPr>
            <w:spacing w:line="240" w:lineRule="auto"/>
          </w:pPr>
        </w:pPrChange>
      </w:pPr>
      <w:del w:id="1709" w:author="LauraPGM" w:date="2025-10-01T14:44:00Z">
        <w:r>
          <w:rPr>
            <w:rFonts w:ascii="Calibri" w:eastAsia="Times New Roman" w:hAnsi="Calibri" w:cs="Calibri"/>
            <w:lang w:eastAsia="es-CO"/>
            <w:rPrChange w:id="1710" w:author="LauraPGM" w:date="2025-11-04T16:55:00Z">
              <w:rPr>
                <w:rFonts w:ascii="Calibri" w:eastAsia="Times New Roman" w:hAnsi="Calibri" w:cs="Calibri"/>
                <w:lang w:eastAsia="es-CO"/>
              </w:rPr>
            </w:rPrChange>
          </w:rPr>
          <w:pict w14:anchorId="2C04579A">
            <v:rect id="_x0000_i1025" style="width:493.6pt;height:15.5pt" o:hrpct="990" o:hralign="center" o:hrstd="t" o:hr="t" fillcolor="#a0a0a0" stroked="f"/>
          </w:pict>
        </w:r>
      </w:del>
    </w:p>
    <w:p w14:paraId="37E9C8C1" w14:textId="071778D3" w:rsidR="00E35A55" w:rsidRPr="008439ED" w:rsidRDefault="00E35A55">
      <w:pPr>
        <w:pStyle w:val="Prrafodelista"/>
        <w:numPr>
          <w:ilvl w:val="0"/>
          <w:numId w:val="73"/>
        </w:numPr>
        <w:spacing w:before="100" w:beforeAutospacing="1" w:after="100" w:afterAutospacing="1" w:line="360" w:lineRule="auto"/>
        <w:outlineLvl w:val="1"/>
        <w:rPr>
          <w:ins w:id="1711" w:author="LauraPGM" w:date="2025-10-01T21:19:00Z"/>
          <w:rFonts w:ascii="Calibri" w:eastAsia="Times New Roman" w:hAnsi="Calibri" w:cs="Calibri"/>
          <w:b/>
          <w:bCs/>
          <w:lang w:eastAsia="es-CO"/>
          <w:rPrChange w:id="1712" w:author="LauraPGM" w:date="2025-11-04T16:55:00Z">
            <w:rPr>
              <w:ins w:id="1713" w:author="LauraPGM" w:date="2025-10-01T21:19:00Z"/>
              <w:lang w:eastAsia="es-CO"/>
            </w:rPr>
          </w:rPrChange>
        </w:rPr>
        <w:pPrChange w:id="1714" w:author="LauraPGM" w:date="2025-10-01T21:19:00Z">
          <w:pPr>
            <w:spacing w:before="100" w:beforeAutospacing="1" w:after="100" w:afterAutospacing="1" w:line="240" w:lineRule="auto"/>
            <w:outlineLvl w:val="1"/>
          </w:pPr>
        </w:pPrChange>
      </w:pPr>
      <w:del w:id="1715" w:author="LauraPGM" w:date="2025-10-01T21:19:00Z">
        <w:r w:rsidRPr="008439ED" w:rsidDel="00A72AEA">
          <w:rPr>
            <w:rFonts w:ascii="Calibri" w:eastAsia="Times New Roman" w:hAnsi="Calibri" w:cs="Calibri"/>
            <w:b/>
            <w:bCs/>
            <w:lang w:eastAsia="es-CO"/>
            <w:rPrChange w:id="1716" w:author="LauraPGM" w:date="2025-11-04T16:55:00Z">
              <w:rPr>
                <w:lang w:eastAsia="es-CO"/>
              </w:rPr>
            </w:rPrChange>
          </w:rPr>
          <w:delText xml:space="preserve">5. </w:delText>
        </w:r>
      </w:del>
      <w:del w:id="1717" w:author="LauraPGM" w:date="2025-10-01T14:48:00Z">
        <w:r w:rsidRPr="008439ED" w:rsidDel="00507103">
          <w:rPr>
            <w:rFonts w:ascii="Calibri" w:eastAsia="Times New Roman" w:hAnsi="Calibri" w:cs="Calibri"/>
            <w:b/>
            <w:bCs/>
            <w:lang w:eastAsia="es-CO"/>
            <w:rPrChange w:id="1718" w:author="LauraPGM" w:date="2025-11-04T16:55:00Z">
              <w:rPr>
                <w:lang w:eastAsia="es-CO"/>
              </w:rPr>
            </w:rPrChange>
          </w:rPr>
          <w:delText xml:space="preserve">Tema 5: </w:delText>
        </w:r>
      </w:del>
      <w:r w:rsidRPr="008439ED">
        <w:rPr>
          <w:rFonts w:ascii="Calibri" w:eastAsia="Times New Roman" w:hAnsi="Calibri" w:cs="Calibri"/>
          <w:b/>
          <w:bCs/>
          <w:lang w:eastAsia="es-CO"/>
          <w:rPrChange w:id="1719" w:author="LauraPGM" w:date="2025-11-04T16:55:00Z">
            <w:rPr>
              <w:lang w:eastAsia="es-CO"/>
            </w:rPr>
          </w:rPrChange>
        </w:rPr>
        <w:t xml:space="preserve">Requisitos de la </w:t>
      </w:r>
      <w:ins w:id="1720" w:author="LauraPGM" w:date="2025-10-09T07:05:00Z">
        <w:r w:rsidR="005512F7" w:rsidRPr="008439ED">
          <w:rPr>
            <w:rFonts w:ascii="Calibri" w:eastAsia="Times New Roman" w:hAnsi="Calibri" w:cs="Calibri"/>
            <w:b/>
            <w:bCs/>
            <w:lang w:eastAsia="es-CO"/>
          </w:rPr>
          <w:t>n</w:t>
        </w:r>
      </w:ins>
      <w:del w:id="1721" w:author="LauraPGM" w:date="2025-10-09T07:05:00Z">
        <w:r w:rsidRPr="008439ED" w:rsidDel="005512F7">
          <w:rPr>
            <w:rFonts w:ascii="Calibri" w:eastAsia="Times New Roman" w:hAnsi="Calibri" w:cs="Calibri"/>
            <w:b/>
            <w:bCs/>
            <w:lang w:eastAsia="es-CO"/>
            <w:rPrChange w:id="1722" w:author="LauraPGM" w:date="2025-11-04T16:55:00Z">
              <w:rPr>
                <w:lang w:eastAsia="es-CO"/>
              </w:rPr>
            </w:rPrChange>
          </w:rPr>
          <w:delText>N</w:delText>
        </w:r>
      </w:del>
      <w:r w:rsidRPr="008439ED">
        <w:rPr>
          <w:rFonts w:ascii="Calibri" w:eastAsia="Times New Roman" w:hAnsi="Calibri" w:cs="Calibri"/>
          <w:b/>
          <w:bCs/>
          <w:lang w:eastAsia="es-CO"/>
          <w:rPrChange w:id="1723" w:author="LauraPGM" w:date="2025-11-04T16:55:00Z">
            <w:rPr>
              <w:lang w:eastAsia="es-CO"/>
            </w:rPr>
          </w:rPrChange>
        </w:rPr>
        <w:t>orma ISO 50001 para la gestión energética y los IDEs</w:t>
      </w:r>
    </w:p>
    <w:p w14:paraId="6EE3D1D0" w14:textId="67FAF014" w:rsidR="00A72AEA" w:rsidRPr="008439ED" w:rsidRDefault="00A72AEA">
      <w:pPr>
        <w:spacing w:before="100" w:beforeAutospacing="1" w:after="100" w:afterAutospacing="1" w:line="360" w:lineRule="auto"/>
        <w:ind w:left="360"/>
        <w:outlineLvl w:val="1"/>
        <w:rPr>
          <w:rFonts w:ascii="Calibri" w:eastAsia="Times New Roman" w:hAnsi="Calibri" w:cs="Calibri"/>
          <w:b/>
          <w:bCs/>
          <w:lang w:eastAsia="es-CO"/>
          <w:rPrChange w:id="1724" w:author="LauraPGM" w:date="2025-11-04T16:55:00Z">
            <w:rPr>
              <w:lang w:eastAsia="es-CO"/>
            </w:rPr>
          </w:rPrChange>
        </w:rPr>
        <w:pPrChange w:id="1725" w:author="LauraPGM" w:date="2025-10-01T21:21:00Z">
          <w:pPr>
            <w:spacing w:before="100" w:beforeAutospacing="1" w:after="100" w:afterAutospacing="1" w:line="240" w:lineRule="auto"/>
            <w:outlineLvl w:val="1"/>
          </w:pPr>
        </w:pPrChange>
      </w:pPr>
      <w:commentRangeStart w:id="1726"/>
      <w:ins w:id="1727" w:author="LauraPGM" w:date="2025-10-01T21:20:00Z">
        <w:r w:rsidRPr="008439ED">
          <w:rPr>
            <w:rFonts w:ascii="Calibri" w:eastAsia="Times New Roman" w:hAnsi="Calibri" w:cs="Calibri"/>
            <w:b/>
            <w:bCs/>
            <w:noProof/>
            <w:lang w:eastAsia="es-CO"/>
            <w:rPrChange w:id="1728" w:author="LauraPGM" w:date="2025-11-04T16:55:00Z">
              <w:rPr>
                <w:rFonts w:ascii="Calibri" w:eastAsia="Times New Roman" w:hAnsi="Calibri" w:cs="Calibri"/>
                <w:b/>
                <w:bCs/>
                <w:noProof/>
                <w:lang w:eastAsia="es-CO"/>
              </w:rPr>
            </w:rPrChange>
          </w:rPr>
          <w:drawing>
            <wp:inline distT="0" distB="0" distL="0" distR="0" wp14:anchorId="4345F059" wp14:editId="4A85BD25">
              <wp:extent cx="3340100" cy="206469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7844F75.tmp"/>
                      <pic:cNvPicPr/>
                    </pic:nvPicPr>
                    <pic:blipFill rotWithShape="1">
                      <a:blip r:embed="rId22">
                        <a:extLst>
                          <a:ext uri="{28A0092B-C50C-407E-A947-70E740481C1C}">
                            <a14:useLocalDpi xmlns:a14="http://schemas.microsoft.com/office/drawing/2010/main" val="0"/>
                          </a:ext>
                        </a:extLst>
                      </a:blip>
                      <a:srcRect l="1540" t="2227"/>
                      <a:stretch/>
                    </pic:blipFill>
                    <pic:spPr bwMode="auto">
                      <a:xfrm>
                        <a:off x="0" y="0"/>
                        <a:ext cx="3350957" cy="2071405"/>
                      </a:xfrm>
                      <a:prstGeom prst="rect">
                        <a:avLst/>
                      </a:prstGeom>
                      <a:ln>
                        <a:noFill/>
                      </a:ln>
                      <a:extLst>
                        <a:ext uri="{53640926-AAD7-44D8-BBD7-CCE9431645EC}">
                          <a14:shadowObscured xmlns:a14="http://schemas.microsoft.com/office/drawing/2010/main"/>
                        </a:ext>
                      </a:extLst>
                    </pic:spPr>
                  </pic:pic>
                </a:graphicData>
              </a:graphic>
            </wp:inline>
          </w:drawing>
        </w:r>
      </w:ins>
      <w:commentRangeEnd w:id="1726"/>
      <w:ins w:id="1729" w:author="LauraPGM" w:date="2025-10-01T21:21:00Z">
        <w:r w:rsidRPr="008439ED">
          <w:rPr>
            <w:rStyle w:val="Refdecomentario"/>
            <w:rFonts w:ascii="Calibri" w:hAnsi="Calibri" w:cs="Calibri"/>
            <w:sz w:val="22"/>
            <w:szCs w:val="22"/>
            <w:rPrChange w:id="1730" w:author="LauraPGM" w:date="2025-11-04T16:55:00Z">
              <w:rPr>
                <w:rStyle w:val="Refdecomentario"/>
              </w:rPr>
            </w:rPrChange>
          </w:rPr>
          <w:commentReference w:id="1726"/>
        </w:r>
      </w:ins>
    </w:p>
    <w:p w14:paraId="630AE47D" w14:textId="44CBC3F6" w:rsidR="005E125D" w:rsidRPr="008439ED" w:rsidRDefault="005E125D" w:rsidP="005E125D">
      <w:pPr>
        <w:spacing w:before="100" w:beforeAutospacing="1" w:after="100" w:afterAutospacing="1" w:line="360" w:lineRule="auto"/>
        <w:ind w:left="360"/>
        <w:outlineLvl w:val="1"/>
        <w:rPr>
          <w:ins w:id="1731" w:author="LauraPGM" w:date="2025-10-06T22:31:00Z"/>
          <w:rFonts w:ascii="Calibri" w:eastAsia="Times New Roman" w:hAnsi="Calibri" w:cs="Calibri"/>
          <w:lang w:eastAsia="es-CO"/>
        </w:rPr>
      </w:pPr>
      <w:ins w:id="1732" w:author="LauraPGM" w:date="2025-10-06T22:31:00Z">
        <w:r w:rsidRPr="008439ED">
          <w:rPr>
            <w:rFonts w:ascii="Calibri" w:eastAsia="Times New Roman" w:hAnsi="Calibri" w:cs="Calibri"/>
            <w:lang w:eastAsia="es-CO"/>
          </w:rPr>
          <w:lastRenderedPageBreak/>
          <w:t>La gestión energética ha trascendido el ámbito de las buenas prácticas para convertirse en un requisito estratégico esencial en las organizaciones modernas. En la actualidad, su implementación está directamente vinculada con la sostenibilidad ambiental, la competitividad empresarial y el cumplimiento normativo internacional. A través de una gestión adecuada, las empresas no solo reducen sus costos operativos y su huella de carbono, sino que también fortalecen su reputación corporativa y garantizan la continuidad de sus operaciones frente a los cambios regulatorios y de mercado.</w:t>
        </w:r>
      </w:ins>
    </w:p>
    <w:p w14:paraId="141D996B" w14:textId="47A61581" w:rsidR="005E125D" w:rsidRPr="008439ED" w:rsidRDefault="005E125D" w:rsidP="005E125D">
      <w:pPr>
        <w:spacing w:before="100" w:beforeAutospacing="1" w:after="100" w:afterAutospacing="1" w:line="360" w:lineRule="auto"/>
        <w:ind w:left="360"/>
        <w:outlineLvl w:val="1"/>
        <w:rPr>
          <w:ins w:id="1733" w:author="LauraPGM" w:date="2025-10-06T22:31:00Z"/>
          <w:rFonts w:ascii="Calibri" w:eastAsia="Times New Roman" w:hAnsi="Calibri" w:cs="Calibri"/>
          <w:lang w:eastAsia="es-CO"/>
        </w:rPr>
      </w:pPr>
      <w:ins w:id="1734" w:author="LauraPGM" w:date="2025-10-06T22:31:00Z">
        <w:r w:rsidRPr="008439ED">
          <w:rPr>
            <w:rFonts w:ascii="Calibri" w:eastAsia="Times New Roman" w:hAnsi="Calibri" w:cs="Calibri"/>
            <w:lang w:eastAsia="es-CO"/>
          </w:rPr>
          <w:t>En este contexto, la norma ISO 50001:2018 constituye el marco de referencia internacional para implementar, mantener y mejorar un Sistema de Gestión de la Energía (</w:t>
        </w:r>
        <w:proofErr w:type="spellStart"/>
        <w:r w:rsidRPr="008439ED">
          <w:rPr>
            <w:rFonts w:ascii="Calibri" w:eastAsia="Times New Roman" w:hAnsi="Calibri" w:cs="Calibri"/>
            <w:lang w:eastAsia="es-CO"/>
          </w:rPr>
          <w:t>SGEn</w:t>
        </w:r>
        <w:proofErr w:type="spellEnd"/>
        <w:r w:rsidRPr="008439ED">
          <w:rPr>
            <w:rFonts w:ascii="Calibri" w:eastAsia="Times New Roman" w:hAnsi="Calibri" w:cs="Calibri"/>
            <w:lang w:eastAsia="es-CO"/>
          </w:rPr>
          <w:t>). Esta norma se basa en el ciclo de mejora continua PHVA (Planificar, Hacer, Verificar y Actuar), promoviendo un enfoque sistemático que permite identificar oportunidades de ahorro energético, controlar el desempeño, y demostrar resultados verificables.</w:t>
        </w:r>
      </w:ins>
    </w:p>
    <w:p w14:paraId="06CC7C2D" w14:textId="2D806B63" w:rsidR="005E125D" w:rsidRPr="008439ED" w:rsidRDefault="005E125D" w:rsidP="005E125D">
      <w:pPr>
        <w:spacing w:before="100" w:beforeAutospacing="1" w:after="100" w:afterAutospacing="1" w:line="360" w:lineRule="auto"/>
        <w:ind w:left="360"/>
        <w:outlineLvl w:val="1"/>
        <w:rPr>
          <w:ins w:id="1735" w:author="LauraPGM" w:date="2025-10-06T22:31:00Z"/>
          <w:rFonts w:ascii="Calibri" w:eastAsia="Times New Roman" w:hAnsi="Calibri" w:cs="Calibri"/>
          <w:lang w:eastAsia="es-CO"/>
        </w:rPr>
      </w:pPr>
      <w:ins w:id="1736" w:author="LauraPGM" w:date="2025-10-06T22:31:00Z">
        <w:r w:rsidRPr="008439ED">
          <w:rPr>
            <w:rFonts w:ascii="Calibri" w:eastAsia="Times New Roman" w:hAnsi="Calibri" w:cs="Calibri"/>
            <w:lang w:eastAsia="es-CO"/>
          </w:rPr>
          <w:t>Entre los componentes más relevantes de la norma se encuentran los Indicadores de Desempeño Energético (IDEs) y la Línea Base Energética (LBE), elementos esenciales que permiten medir, comparar y evidenciar la mejora continua del rendimiento energético. A continuación, se describen los principales requisitos normativos asociados, según la ISO 50001:2018:</w:t>
        </w:r>
      </w:ins>
    </w:p>
    <w:p w14:paraId="7BABCE6F" w14:textId="3BB82C43" w:rsidR="005E125D" w:rsidRPr="008439ED" w:rsidRDefault="005E125D" w:rsidP="005E125D">
      <w:pPr>
        <w:spacing w:before="100" w:beforeAutospacing="1" w:after="100" w:afterAutospacing="1" w:line="360" w:lineRule="auto"/>
        <w:ind w:left="360"/>
        <w:outlineLvl w:val="1"/>
        <w:rPr>
          <w:ins w:id="1737" w:author="LauraPGM" w:date="2025-10-06T22:31:00Z"/>
          <w:rFonts w:ascii="Calibri" w:eastAsia="Times New Roman" w:hAnsi="Calibri" w:cs="Calibri"/>
          <w:b/>
          <w:lang w:eastAsia="es-CO"/>
          <w:rPrChange w:id="1738" w:author="LauraPGM" w:date="2025-11-04T16:55:00Z">
            <w:rPr>
              <w:ins w:id="1739" w:author="LauraPGM" w:date="2025-10-06T22:31:00Z"/>
              <w:rFonts w:ascii="Calibri" w:eastAsia="Times New Roman" w:hAnsi="Calibri" w:cs="Calibri"/>
              <w:lang w:eastAsia="es-CO"/>
            </w:rPr>
          </w:rPrChange>
        </w:rPr>
      </w:pPr>
      <w:ins w:id="1740" w:author="LauraPGM" w:date="2025-10-06T22:31:00Z">
        <w:r w:rsidRPr="008439ED">
          <w:rPr>
            <w:rFonts w:ascii="Calibri" w:eastAsia="Times New Roman" w:hAnsi="Calibri" w:cs="Calibri"/>
            <w:b/>
            <w:lang w:eastAsia="es-CO"/>
            <w:rPrChange w:id="1741" w:author="LauraPGM" w:date="2025-11-04T16:55:00Z">
              <w:rPr>
                <w:rFonts w:ascii="Calibri" w:eastAsia="Times New Roman" w:hAnsi="Calibri" w:cs="Calibri"/>
                <w:lang w:eastAsia="es-CO"/>
              </w:rPr>
            </w:rPrChange>
          </w:rPr>
          <w:t>a) Planificación energética</w:t>
        </w:r>
      </w:ins>
      <w:ins w:id="1742" w:author="LauraPGM" w:date="2025-10-06T22:33:00Z">
        <w:r w:rsidRPr="008439ED">
          <w:rPr>
            <w:rFonts w:ascii="Calibri" w:eastAsia="Times New Roman" w:hAnsi="Calibri" w:cs="Calibri"/>
            <w:b/>
            <w:lang w:eastAsia="es-CO"/>
          </w:rPr>
          <w:t xml:space="preserve">: </w:t>
        </w:r>
      </w:ins>
      <w:ins w:id="1743" w:author="LauraPGM" w:date="2025-10-06T22:31:00Z">
        <w:r w:rsidRPr="008439ED">
          <w:rPr>
            <w:rFonts w:ascii="Calibri" w:eastAsia="Times New Roman" w:hAnsi="Calibri" w:cs="Calibri"/>
            <w:lang w:eastAsia="es-CO"/>
          </w:rPr>
          <w:t>cláusulas 6.1 y 6.2: establecen la necesidad de identificar riesgos y oportunidades energéticas, así como de definir objetivos estratégicos y metas específicas, basadas en el principio SMART (específicas, medibles, alcanzables, relevantes y con tiempo definido).</w:t>
        </w:r>
      </w:ins>
    </w:p>
    <w:p w14:paraId="7B620204" w14:textId="5F258D46" w:rsidR="005E125D" w:rsidRPr="008439ED" w:rsidRDefault="005E125D" w:rsidP="005E125D">
      <w:pPr>
        <w:spacing w:before="100" w:beforeAutospacing="1" w:after="100" w:afterAutospacing="1" w:line="360" w:lineRule="auto"/>
        <w:ind w:left="360"/>
        <w:outlineLvl w:val="1"/>
        <w:rPr>
          <w:ins w:id="1744" w:author="LauraPGM" w:date="2025-10-06T22:31:00Z"/>
          <w:rFonts w:ascii="Calibri" w:eastAsia="Times New Roman" w:hAnsi="Calibri" w:cs="Calibri"/>
          <w:lang w:eastAsia="es-CO"/>
        </w:rPr>
      </w:pPr>
      <w:ins w:id="1745" w:author="LauraPGM" w:date="2025-10-06T22:31:00Z">
        <w:r w:rsidRPr="008439ED">
          <w:rPr>
            <w:rFonts w:ascii="Calibri" w:eastAsia="Times New Roman" w:hAnsi="Calibri" w:cs="Calibri"/>
            <w:lang w:eastAsia="es-CO"/>
          </w:rPr>
          <w:t>La planificación energética debe incluir un análisis detallado de los usos y consumos significativos de energía, determinando prioridades de acción y recursos necesarios.</w:t>
        </w:r>
      </w:ins>
    </w:p>
    <w:p w14:paraId="2A0CAA4E" w14:textId="04BCF504" w:rsidR="005E125D" w:rsidRPr="008439ED" w:rsidRDefault="005E125D" w:rsidP="005E125D">
      <w:pPr>
        <w:spacing w:before="100" w:beforeAutospacing="1" w:after="100" w:afterAutospacing="1" w:line="360" w:lineRule="auto"/>
        <w:ind w:left="360"/>
        <w:outlineLvl w:val="1"/>
        <w:rPr>
          <w:ins w:id="1746" w:author="LauraPGM" w:date="2025-10-06T22:31:00Z"/>
          <w:rFonts w:ascii="Calibri" w:eastAsia="Times New Roman" w:hAnsi="Calibri" w:cs="Calibri"/>
          <w:lang w:eastAsia="es-CO"/>
        </w:rPr>
      </w:pPr>
      <w:ins w:id="1747" w:author="LauraPGM" w:date="2025-10-06T22:31:00Z">
        <w:r w:rsidRPr="008439ED">
          <w:rPr>
            <w:rFonts w:ascii="Calibri" w:eastAsia="Times New Roman" w:hAnsi="Calibri" w:cs="Calibri"/>
            <w:lang w:eastAsia="es-CO"/>
          </w:rPr>
          <w:t xml:space="preserve">Ejemplo: reducir la intensidad energética de 5 a 4.5 </w:t>
        </w:r>
        <w:proofErr w:type="spellStart"/>
        <w:r w:rsidRPr="008439ED">
          <w:rPr>
            <w:rFonts w:ascii="Calibri" w:eastAsia="Times New Roman" w:hAnsi="Calibri" w:cs="Calibri"/>
            <w:lang w:eastAsia="es-CO"/>
          </w:rPr>
          <w:t>kWh</w:t>
        </w:r>
        <w:proofErr w:type="spellEnd"/>
        <w:r w:rsidRPr="008439ED">
          <w:rPr>
            <w:rFonts w:ascii="Calibri" w:eastAsia="Times New Roman" w:hAnsi="Calibri" w:cs="Calibri"/>
            <w:lang w:eastAsia="es-CO"/>
          </w:rPr>
          <w:t xml:space="preserve"> por unidad de producto en un periodo de 12 meses mediante mejoras en equipos y procesos productivos.</w:t>
        </w:r>
      </w:ins>
    </w:p>
    <w:p w14:paraId="476C545E" w14:textId="42EFF086" w:rsidR="005E125D" w:rsidRPr="008439ED" w:rsidRDefault="005E125D" w:rsidP="005E125D">
      <w:pPr>
        <w:spacing w:before="100" w:beforeAutospacing="1" w:after="100" w:afterAutospacing="1" w:line="360" w:lineRule="auto"/>
        <w:ind w:left="360"/>
        <w:outlineLvl w:val="1"/>
        <w:rPr>
          <w:ins w:id="1748" w:author="LauraPGM" w:date="2025-10-06T22:31:00Z"/>
          <w:rFonts w:ascii="Calibri" w:eastAsia="Times New Roman" w:hAnsi="Calibri" w:cs="Calibri"/>
          <w:lang w:eastAsia="es-CO"/>
        </w:rPr>
      </w:pPr>
      <w:ins w:id="1749" w:author="LauraPGM" w:date="2025-10-06T22:31:00Z">
        <w:r w:rsidRPr="008439ED">
          <w:rPr>
            <w:rFonts w:ascii="Calibri" w:eastAsia="Times New Roman" w:hAnsi="Calibri" w:cs="Calibri"/>
            <w:lang w:eastAsia="es-CO"/>
          </w:rPr>
          <w:t>Además, deben establecerse planes de acción documentados que indiquen responsables, cronogramas, indicadores de seguimiento y recursos requeridos.</w:t>
        </w:r>
      </w:ins>
    </w:p>
    <w:p w14:paraId="65A01F4F" w14:textId="64CEF301" w:rsidR="005E125D" w:rsidRPr="008439ED" w:rsidRDefault="005E125D" w:rsidP="005E125D">
      <w:pPr>
        <w:spacing w:before="100" w:beforeAutospacing="1" w:after="100" w:afterAutospacing="1" w:line="360" w:lineRule="auto"/>
        <w:ind w:left="360"/>
        <w:outlineLvl w:val="1"/>
        <w:rPr>
          <w:ins w:id="1750" w:author="LauraPGM" w:date="2025-10-06T22:31:00Z"/>
          <w:rFonts w:ascii="Calibri" w:eastAsia="Times New Roman" w:hAnsi="Calibri" w:cs="Calibri"/>
          <w:b/>
          <w:lang w:eastAsia="es-CO"/>
          <w:rPrChange w:id="1751" w:author="LauraPGM" w:date="2025-11-04T16:55:00Z">
            <w:rPr>
              <w:ins w:id="1752" w:author="LauraPGM" w:date="2025-10-06T22:31:00Z"/>
              <w:rFonts w:ascii="Calibri" w:eastAsia="Times New Roman" w:hAnsi="Calibri" w:cs="Calibri"/>
              <w:lang w:eastAsia="es-CO"/>
            </w:rPr>
          </w:rPrChange>
        </w:rPr>
      </w:pPr>
      <w:ins w:id="1753" w:author="LauraPGM" w:date="2025-10-06T22:31:00Z">
        <w:r w:rsidRPr="008439ED">
          <w:rPr>
            <w:rFonts w:ascii="Calibri" w:eastAsia="Times New Roman" w:hAnsi="Calibri" w:cs="Calibri"/>
            <w:b/>
            <w:lang w:eastAsia="es-CO"/>
            <w:rPrChange w:id="1754" w:author="LauraPGM" w:date="2025-11-04T16:55:00Z">
              <w:rPr>
                <w:rFonts w:ascii="Calibri" w:eastAsia="Times New Roman" w:hAnsi="Calibri" w:cs="Calibri"/>
                <w:lang w:eastAsia="es-CO"/>
              </w:rPr>
            </w:rPrChange>
          </w:rPr>
          <w:t>b) Seguimiento, medición y análisis</w:t>
        </w:r>
      </w:ins>
      <w:ins w:id="1755" w:author="LauraPGM" w:date="2025-10-06T22:33:00Z">
        <w:r w:rsidRPr="008439ED">
          <w:rPr>
            <w:rFonts w:ascii="Calibri" w:eastAsia="Times New Roman" w:hAnsi="Calibri" w:cs="Calibri"/>
            <w:b/>
            <w:lang w:eastAsia="es-CO"/>
          </w:rPr>
          <w:t>:</w:t>
        </w:r>
      </w:ins>
      <w:ins w:id="1756" w:author="LauraPGM" w:date="2025-10-06T22:34:00Z">
        <w:r w:rsidRPr="008439ED">
          <w:rPr>
            <w:rFonts w:ascii="Calibri" w:eastAsia="Times New Roman" w:hAnsi="Calibri" w:cs="Calibri"/>
            <w:b/>
            <w:lang w:eastAsia="es-CO"/>
          </w:rPr>
          <w:t xml:space="preserve"> </w:t>
        </w:r>
      </w:ins>
      <w:ins w:id="1757" w:author="LauraPGM" w:date="2025-10-06T22:31:00Z">
        <w:r w:rsidRPr="008439ED">
          <w:rPr>
            <w:rFonts w:ascii="Calibri" w:eastAsia="Times New Roman" w:hAnsi="Calibri" w:cs="Calibri"/>
            <w:lang w:eastAsia="es-CO"/>
          </w:rPr>
          <w:t>cláusula 9.1: la organización debe definir qué variables energéticas se medirán, con qué frecuencia y m</w:t>
        </w:r>
        <w:r w:rsidR="00CC2F0A" w:rsidRPr="008439ED">
          <w:rPr>
            <w:rFonts w:ascii="Calibri" w:eastAsia="Times New Roman" w:hAnsi="Calibri" w:cs="Calibri"/>
            <w:lang w:eastAsia="es-CO"/>
          </w:rPr>
          <w:t>ediante qué métodos o sistemas</w:t>
        </w:r>
      </w:ins>
      <w:ins w:id="1758" w:author="LauraPGM" w:date="2025-10-09T06:50:00Z">
        <w:r w:rsidR="00CC2F0A" w:rsidRPr="008439ED">
          <w:rPr>
            <w:rFonts w:ascii="Calibri" w:eastAsia="Times New Roman" w:hAnsi="Calibri" w:cs="Calibri"/>
            <w:lang w:eastAsia="es-CO"/>
          </w:rPr>
          <w:t xml:space="preserve">, </w:t>
        </w:r>
      </w:ins>
      <w:ins w:id="1759" w:author="LauraPGM" w:date="2025-10-06T22:31:00Z">
        <w:r w:rsidR="00363B4F" w:rsidRPr="008439ED">
          <w:rPr>
            <w:rFonts w:ascii="Calibri" w:eastAsia="Times New Roman" w:hAnsi="Calibri" w:cs="Calibri"/>
            <w:lang w:eastAsia="es-CO"/>
          </w:rPr>
          <w:t>por ejemplo:</w:t>
        </w:r>
        <w:r w:rsidRPr="008439ED">
          <w:rPr>
            <w:rFonts w:ascii="Calibri" w:eastAsia="Times New Roman" w:hAnsi="Calibri" w:cs="Calibri"/>
            <w:lang w:eastAsia="es-CO"/>
          </w:rPr>
          <w:t xml:space="preserve"> sistemas SCADA, BMS</w:t>
        </w:r>
      </w:ins>
      <w:ins w:id="1760" w:author="LauraPGM" w:date="2025-10-09T06:50:00Z">
        <w:r w:rsidR="00CC2F0A" w:rsidRPr="008439ED">
          <w:rPr>
            <w:rFonts w:ascii="Calibri" w:hAnsi="Calibri" w:cs="Calibri"/>
            <w:rPrChange w:id="1761" w:author="LauraPGM" w:date="2025-11-04T16:55:00Z">
              <w:rPr/>
            </w:rPrChange>
          </w:rPr>
          <w:t xml:space="preserve"> </w:t>
        </w:r>
      </w:ins>
      <w:ins w:id="1762" w:author="LauraPGM" w:date="2025-10-06T22:31:00Z">
        <w:r w:rsidRPr="008439ED">
          <w:rPr>
            <w:rFonts w:ascii="Calibri" w:eastAsia="Times New Roman" w:hAnsi="Calibri" w:cs="Calibri"/>
            <w:lang w:eastAsia="es-CO"/>
          </w:rPr>
          <w:t>o lecturas manua</w:t>
        </w:r>
        <w:r w:rsidR="00CC2F0A" w:rsidRPr="008439ED">
          <w:rPr>
            <w:rFonts w:ascii="Calibri" w:eastAsia="Times New Roman" w:hAnsi="Calibri" w:cs="Calibri"/>
            <w:lang w:eastAsia="es-CO"/>
          </w:rPr>
          <w:t>les verificadas</w:t>
        </w:r>
        <w:r w:rsidRPr="008439ED">
          <w:rPr>
            <w:rFonts w:ascii="Calibri" w:eastAsia="Times New Roman" w:hAnsi="Calibri" w:cs="Calibri"/>
            <w:lang w:eastAsia="es-CO"/>
          </w:rPr>
          <w:t>.</w:t>
        </w:r>
      </w:ins>
    </w:p>
    <w:p w14:paraId="4ADDFBDB" w14:textId="77777777" w:rsidR="005E125D" w:rsidRPr="008439ED" w:rsidRDefault="005E125D" w:rsidP="005E125D">
      <w:pPr>
        <w:spacing w:before="100" w:beforeAutospacing="1" w:after="100" w:afterAutospacing="1" w:line="360" w:lineRule="auto"/>
        <w:ind w:left="360"/>
        <w:outlineLvl w:val="1"/>
        <w:rPr>
          <w:ins w:id="1763" w:author="LauraPGM" w:date="2025-10-06T22:31:00Z"/>
          <w:rFonts w:ascii="Calibri" w:eastAsia="Times New Roman" w:hAnsi="Calibri" w:cs="Calibri"/>
          <w:lang w:eastAsia="es-CO"/>
        </w:rPr>
      </w:pPr>
    </w:p>
    <w:p w14:paraId="31639017" w14:textId="7AACA364" w:rsidR="005E125D" w:rsidRPr="008439ED" w:rsidRDefault="005E125D">
      <w:pPr>
        <w:pStyle w:val="Prrafodelista"/>
        <w:numPr>
          <w:ilvl w:val="0"/>
          <w:numId w:val="194"/>
        </w:numPr>
        <w:spacing w:before="100" w:beforeAutospacing="1" w:after="100" w:afterAutospacing="1" w:line="360" w:lineRule="auto"/>
        <w:outlineLvl w:val="1"/>
        <w:rPr>
          <w:ins w:id="1764" w:author="LauraPGM" w:date="2025-10-06T22:31:00Z"/>
          <w:rFonts w:ascii="Calibri" w:eastAsia="Times New Roman" w:hAnsi="Calibri" w:cs="Calibri"/>
          <w:lang w:eastAsia="es-CO"/>
          <w:rPrChange w:id="1765" w:author="LauraPGM" w:date="2025-11-04T16:55:00Z">
            <w:rPr>
              <w:ins w:id="1766" w:author="LauraPGM" w:date="2025-10-06T22:31:00Z"/>
              <w:lang w:eastAsia="es-CO"/>
            </w:rPr>
          </w:rPrChange>
        </w:rPr>
        <w:pPrChange w:id="1767" w:author="LauraPGM" w:date="2025-10-06T22:34:00Z">
          <w:pPr>
            <w:spacing w:before="100" w:beforeAutospacing="1" w:after="100" w:afterAutospacing="1" w:line="360" w:lineRule="auto"/>
            <w:outlineLvl w:val="1"/>
          </w:pPr>
        </w:pPrChange>
      </w:pPr>
      <w:ins w:id="1768" w:author="LauraPGM" w:date="2025-10-06T22:31:00Z">
        <w:r w:rsidRPr="008439ED">
          <w:rPr>
            <w:rFonts w:ascii="Calibri" w:eastAsia="Times New Roman" w:hAnsi="Calibri" w:cs="Calibri"/>
            <w:lang w:eastAsia="es-CO"/>
            <w:rPrChange w:id="1769" w:author="LauraPGM" w:date="2025-11-04T16:55:00Z">
              <w:rPr>
                <w:lang w:eastAsia="es-CO"/>
              </w:rPr>
            </w:rPrChange>
          </w:rPr>
          <w:t>Se deben incluir IDEs, variables de impacto (como temperatura, volumen de producción o factor de carga) y progreso de los planes de acción.</w:t>
        </w:r>
      </w:ins>
    </w:p>
    <w:p w14:paraId="12820A53" w14:textId="5B8EBAEE" w:rsidR="005E125D" w:rsidRPr="008439ED" w:rsidRDefault="005E125D">
      <w:pPr>
        <w:pStyle w:val="Prrafodelista"/>
        <w:numPr>
          <w:ilvl w:val="0"/>
          <w:numId w:val="194"/>
        </w:numPr>
        <w:spacing w:before="100" w:beforeAutospacing="1" w:after="100" w:afterAutospacing="1" w:line="360" w:lineRule="auto"/>
        <w:outlineLvl w:val="1"/>
        <w:rPr>
          <w:ins w:id="1770" w:author="LauraPGM" w:date="2025-10-06T22:31:00Z"/>
          <w:rFonts w:ascii="Calibri" w:eastAsia="Times New Roman" w:hAnsi="Calibri" w:cs="Calibri"/>
          <w:lang w:eastAsia="es-CO"/>
          <w:rPrChange w:id="1771" w:author="LauraPGM" w:date="2025-11-04T16:55:00Z">
            <w:rPr>
              <w:ins w:id="1772" w:author="LauraPGM" w:date="2025-10-06T22:31:00Z"/>
              <w:lang w:eastAsia="es-CO"/>
            </w:rPr>
          </w:rPrChange>
        </w:rPr>
        <w:pPrChange w:id="1773" w:author="LauraPGM" w:date="2025-10-06T22:34:00Z">
          <w:pPr>
            <w:spacing w:before="100" w:beforeAutospacing="1" w:after="100" w:afterAutospacing="1" w:line="360" w:lineRule="auto"/>
            <w:outlineLvl w:val="1"/>
          </w:pPr>
        </w:pPrChange>
      </w:pPr>
      <w:ins w:id="1774" w:author="LauraPGM" w:date="2025-10-06T22:31:00Z">
        <w:r w:rsidRPr="008439ED">
          <w:rPr>
            <w:rFonts w:ascii="Calibri" w:eastAsia="Times New Roman" w:hAnsi="Calibri" w:cs="Calibri"/>
            <w:lang w:eastAsia="es-CO"/>
            <w:rPrChange w:id="1775" w:author="LauraPGM" w:date="2025-11-04T16:55:00Z">
              <w:rPr>
                <w:lang w:eastAsia="es-CO"/>
              </w:rPr>
            </w:rPrChange>
          </w:rPr>
          <w:t>El análisis de datos debe permitir detectar desviaciones con respecto a la LBE y determinar sus causas raíz (tecnológicas, operativas o de mantenimiento).</w:t>
        </w:r>
      </w:ins>
    </w:p>
    <w:p w14:paraId="2E1141DE" w14:textId="5E571A36" w:rsidR="005E125D" w:rsidRPr="008439ED" w:rsidRDefault="005E125D">
      <w:pPr>
        <w:pStyle w:val="Prrafodelista"/>
        <w:numPr>
          <w:ilvl w:val="0"/>
          <w:numId w:val="194"/>
        </w:numPr>
        <w:spacing w:before="100" w:beforeAutospacing="1" w:after="100" w:afterAutospacing="1" w:line="360" w:lineRule="auto"/>
        <w:outlineLvl w:val="1"/>
        <w:rPr>
          <w:ins w:id="1776" w:author="LauraPGM" w:date="2025-10-06T22:31:00Z"/>
          <w:rFonts w:ascii="Calibri" w:eastAsia="Times New Roman" w:hAnsi="Calibri" w:cs="Calibri"/>
          <w:lang w:eastAsia="es-CO"/>
          <w:rPrChange w:id="1777" w:author="LauraPGM" w:date="2025-11-04T16:55:00Z">
            <w:rPr>
              <w:ins w:id="1778" w:author="LauraPGM" w:date="2025-10-06T22:31:00Z"/>
              <w:lang w:eastAsia="es-CO"/>
            </w:rPr>
          </w:rPrChange>
        </w:rPr>
        <w:pPrChange w:id="1779" w:author="LauraPGM" w:date="2025-10-06T22:34:00Z">
          <w:pPr>
            <w:spacing w:before="100" w:beforeAutospacing="1" w:after="100" w:afterAutospacing="1" w:line="360" w:lineRule="auto"/>
            <w:outlineLvl w:val="1"/>
          </w:pPr>
        </w:pPrChange>
      </w:pPr>
      <w:ins w:id="1780" w:author="LauraPGM" w:date="2025-10-06T22:31:00Z">
        <w:r w:rsidRPr="008439ED">
          <w:rPr>
            <w:rFonts w:ascii="Calibri" w:eastAsia="Times New Roman" w:hAnsi="Calibri" w:cs="Calibri"/>
            <w:lang w:eastAsia="es-CO"/>
            <w:rPrChange w:id="1781" w:author="LauraPGM" w:date="2025-11-04T16:55:00Z">
              <w:rPr>
                <w:lang w:eastAsia="es-CO"/>
              </w:rPr>
            </w:rPrChange>
          </w:rPr>
          <w:t>La información obtenida es esencial para la toma de decisiones correctivas o preventivas, y para la validación de la eficacia de las medidas implementadas.</w:t>
        </w:r>
      </w:ins>
    </w:p>
    <w:p w14:paraId="7F0BC41E" w14:textId="0F139D6C" w:rsidR="005E125D" w:rsidRPr="008439ED" w:rsidRDefault="005E125D" w:rsidP="005E125D">
      <w:pPr>
        <w:spacing w:before="100" w:beforeAutospacing="1" w:after="100" w:afterAutospacing="1" w:line="360" w:lineRule="auto"/>
        <w:ind w:left="360"/>
        <w:outlineLvl w:val="1"/>
        <w:rPr>
          <w:ins w:id="1782" w:author="LauraPGM" w:date="2025-10-06T22:31:00Z"/>
          <w:rFonts w:ascii="Calibri" w:eastAsia="Times New Roman" w:hAnsi="Calibri" w:cs="Calibri"/>
          <w:lang w:eastAsia="es-CO"/>
        </w:rPr>
      </w:pPr>
      <w:ins w:id="1783" w:author="LauraPGM" w:date="2025-10-06T22:31:00Z">
        <w:r w:rsidRPr="008439ED">
          <w:rPr>
            <w:rFonts w:ascii="Calibri" w:eastAsia="Times New Roman" w:hAnsi="Calibri" w:cs="Calibri"/>
            <w:b/>
            <w:lang w:eastAsia="es-CO"/>
            <w:rPrChange w:id="1784" w:author="LauraPGM" w:date="2025-11-04T16:55:00Z">
              <w:rPr>
                <w:rFonts w:ascii="Calibri" w:eastAsia="Times New Roman" w:hAnsi="Calibri" w:cs="Calibri"/>
                <w:lang w:eastAsia="es-CO"/>
              </w:rPr>
            </w:rPrChange>
          </w:rPr>
          <w:t>c) Establecimiento y revisión de IDEs y LBE</w:t>
        </w:r>
      </w:ins>
      <w:ins w:id="1785" w:author="LauraPGM" w:date="2025-10-06T22:34:00Z">
        <w:r w:rsidRPr="008439ED">
          <w:rPr>
            <w:rFonts w:ascii="Calibri" w:eastAsia="Times New Roman" w:hAnsi="Calibri" w:cs="Calibri"/>
            <w:b/>
            <w:lang w:eastAsia="es-CO"/>
            <w:rPrChange w:id="1786" w:author="LauraPGM" w:date="2025-11-04T16:55:00Z">
              <w:rPr>
                <w:rFonts w:ascii="Calibri" w:eastAsia="Times New Roman" w:hAnsi="Calibri" w:cs="Calibri"/>
                <w:lang w:eastAsia="es-CO"/>
              </w:rPr>
            </w:rPrChange>
          </w:rPr>
          <w:t>:</w:t>
        </w:r>
        <w:r w:rsidRPr="008439ED">
          <w:rPr>
            <w:rFonts w:ascii="Calibri" w:eastAsia="Times New Roman" w:hAnsi="Calibri" w:cs="Calibri"/>
            <w:lang w:eastAsia="es-CO"/>
          </w:rPr>
          <w:t xml:space="preserve"> </w:t>
        </w:r>
      </w:ins>
      <w:ins w:id="1787" w:author="LauraPGM" w:date="2025-10-06T22:31:00Z">
        <w:r w:rsidRPr="008439ED">
          <w:rPr>
            <w:rFonts w:ascii="Calibri" w:eastAsia="Times New Roman" w:hAnsi="Calibri" w:cs="Calibri"/>
            <w:lang w:eastAsia="es-CO"/>
          </w:rPr>
          <w:t>cláusula 6.4 (IDEs): establece que la organización debe seleccionar indicadores representativos y medibles, acordes con sus actividades, procesos y metas energéticas. Estos deben ser consistentes en el tiempo para permitir comparaciones válidas y deben revisarse periódicamente para garantizar su relevancia.</w:t>
        </w:r>
      </w:ins>
    </w:p>
    <w:p w14:paraId="3353D3EC" w14:textId="53F1A60C" w:rsidR="005E125D" w:rsidRPr="008439ED" w:rsidRDefault="005E125D" w:rsidP="005E125D">
      <w:pPr>
        <w:spacing w:before="100" w:beforeAutospacing="1" w:after="100" w:afterAutospacing="1" w:line="360" w:lineRule="auto"/>
        <w:ind w:left="360"/>
        <w:outlineLvl w:val="1"/>
        <w:rPr>
          <w:ins w:id="1788" w:author="LauraPGM" w:date="2025-10-06T22:31:00Z"/>
          <w:rFonts w:ascii="Calibri" w:eastAsia="Times New Roman" w:hAnsi="Calibri" w:cs="Calibri"/>
          <w:lang w:eastAsia="es-CO"/>
        </w:rPr>
      </w:pPr>
      <w:ins w:id="1789" w:author="LauraPGM" w:date="2025-10-06T22:31:00Z">
        <w:r w:rsidRPr="008439ED">
          <w:rPr>
            <w:rFonts w:ascii="Calibri" w:eastAsia="Times New Roman" w:hAnsi="Calibri" w:cs="Calibri"/>
            <w:lang w:eastAsia="es-CO"/>
          </w:rPr>
          <w:t>Cláusula 6.5 (LBE): exige la definición de una línea base energética, que sirva como punto de referencia cuantitativo del desempeño. La LBE puede ajustarse cuando se presenten cambios significativos en las variables de impacto, como variaciones de producción, condiciones climáticas o actualizaciones tecnológicas.</w:t>
        </w:r>
      </w:ins>
    </w:p>
    <w:p w14:paraId="3BE7DE70" w14:textId="5C93FD9E" w:rsidR="005E125D" w:rsidRPr="008439ED" w:rsidRDefault="005E125D" w:rsidP="005E125D">
      <w:pPr>
        <w:spacing w:before="100" w:beforeAutospacing="1" w:after="100" w:afterAutospacing="1" w:line="360" w:lineRule="auto"/>
        <w:ind w:left="360"/>
        <w:outlineLvl w:val="1"/>
        <w:rPr>
          <w:ins w:id="1790" w:author="LauraPGM" w:date="2025-10-06T22:31:00Z"/>
          <w:rFonts w:ascii="Calibri" w:eastAsia="Times New Roman" w:hAnsi="Calibri" w:cs="Calibri"/>
          <w:lang w:eastAsia="es-CO"/>
        </w:rPr>
      </w:pPr>
      <w:ins w:id="1791" w:author="LauraPGM" w:date="2025-10-06T22:31:00Z">
        <w:r w:rsidRPr="008439ED">
          <w:rPr>
            <w:rFonts w:ascii="Calibri" w:eastAsia="Times New Roman" w:hAnsi="Calibri" w:cs="Calibri"/>
            <w:lang w:eastAsia="es-CO"/>
          </w:rPr>
          <w:t>Relación IDE – LBE: la comparación entre los indicadores actuales y la línea base constituye la evidencia objetiva de la mejora continua. Este vínculo permite evaluar la eficacia de las acciones implementadas y justificar inversiones en eficiencia energética.</w:t>
        </w:r>
      </w:ins>
    </w:p>
    <w:p w14:paraId="227817CF" w14:textId="2EBF6A8D" w:rsidR="005E125D" w:rsidRPr="008439ED" w:rsidRDefault="005E125D" w:rsidP="005E125D">
      <w:pPr>
        <w:spacing w:before="100" w:beforeAutospacing="1" w:after="100" w:afterAutospacing="1" w:line="360" w:lineRule="auto"/>
        <w:ind w:left="360"/>
        <w:outlineLvl w:val="1"/>
        <w:rPr>
          <w:ins w:id="1792" w:author="LauraPGM" w:date="2025-10-06T22:31:00Z"/>
          <w:rFonts w:ascii="Calibri" w:eastAsia="Times New Roman" w:hAnsi="Calibri" w:cs="Calibri"/>
          <w:lang w:eastAsia="es-CO"/>
        </w:rPr>
      </w:pPr>
      <w:ins w:id="1793" w:author="LauraPGM" w:date="2025-10-06T22:31:00Z">
        <w:r w:rsidRPr="008439ED">
          <w:rPr>
            <w:rFonts w:ascii="Calibri" w:eastAsia="Times New Roman" w:hAnsi="Calibri" w:cs="Calibri"/>
            <w:b/>
            <w:lang w:eastAsia="es-CO"/>
            <w:rPrChange w:id="1794" w:author="LauraPGM" w:date="2025-11-04T16:55:00Z">
              <w:rPr>
                <w:rFonts w:ascii="Calibri" w:eastAsia="Times New Roman" w:hAnsi="Calibri" w:cs="Calibri"/>
                <w:lang w:eastAsia="es-CO"/>
              </w:rPr>
            </w:rPrChange>
          </w:rPr>
          <w:t>d) Comunicación del desempeño energético</w:t>
        </w:r>
      </w:ins>
      <w:ins w:id="1795" w:author="LauraPGM" w:date="2025-10-06T22:35:00Z">
        <w:r w:rsidRPr="008439ED">
          <w:rPr>
            <w:rFonts w:ascii="Calibri" w:eastAsia="Times New Roman" w:hAnsi="Calibri" w:cs="Calibri"/>
            <w:b/>
            <w:lang w:eastAsia="es-CO"/>
            <w:rPrChange w:id="1796" w:author="LauraPGM" w:date="2025-11-04T16:55:00Z">
              <w:rPr>
                <w:rFonts w:ascii="Calibri" w:eastAsia="Times New Roman" w:hAnsi="Calibri" w:cs="Calibri"/>
                <w:lang w:eastAsia="es-CO"/>
              </w:rPr>
            </w:rPrChange>
          </w:rPr>
          <w:t>:</w:t>
        </w:r>
        <w:r w:rsidRPr="008439ED">
          <w:rPr>
            <w:rFonts w:ascii="Calibri" w:eastAsia="Times New Roman" w:hAnsi="Calibri" w:cs="Calibri"/>
            <w:lang w:eastAsia="es-CO"/>
          </w:rPr>
          <w:t xml:space="preserve"> </w:t>
        </w:r>
      </w:ins>
      <w:ins w:id="1797" w:author="LauraPGM" w:date="2025-10-06T22:31:00Z">
        <w:r w:rsidRPr="008439ED">
          <w:rPr>
            <w:rFonts w:ascii="Calibri" w:eastAsia="Times New Roman" w:hAnsi="Calibri" w:cs="Calibri"/>
            <w:lang w:eastAsia="es-CO"/>
          </w:rPr>
          <w:t>cláusula 7.4: dispone que la comunicación del desempeño energético debe realizarse de manera estructurada, verificable y adaptada a cada público objetivo.</w:t>
        </w:r>
      </w:ins>
    </w:p>
    <w:p w14:paraId="5D5DBA53" w14:textId="58D01CC4" w:rsidR="005E125D" w:rsidRPr="008439ED" w:rsidRDefault="005E125D">
      <w:pPr>
        <w:pStyle w:val="Prrafodelista"/>
        <w:numPr>
          <w:ilvl w:val="0"/>
          <w:numId w:val="195"/>
        </w:numPr>
        <w:spacing w:before="100" w:beforeAutospacing="1" w:after="100" w:afterAutospacing="1" w:line="360" w:lineRule="auto"/>
        <w:outlineLvl w:val="1"/>
        <w:rPr>
          <w:ins w:id="1798" w:author="LauraPGM" w:date="2025-10-06T22:31:00Z"/>
          <w:rFonts w:ascii="Calibri" w:eastAsia="Times New Roman" w:hAnsi="Calibri" w:cs="Calibri"/>
          <w:lang w:eastAsia="es-CO"/>
          <w:rPrChange w:id="1799" w:author="LauraPGM" w:date="2025-11-04T16:55:00Z">
            <w:rPr>
              <w:ins w:id="1800" w:author="LauraPGM" w:date="2025-10-06T22:31:00Z"/>
              <w:lang w:eastAsia="es-CO"/>
            </w:rPr>
          </w:rPrChange>
        </w:rPr>
        <w:pPrChange w:id="1801" w:author="LauraPGM" w:date="2025-10-06T22:35:00Z">
          <w:pPr>
            <w:spacing w:before="100" w:beforeAutospacing="1" w:after="100" w:afterAutospacing="1" w:line="360" w:lineRule="auto"/>
            <w:outlineLvl w:val="1"/>
          </w:pPr>
        </w:pPrChange>
      </w:pPr>
      <w:ins w:id="1802" w:author="LauraPGM" w:date="2025-10-06T22:31:00Z">
        <w:r w:rsidRPr="008439ED">
          <w:rPr>
            <w:rFonts w:ascii="Calibri" w:eastAsia="Times New Roman" w:hAnsi="Calibri" w:cs="Calibri"/>
            <w:lang w:eastAsia="es-CO"/>
            <w:rPrChange w:id="1803" w:author="LauraPGM" w:date="2025-11-04T16:55:00Z">
              <w:rPr>
                <w:lang w:eastAsia="es-CO"/>
              </w:rPr>
            </w:rPrChange>
          </w:rPr>
          <w:t>Internamente, se deben comunicar los resultados de los IDEs, el avance de los planes de acción y las oportunidades de mejora a todos los niveles de la organización.</w:t>
        </w:r>
      </w:ins>
    </w:p>
    <w:p w14:paraId="0B141CE0" w14:textId="77777777" w:rsidR="005E125D" w:rsidRPr="008439ED" w:rsidRDefault="005E125D">
      <w:pPr>
        <w:pStyle w:val="Prrafodelista"/>
        <w:numPr>
          <w:ilvl w:val="0"/>
          <w:numId w:val="195"/>
        </w:numPr>
        <w:spacing w:before="100" w:beforeAutospacing="1" w:after="100" w:afterAutospacing="1" w:line="360" w:lineRule="auto"/>
        <w:outlineLvl w:val="1"/>
        <w:rPr>
          <w:ins w:id="1804" w:author="LauraPGM" w:date="2025-10-06T22:36:00Z"/>
          <w:rFonts w:ascii="Calibri" w:eastAsia="Times New Roman" w:hAnsi="Calibri" w:cs="Calibri"/>
          <w:lang w:eastAsia="es-CO"/>
        </w:rPr>
        <w:pPrChange w:id="1805" w:author="LauraPGM" w:date="2025-10-06T22:35:00Z">
          <w:pPr>
            <w:spacing w:before="100" w:beforeAutospacing="1" w:after="100" w:afterAutospacing="1" w:line="360" w:lineRule="auto"/>
            <w:outlineLvl w:val="1"/>
          </w:pPr>
        </w:pPrChange>
      </w:pPr>
      <w:ins w:id="1806" w:author="LauraPGM" w:date="2025-10-06T22:31:00Z">
        <w:r w:rsidRPr="008439ED">
          <w:rPr>
            <w:rFonts w:ascii="Calibri" w:eastAsia="Times New Roman" w:hAnsi="Calibri" w:cs="Calibri"/>
            <w:lang w:eastAsia="es-CO"/>
            <w:rPrChange w:id="1807" w:author="LauraPGM" w:date="2025-11-04T16:55:00Z">
              <w:rPr>
                <w:lang w:eastAsia="es-CO"/>
              </w:rPr>
            </w:rPrChange>
          </w:rPr>
          <w:t>Externamente, la comunicación puede orientarse a entidades regulatorias, clientes, inversionistas o comunidades, demostrando compromiso con la sostenibilidad y cumplimiento normativo.</w:t>
        </w:r>
      </w:ins>
    </w:p>
    <w:p w14:paraId="6C5DF754" w14:textId="1DA47CEB" w:rsidR="005E125D" w:rsidRPr="008439ED" w:rsidRDefault="005E125D">
      <w:pPr>
        <w:pStyle w:val="Prrafodelista"/>
        <w:numPr>
          <w:ilvl w:val="0"/>
          <w:numId w:val="195"/>
        </w:numPr>
        <w:spacing w:before="100" w:beforeAutospacing="1" w:after="100" w:afterAutospacing="1" w:line="360" w:lineRule="auto"/>
        <w:outlineLvl w:val="1"/>
        <w:rPr>
          <w:ins w:id="1808" w:author="LauraPGM" w:date="2025-10-06T22:31:00Z"/>
          <w:rFonts w:ascii="Calibri" w:eastAsia="Times New Roman" w:hAnsi="Calibri" w:cs="Calibri"/>
          <w:lang w:eastAsia="es-CO"/>
          <w:rPrChange w:id="1809" w:author="LauraPGM" w:date="2025-11-04T16:55:00Z">
            <w:rPr>
              <w:ins w:id="1810" w:author="LauraPGM" w:date="2025-10-06T22:31:00Z"/>
              <w:lang w:eastAsia="es-CO"/>
            </w:rPr>
          </w:rPrChange>
        </w:rPr>
        <w:pPrChange w:id="1811" w:author="LauraPGM" w:date="2025-10-06T22:35:00Z">
          <w:pPr>
            <w:spacing w:before="100" w:beforeAutospacing="1" w:after="100" w:afterAutospacing="1" w:line="360" w:lineRule="auto"/>
            <w:outlineLvl w:val="1"/>
          </w:pPr>
        </w:pPrChange>
      </w:pPr>
      <w:ins w:id="1812" w:author="LauraPGM" w:date="2025-10-06T22:31:00Z">
        <w:r w:rsidRPr="008439ED">
          <w:rPr>
            <w:rFonts w:ascii="Calibri" w:eastAsia="Times New Roman" w:hAnsi="Calibri" w:cs="Calibri"/>
            <w:lang w:eastAsia="es-CO"/>
            <w:rPrChange w:id="1813" w:author="LauraPGM" w:date="2025-11-04T16:55:00Z">
              <w:rPr>
                <w:lang w:eastAsia="es-CO"/>
              </w:rPr>
            </w:rPrChange>
          </w:rPr>
          <w:t>Los canales pueden incluir informes técnicos, tableros de control, boletines informativos o reportes de sostenibilidad corporativa, garantizando la transparencia y trazabilidad de la información energética.</w:t>
        </w:r>
      </w:ins>
    </w:p>
    <w:p w14:paraId="6BE642BB" w14:textId="77777777" w:rsidR="005E125D" w:rsidRPr="008439ED" w:rsidRDefault="005E125D" w:rsidP="005E125D">
      <w:pPr>
        <w:spacing w:before="100" w:beforeAutospacing="1" w:after="100" w:afterAutospacing="1" w:line="360" w:lineRule="auto"/>
        <w:ind w:left="360"/>
        <w:outlineLvl w:val="1"/>
        <w:rPr>
          <w:ins w:id="1814" w:author="LauraPGM" w:date="2025-10-06T22:31:00Z"/>
          <w:rFonts w:ascii="Calibri" w:eastAsia="Times New Roman" w:hAnsi="Calibri" w:cs="Calibri"/>
          <w:lang w:eastAsia="es-CO"/>
        </w:rPr>
      </w:pPr>
    </w:p>
    <w:p w14:paraId="1EC76A22" w14:textId="518CA896" w:rsidR="00E35A55" w:rsidRPr="008439ED" w:rsidDel="00507103" w:rsidRDefault="005E125D">
      <w:pPr>
        <w:spacing w:line="360" w:lineRule="auto"/>
        <w:rPr>
          <w:del w:id="1815" w:author="LauraPGM" w:date="2025-10-01T14:53:00Z"/>
          <w:rFonts w:ascii="Calibri" w:eastAsia="Times New Roman" w:hAnsi="Calibri" w:cs="Calibri"/>
          <w:b/>
          <w:bCs/>
          <w:lang w:eastAsia="es-CO"/>
          <w:rPrChange w:id="1816" w:author="LauraPGM" w:date="2025-11-04T16:55:00Z">
            <w:rPr>
              <w:del w:id="1817" w:author="LauraPGM" w:date="2025-10-01T14:53:00Z"/>
              <w:b/>
              <w:bCs/>
              <w:lang w:eastAsia="es-CO"/>
            </w:rPr>
          </w:rPrChange>
        </w:rPr>
        <w:pPrChange w:id="1818" w:author="LauraPGM" w:date="2025-10-01T14:56:00Z">
          <w:pPr>
            <w:spacing w:before="100" w:beforeAutospacing="1" w:after="100" w:afterAutospacing="1" w:line="240" w:lineRule="auto"/>
            <w:outlineLvl w:val="2"/>
          </w:pPr>
        </w:pPrChange>
      </w:pPr>
      <w:ins w:id="1819" w:author="LauraPGM" w:date="2025-10-06T22:36:00Z">
        <w:r w:rsidRPr="008439ED">
          <w:rPr>
            <w:rFonts w:ascii="Calibri" w:eastAsia="Times New Roman" w:hAnsi="Calibri" w:cs="Calibri"/>
            <w:lang w:eastAsia="es-CO"/>
          </w:rPr>
          <w:t>L</w:t>
        </w:r>
      </w:ins>
      <w:ins w:id="1820" w:author="LauraPGM" w:date="2025-10-06T22:31:00Z">
        <w:r w:rsidRPr="008439ED">
          <w:rPr>
            <w:rFonts w:ascii="Calibri" w:eastAsia="Times New Roman" w:hAnsi="Calibri" w:cs="Calibri"/>
            <w:lang w:eastAsia="es-CO"/>
          </w:rPr>
          <w:t xml:space="preserve">a ISO 50001:2018 promueve una gestión energética estructurada que integra planificación, control, verificación y comunicación del desempeño energético. La aplicación coherente de sus principios permite a las organizaciones mejorar la eficiencia, reducir costos, disminuir emisiones de </w:t>
        </w:r>
        <w:proofErr w:type="spellStart"/>
        <w:r w:rsidRPr="008439ED">
          <w:rPr>
            <w:rFonts w:ascii="Calibri" w:eastAsia="Times New Roman" w:hAnsi="Calibri" w:cs="Calibri"/>
            <w:lang w:eastAsia="es-CO"/>
          </w:rPr>
          <w:t>CO₂eq</w:t>
        </w:r>
        <w:proofErr w:type="spellEnd"/>
        <w:r w:rsidRPr="008439ED">
          <w:rPr>
            <w:rFonts w:ascii="Calibri" w:eastAsia="Times New Roman" w:hAnsi="Calibri" w:cs="Calibri"/>
            <w:lang w:eastAsia="es-CO"/>
          </w:rPr>
          <w:t xml:space="preserve"> y consolidar una cultura de mejora continua alineada con los objetivos globales de sostenibilidad y transición energética.</w:t>
        </w:r>
      </w:ins>
      <w:del w:id="1821" w:author="LauraPGM" w:date="2025-10-01T14:56:00Z">
        <w:r w:rsidR="00E35A55" w:rsidRPr="008439ED" w:rsidDel="00507103">
          <w:rPr>
            <w:rFonts w:ascii="Calibri" w:eastAsia="Times New Roman" w:hAnsi="Calibri" w:cs="Calibri"/>
            <w:lang w:eastAsia="es-CO"/>
            <w:rPrChange w:id="1822" w:author="LauraPGM" w:date="2025-11-04T16:55:00Z">
              <w:rPr>
                <w:lang w:eastAsia="es-CO"/>
              </w:rPr>
            </w:rPrChange>
          </w:rPr>
          <w:delText xml:space="preserve">La gestión energética no es solo una práctica recomendable, sino también un requisito estratégico y de cumplimiento. La norma </w:delText>
        </w:r>
        <w:r w:rsidR="00E35A55" w:rsidRPr="008439ED" w:rsidDel="00507103">
          <w:rPr>
            <w:rFonts w:ascii="Calibri" w:eastAsia="Times New Roman" w:hAnsi="Calibri" w:cs="Calibri"/>
            <w:bCs/>
            <w:lang w:eastAsia="es-CO"/>
            <w:rPrChange w:id="1823" w:author="LauraPGM" w:date="2025-11-04T16:55:00Z">
              <w:rPr>
                <w:rFonts w:ascii="Calibri" w:eastAsia="Times New Roman" w:hAnsi="Calibri" w:cs="Calibri"/>
                <w:b/>
                <w:bCs/>
                <w:lang w:eastAsia="es-CO"/>
              </w:rPr>
            </w:rPrChange>
          </w:rPr>
          <w:delText>ISO 50001:2018</w:delText>
        </w:r>
        <w:r w:rsidR="00E35A55" w:rsidRPr="008439ED" w:rsidDel="00507103">
          <w:rPr>
            <w:rFonts w:ascii="Calibri" w:eastAsia="Times New Roman" w:hAnsi="Calibri" w:cs="Calibri"/>
            <w:lang w:eastAsia="es-CO"/>
            <w:rPrChange w:id="1824" w:author="LauraPGM" w:date="2025-11-04T16:55:00Z">
              <w:rPr>
                <w:lang w:eastAsia="es-CO"/>
              </w:rPr>
            </w:rPrChange>
          </w:rPr>
          <w:delText xml:space="preserve"> establece un marco reconocido para implementar y mejorar un Sistema de Gestión de la Energía (SGEn). Este tema explica cómo la norma exige el uso de IDEs y de la LBE como elementos esenciales para demostrar la mejora continua.</w:delText>
        </w:r>
      </w:del>
    </w:p>
    <w:p w14:paraId="633F61E8" w14:textId="26D30972" w:rsidR="00E35A55" w:rsidRPr="008439ED" w:rsidDel="00507103" w:rsidRDefault="00E35A55">
      <w:pPr>
        <w:spacing w:line="360" w:lineRule="auto"/>
        <w:rPr>
          <w:del w:id="1825" w:author="LauraPGM" w:date="2025-10-01T14:53:00Z"/>
          <w:rFonts w:ascii="Calibri" w:hAnsi="Calibri" w:cs="Calibri"/>
          <w:bCs/>
          <w:lang w:eastAsia="es-CO"/>
          <w:rPrChange w:id="1826" w:author="LauraPGM" w:date="2025-11-04T16:55:00Z">
            <w:rPr>
              <w:del w:id="1827" w:author="LauraPGM" w:date="2025-10-01T14:53:00Z"/>
              <w:bCs/>
              <w:lang w:eastAsia="es-CO"/>
            </w:rPr>
          </w:rPrChange>
        </w:rPr>
        <w:pPrChange w:id="1828" w:author="LauraPGM" w:date="2025-10-01T14:56:00Z">
          <w:pPr>
            <w:spacing w:before="100" w:beforeAutospacing="1" w:after="100" w:afterAutospacing="1" w:line="240" w:lineRule="auto"/>
            <w:outlineLvl w:val="2"/>
          </w:pPr>
        </w:pPrChange>
      </w:pPr>
      <w:del w:id="1829" w:author="LauraPGM" w:date="2025-10-01T14:53:00Z">
        <w:r w:rsidRPr="008439ED" w:rsidDel="00507103">
          <w:rPr>
            <w:rFonts w:ascii="Calibri" w:hAnsi="Calibri" w:cs="Calibri"/>
            <w:bCs/>
            <w:lang w:eastAsia="es-CO"/>
            <w:rPrChange w:id="1830" w:author="LauraPGM" w:date="2025-11-04T16:55:00Z">
              <w:rPr>
                <w:bCs/>
                <w:lang w:eastAsia="es-CO"/>
              </w:rPr>
            </w:rPrChange>
          </w:rPr>
          <w:delText xml:space="preserve">5.1. </w:delText>
        </w:r>
      </w:del>
      <w:del w:id="1831" w:author="LauraPGM" w:date="2025-10-01T14:55:00Z">
        <w:r w:rsidRPr="008439ED" w:rsidDel="00507103">
          <w:rPr>
            <w:rFonts w:ascii="Calibri" w:hAnsi="Calibri" w:cs="Calibri"/>
            <w:bCs/>
            <w:lang w:eastAsia="es-CO"/>
            <w:rPrChange w:id="1832" w:author="LauraPGM" w:date="2025-11-04T16:55:00Z">
              <w:rPr>
                <w:bCs/>
                <w:lang w:eastAsia="es-CO"/>
              </w:rPr>
            </w:rPrChange>
          </w:rPr>
          <w:delText>R</w:delText>
        </w:r>
      </w:del>
      <w:del w:id="1833" w:author="LauraPGM" w:date="2025-10-01T14:56:00Z">
        <w:r w:rsidRPr="008439ED" w:rsidDel="00507103">
          <w:rPr>
            <w:rFonts w:ascii="Calibri" w:hAnsi="Calibri" w:cs="Calibri"/>
            <w:bCs/>
            <w:lang w:eastAsia="es-CO"/>
            <w:rPrChange w:id="1834" w:author="LauraPGM" w:date="2025-11-04T16:55:00Z">
              <w:rPr>
                <w:bCs/>
                <w:lang w:eastAsia="es-CO"/>
              </w:rPr>
            </w:rPrChange>
          </w:rPr>
          <w:delText>equisitos aplicables según ISO 50001</w:delText>
        </w:r>
      </w:del>
    </w:p>
    <w:p w14:paraId="119BED08" w14:textId="01BEDD39" w:rsidR="00E35A55" w:rsidRPr="008439ED" w:rsidDel="005E125D" w:rsidRDefault="00E35A55">
      <w:pPr>
        <w:pStyle w:val="Prrafodelista"/>
        <w:numPr>
          <w:ilvl w:val="0"/>
          <w:numId w:val="170"/>
        </w:numPr>
        <w:spacing w:before="100" w:beforeAutospacing="1" w:after="100" w:afterAutospacing="1" w:line="360" w:lineRule="auto"/>
        <w:rPr>
          <w:del w:id="1835" w:author="LauraPGM" w:date="2025-10-06T22:31:00Z"/>
          <w:rFonts w:ascii="Calibri" w:eastAsia="Times New Roman" w:hAnsi="Calibri" w:cs="Calibri"/>
          <w:b/>
          <w:bCs/>
          <w:lang w:eastAsia="es-CO"/>
          <w:rPrChange w:id="1836" w:author="LauraPGM" w:date="2025-11-04T16:55:00Z">
            <w:rPr>
              <w:del w:id="1837" w:author="LauraPGM" w:date="2025-10-06T22:31:00Z"/>
              <w:lang w:eastAsia="es-CO"/>
            </w:rPr>
          </w:rPrChange>
        </w:rPr>
        <w:pPrChange w:id="1838" w:author="LauraPGM" w:date="2025-10-01T14:54:00Z">
          <w:pPr>
            <w:spacing w:before="100" w:beforeAutospacing="1" w:after="100" w:afterAutospacing="1" w:line="240" w:lineRule="auto"/>
            <w:outlineLvl w:val="3"/>
          </w:pPr>
        </w:pPrChange>
      </w:pPr>
      <w:del w:id="1839" w:author="LauraPGM" w:date="2025-10-01T14:53:00Z">
        <w:r w:rsidRPr="008439ED" w:rsidDel="00507103">
          <w:rPr>
            <w:rFonts w:ascii="Calibri" w:eastAsia="Times New Roman" w:hAnsi="Calibri" w:cs="Calibri"/>
            <w:b/>
            <w:bCs/>
            <w:lang w:eastAsia="es-CO"/>
            <w:rPrChange w:id="1840" w:author="LauraPGM" w:date="2025-11-04T16:55:00Z">
              <w:rPr>
                <w:lang w:eastAsia="es-CO"/>
              </w:rPr>
            </w:rPrChange>
          </w:rPr>
          <w:delText xml:space="preserve">5.1.1. </w:delText>
        </w:r>
      </w:del>
      <w:del w:id="1841" w:author="LauraPGM" w:date="2025-10-06T22:31:00Z">
        <w:r w:rsidRPr="008439ED" w:rsidDel="005E125D">
          <w:rPr>
            <w:rFonts w:ascii="Calibri" w:eastAsia="Times New Roman" w:hAnsi="Calibri" w:cs="Calibri"/>
            <w:b/>
            <w:bCs/>
            <w:lang w:eastAsia="es-CO"/>
            <w:rPrChange w:id="1842" w:author="LauraPGM" w:date="2025-11-04T16:55:00Z">
              <w:rPr>
                <w:lang w:eastAsia="es-CO"/>
              </w:rPr>
            </w:rPrChange>
          </w:rPr>
          <w:delText xml:space="preserve">Planificación </w:delText>
        </w:r>
        <w:commentRangeStart w:id="1843"/>
        <w:r w:rsidRPr="008439ED" w:rsidDel="005E125D">
          <w:rPr>
            <w:rFonts w:ascii="Calibri" w:eastAsia="Times New Roman" w:hAnsi="Calibri" w:cs="Calibri"/>
            <w:b/>
            <w:bCs/>
            <w:lang w:eastAsia="es-CO"/>
            <w:rPrChange w:id="1844" w:author="LauraPGM" w:date="2025-11-04T16:55:00Z">
              <w:rPr>
                <w:lang w:eastAsia="es-CO"/>
              </w:rPr>
            </w:rPrChange>
          </w:rPr>
          <w:delText>energética</w:delText>
        </w:r>
        <w:commentRangeEnd w:id="1843"/>
        <w:r w:rsidR="008B4E77" w:rsidRPr="008439ED" w:rsidDel="005E125D">
          <w:rPr>
            <w:rStyle w:val="Refdecomentario"/>
            <w:rFonts w:ascii="Calibri" w:hAnsi="Calibri" w:cs="Calibri"/>
            <w:sz w:val="22"/>
            <w:szCs w:val="22"/>
            <w:rPrChange w:id="1845" w:author="LauraPGM" w:date="2025-11-04T16:55:00Z">
              <w:rPr>
                <w:rStyle w:val="Refdecomentario"/>
              </w:rPr>
            </w:rPrChange>
          </w:rPr>
          <w:commentReference w:id="1843"/>
        </w:r>
      </w:del>
    </w:p>
    <w:p w14:paraId="25E10707" w14:textId="6E60EF19" w:rsidR="00E35A55" w:rsidRPr="008439ED" w:rsidDel="005E125D" w:rsidRDefault="00E35A55">
      <w:pPr>
        <w:numPr>
          <w:ilvl w:val="0"/>
          <w:numId w:val="171"/>
        </w:numPr>
        <w:spacing w:before="100" w:beforeAutospacing="1" w:after="100" w:afterAutospacing="1" w:line="360" w:lineRule="auto"/>
        <w:rPr>
          <w:del w:id="1846" w:author="LauraPGM" w:date="2025-10-06T22:31:00Z"/>
          <w:rFonts w:ascii="Calibri" w:eastAsia="Times New Roman" w:hAnsi="Calibri" w:cs="Calibri"/>
          <w:lang w:eastAsia="es-CO"/>
        </w:rPr>
        <w:pPrChange w:id="1847" w:author="LauraPGM" w:date="2025-10-01T15:19:00Z">
          <w:pPr>
            <w:numPr>
              <w:numId w:val="115"/>
            </w:numPr>
            <w:tabs>
              <w:tab w:val="num" w:pos="360"/>
              <w:tab w:val="num" w:pos="720"/>
            </w:tabs>
            <w:spacing w:before="100" w:beforeAutospacing="1" w:after="100" w:afterAutospacing="1" w:line="240" w:lineRule="auto"/>
            <w:ind w:left="720" w:hanging="720"/>
          </w:pPr>
        </w:pPrChange>
      </w:pPr>
      <w:del w:id="1848" w:author="LauraPGM" w:date="2025-10-06T22:31:00Z">
        <w:r w:rsidRPr="008439ED" w:rsidDel="005E125D">
          <w:rPr>
            <w:rFonts w:ascii="Calibri" w:eastAsia="Times New Roman" w:hAnsi="Calibri" w:cs="Calibri"/>
            <w:b/>
            <w:bCs/>
            <w:lang w:eastAsia="es-CO"/>
          </w:rPr>
          <w:delText>Cláusulas 6.1 y 6.2:</w:delText>
        </w:r>
        <w:r w:rsidRPr="008439ED" w:rsidDel="005E125D">
          <w:rPr>
            <w:rFonts w:ascii="Calibri" w:eastAsia="Times New Roman" w:hAnsi="Calibri" w:cs="Calibri"/>
            <w:lang w:eastAsia="es-CO"/>
          </w:rPr>
          <w:delText xml:space="preserve"> identificación de riesgos y oportunidades energéticas, definición de objetivos estratégicos y metas específicas (SMART), con planes de acción detallados.</w:delText>
        </w:r>
      </w:del>
    </w:p>
    <w:p w14:paraId="44D75715" w14:textId="3D011F29" w:rsidR="00E35A55" w:rsidRPr="008439ED" w:rsidDel="00B902FC" w:rsidRDefault="00E35A55">
      <w:pPr>
        <w:numPr>
          <w:ilvl w:val="0"/>
          <w:numId w:val="171"/>
        </w:numPr>
        <w:spacing w:before="100" w:beforeAutospacing="1" w:after="100" w:afterAutospacing="1" w:line="360" w:lineRule="auto"/>
        <w:rPr>
          <w:del w:id="1849" w:author="LauraPGM" w:date="2025-10-01T15:20:00Z"/>
          <w:rFonts w:ascii="Calibri" w:eastAsia="Times New Roman" w:hAnsi="Calibri" w:cs="Calibri"/>
          <w:lang w:eastAsia="es-CO"/>
          <w:rPrChange w:id="1850" w:author="LauraPGM" w:date="2025-11-04T16:55:00Z">
            <w:rPr>
              <w:del w:id="1851" w:author="LauraPGM" w:date="2025-10-01T15:20:00Z"/>
              <w:rFonts w:ascii="Calibri" w:eastAsia="Times New Roman" w:hAnsi="Calibri" w:cs="Calibri"/>
              <w:b/>
              <w:bCs/>
              <w:lang w:eastAsia="es-CO"/>
            </w:rPr>
          </w:rPrChange>
        </w:rPr>
        <w:pPrChange w:id="1852" w:author="LauraPGM" w:date="2025-10-01T15:20:00Z">
          <w:pPr>
            <w:spacing w:before="100" w:beforeAutospacing="1" w:after="100" w:afterAutospacing="1" w:line="240" w:lineRule="auto"/>
            <w:outlineLvl w:val="3"/>
          </w:pPr>
        </w:pPrChange>
      </w:pPr>
      <w:del w:id="1853" w:author="LauraPGM" w:date="2025-10-06T22:31:00Z">
        <w:r w:rsidRPr="008439ED" w:rsidDel="005E125D">
          <w:rPr>
            <w:rFonts w:ascii="Calibri" w:eastAsia="Times New Roman" w:hAnsi="Calibri" w:cs="Calibri"/>
            <w:iCs/>
            <w:lang w:eastAsia="es-CO"/>
            <w:rPrChange w:id="1854" w:author="LauraPGM" w:date="2025-11-04T16:55:00Z">
              <w:rPr>
                <w:rFonts w:ascii="Calibri" w:eastAsia="Times New Roman" w:hAnsi="Calibri" w:cs="Calibri"/>
                <w:i/>
                <w:iCs/>
                <w:lang w:eastAsia="es-CO"/>
              </w:rPr>
            </w:rPrChange>
          </w:rPr>
          <w:delText>Ejemplo:</w:delText>
        </w:r>
        <w:r w:rsidRPr="008439ED" w:rsidDel="005E125D">
          <w:rPr>
            <w:rFonts w:ascii="Calibri" w:eastAsia="Times New Roman" w:hAnsi="Calibri" w:cs="Calibri"/>
            <w:lang w:eastAsia="es-CO"/>
          </w:rPr>
          <w:delText xml:space="preserve"> reducir la intensidad energética de 5 a 4.5 kWh/unidad en 12 meses.</w:delText>
        </w:r>
      </w:del>
    </w:p>
    <w:p w14:paraId="14349BAB" w14:textId="6F1546E7" w:rsidR="00E35A55" w:rsidRPr="008439ED" w:rsidDel="005E125D" w:rsidRDefault="00E35A55">
      <w:pPr>
        <w:pStyle w:val="Prrafodelista"/>
        <w:numPr>
          <w:ilvl w:val="0"/>
          <w:numId w:val="170"/>
        </w:numPr>
        <w:spacing w:before="100" w:beforeAutospacing="1" w:after="100" w:afterAutospacing="1" w:line="360" w:lineRule="auto"/>
        <w:rPr>
          <w:del w:id="1855" w:author="LauraPGM" w:date="2025-10-06T22:31:00Z"/>
          <w:rFonts w:ascii="Calibri" w:eastAsia="Times New Roman" w:hAnsi="Calibri" w:cs="Calibri"/>
          <w:b/>
          <w:bCs/>
          <w:lang w:eastAsia="es-CO"/>
          <w:rPrChange w:id="1856" w:author="LauraPGM" w:date="2025-11-04T16:55:00Z">
            <w:rPr>
              <w:del w:id="1857" w:author="LauraPGM" w:date="2025-10-06T22:31:00Z"/>
              <w:lang w:eastAsia="es-CO"/>
            </w:rPr>
          </w:rPrChange>
        </w:rPr>
        <w:pPrChange w:id="1858" w:author="LauraPGM" w:date="2025-10-01T15:20:00Z">
          <w:pPr>
            <w:spacing w:before="100" w:beforeAutospacing="1" w:after="100" w:afterAutospacing="1" w:line="240" w:lineRule="auto"/>
            <w:outlineLvl w:val="3"/>
          </w:pPr>
        </w:pPrChange>
      </w:pPr>
      <w:del w:id="1859" w:author="LauraPGM" w:date="2025-10-01T15:20:00Z">
        <w:r w:rsidRPr="008439ED" w:rsidDel="00B902FC">
          <w:rPr>
            <w:rFonts w:ascii="Calibri" w:eastAsia="Times New Roman" w:hAnsi="Calibri" w:cs="Calibri"/>
            <w:b/>
            <w:bCs/>
            <w:lang w:eastAsia="es-CO"/>
            <w:rPrChange w:id="1860" w:author="LauraPGM" w:date="2025-11-04T16:55:00Z">
              <w:rPr>
                <w:lang w:eastAsia="es-CO"/>
              </w:rPr>
            </w:rPrChange>
          </w:rPr>
          <w:delText xml:space="preserve">5.1.2. </w:delText>
        </w:r>
      </w:del>
      <w:del w:id="1861" w:author="LauraPGM" w:date="2025-10-06T22:31:00Z">
        <w:r w:rsidRPr="008439ED" w:rsidDel="005E125D">
          <w:rPr>
            <w:rFonts w:ascii="Calibri" w:eastAsia="Times New Roman" w:hAnsi="Calibri" w:cs="Calibri"/>
            <w:b/>
            <w:bCs/>
            <w:lang w:eastAsia="es-CO"/>
            <w:rPrChange w:id="1862" w:author="LauraPGM" w:date="2025-11-04T16:55:00Z">
              <w:rPr>
                <w:lang w:eastAsia="es-CO"/>
              </w:rPr>
            </w:rPrChange>
          </w:rPr>
          <w:delText>Seguimiento, medición y análisis</w:delText>
        </w:r>
      </w:del>
    </w:p>
    <w:p w14:paraId="4144BD32" w14:textId="7E7AE221" w:rsidR="00E35A55" w:rsidRPr="008439ED" w:rsidDel="005E125D" w:rsidRDefault="00E35A55">
      <w:pPr>
        <w:numPr>
          <w:ilvl w:val="0"/>
          <w:numId w:val="172"/>
        </w:numPr>
        <w:spacing w:before="100" w:beforeAutospacing="1" w:after="100" w:afterAutospacing="1" w:line="360" w:lineRule="auto"/>
        <w:rPr>
          <w:del w:id="1863" w:author="LauraPGM" w:date="2025-10-06T22:31:00Z"/>
          <w:rFonts w:ascii="Calibri" w:eastAsia="Times New Roman" w:hAnsi="Calibri" w:cs="Calibri"/>
          <w:lang w:eastAsia="es-CO"/>
        </w:rPr>
        <w:pPrChange w:id="1864" w:author="LauraPGM" w:date="2025-10-01T15:20:00Z">
          <w:pPr>
            <w:numPr>
              <w:numId w:val="116"/>
            </w:numPr>
            <w:tabs>
              <w:tab w:val="num" w:pos="360"/>
              <w:tab w:val="num" w:pos="720"/>
            </w:tabs>
            <w:spacing w:before="100" w:beforeAutospacing="1" w:after="100" w:afterAutospacing="1" w:line="240" w:lineRule="auto"/>
            <w:ind w:left="720" w:hanging="720"/>
          </w:pPr>
        </w:pPrChange>
      </w:pPr>
      <w:del w:id="1865" w:author="LauraPGM" w:date="2025-10-06T22:31:00Z">
        <w:r w:rsidRPr="008439ED" w:rsidDel="005E125D">
          <w:rPr>
            <w:rFonts w:ascii="Calibri" w:eastAsia="Times New Roman" w:hAnsi="Calibri" w:cs="Calibri"/>
            <w:b/>
            <w:bCs/>
            <w:lang w:eastAsia="es-CO"/>
          </w:rPr>
          <w:delText>Cláusula 9.1:</w:delText>
        </w:r>
        <w:r w:rsidRPr="008439ED" w:rsidDel="005E125D">
          <w:rPr>
            <w:rFonts w:ascii="Calibri" w:eastAsia="Times New Roman" w:hAnsi="Calibri" w:cs="Calibri"/>
            <w:lang w:eastAsia="es-CO"/>
          </w:rPr>
          <w:delText xml:space="preserve"> la organización debe definir qué variables medir, con qué frecuencia y mediante qué métodos. Incluye IDEs, variables de impacto y progreso de planes de acción.</w:delText>
        </w:r>
      </w:del>
    </w:p>
    <w:p w14:paraId="051B0B59" w14:textId="4B421388" w:rsidR="00E35A55" w:rsidRPr="008439ED" w:rsidDel="005E125D" w:rsidRDefault="00E35A55">
      <w:pPr>
        <w:numPr>
          <w:ilvl w:val="0"/>
          <w:numId w:val="172"/>
        </w:numPr>
        <w:spacing w:before="100" w:beforeAutospacing="1" w:after="100" w:afterAutospacing="1" w:line="360" w:lineRule="auto"/>
        <w:rPr>
          <w:del w:id="1866" w:author="LauraPGM" w:date="2025-10-06T22:31:00Z"/>
          <w:rFonts w:ascii="Calibri" w:eastAsia="Times New Roman" w:hAnsi="Calibri" w:cs="Calibri"/>
          <w:lang w:eastAsia="es-CO"/>
        </w:rPr>
        <w:pPrChange w:id="1867" w:author="LauraPGM" w:date="2025-10-01T15:20:00Z">
          <w:pPr>
            <w:numPr>
              <w:numId w:val="116"/>
            </w:numPr>
            <w:tabs>
              <w:tab w:val="num" w:pos="360"/>
              <w:tab w:val="num" w:pos="720"/>
            </w:tabs>
            <w:spacing w:before="100" w:beforeAutospacing="1" w:after="100" w:afterAutospacing="1" w:line="240" w:lineRule="auto"/>
            <w:ind w:left="720" w:hanging="720"/>
          </w:pPr>
        </w:pPrChange>
      </w:pPr>
      <w:del w:id="1868" w:author="LauraPGM" w:date="2025-10-06T22:31:00Z">
        <w:r w:rsidRPr="008439ED" w:rsidDel="005E125D">
          <w:rPr>
            <w:rFonts w:ascii="Calibri" w:eastAsia="Times New Roman" w:hAnsi="Calibri" w:cs="Calibri"/>
            <w:lang w:eastAsia="es-CO"/>
          </w:rPr>
          <w:delText>El análisis debe identificar causas de desviaciones respecto a la LBE.</w:delText>
        </w:r>
      </w:del>
    </w:p>
    <w:p w14:paraId="798F032F" w14:textId="7436B580" w:rsidR="00E35A55" w:rsidRPr="008439ED" w:rsidDel="005E125D" w:rsidRDefault="00E35A55">
      <w:pPr>
        <w:pStyle w:val="Prrafodelista"/>
        <w:numPr>
          <w:ilvl w:val="0"/>
          <w:numId w:val="170"/>
        </w:numPr>
        <w:spacing w:before="100" w:beforeAutospacing="1" w:after="100" w:afterAutospacing="1" w:line="360" w:lineRule="auto"/>
        <w:outlineLvl w:val="3"/>
        <w:rPr>
          <w:del w:id="1869" w:author="LauraPGM" w:date="2025-10-06T22:31:00Z"/>
          <w:rFonts w:ascii="Calibri" w:eastAsia="Times New Roman" w:hAnsi="Calibri" w:cs="Calibri"/>
          <w:b/>
          <w:bCs/>
          <w:lang w:eastAsia="es-CO"/>
          <w:rPrChange w:id="1870" w:author="LauraPGM" w:date="2025-11-04T16:55:00Z">
            <w:rPr>
              <w:del w:id="1871" w:author="LauraPGM" w:date="2025-10-06T22:31:00Z"/>
              <w:lang w:eastAsia="es-CO"/>
            </w:rPr>
          </w:rPrChange>
        </w:rPr>
        <w:pPrChange w:id="1872" w:author="LauraPGM" w:date="2025-10-01T15:20:00Z">
          <w:pPr>
            <w:spacing w:before="100" w:beforeAutospacing="1" w:after="100" w:afterAutospacing="1" w:line="240" w:lineRule="auto"/>
            <w:outlineLvl w:val="3"/>
          </w:pPr>
        </w:pPrChange>
      </w:pPr>
      <w:del w:id="1873" w:author="LauraPGM" w:date="2025-10-01T15:20:00Z">
        <w:r w:rsidRPr="008439ED" w:rsidDel="00B902FC">
          <w:rPr>
            <w:rFonts w:ascii="Calibri" w:eastAsia="Times New Roman" w:hAnsi="Calibri" w:cs="Calibri"/>
            <w:b/>
            <w:bCs/>
            <w:lang w:eastAsia="es-CO"/>
            <w:rPrChange w:id="1874" w:author="LauraPGM" w:date="2025-11-04T16:55:00Z">
              <w:rPr>
                <w:lang w:eastAsia="es-CO"/>
              </w:rPr>
            </w:rPrChange>
          </w:rPr>
          <w:delText xml:space="preserve">5.1.3. </w:delText>
        </w:r>
      </w:del>
      <w:del w:id="1875" w:author="LauraPGM" w:date="2025-10-06T22:31:00Z">
        <w:r w:rsidRPr="008439ED" w:rsidDel="005E125D">
          <w:rPr>
            <w:rFonts w:ascii="Calibri" w:eastAsia="Times New Roman" w:hAnsi="Calibri" w:cs="Calibri"/>
            <w:b/>
            <w:bCs/>
            <w:lang w:eastAsia="es-CO"/>
            <w:rPrChange w:id="1876" w:author="LauraPGM" w:date="2025-11-04T16:55:00Z">
              <w:rPr>
                <w:lang w:eastAsia="es-CO"/>
              </w:rPr>
            </w:rPrChange>
          </w:rPr>
          <w:delText>Establecimiento y revisión de IDEs y LBE</w:delText>
        </w:r>
      </w:del>
    </w:p>
    <w:p w14:paraId="7E7A2891" w14:textId="67A6BC24" w:rsidR="00E35A55" w:rsidRPr="008439ED" w:rsidDel="005E125D" w:rsidRDefault="00E35A55">
      <w:pPr>
        <w:numPr>
          <w:ilvl w:val="0"/>
          <w:numId w:val="173"/>
        </w:numPr>
        <w:spacing w:before="100" w:beforeAutospacing="1" w:after="100" w:afterAutospacing="1" w:line="360" w:lineRule="auto"/>
        <w:rPr>
          <w:del w:id="1877" w:author="LauraPGM" w:date="2025-10-06T22:31:00Z"/>
          <w:rFonts w:ascii="Calibri" w:eastAsia="Times New Roman" w:hAnsi="Calibri" w:cs="Calibri"/>
          <w:lang w:eastAsia="es-CO"/>
        </w:rPr>
        <w:pPrChange w:id="1878" w:author="LauraPGM" w:date="2025-10-01T15:20:00Z">
          <w:pPr>
            <w:numPr>
              <w:numId w:val="117"/>
            </w:numPr>
            <w:tabs>
              <w:tab w:val="num" w:pos="360"/>
              <w:tab w:val="num" w:pos="720"/>
            </w:tabs>
            <w:spacing w:before="100" w:beforeAutospacing="1" w:after="100" w:afterAutospacing="1" w:line="240" w:lineRule="auto"/>
            <w:ind w:left="720" w:hanging="720"/>
          </w:pPr>
        </w:pPrChange>
      </w:pPr>
      <w:del w:id="1879" w:author="LauraPGM" w:date="2025-10-06T22:31:00Z">
        <w:r w:rsidRPr="008439ED" w:rsidDel="005E125D">
          <w:rPr>
            <w:rFonts w:ascii="Calibri" w:eastAsia="Times New Roman" w:hAnsi="Calibri" w:cs="Calibri"/>
            <w:b/>
            <w:bCs/>
            <w:lang w:eastAsia="es-CO"/>
          </w:rPr>
          <w:delText>Cláusula 6.4 (IDEs):</w:delText>
        </w:r>
        <w:r w:rsidRPr="008439ED" w:rsidDel="005E125D">
          <w:rPr>
            <w:rFonts w:ascii="Calibri" w:eastAsia="Times New Roman" w:hAnsi="Calibri" w:cs="Calibri"/>
            <w:lang w:eastAsia="es-CO"/>
          </w:rPr>
          <w:delText xml:space="preserve"> selección de indicadores adecuados, revisión periódica y comparabilidad en el tiempo.</w:delText>
        </w:r>
      </w:del>
    </w:p>
    <w:p w14:paraId="2F7344AD" w14:textId="654424D5" w:rsidR="00E35A55" w:rsidRPr="008439ED" w:rsidDel="005E125D" w:rsidRDefault="00E35A55">
      <w:pPr>
        <w:numPr>
          <w:ilvl w:val="0"/>
          <w:numId w:val="173"/>
        </w:numPr>
        <w:spacing w:before="100" w:beforeAutospacing="1" w:after="100" w:afterAutospacing="1" w:line="360" w:lineRule="auto"/>
        <w:rPr>
          <w:del w:id="1880" w:author="LauraPGM" w:date="2025-10-06T22:31:00Z"/>
          <w:rFonts w:ascii="Calibri" w:eastAsia="Times New Roman" w:hAnsi="Calibri" w:cs="Calibri"/>
          <w:lang w:eastAsia="es-CO"/>
        </w:rPr>
        <w:pPrChange w:id="1881" w:author="LauraPGM" w:date="2025-10-01T15:20:00Z">
          <w:pPr>
            <w:numPr>
              <w:numId w:val="117"/>
            </w:numPr>
            <w:tabs>
              <w:tab w:val="num" w:pos="360"/>
              <w:tab w:val="num" w:pos="720"/>
            </w:tabs>
            <w:spacing w:before="100" w:beforeAutospacing="1" w:after="100" w:afterAutospacing="1" w:line="240" w:lineRule="auto"/>
            <w:ind w:left="720" w:hanging="720"/>
          </w:pPr>
        </w:pPrChange>
      </w:pPr>
      <w:del w:id="1882" w:author="LauraPGM" w:date="2025-10-06T22:31:00Z">
        <w:r w:rsidRPr="008439ED" w:rsidDel="005E125D">
          <w:rPr>
            <w:rFonts w:ascii="Calibri" w:eastAsia="Times New Roman" w:hAnsi="Calibri" w:cs="Calibri"/>
            <w:b/>
            <w:bCs/>
            <w:lang w:eastAsia="es-CO"/>
          </w:rPr>
          <w:delText>Cláusula 6.5 (LBE):</w:delText>
        </w:r>
        <w:r w:rsidRPr="008439ED" w:rsidDel="005E125D">
          <w:rPr>
            <w:rFonts w:ascii="Calibri" w:eastAsia="Times New Roman" w:hAnsi="Calibri" w:cs="Calibri"/>
            <w:lang w:eastAsia="es-CO"/>
          </w:rPr>
          <w:delText xml:space="preserve"> definición de una línea base con posibilidad de ajuste cuando cambien significativamente las variables de impacto.</w:delText>
        </w:r>
      </w:del>
    </w:p>
    <w:p w14:paraId="741E8061" w14:textId="36E8EB0A" w:rsidR="00E35A55" w:rsidRPr="008439ED" w:rsidDel="00B902FC" w:rsidRDefault="00E35A55">
      <w:pPr>
        <w:numPr>
          <w:ilvl w:val="0"/>
          <w:numId w:val="173"/>
        </w:numPr>
        <w:spacing w:before="100" w:beforeAutospacing="1" w:after="100" w:afterAutospacing="1" w:line="360" w:lineRule="auto"/>
        <w:rPr>
          <w:del w:id="1883" w:author="LauraPGM" w:date="2025-10-01T15:21:00Z"/>
          <w:rFonts w:ascii="Calibri" w:eastAsia="Times New Roman" w:hAnsi="Calibri" w:cs="Calibri"/>
          <w:lang w:eastAsia="es-CO"/>
          <w:rPrChange w:id="1884" w:author="LauraPGM" w:date="2025-11-04T16:55:00Z">
            <w:rPr>
              <w:del w:id="1885" w:author="LauraPGM" w:date="2025-10-01T15:21:00Z"/>
              <w:rFonts w:ascii="Calibri" w:eastAsia="Times New Roman" w:hAnsi="Calibri" w:cs="Calibri"/>
              <w:b/>
              <w:bCs/>
              <w:lang w:eastAsia="es-CO"/>
            </w:rPr>
          </w:rPrChange>
        </w:rPr>
        <w:pPrChange w:id="1886" w:author="LauraPGM" w:date="2025-10-01T15:21:00Z">
          <w:pPr>
            <w:spacing w:before="100" w:beforeAutospacing="1" w:after="100" w:afterAutospacing="1" w:line="240" w:lineRule="auto"/>
            <w:outlineLvl w:val="3"/>
          </w:pPr>
        </w:pPrChange>
      </w:pPr>
      <w:del w:id="1887" w:author="LauraPGM" w:date="2025-10-06T22:31:00Z">
        <w:r w:rsidRPr="008439ED" w:rsidDel="005E125D">
          <w:rPr>
            <w:rFonts w:ascii="Calibri" w:eastAsia="Times New Roman" w:hAnsi="Calibri" w:cs="Calibri"/>
            <w:b/>
            <w:bCs/>
            <w:lang w:eastAsia="es-CO"/>
          </w:rPr>
          <w:delText>Relación IDE-LBE:</w:delText>
        </w:r>
        <w:r w:rsidRPr="008439ED" w:rsidDel="005E125D">
          <w:rPr>
            <w:rFonts w:ascii="Calibri" w:eastAsia="Times New Roman" w:hAnsi="Calibri" w:cs="Calibri"/>
            <w:lang w:eastAsia="es-CO"/>
          </w:rPr>
          <w:delText xml:space="preserve"> comparar desempeño actual con la línea base para evidenciar mejora continua.</w:delText>
        </w:r>
      </w:del>
    </w:p>
    <w:p w14:paraId="512FF9C8" w14:textId="208DBDF2" w:rsidR="00E35A55" w:rsidRPr="008439ED" w:rsidDel="005E125D" w:rsidRDefault="00E35A55">
      <w:pPr>
        <w:pStyle w:val="Prrafodelista"/>
        <w:numPr>
          <w:ilvl w:val="0"/>
          <w:numId w:val="170"/>
        </w:numPr>
        <w:spacing w:before="100" w:beforeAutospacing="1" w:after="100" w:afterAutospacing="1" w:line="360" w:lineRule="auto"/>
        <w:rPr>
          <w:del w:id="1888" w:author="LauraPGM" w:date="2025-10-06T22:31:00Z"/>
          <w:rFonts w:ascii="Calibri" w:eastAsia="Times New Roman" w:hAnsi="Calibri" w:cs="Calibri"/>
          <w:b/>
          <w:bCs/>
          <w:lang w:eastAsia="es-CO"/>
          <w:rPrChange w:id="1889" w:author="LauraPGM" w:date="2025-11-04T16:55:00Z">
            <w:rPr>
              <w:del w:id="1890" w:author="LauraPGM" w:date="2025-10-06T22:31:00Z"/>
              <w:lang w:eastAsia="es-CO"/>
            </w:rPr>
          </w:rPrChange>
        </w:rPr>
        <w:pPrChange w:id="1891" w:author="LauraPGM" w:date="2025-10-01T15:21:00Z">
          <w:pPr>
            <w:spacing w:before="100" w:beforeAutospacing="1" w:after="100" w:afterAutospacing="1" w:line="240" w:lineRule="auto"/>
            <w:outlineLvl w:val="3"/>
          </w:pPr>
        </w:pPrChange>
      </w:pPr>
      <w:del w:id="1892" w:author="LauraPGM" w:date="2025-10-01T15:21:00Z">
        <w:r w:rsidRPr="008439ED" w:rsidDel="00B902FC">
          <w:rPr>
            <w:rFonts w:ascii="Calibri" w:eastAsia="Times New Roman" w:hAnsi="Calibri" w:cs="Calibri"/>
            <w:b/>
            <w:bCs/>
            <w:lang w:eastAsia="es-CO"/>
            <w:rPrChange w:id="1893" w:author="LauraPGM" w:date="2025-11-04T16:55:00Z">
              <w:rPr>
                <w:lang w:eastAsia="es-CO"/>
              </w:rPr>
            </w:rPrChange>
          </w:rPr>
          <w:delText xml:space="preserve">5.1.4. </w:delText>
        </w:r>
      </w:del>
      <w:del w:id="1894" w:author="LauraPGM" w:date="2025-10-06T22:31:00Z">
        <w:r w:rsidRPr="008439ED" w:rsidDel="005E125D">
          <w:rPr>
            <w:rFonts w:ascii="Calibri" w:eastAsia="Times New Roman" w:hAnsi="Calibri" w:cs="Calibri"/>
            <w:b/>
            <w:bCs/>
            <w:lang w:eastAsia="es-CO"/>
            <w:rPrChange w:id="1895" w:author="LauraPGM" w:date="2025-11-04T16:55:00Z">
              <w:rPr>
                <w:lang w:eastAsia="es-CO"/>
              </w:rPr>
            </w:rPrChange>
          </w:rPr>
          <w:delText>Comunicación del desempeño energético</w:delText>
        </w:r>
      </w:del>
    </w:p>
    <w:p w14:paraId="4BAAE776" w14:textId="40C3C23C" w:rsidR="00FF2B6A" w:rsidRPr="008439ED" w:rsidRDefault="00E35A55">
      <w:pPr>
        <w:spacing w:before="100" w:beforeAutospacing="1" w:after="100" w:afterAutospacing="1" w:line="360" w:lineRule="auto"/>
        <w:rPr>
          <w:rFonts w:ascii="Calibri" w:eastAsia="Times New Roman" w:hAnsi="Calibri" w:cs="Calibri"/>
          <w:lang w:eastAsia="es-CO"/>
        </w:rPr>
        <w:pPrChange w:id="1896" w:author="LauraPGM" w:date="2025-10-06T21:14:00Z">
          <w:pPr>
            <w:numPr>
              <w:numId w:val="118"/>
            </w:numPr>
            <w:tabs>
              <w:tab w:val="num" w:pos="360"/>
              <w:tab w:val="num" w:pos="720"/>
            </w:tabs>
            <w:spacing w:before="100" w:beforeAutospacing="1" w:after="100" w:afterAutospacing="1" w:line="240" w:lineRule="auto"/>
            <w:ind w:left="720" w:hanging="720"/>
          </w:pPr>
        </w:pPrChange>
      </w:pPr>
      <w:del w:id="1897" w:author="LauraPGM" w:date="2025-10-06T22:31:00Z">
        <w:r w:rsidRPr="008439ED" w:rsidDel="005E125D">
          <w:rPr>
            <w:rFonts w:ascii="Calibri" w:eastAsia="Times New Roman" w:hAnsi="Calibri" w:cs="Calibri"/>
            <w:b/>
            <w:bCs/>
            <w:lang w:eastAsia="es-CO"/>
          </w:rPr>
          <w:delText>Cláusula 7.4:</w:delText>
        </w:r>
        <w:r w:rsidRPr="008439ED" w:rsidDel="005E125D">
          <w:rPr>
            <w:rFonts w:ascii="Calibri" w:eastAsia="Times New Roman" w:hAnsi="Calibri" w:cs="Calibri"/>
            <w:lang w:eastAsia="es-CO"/>
          </w:rPr>
          <w:delText xml:space="preserve"> la comunicación debe ser clara, estructurada y dirigida a los públicos adecuados, internos y externos. Incluye resultados de IDEs, avances y logros.</w:delText>
        </w:r>
      </w:del>
    </w:p>
    <w:p w14:paraId="0C9AD392" w14:textId="45E927E6" w:rsidR="00B902FC" w:rsidRPr="008439ED" w:rsidRDefault="00FF2B6A">
      <w:pPr>
        <w:spacing w:line="360" w:lineRule="auto"/>
        <w:jc w:val="center"/>
        <w:rPr>
          <w:ins w:id="1898" w:author="LauraPGM" w:date="2025-10-01T15:23:00Z"/>
          <w:rFonts w:ascii="Calibri" w:eastAsia="Times New Roman" w:hAnsi="Calibri" w:cs="Calibri"/>
          <w:b/>
          <w:bCs/>
          <w:lang w:eastAsia="es-CO"/>
        </w:rPr>
        <w:pPrChange w:id="1899" w:author="LauraPGM" w:date="2025-10-01T15:23:00Z">
          <w:pPr>
            <w:spacing w:before="100" w:beforeAutospacing="1" w:after="100" w:afterAutospacing="1" w:line="240" w:lineRule="auto"/>
          </w:pPr>
        </w:pPrChange>
      </w:pPr>
      <w:ins w:id="1900" w:author="LauraPGM" w:date="2025-10-01T15:22:00Z">
        <w:r w:rsidRPr="008439ED">
          <w:rPr>
            <w:rFonts w:ascii="Calibri" w:eastAsia="Times New Roman" w:hAnsi="Calibri" w:cs="Calibri"/>
            <w:b/>
            <w:bCs/>
            <w:noProof/>
            <w:lang w:eastAsia="es-CO"/>
            <w:rPrChange w:id="1901" w:author="LauraPGM" w:date="2025-11-04T16:55:00Z">
              <w:rPr>
                <w:rFonts w:ascii="Calibri" w:eastAsia="Times New Roman" w:hAnsi="Calibri" w:cs="Calibri"/>
                <w:b/>
                <w:bCs/>
                <w:noProof/>
                <w:lang w:eastAsia="es-CO"/>
              </w:rPr>
            </w:rPrChange>
          </w:rPr>
          <mc:AlternateContent>
            <mc:Choice Requires="wps">
              <w:drawing>
                <wp:anchor distT="0" distB="0" distL="114300" distR="114300" simplePos="0" relativeHeight="251689984" behindDoc="1" locked="0" layoutInCell="1" allowOverlap="1" wp14:anchorId="5DEDA76F" wp14:editId="28B0BCAD">
                  <wp:simplePos x="0" y="0"/>
                  <wp:positionH relativeFrom="column">
                    <wp:posOffset>-237490</wp:posOffset>
                  </wp:positionH>
                  <wp:positionV relativeFrom="paragraph">
                    <wp:posOffset>-115570</wp:posOffset>
                  </wp:positionV>
                  <wp:extent cx="6654800" cy="1193800"/>
                  <wp:effectExtent l="57150" t="19050" r="69850" b="101600"/>
                  <wp:wrapNone/>
                  <wp:docPr id="10" name="Rectángulo 10"/>
                  <wp:cNvGraphicFramePr/>
                  <a:graphic xmlns:a="http://schemas.openxmlformats.org/drawingml/2006/main">
                    <a:graphicData uri="http://schemas.microsoft.com/office/word/2010/wordprocessingShape">
                      <wps:wsp>
                        <wps:cNvSpPr/>
                        <wps:spPr>
                          <a:xfrm>
                            <a:off x="0" y="0"/>
                            <a:ext cx="6654800" cy="11938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8C5F3" id="Rectángulo 10" o:spid="_x0000_s1026" style="position:absolute;margin-left:-18.7pt;margin-top:-9.1pt;width:524pt;height:94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ins>
      <w:r w:rsidR="00E35A55" w:rsidRPr="008439ED">
        <w:rPr>
          <w:rFonts w:ascii="Calibri" w:eastAsia="Times New Roman" w:hAnsi="Calibri" w:cs="Calibri"/>
          <w:b/>
          <w:bCs/>
          <w:highlight w:val="cyan"/>
          <w:lang w:eastAsia="es-CO"/>
          <w:rPrChange w:id="1902" w:author="LauraPGM" w:date="2025-11-04T16:55:00Z">
            <w:rPr>
              <w:rFonts w:ascii="Calibri" w:eastAsia="Times New Roman" w:hAnsi="Calibri" w:cs="Calibri"/>
              <w:b/>
              <w:bCs/>
              <w:lang w:eastAsia="es-CO"/>
            </w:rPr>
          </w:rPrChange>
        </w:rPr>
        <w:t>Llamado a la acción:</w:t>
      </w:r>
    </w:p>
    <w:p w14:paraId="445CB030" w14:textId="407E52CA" w:rsidR="00E35A55" w:rsidRPr="008439ED" w:rsidDel="0035621C" w:rsidRDefault="00E35A55">
      <w:pPr>
        <w:spacing w:line="360" w:lineRule="auto"/>
        <w:rPr>
          <w:del w:id="1903" w:author="LauraPGM" w:date="2025-10-01T15:25:00Z"/>
          <w:rFonts w:ascii="Calibri" w:eastAsia="Times New Roman" w:hAnsi="Calibri" w:cs="Calibri"/>
          <w:b/>
          <w:bCs/>
          <w:lang w:eastAsia="es-CO"/>
          <w:rPrChange w:id="1904" w:author="LauraPGM" w:date="2025-11-04T16:55:00Z">
            <w:rPr>
              <w:del w:id="1905" w:author="LauraPGM" w:date="2025-10-01T15:25:00Z"/>
              <w:rFonts w:ascii="Calibri" w:eastAsia="Times New Roman" w:hAnsi="Calibri" w:cs="Calibri"/>
              <w:lang w:eastAsia="es-CO"/>
            </w:rPr>
          </w:rPrChange>
        </w:rPr>
        <w:pPrChange w:id="1906" w:author="LauraPGM" w:date="2025-10-01T15:23:00Z">
          <w:pPr>
            <w:spacing w:before="100" w:beforeAutospacing="1" w:after="100" w:afterAutospacing="1" w:line="240" w:lineRule="auto"/>
          </w:pPr>
        </w:pPrChange>
      </w:pPr>
      <w:r w:rsidRPr="008439ED">
        <w:rPr>
          <w:rFonts w:ascii="Calibri" w:eastAsia="Times New Roman" w:hAnsi="Calibri" w:cs="Calibri"/>
          <w:lang w:eastAsia="es-CO"/>
        </w:rPr>
        <w:br/>
      </w:r>
      <w:del w:id="1907" w:author="LauraPGM" w:date="2025-10-06T21:15:00Z">
        <w:r w:rsidRPr="008439ED" w:rsidDel="00FF2B6A">
          <w:rPr>
            <w:rFonts w:ascii="Calibri" w:eastAsia="Times New Roman" w:hAnsi="Calibri" w:cs="Calibri"/>
            <w:lang w:eastAsia="es-CO"/>
          </w:rPr>
          <w:delText xml:space="preserve">Para profundizar, acceda al recurso audiovisual en YouTube: </w:delText>
        </w:r>
      </w:del>
      <w:del w:id="1908" w:author="LauraPGM" w:date="2025-10-01T15:22:00Z">
        <w:r w:rsidRPr="008439ED" w:rsidDel="00B902FC">
          <w:rPr>
            <w:rFonts w:ascii="Calibri" w:eastAsia="Times New Roman" w:hAnsi="Calibri" w:cs="Calibri"/>
            <w:iCs/>
            <w:lang w:eastAsia="es-CO"/>
            <w:rPrChange w:id="1909" w:author="LauraPGM" w:date="2025-11-04T16:55:00Z">
              <w:rPr>
                <w:rFonts w:ascii="Calibri" w:eastAsia="Times New Roman" w:hAnsi="Calibri" w:cs="Calibri"/>
                <w:i/>
                <w:iCs/>
                <w:lang w:eastAsia="es-CO"/>
              </w:rPr>
            </w:rPrChange>
          </w:rPr>
          <w:delText>“</w:delText>
        </w:r>
      </w:del>
      <w:r w:rsidRPr="008439ED">
        <w:rPr>
          <w:rFonts w:ascii="Calibri" w:eastAsia="Times New Roman" w:hAnsi="Calibri" w:cs="Calibri"/>
          <w:iCs/>
          <w:lang w:eastAsia="es-CO"/>
          <w:rPrChange w:id="1910" w:author="LauraPGM" w:date="2025-11-04T16:55:00Z">
            <w:rPr>
              <w:rFonts w:ascii="Calibri" w:eastAsia="Times New Roman" w:hAnsi="Calibri" w:cs="Calibri"/>
              <w:i/>
              <w:iCs/>
              <w:lang w:eastAsia="es-CO"/>
            </w:rPr>
          </w:rPrChange>
        </w:rPr>
        <w:t xml:space="preserve">Requisitos Legales para la Gestión de Energía </w:t>
      </w:r>
      <w:commentRangeStart w:id="1911"/>
      <w:r w:rsidRPr="008439ED">
        <w:rPr>
          <w:rFonts w:ascii="Calibri" w:eastAsia="Times New Roman" w:hAnsi="Calibri" w:cs="Calibri"/>
          <w:iCs/>
          <w:lang w:eastAsia="es-CO"/>
          <w:rPrChange w:id="1912" w:author="LauraPGM" w:date="2025-11-04T16:55:00Z">
            <w:rPr>
              <w:rFonts w:ascii="Calibri" w:eastAsia="Times New Roman" w:hAnsi="Calibri" w:cs="Calibri"/>
              <w:i/>
              <w:iCs/>
              <w:lang w:eastAsia="es-CO"/>
            </w:rPr>
          </w:rPrChange>
        </w:rPr>
        <w:t>ISO</w:t>
      </w:r>
      <w:commentRangeEnd w:id="1911"/>
      <w:r w:rsidR="00B902FC" w:rsidRPr="008439ED">
        <w:rPr>
          <w:rStyle w:val="Refdecomentario"/>
          <w:rFonts w:ascii="Calibri" w:hAnsi="Calibri" w:cs="Calibri"/>
          <w:sz w:val="22"/>
          <w:szCs w:val="22"/>
          <w:rPrChange w:id="1913" w:author="LauraPGM" w:date="2025-11-04T16:55:00Z">
            <w:rPr>
              <w:rStyle w:val="Refdecomentario"/>
            </w:rPr>
          </w:rPrChange>
        </w:rPr>
        <w:commentReference w:id="1911"/>
      </w:r>
      <w:r w:rsidRPr="008439ED">
        <w:rPr>
          <w:rFonts w:ascii="Calibri" w:eastAsia="Times New Roman" w:hAnsi="Calibri" w:cs="Calibri"/>
          <w:iCs/>
          <w:lang w:eastAsia="es-CO"/>
          <w:rPrChange w:id="1914" w:author="LauraPGM" w:date="2025-11-04T16:55:00Z">
            <w:rPr>
              <w:rFonts w:ascii="Calibri" w:eastAsia="Times New Roman" w:hAnsi="Calibri" w:cs="Calibri"/>
              <w:i/>
              <w:iCs/>
              <w:lang w:eastAsia="es-CO"/>
            </w:rPr>
          </w:rPrChange>
        </w:rPr>
        <w:t xml:space="preserve"> 50001</w:t>
      </w:r>
      <w:ins w:id="1915" w:author="LauraPGM" w:date="2025-10-01T15:23:00Z">
        <w:r w:rsidR="00B902FC" w:rsidRPr="008439ED">
          <w:rPr>
            <w:rFonts w:ascii="Calibri" w:eastAsia="Times New Roman" w:hAnsi="Calibri" w:cs="Calibri"/>
            <w:iCs/>
            <w:lang w:eastAsia="es-CO"/>
          </w:rPr>
          <w:t>.</w:t>
        </w:r>
      </w:ins>
      <w:ins w:id="1916" w:author="LauraPGM" w:date="2025-10-06T21:15:00Z">
        <w:r w:rsidR="00FF2B6A" w:rsidRPr="008439ED">
          <w:rPr>
            <w:rFonts w:ascii="Calibri" w:hAnsi="Calibri" w:cs="Calibri"/>
            <w:rPrChange w:id="1917" w:author="LauraPGM" w:date="2025-11-04T16:55:00Z">
              <w:rPr/>
            </w:rPrChange>
          </w:rPr>
          <w:t xml:space="preserve"> </w:t>
        </w:r>
        <w:r w:rsidR="00FF2B6A" w:rsidRPr="008439ED">
          <w:rPr>
            <w:rFonts w:ascii="Calibri" w:eastAsia="Times New Roman" w:hAnsi="Calibri" w:cs="Calibri"/>
            <w:iCs/>
            <w:lang w:eastAsia="es-CO"/>
          </w:rPr>
          <w:t>Para complementar el tema abordado, se invita a explorar el siguiente video:</w:t>
        </w:r>
      </w:ins>
      <w:del w:id="1918" w:author="LauraPGM" w:date="2025-10-01T15:22:00Z">
        <w:r w:rsidRPr="008439ED" w:rsidDel="00B902FC">
          <w:rPr>
            <w:rFonts w:ascii="Calibri" w:eastAsia="Times New Roman" w:hAnsi="Calibri" w:cs="Calibri"/>
            <w:iCs/>
            <w:lang w:eastAsia="es-CO"/>
            <w:rPrChange w:id="1919" w:author="LauraPGM" w:date="2025-11-04T16:55:00Z">
              <w:rPr>
                <w:rFonts w:ascii="Calibri" w:eastAsia="Times New Roman" w:hAnsi="Calibri" w:cs="Calibri"/>
                <w:i/>
                <w:iCs/>
                <w:lang w:eastAsia="es-CO"/>
              </w:rPr>
            </w:rPrChange>
          </w:rPr>
          <w:delText>”</w:delText>
        </w:r>
      </w:del>
      <w:r w:rsidRPr="008439ED">
        <w:rPr>
          <w:rFonts w:ascii="Calibri" w:eastAsia="Times New Roman" w:hAnsi="Calibri" w:cs="Calibri"/>
          <w:lang w:eastAsia="es-CO"/>
        </w:rPr>
        <w:br/>
      </w:r>
      <w:del w:id="1920" w:author="LauraPGM" w:date="2025-10-01T15:22:00Z">
        <w:r w:rsidRPr="008439ED" w:rsidDel="00B902FC">
          <w:rPr>
            <w:rFonts w:ascii="Segoe UI Symbol" w:eastAsia="Times New Roman" w:hAnsi="Segoe UI Symbol" w:cs="Segoe UI Symbol"/>
            <w:lang w:eastAsia="es-CO"/>
          </w:rPr>
          <w:delText>👉</w:delText>
        </w:r>
        <w:r w:rsidRPr="008439ED" w:rsidDel="00B902FC">
          <w:rPr>
            <w:rFonts w:ascii="Calibri" w:eastAsia="Times New Roman" w:hAnsi="Calibri" w:cs="Calibri"/>
            <w:lang w:eastAsia="es-CO"/>
          </w:rPr>
          <w:delText xml:space="preserve"> </w:delText>
        </w:r>
        <w:r w:rsidR="00D645B6" w:rsidRPr="008439ED" w:rsidDel="00B902FC">
          <w:rPr>
            <w:rFonts w:ascii="Calibri" w:eastAsia="Times New Roman" w:hAnsi="Calibri" w:cs="Calibri"/>
            <w:color w:val="0000FF"/>
            <w:u w:val="single"/>
            <w:lang w:eastAsia="es-CO"/>
            <w:rPrChange w:id="1921" w:author="LauraPGM" w:date="2025-11-04T16:55:00Z">
              <w:rPr>
                <w:rFonts w:ascii="Calibri" w:eastAsia="Times New Roman" w:hAnsi="Calibri" w:cs="Calibri"/>
                <w:color w:val="0000FF"/>
                <w:u w:val="single"/>
                <w:lang w:eastAsia="es-CO"/>
              </w:rPr>
            </w:rPrChange>
          </w:rPr>
          <w:fldChar w:fldCharType="begin"/>
        </w:r>
        <w:r w:rsidR="00D645B6" w:rsidRPr="008439ED" w:rsidDel="00B902FC">
          <w:rPr>
            <w:rFonts w:ascii="Calibri" w:eastAsia="Times New Roman" w:hAnsi="Calibri" w:cs="Calibri"/>
            <w:color w:val="0000FF"/>
            <w:u w:val="single"/>
            <w:lang w:eastAsia="es-CO"/>
          </w:rPr>
          <w:delInstrText xml:space="preserve"> HYPERLINK "https://www.youtube.com/watch?v=X0bVnH9GyWs&amp;ab_channel=ISOSistemasdeGesti%C3%B3n" \t "_new" </w:delInstrText>
        </w:r>
        <w:r w:rsidR="00D645B6" w:rsidRPr="008439ED" w:rsidDel="00B902FC">
          <w:rPr>
            <w:rFonts w:ascii="Calibri" w:eastAsia="Times New Roman" w:hAnsi="Calibri" w:cs="Calibri"/>
            <w:color w:val="0000FF"/>
            <w:u w:val="single"/>
            <w:lang w:eastAsia="es-CO"/>
            <w:rPrChange w:id="1922" w:author="LauraPGM" w:date="2025-11-04T16:55:00Z">
              <w:rPr>
                <w:rFonts w:ascii="Calibri" w:eastAsia="Times New Roman" w:hAnsi="Calibri" w:cs="Calibri"/>
                <w:color w:val="0000FF"/>
                <w:u w:val="single"/>
                <w:lang w:eastAsia="es-CO"/>
              </w:rPr>
            </w:rPrChange>
          </w:rPr>
          <w:fldChar w:fldCharType="separate"/>
        </w:r>
        <w:r w:rsidRPr="008439ED" w:rsidDel="00B902FC">
          <w:rPr>
            <w:rFonts w:ascii="Calibri" w:eastAsia="Times New Roman" w:hAnsi="Calibri" w:cs="Calibri"/>
            <w:color w:val="0000FF"/>
            <w:u w:val="single"/>
            <w:lang w:eastAsia="es-CO"/>
          </w:rPr>
          <w:delText>Enlace al recurso</w:delText>
        </w:r>
        <w:r w:rsidR="00D645B6" w:rsidRPr="008439ED" w:rsidDel="00B902FC">
          <w:rPr>
            <w:rFonts w:ascii="Calibri" w:eastAsia="Times New Roman" w:hAnsi="Calibri" w:cs="Calibri"/>
            <w:color w:val="0000FF"/>
            <w:u w:val="single"/>
            <w:lang w:eastAsia="es-CO"/>
            <w:rPrChange w:id="1923" w:author="LauraPGM" w:date="2025-11-04T16:55:00Z">
              <w:rPr>
                <w:rFonts w:ascii="Calibri" w:eastAsia="Times New Roman" w:hAnsi="Calibri" w:cs="Calibri"/>
                <w:color w:val="0000FF"/>
                <w:u w:val="single"/>
                <w:lang w:eastAsia="es-CO"/>
              </w:rPr>
            </w:rPrChange>
          </w:rPr>
          <w:fldChar w:fldCharType="end"/>
        </w:r>
      </w:del>
    </w:p>
    <w:p w14:paraId="32E00C36" w14:textId="183C97D9" w:rsidR="00E35A55" w:rsidRPr="008439ED" w:rsidRDefault="00950520">
      <w:pPr>
        <w:spacing w:line="360" w:lineRule="auto"/>
        <w:rPr>
          <w:rFonts w:ascii="Calibri" w:eastAsia="Times New Roman" w:hAnsi="Calibri" w:cs="Calibri"/>
          <w:lang w:eastAsia="es-CO"/>
        </w:rPr>
        <w:pPrChange w:id="1924" w:author="LauraPGM" w:date="2025-10-01T09:45:00Z">
          <w:pPr>
            <w:spacing w:line="240" w:lineRule="auto"/>
          </w:pPr>
        </w:pPrChange>
      </w:pPr>
      <w:del w:id="1925" w:author="LauraPGM" w:date="2025-10-01T15:22:00Z">
        <w:r>
          <w:rPr>
            <w:rFonts w:ascii="Calibri" w:eastAsia="Times New Roman" w:hAnsi="Calibri" w:cs="Calibri"/>
            <w:lang w:eastAsia="es-CO"/>
            <w:rPrChange w:id="1926" w:author="LauraPGM" w:date="2025-11-04T16:55:00Z">
              <w:rPr>
                <w:rFonts w:ascii="Calibri" w:eastAsia="Times New Roman" w:hAnsi="Calibri" w:cs="Calibri"/>
                <w:lang w:eastAsia="es-CO"/>
              </w:rPr>
            </w:rPrChange>
          </w:rPr>
          <w:pict w14:anchorId="3DA17082">
            <v:rect id="_x0000_i1026" style="width:0;height:1.5pt" o:hralign="center" o:hrstd="t" o:hr="t" fillcolor="#a0a0a0" stroked="f"/>
          </w:pict>
        </w:r>
      </w:del>
    </w:p>
    <w:p w14:paraId="5841473C" w14:textId="77777777" w:rsidR="00E35A55" w:rsidRPr="008439ED" w:rsidRDefault="00E35A55">
      <w:pPr>
        <w:spacing w:before="100" w:beforeAutospacing="1" w:after="100" w:afterAutospacing="1" w:line="360" w:lineRule="auto"/>
        <w:outlineLvl w:val="1"/>
        <w:rPr>
          <w:rFonts w:ascii="Calibri" w:eastAsia="Times New Roman" w:hAnsi="Calibri" w:cs="Calibri"/>
          <w:b/>
          <w:bCs/>
          <w:lang w:eastAsia="es-CO"/>
        </w:rPr>
        <w:pPrChange w:id="1927" w:author="LauraPGM" w:date="2025-10-01T09:45:00Z">
          <w:pPr>
            <w:spacing w:before="100" w:beforeAutospacing="1" w:after="100" w:afterAutospacing="1" w:line="240" w:lineRule="auto"/>
            <w:outlineLvl w:val="1"/>
          </w:pPr>
        </w:pPrChange>
      </w:pPr>
      <w:r w:rsidRPr="008439ED">
        <w:rPr>
          <w:rFonts w:ascii="Calibri" w:eastAsia="Times New Roman" w:hAnsi="Calibri" w:cs="Calibri"/>
          <w:b/>
          <w:bCs/>
          <w:lang w:eastAsia="es-CO"/>
        </w:rPr>
        <w:t xml:space="preserve">6. </w:t>
      </w:r>
      <w:del w:id="1928" w:author="LauraPGM" w:date="2025-10-01T15:25:00Z">
        <w:r w:rsidRPr="008439ED" w:rsidDel="0035621C">
          <w:rPr>
            <w:rFonts w:ascii="Calibri" w:eastAsia="Times New Roman" w:hAnsi="Calibri" w:cs="Calibri"/>
            <w:b/>
            <w:bCs/>
            <w:lang w:eastAsia="es-CO"/>
          </w:rPr>
          <w:delText xml:space="preserve">Tema 6: </w:delText>
        </w:r>
      </w:del>
      <w:r w:rsidRPr="008439ED">
        <w:rPr>
          <w:rFonts w:ascii="Calibri" w:eastAsia="Times New Roman" w:hAnsi="Calibri" w:cs="Calibri"/>
          <w:b/>
          <w:bCs/>
          <w:lang w:eastAsia="es-CO"/>
        </w:rPr>
        <w:t>Desarrollo de informes técnicos sobre el rendimiento energético y la optimización</w:t>
      </w:r>
    </w:p>
    <w:p w14:paraId="6746A8F4" w14:textId="77777777" w:rsidR="002F5FA5" w:rsidRPr="008439ED" w:rsidRDefault="002F5FA5">
      <w:pPr>
        <w:spacing w:before="100" w:beforeAutospacing="1" w:after="100" w:afterAutospacing="1" w:line="360" w:lineRule="auto"/>
        <w:rPr>
          <w:ins w:id="1929" w:author="LauraPGM" w:date="2025-10-06T22:25:00Z"/>
          <w:rFonts w:ascii="Calibri" w:eastAsia="Times New Roman" w:hAnsi="Calibri" w:cs="Calibri"/>
          <w:lang w:eastAsia="es-CO"/>
          <w:rPrChange w:id="1930" w:author="LauraPGM" w:date="2025-11-04T16:55:00Z">
            <w:rPr>
              <w:ins w:id="1931" w:author="LauraPGM" w:date="2025-10-06T22:25:00Z"/>
              <w:rFonts w:ascii="Times New Roman" w:eastAsia="Times New Roman" w:hAnsi="Times New Roman" w:cs="Times New Roman"/>
              <w:sz w:val="24"/>
              <w:szCs w:val="24"/>
              <w:lang w:eastAsia="es-CO"/>
            </w:rPr>
          </w:rPrChange>
        </w:rPr>
        <w:pPrChange w:id="1932" w:author="LauraPGM" w:date="2025-10-06T22:26:00Z">
          <w:pPr>
            <w:spacing w:before="100" w:beforeAutospacing="1" w:after="100" w:afterAutospacing="1" w:line="240" w:lineRule="auto"/>
          </w:pPr>
        </w:pPrChange>
      </w:pPr>
      <w:ins w:id="1933" w:author="LauraPGM" w:date="2025-10-06T22:25:00Z">
        <w:r w:rsidRPr="008439ED">
          <w:rPr>
            <w:rFonts w:ascii="Calibri" w:eastAsia="Times New Roman" w:hAnsi="Calibri" w:cs="Calibri"/>
            <w:lang w:eastAsia="es-CO"/>
            <w:rPrChange w:id="1934" w:author="LauraPGM" w:date="2025-11-04T16:55:00Z">
              <w:rPr>
                <w:rFonts w:ascii="Times New Roman" w:eastAsia="Times New Roman" w:hAnsi="Times New Roman" w:cs="Times New Roman"/>
                <w:sz w:val="24"/>
                <w:szCs w:val="24"/>
                <w:lang w:eastAsia="es-CO"/>
              </w:rPr>
            </w:rPrChange>
          </w:rPr>
          <w:t xml:space="preserve">El </w:t>
        </w:r>
        <w:r w:rsidRPr="008439ED">
          <w:rPr>
            <w:rFonts w:ascii="Calibri" w:eastAsia="Times New Roman" w:hAnsi="Calibri" w:cs="Calibri"/>
            <w:bCs/>
            <w:lang w:eastAsia="es-CO"/>
            <w:rPrChange w:id="1935" w:author="LauraPGM" w:date="2025-11-04T16:55:00Z">
              <w:rPr>
                <w:rFonts w:ascii="Times New Roman" w:eastAsia="Times New Roman" w:hAnsi="Times New Roman" w:cs="Times New Roman"/>
                <w:b/>
                <w:bCs/>
                <w:sz w:val="24"/>
                <w:szCs w:val="24"/>
                <w:lang w:eastAsia="es-CO"/>
              </w:rPr>
            </w:rPrChange>
          </w:rPr>
          <w:t>informe técnico de rendimiento energético</w:t>
        </w:r>
        <w:r w:rsidRPr="008439ED">
          <w:rPr>
            <w:rFonts w:ascii="Calibri" w:eastAsia="Times New Roman" w:hAnsi="Calibri" w:cs="Calibri"/>
            <w:lang w:eastAsia="es-CO"/>
            <w:rPrChange w:id="1936" w:author="LauraPGM" w:date="2025-11-04T16:55:00Z">
              <w:rPr>
                <w:rFonts w:ascii="Times New Roman" w:eastAsia="Times New Roman" w:hAnsi="Times New Roman" w:cs="Times New Roman"/>
                <w:sz w:val="24"/>
                <w:szCs w:val="24"/>
                <w:lang w:eastAsia="es-CO"/>
              </w:rPr>
            </w:rPrChange>
          </w:rPr>
          <w:t xml:space="preserve"> constituye un componente esencial del </w:t>
        </w:r>
        <w:r w:rsidRPr="008439ED">
          <w:rPr>
            <w:rFonts w:ascii="Calibri" w:eastAsia="Times New Roman" w:hAnsi="Calibri" w:cs="Calibri"/>
            <w:bCs/>
            <w:lang w:eastAsia="es-CO"/>
            <w:rPrChange w:id="1937" w:author="LauraPGM" w:date="2025-11-04T16:55:00Z">
              <w:rPr>
                <w:rFonts w:ascii="Times New Roman" w:eastAsia="Times New Roman" w:hAnsi="Times New Roman" w:cs="Times New Roman"/>
                <w:b/>
                <w:bCs/>
                <w:sz w:val="24"/>
                <w:szCs w:val="24"/>
                <w:lang w:eastAsia="es-CO"/>
              </w:rPr>
            </w:rPrChange>
          </w:rPr>
          <w:t>Sistema de Gestión de la Energía (</w:t>
        </w:r>
        <w:proofErr w:type="spellStart"/>
        <w:r w:rsidRPr="008439ED">
          <w:rPr>
            <w:rFonts w:ascii="Calibri" w:eastAsia="Times New Roman" w:hAnsi="Calibri" w:cs="Calibri"/>
            <w:bCs/>
            <w:lang w:eastAsia="es-CO"/>
            <w:rPrChange w:id="1938" w:author="LauraPGM" w:date="2025-11-04T16:55:00Z">
              <w:rPr>
                <w:rFonts w:ascii="Times New Roman" w:eastAsia="Times New Roman" w:hAnsi="Times New Roman" w:cs="Times New Roman"/>
                <w:b/>
                <w:bCs/>
                <w:sz w:val="24"/>
                <w:szCs w:val="24"/>
                <w:lang w:eastAsia="es-CO"/>
              </w:rPr>
            </w:rPrChange>
          </w:rPr>
          <w:t>SGEn</w:t>
        </w:r>
        <w:proofErr w:type="spellEnd"/>
        <w:r w:rsidRPr="008439ED">
          <w:rPr>
            <w:rFonts w:ascii="Calibri" w:eastAsia="Times New Roman" w:hAnsi="Calibri" w:cs="Calibri"/>
            <w:bCs/>
            <w:lang w:eastAsia="es-CO"/>
            <w:rPrChange w:id="1939" w:author="LauraPGM" w:date="2025-11-04T16:55:00Z">
              <w:rPr>
                <w:rFonts w:ascii="Times New Roman" w:eastAsia="Times New Roman" w:hAnsi="Times New Roman" w:cs="Times New Roman"/>
                <w:b/>
                <w:bCs/>
                <w:sz w:val="24"/>
                <w:szCs w:val="24"/>
                <w:lang w:eastAsia="es-CO"/>
              </w:rPr>
            </w:rPrChange>
          </w:rPr>
          <w:t>)</w:t>
        </w:r>
        <w:r w:rsidRPr="008439ED">
          <w:rPr>
            <w:rFonts w:ascii="Calibri" w:eastAsia="Times New Roman" w:hAnsi="Calibri" w:cs="Calibri"/>
            <w:lang w:eastAsia="es-CO"/>
            <w:rPrChange w:id="1940" w:author="LauraPGM" w:date="2025-11-04T16:55:00Z">
              <w:rPr>
                <w:rFonts w:ascii="Times New Roman" w:eastAsia="Times New Roman" w:hAnsi="Times New Roman" w:cs="Times New Roman"/>
                <w:sz w:val="24"/>
                <w:szCs w:val="24"/>
                <w:lang w:eastAsia="es-CO"/>
              </w:rPr>
            </w:rPrChange>
          </w:rPr>
          <w:t xml:space="preserve">, ya que consolida los resultados derivados de las mediciones, evaluaciones y estrategias aplicadas en el marco de la eficiencia energética. Su propósito principal es </w:t>
        </w:r>
        <w:r w:rsidRPr="008439ED">
          <w:rPr>
            <w:rFonts w:ascii="Calibri" w:eastAsia="Times New Roman" w:hAnsi="Calibri" w:cs="Calibri"/>
            <w:bCs/>
            <w:lang w:eastAsia="es-CO"/>
            <w:rPrChange w:id="1941" w:author="LauraPGM" w:date="2025-11-04T16:55:00Z">
              <w:rPr>
                <w:rFonts w:ascii="Times New Roman" w:eastAsia="Times New Roman" w:hAnsi="Times New Roman" w:cs="Times New Roman"/>
                <w:b/>
                <w:bCs/>
                <w:sz w:val="24"/>
                <w:szCs w:val="24"/>
                <w:lang w:eastAsia="es-CO"/>
              </w:rPr>
            </w:rPrChange>
          </w:rPr>
          <w:t>transformar los datos técnicos en información precisa, clara y comprensible</w:t>
        </w:r>
        <w:r w:rsidRPr="008439ED">
          <w:rPr>
            <w:rFonts w:ascii="Calibri" w:eastAsia="Times New Roman" w:hAnsi="Calibri" w:cs="Calibri"/>
            <w:lang w:eastAsia="es-CO"/>
            <w:rPrChange w:id="1942" w:author="LauraPGM" w:date="2025-11-04T16:55:00Z">
              <w:rPr>
                <w:rFonts w:ascii="Times New Roman" w:eastAsia="Times New Roman" w:hAnsi="Times New Roman" w:cs="Times New Roman"/>
                <w:sz w:val="24"/>
                <w:szCs w:val="24"/>
                <w:lang w:eastAsia="es-CO"/>
              </w:rPr>
            </w:rPrChange>
          </w:rPr>
          <w:t xml:space="preserve">, que facilite la </w:t>
        </w:r>
        <w:r w:rsidRPr="008439ED">
          <w:rPr>
            <w:rFonts w:ascii="Calibri" w:eastAsia="Times New Roman" w:hAnsi="Calibri" w:cs="Calibri"/>
            <w:bCs/>
            <w:lang w:eastAsia="es-CO"/>
            <w:rPrChange w:id="1943" w:author="LauraPGM" w:date="2025-11-04T16:55:00Z">
              <w:rPr>
                <w:rFonts w:ascii="Times New Roman" w:eastAsia="Times New Roman" w:hAnsi="Times New Roman" w:cs="Times New Roman"/>
                <w:b/>
                <w:bCs/>
                <w:sz w:val="24"/>
                <w:szCs w:val="24"/>
                <w:lang w:eastAsia="es-CO"/>
              </w:rPr>
            </w:rPrChange>
          </w:rPr>
          <w:t>toma de decisiones informadas</w:t>
        </w:r>
        <w:r w:rsidRPr="008439ED">
          <w:rPr>
            <w:rFonts w:ascii="Calibri" w:eastAsia="Times New Roman" w:hAnsi="Calibri" w:cs="Calibri"/>
            <w:lang w:eastAsia="es-CO"/>
            <w:rPrChange w:id="1944" w:author="LauraPGM" w:date="2025-11-04T16:55:00Z">
              <w:rPr>
                <w:rFonts w:ascii="Times New Roman" w:eastAsia="Times New Roman" w:hAnsi="Times New Roman" w:cs="Times New Roman"/>
                <w:sz w:val="24"/>
                <w:szCs w:val="24"/>
                <w:lang w:eastAsia="es-CO"/>
              </w:rPr>
            </w:rPrChange>
          </w:rPr>
          <w:t xml:space="preserve"> en los diferentes niveles de la organización.</w:t>
        </w:r>
      </w:ins>
    </w:p>
    <w:p w14:paraId="1CCC9061" w14:textId="77777777" w:rsidR="002F5FA5" w:rsidRPr="008439ED" w:rsidRDefault="002F5FA5">
      <w:pPr>
        <w:spacing w:before="100" w:beforeAutospacing="1" w:after="100" w:afterAutospacing="1" w:line="360" w:lineRule="auto"/>
        <w:rPr>
          <w:ins w:id="1945" w:author="LauraPGM" w:date="2025-10-06T22:25:00Z"/>
          <w:rFonts w:ascii="Calibri" w:eastAsia="Times New Roman" w:hAnsi="Calibri" w:cs="Calibri"/>
          <w:lang w:eastAsia="es-CO"/>
          <w:rPrChange w:id="1946" w:author="LauraPGM" w:date="2025-11-04T16:55:00Z">
            <w:rPr>
              <w:ins w:id="1947" w:author="LauraPGM" w:date="2025-10-06T22:25:00Z"/>
              <w:rFonts w:ascii="Times New Roman" w:eastAsia="Times New Roman" w:hAnsi="Times New Roman" w:cs="Times New Roman"/>
              <w:sz w:val="24"/>
              <w:szCs w:val="24"/>
              <w:lang w:eastAsia="es-CO"/>
            </w:rPr>
          </w:rPrChange>
        </w:rPr>
        <w:pPrChange w:id="1948" w:author="LauraPGM" w:date="2025-10-06T22:26:00Z">
          <w:pPr>
            <w:spacing w:before="100" w:beforeAutospacing="1" w:after="100" w:afterAutospacing="1" w:line="240" w:lineRule="auto"/>
          </w:pPr>
        </w:pPrChange>
      </w:pPr>
      <w:ins w:id="1949" w:author="LauraPGM" w:date="2025-10-06T22:25:00Z">
        <w:r w:rsidRPr="008439ED">
          <w:rPr>
            <w:rFonts w:ascii="Calibri" w:eastAsia="Times New Roman" w:hAnsi="Calibri" w:cs="Calibri"/>
            <w:lang w:eastAsia="es-CO"/>
            <w:rPrChange w:id="1950" w:author="LauraPGM" w:date="2025-11-04T16:55:00Z">
              <w:rPr>
                <w:rFonts w:ascii="Times New Roman" w:eastAsia="Times New Roman" w:hAnsi="Times New Roman" w:cs="Times New Roman"/>
                <w:sz w:val="24"/>
                <w:szCs w:val="24"/>
                <w:lang w:eastAsia="es-CO"/>
              </w:rPr>
            </w:rPrChange>
          </w:rPr>
          <w:t xml:space="preserve">Estos informes integran el trabajo realizado en las etapas previas del proceso, que abarcan la </w:t>
        </w:r>
        <w:r w:rsidRPr="008439ED">
          <w:rPr>
            <w:rFonts w:ascii="Calibri" w:eastAsia="Times New Roman" w:hAnsi="Calibri" w:cs="Calibri"/>
            <w:bCs/>
            <w:lang w:eastAsia="es-CO"/>
            <w:rPrChange w:id="1951" w:author="LauraPGM" w:date="2025-11-04T16:55:00Z">
              <w:rPr>
                <w:rFonts w:ascii="Times New Roman" w:eastAsia="Times New Roman" w:hAnsi="Times New Roman" w:cs="Times New Roman"/>
                <w:b/>
                <w:bCs/>
                <w:sz w:val="24"/>
                <w:szCs w:val="24"/>
                <w:lang w:eastAsia="es-CO"/>
              </w:rPr>
            </w:rPrChange>
          </w:rPr>
          <w:t>recopilación de datos energéticos confiables</w:t>
        </w:r>
        <w:r w:rsidRPr="008439ED">
          <w:rPr>
            <w:rFonts w:ascii="Calibri" w:eastAsia="Times New Roman" w:hAnsi="Calibri" w:cs="Calibri"/>
            <w:lang w:eastAsia="es-CO"/>
            <w:rPrChange w:id="1952" w:author="LauraPGM" w:date="2025-11-04T16:55:00Z">
              <w:rPr>
                <w:rFonts w:ascii="Times New Roman" w:eastAsia="Times New Roman" w:hAnsi="Times New Roman" w:cs="Times New Roman"/>
                <w:sz w:val="24"/>
                <w:szCs w:val="24"/>
                <w:lang w:eastAsia="es-CO"/>
              </w:rPr>
            </w:rPrChange>
          </w:rPr>
          <w:t xml:space="preserve">, el </w:t>
        </w:r>
        <w:r w:rsidRPr="008439ED">
          <w:rPr>
            <w:rFonts w:ascii="Calibri" w:eastAsia="Times New Roman" w:hAnsi="Calibri" w:cs="Calibri"/>
            <w:bCs/>
            <w:lang w:eastAsia="es-CO"/>
            <w:rPrChange w:id="1953" w:author="LauraPGM" w:date="2025-11-04T16:55:00Z">
              <w:rPr>
                <w:rFonts w:ascii="Times New Roman" w:eastAsia="Times New Roman" w:hAnsi="Times New Roman" w:cs="Times New Roman"/>
                <w:b/>
                <w:bCs/>
                <w:sz w:val="24"/>
                <w:szCs w:val="24"/>
                <w:lang w:eastAsia="es-CO"/>
              </w:rPr>
            </w:rPrChange>
          </w:rPr>
          <w:t>cálculo de los Indicadores de Desempeño Energético (IDEs)</w:t>
        </w:r>
        <w:r w:rsidRPr="008439ED">
          <w:rPr>
            <w:rFonts w:ascii="Calibri" w:eastAsia="Times New Roman" w:hAnsi="Calibri" w:cs="Calibri"/>
            <w:lang w:eastAsia="es-CO"/>
            <w:rPrChange w:id="1954" w:author="LauraPGM" w:date="2025-11-04T16:55:00Z">
              <w:rPr>
                <w:rFonts w:ascii="Times New Roman" w:eastAsia="Times New Roman" w:hAnsi="Times New Roman" w:cs="Times New Roman"/>
                <w:sz w:val="24"/>
                <w:szCs w:val="24"/>
                <w:lang w:eastAsia="es-CO"/>
              </w:rPr>
            </w:rPrChange>
          </w:rPr>
          <w:t xml:space="preserve">, el </w:t>
        </w:r>
        <w:r w:rsidRPr="008439ED">
          <w:rPr>
            <w:rFonts w:ascii="Calibri" w:eastAsia="Times New Roman" w:hAnsi="Calibri" w:cs="Calibri"/>
            <w:bCs/>
            <w:lang w:eastAsia="es-CO"/>
            <w:rPrChange w:id="1955" w:author="LauraPGM" w:date="2025-11-04T16:55:00Z">
              <w:rPr>
                <w:rFonts w:ascii="Times New Roman" w:eastAsia="Times New Roman" w:hAnsi="Times New Roman" w:cs="Times New Roman"/>
                <w:b/>
                <w:bCs/>
                <w:sz w:val="24"/>
                <w:szCs w:val="24"/>
                <w:lang w:eastAsia="es-CO"/>
              </w:rPr>
            </w:rPrChange>
          </w:rPr>
          <w:t>establecimiento de Líneas Base Energéticas (LBE)</w:t>
        </w:r>
        <w:r w:rsidRPr="008439ED">
          <w:rPr>
            <w:rFonts w:ascii="Calibri" w:eastAsia="Times New Roman" w:hAnsi="Calibri" w:cs="Calibri"/>
            <w:lang w:eastAsia="es-CO"/>
            <w:rPrChange w:id="1956" w:author="LauraPGM" w:date="2025-11-04T16:55:00Z">
              <w:rPr>
                <w:rFonts w:ascii="Times New Roman" w:eastAsia="Times New Roman" w:hAnsi="Times New Roman" w:cs="Times New Roman"/>
                <w:sz w:val="24"/>
                <w:szCs w:val="24"/>
                <w:lang w:eastAsia="es-CO"/>
              </w:rPr>
            </w:rPrChange>
          </w:rPr>
          <w:t xml:space="preserve"> y la </w:t>
        </w:r>
        <w:r w:rsidRPr="008439ED">
          <w:rPr>
            <w:rFonts w:ascii="Calibri" w:eastAsia="Times New Roman" w:hAnsi="Calibri" w:cs="Calibri"/>
            <w:bCs/>
            <w:lang w:eastAsia="es-CO"/>
            <w:rPrChange w:id="1957" w:author="LauraPGM" w:date="2025-11-04T16:55:00Z">
              <w:rPr>
                <w:rFonts w:ascii="Times New Roman" w:eastAsia="Times New Roman" w:hAnsi="Times New Roman" w:cs="Times New Roman"/>
                <w:b/>
                <w:bCs/>
                <w:sz w:val="24"/>
                <w:szCs w:val="24"/>
                <w:lang w:eastAsia="es-CO"/>
              </w:rPr>
            </w:rPrChange>
          </w:rPr>
          <w:t>identificación de oportunidades de mejora y optimización</w:t>
        </w:r>
        <w:r w:rsidRPr="008439ED">
          <w:rPr>
            <w:rFonts w:ascii="Calibri" w:eastAsia="Times New Roman" w:hAnsi="Calibri" w:cs="Calibri"/>
            <w:lang w:eastAsia="es-CO"/>
            <w:rPrChange w:id="1958" w:author="LauraPGM" w:date="2025-11-04T16:55:00Z">
              <w:rPr>
                <w:rFonts w:ascii="Times New Roman" w:eastAsia="Times New Roman" w:hAnsi="Times New Roman" w:cs="Times New Roman"/>
                <w:sz w:val="24"/>
                <w:szCs w:val="24"/>
                <w:lang w:eastAsia="es-CO"/>
              </w:rPr>
            </w:rPrChange>
          </w:rPr>
          <w:t xml:space="preserve">. Así, los resultados cuantitativos se complementan con un </w:t>
        </w:r>
        <w:r w:rsidRPr="008439ED">
          <w:rPr>
            <w:rFonts w:ascii="Calibri" w:eastAsia="Times New Roman" w:hAnsi="Calibri" w:cs="Calibri"/>
            <w:bCs/>
            <w:lang w:eastAsia="es-CO"/>
            <w:rPrChange w:id="1959" w:author="LauraPGM" w:date="2025-11-04T16:55:00Z">
              <w:rPr>
                <w:rFonts w:ascii="Times New Roman" w:eastAsia="Times New Roman" w:hAnsi="Times New Roman" w:cs="Times New Roman"/>
                <w:b/>
                <w:bCs/>
                <w:sz w:val="24"/>
                <w:szCs w:val="24"/>
                <w:lang w:eastAsia="es-CO"/>
              </w:rPr>
            </w:rPrChange>
          </w:rPr>
          <w:t>análisis cualitativo</w:t>
        </w:r>
        <w:r w:rsidRPr="008439ED">
          <w:rPr>
            <w:rFonts w:ascii="Calibri" w:eastAsia="Times New Roman" w:hAnsi="Calibri" w:cs="Calibri"/>
            <w:lang w:eastAsia="es-CO"/>
            <w:rPrChange w:id="1960" w:author="LauraPGM" w:date="2025-11-04T16:55:00Z">
              <w:rPr>
                <w:rFonts w:ascii="Times New Roman" w:eastAsia="Times New Roman" w:hAnsi="Times New Roman" w:cs="Times New Roman"/>
                <w:sz w:val="24"/>
                <w:szCs w:val="24"/>
                <w:lang w:eastAsia="es-CO"/>
              </w:rPr>
            </w:rPrChange>
          </w:rPr>
          <w:t xml:space="preserve"> que permite interpretar tendencias, variaciones, causas y posibles acciones correctivas o preventivas.</w:t>
        </w:r>
      </w:ins>
    </w:p>
    <w:p w14:paraId="6ECB96C0" w14:textId="77777777" w:rsidR="002F5FA5" w:rsidRPr="008439ED" w:rsidRDefault="002F5FA5">
      <w:pPr>
        <w:spacing w:before="100" w:beforeAutospacing="1" w:after="100" w:afterAutospacing="1" w:line="360" w:lineRule="auto"/>
        <w:rPr>
          <w:ins w:id="1961" w:author="LauraPGM" w:date="2025-10-06T22:25:00Z"/>
          <w:rFonts w:ascii="Calibri" w:eastAsia="Times New Roman" w:hAnsi="Calibri" w:cs="Calibri"/>
          <w:lang w:eastAsia="es-CO"/>
          <w:rPrChange w:id="1962" w:author="LauraPGM" w:date="2025-11-04T16:55:00Z">
            <w:rPr>
              <w:ins w:id="1963" w:author="LauraPGM" w:date="2025-10-06T22:25:00Z"/>
              <w:rFonts w:ascii="Times New Roman" w:eastAsia="Times New Roman" w:hAnsi="Times New Roman" w:cs="Times New Roman"/>
              <w:sz w:val="24"/>
              <w:szCs w:val="24"/>
              <w:lang w:eastAsia="es-CO"/>
            </w:rPr>
          </w:rPrChange>
        </w:rPr>
        <w:pPrChange w:id="1964" w:author="LauraPGM" w:date="2025-10-06T22:26:00Z">
          <w:pPr>
            <w:spacing w:before="100" w:beforeAutospacing="1" w:after="100" w:afterAutospacing="1" w:line="240" w:lineRule="auto"/>
          </w:pPr>
        </w:pPrChange>
      </w:pPr>
      <w:ins w:id="1965" w:author="LauraPGM" w:date="2025-10-06T22:25:00Z">
        <w:r w:rsidRPr="008439ED">
          <w:rPr>
            <w:rFonts w:ascii="Calibri" w:eastAsia="Times New Roman" w:hAnsi="Calibri" w:cs="Calibri"/>
            <w:lang w:eastAsia="es-CO"/>
            <w:rPrChange w:id="1966" w:author="LauraPGM" w:date="2025-11-04T16:55:00Z">
              <w:rPr>
                <w:rFonts w:ascii="Times New Roman" w:eastAsia="Times New Roman" w:hAnsi="Times New Roman" w:cs="Times New Roman"/>
                <w:sz w:val="24"/>
                <w:szCs w:val="24"/>
                <w:lang w:eastAsia="es-CO"/>
              </w:rPr>
            </w:rPrChange>
          </w:rPr>
          <w:t xml:space="preserve">Un informe técnico bien estructurado debe lograr un equilibrio entre el </w:t>
        </w:r>
        <w:r w:rsidRPr="008439ED">
          <w:rPr>
            <w:rFonts w:ascii="Calibri" w:eastAsia="Times New Roman" w:hAnsi="Calibri" w:cs="Calibri"/>
            <w:bCs/>
            <w:lang w:eastAsia="es-CO"/>
            <w:rPrChange w:id="1967" w:author="LauraPGM" w:date="2025-11-04T16:55:00Z">
              <w:rPr>
                <w:rFonts w:ascii="Times New Roman" w:eastAsia="Times New Roman" w:hAnsi="Times New Roman" w:cs="Times New Roman"/>
                <w:b/>
                <w:bCs/>
                <w:sz w:val="24"/>
                <w:szCs w:val="24"/>
                <w:lang w:eastAsia="es-CO"/>
              </w:rPr>
            </w:rPrChange>
          </w:rPr>
          <w:t>rigor analítico y la claridad comunicativa</w:t>
        </w:r>
        <w:r w:rsidRPr="008439ED">
          <w:rPr>
            <w:rFonts w:ascii="Calibri" w:eastAsia="Times New Roman" w:hAnsi="Calibri" w:cs="Calibri"/>
            <w:lang w:eastAsia="es-CO"/>
            <w:rPrChange w:id="1968" w:author="LauraPGM" w:date="2025-11-04T16:55:00Z">
              <w:rPr>
                <w:rFonts w:ascii="Times New Roman" w:eastAsia="Times New Roman" w:hAnsi="Times New Roman" w:cs="Times New Roman"/>
                <w:sz w:val="24"/>
                <w:szCs w:val="24"/>
                <w:lang w:eastAsia="es-CO"/>
              </w:rPr>
            </w:rPrChange>
          </w:rPr>
          <w:t>. Para tal fin, se recomienda incluir los siguientes apartados:</w:t>
        </w:r>
      </w:ins>
    </w:p>
    <w:p w14:paraId="136348D3" w14:textId="77777777" w:rsidR="002F5FA5" w:rsidRPr="008439ED" w:rsidRDefault="002F5FA5">
      <w:pPr>
        <w:numPr>
          <w:ilvl w:val="0"/>
          <w:numId w:val="188"/>
        </w:numPr>
        <w:spacing w:before="100" w:beforeAutospacing="1" w:after="100" w:afterAutospacing="1" w:line="360" w:lineRule="auto"/>
        <w:rPr>
          <w:ins w:id="1969" w:author="LauraPGM" w:date="2025-10-06T22:25:00Z"/>
          <w:rFonts w:ascii="Calibri" w:eastAsia="Times New Roman" w:hAnsi="Calibri" w:cs="Calibri"/>
          <w:lang w:eastAsia="es-CO"/>
          <w:rPrChange w:id="1970" w:author="LauraPGM" w:date="2025-11-04T16:55:00Z">
            <w:rPr>
              <w:ins w:id="1971" w:author="LauraPGM" w:date="2025-10-06T22:25:00Z"/>
              <w:rFonts w:ascii="Times New Roman" w:eastAsia="Times New Roman" w:hAnsi="Times New Roman" w:cs="Times New Roman"/>
              <w:sz w:val="24"/>
              <w:szCs w:val="24"/>
              <w:lang w:eastAsia="es-CO"/>
            </w:rPr>
          </w:rPrChange>
        </w:rPr>
        <w:pPrChange w:id="1972" w:author="LauraPGM" w:date="2025-10-06T22:26:00Z">
          <w:pPr>
            <w:numPr>
              <w:numId w:val="188"/>
            </w:numPr>
            <w:tabs>
              <w:tab w:val="num" w:pos="720"/>
            </w:tabs>
            <w:spacing w:before="100" w:beforeAutospacing="1" w:after="100" w:afterAutospacing="1" w:line="240" w:lineRule="auto"/>
            <w:ind w:left="720" w:hanging="360"/>
          </w:pPr>
        </w:pPrChange>
      </w:pPr>
      <w:ins w:id="1973" w:author="LauraPGM" w:date="2025-10-06T22:25:00Z">
        <w:r w:rsidRPr="008439ED">
          <w:rPr>
            <w:rFonts w:ascii="Calibri" w:eastAsia="Times New Roman" w:hAnsi="Calibri" w:cs="Calibri"/>
            <w:b/>
            <w:bCs/>
            <w:lang w:eastAsia="es-CO"/>
            <w:rPrChange w:id="1974" w:author="LauraPGM" w:date="2025-11-04T16:55:00Z">
              <w:rPr>
                <w:rFonts w:ascii="Times New Roman" w:eastAsia="Times New Roman" w:hAnsi="Times New Roman" w:cs="Times New Roman"/>
                <w:b/>
                <w:bCs/>
                <w:sz w:val="24"/>
                <w:szCs w:val="24"/>
                <w:lang w:eastAsia="es-CO"/>
              </w:rPr>
            </w:rPrChange>
          </w:rPr>
          <w:t>Resumen ejecutivo:</w:t>
        </w:r>
        <w:r w:rsidRPr="008439ED">
          <w:rPr>
            <w:rFonts w:ascii="Calibri" w:eastAsia="Times New Roman" w:hAnsi="Calibri" w:cs="Calibri"/>
            <w:lang w:eastAsia="es-CO"/>
            <w:rPrChange w:id="1975" w:author="LauraPGM" w:date="2025-11-04T16:55:00Z">
              <w:rPr>
                <w:rFonts w:ascii="Times New Roman" w:eastAsia="Times New Roman" w:hAnsi="Times New Roman" w:cs="Times New Roman"/>
                <w:sz w:val="24"/>
                <w:szCs w:val="24"/>
                <w:lang w:eastAsia="es-CO"/>
              </w:rPr>
            </w:rPrChange>
          </w:rPr>
          <w:t xml:space="preserve"> síntesis de los hallazgos, conclusiones y recomendaciones principales.</w:t>
        </w:r>
      </w:ins>
    </w:p>
    <w:p w14:paraId="62ED90E8" w14:textId="77777777" w:rsidR="002F5FA5" w:rsidRPr="008439ED" w:rsidRDefault="002F5FA5">
      <w:pPr>
        <w:numPr>
          <w:ilvl w:val="0"/>
          <w:numId w:val="188"/>
        </w:numPr>
        <w:spacing w:before="100" w:beforeAutospacing="1" w:after="100" w:afterAutospacing="1" w:line="360" w:lineRule="auto"/>
        <w:rPr>
          <w:ins w:id="1976" w:author="LauraPGM" w:date="2025-10-06T22:25:00Z"/>
          <w:rFonts w:ascii="Calibri" w:eastAsia="Times New Roman" w:hAnsi="Calibri" w:cs="Calibri"/>
          <w:lang w:eastAsia="es-CO"/>
          <w:rPrChange w:id="1977" w:author="LauraPGM" w:date="2025-11-04T16:55:00Z">
            <w:rPr>
              <w:ins w:id="1978" w:author="LauraPGM" w:date="2025-10-06T22:25:00Z"/>
              <w:rFonts w:ascii="Times New Roman" w:eastAsia="Times New Roman" w:hAnsi="Times New Roman" w:cs="Times New Roman"/>
              <w:sz w:val="24"/>
              <w:szCs w:val="24"/>
              <w:lang w:eastAsia="es-CO"/>
            </w:rPr>
          </w:rPrChange>
        </w:rPr>
        <w:pPrChange w:id="1979" w:author="LauraPGM" w:date="2025-10-06T22:26:00Z">
          <w:pPr>
            <w:numPr>
              <w:numId w:val="188"/>
            </w:numPr>
            <w:tabs>
              <w:tab w:val="num" w:pos="720"/>
            </w:tabs>
            <w:spacing w:before="100" w:beforeAutospacing="1" w:after="100" w:afterAutospacing="1" w:line="240" w:lineRule="auto"/>
            <w:ind w:left="720" w:hanging="360"/>
          </w:pPr>
        </w:pPrChange>
      </w:pPr>
      <w:ins w:id="1980" w:author="LauraPGM" w:date="2025-10-06T22:25:00Z">
        <w:r w:rsidRPr="008439ED">
          <w:rPr>
            <w:rFonts w:ascii="Calibri" w:eastAsia="Times New Roman" w:hAnsi="Calibri" w:cs="Calibri"/>
            <w:b/>
            <w:bCs/>
            <w:lang w:eastAsia="es-CO"/>
            <w:rPrChange w:id="1981" w:author="LauraPGM" w:date="2025-11-04T16:55:00Z">
              <w:rPr>
                <w:rFonts w:ascii="Times New Roman" w:eastAsia="Times New Roman" w:hAnsi="Times New Roman" w:cs="Times New Roman"/>
                <w:b/>
                <w:bCs/>
                <w:sz w:val="24"/>
                <w:szCs w:val="24"/>
                <w:lang w:eastAsia="es-CO"/>
              </w:rPr>
            </w:rPrChange>
          </w:rPr>
          <w:t>Metodología:</w:t>
        </w:r>
        <w:r w:rsidRPr="008439ED">
          <w:rPr>
            <w:rFonts w:ascii="Calibri" w:eastAsia="Times New Roman" w:hAnsi="Calibri" w:cs="Calibri"/>
            <w:lang w:eastAsia="es-CO"/>
            <w:rPrChange w:id="1982" w:author="LauraPGM" w:date="2025-11-04T16:55:00Z">
              <w:rPr>
                <w:rFonts w:ascii="Times New Roman" w:eastAsia="Times New Roman" w:hAnsi="Times New Roman" w:cs="Times New Roman"/>
                <w:sz w:val="24"/>
                <w:szCs w:val="24"/>
                <w:lang w:eastAsia="es-CO"/>
              </w:rPr>
            </w:rPrChange>
          </w:rPr>
          <w:t xml:space="preserve"> descripción de los procedimientos de medición, herramientas empleadas y fuentes de datos.</w:t>
        </w:r>
      </w:ins>
    </w:p>
    <w:p w14:paraId="4EDCEE58" w14:textId="77777777" w:rsidR="002F5FA5" w:rsidRPr="008439ED" w:rsidRDefault="002F5FA5">
      <w:pPr>
        <w:numPr>
          <w:ilvl w:val="0"/>
          <w:numId w:val="188"/>
        </w:numPr>
        <w:spacing w:before="100" w:beforeAutospacing="1" w:after="100" w:afterAutospacing="1" w:line="360" w:lineRule="auto"/>
        <w:rPr>
          <w:ins w:id="1983" w:author="LauraPGM" w:date="2025-10-06T22:25:00Z"/>
          <w:rFonts w:ascii="Calibri" w:eastAsia="Times New Roman" w:hAnsi="Calibri" w:cs="Calibri"/>
          <w:lang w:eastAsia="es-CO"/>
          <w:rPrChange w:id="1984" w:author="LauraPGM" w:date="2025-11-04T16:55:00Z">
            <w:rPr>
              <w:ins w:id="1985" w:author="LauraPGM" w:date="2025-10-06T22:25:00Z"/>
              <w:rFonts w:ascii="Times New Roman" w:eastAsia="Times New Roman" w:hAnsi="Times New Roman" w:cs="Times New Roman"/>
              <w:sz w:val="24"/>
              <w:szCs w:val="24"/>
              <w:lang w:eastAsia="es-CO"/>
            </w:rPr>
          </w:rPrChange>
        </w:rPr>
        <w:pPrChange w:id="1986" w:author="LauraPGM" w:date="2025-10-06T22:26:00Z">
          <w:pPr>
            <w:numPr>
              <w:numId w:val="188"/>
            </w:numPr>
            <w:tabs>
              <w:tab w:val="num" w:pos="720"/>
            </w:tabs>
            <w:spacing w:before="100" w:beforeAutospacing="1" w:after="100" w:afterAutospacing="1" w:line="240" w:lineRule="auto"/>
            <w:ind w:left="720" w:hanging="360"/>
          </w:pPr>
        </w:pPrChange>
      </w:pPr>
      <w:ins w:id="1987" w:author="LauraPGM" w:date="2025-10-06T22:25:00Z">
        <w:r w:rsidRPr="008439ED">
          <w:rPr>
            <w:rFonts w:ascii="Calibri" w:eastAsia="Times New Roman" w:hAnsi="Calibri" w:cs="Calibri"/>
            <w:b/>
            <w:bCs/>
            <w:lang w:eastAsia="es-CO"/>
            <w:rPrChange w:id="1988" w:author="LauraPGM" w:date="2025-11-04T16:55:00Z">
              <w:rPr>
                <w:rFonts w:ascii="Times New Roman" w:eastAsia="Times New Roman" w:hAnsi="Times New Roman" w:cs="Times New Roman"/>
                <w:b/>
                <w:bCs/>
                <w:sz w:val="24"/>
                <w:szCs w:val="24"/>
                <w:lang w:eastAsia="es-CO"/>
              </w:rPr>
            </w:rPrChange>
          </w:rPr>
          <w:lastRenderedPageBreak/>
          <w:t>Resultados energéticos:</w:t>
        </w:r>
        <w:r w:rsidRPr="008439ED">
          <w:rPr>
            <w:rFonts w:ascii="Calibri" w:eastAsia="Times New Roman" w:hAnsi="Calibri" w:cs="Calibri"/>
            <w:lang w:eastAsia="es-CO"/>
            <w:rPrChange w:id="1989" w:author="LauraPGM" w:date="2025-11-04T16:55:00Z">
              <w:rPr>
                <w:rFonts w:ascii="Times New Roman" w:eastAsia="Times New Roman" w:hAnsi="Times New Roman" w:cs="Times New Roman"/>
                <w:sz w:val="24"/>
                <w:szCs w:val="24"/>
                <w:lang w:eastAsia="es-CO"/>
              </w:rPr>
            </w:rPrChange>
          </w:rPr>
          <w:t xml:space="preserve"> presentación de los IDEs, comparación con la LBE y evolución temporal del consumo.</w:t>
        </w:r>
      </w:ins>
    </w:p>
    <w:p w14:paraId="0CB08C8D" w14:textId="77777777" w:rsidR="002F5FA5" w:rsidRPr="008439ED" w:rsidRDefault="002F5FA5">
      <w:pPr>
        <w:numPr>
          <w:ilvl w:val="0"/>
          <w:numId w:val="188"/>
        </w:numPr>
        <w:spacing w:before="100" w:beforeAutospacing="1" w:after="100" w:afterAutospacing="1" w:line="360" w:lineRule="auto"/>
        <w:rPr>
          <w:ins w:id="1990" w:author="LauraPGM" w:date="2025-10-06T22:25:00Z"/>
          <w:rFonts w:ascii="Calibri" w:eastAsia="Times New Roman" w:hAnsi="Calibri" w:cs="Calibri"/>
          <w:lang w:eastAsia="es-CO"/>
          <w:rPrChange w:id="1991" w:author="LauraPGM" w:date="2025-11-04T16:55:00Z">
            <w:rPr>
              <w:ins w:id="1992" w:author="LauraPGM" w:date="2025-10-06T22:25:00Z"/>
              <w:rFonts w:ascii="Times New Roman" w:eastAsia="Times New Roman" w:hAnsi="Times New Roman" w:cs="Times New Roman"/>
              <w:sz w:val="24"/>
              <w:szCs w:val="24"/>
              <w:lang w:eastAsia="es-CO"/>
            </w:rPr>
          </w:rPrChange>
        </w:rPr>
        <w:pPrChange w:id="1993" w:author="LauraPGM" w:date="2025-10-06T22:26:00Z">
          <w:pPr>
            <w:numPr>
              <w:numId w:val="188"/>
            </w:numPr>
            <w:tabs>
              <w:tab w:val="num" w:pos="720"/>
            </w:tabs>
            <w:spacing w:before="100" w:beforeAutospacing="1" w:after="100" w:afterAutospacing="1" w:line="240" w:lineRule="auto"/>
            <w:ind w:left="720" w:hanging="360"/>
          </w:pPr>
        </w:pPrChange>
      </w:pPr>
      <w:ins w:id="1994" w:author="LauraPGM" w:date="2025-10-06T22:25:00Z">
        <w:r w:rsidRPr="008439ED">
          <w:rPr>
            <w:rFonts w:ascii="Calibri" w:eastAsia="Times New Roman" w:hAnsi="Calibri" w:cs="Calibri"/>
            <w:b/>
            <w:bCs/>
            <w:lang w:eastAsia="es-CO"/>
            <w:rPrChange w:id="1995" w:author="LauraPGM" w:date="2025-11-04T16:55:00Z">
              <w:rPr>
                <w:rFonts w:ascii="Times New Roman" w:eastAsia="Times New Roman" w:hAnsi="Times New Roman" w:cs="Times New Roman"/>
                <w:b/>
                <w:bCs/>
                <w:sz w:val="24"/>
                <w:szCs w:val="24"/>
                <w:lang w:eastAsia="es-CO"/>
              </w:rPr>
            </w:rPrChange>
          </w:rPr>
          <w:t>Análisis de desempeño:</w:t>
        </w:r>
        <w:r w:rsidRPr="008439ED">
          <w:rPr>
            <w:rFonts w:ascii="Calibri" w:eastAsia="Times New Roman" w:hAnsi="Calibri" w:cs="Calibri"/>
            <w:lang w:eastAsia="es-CO"/>
            <w:rPrChange w:id="1996" w:author="LauraPGM" w:date="2025-11-04T16:55:00Z">
              <w:rPr>
                <w:rFonts w:ascii="Times New Roman" w:eastAsia="Times New Roman" w:hAnsi="Times New Roman" w:cs="Times New Roman"/>
                <w:sz w:val="24"/>
                <w:szCs w:val="24"/>
                <w:lang w:eastAsia="es-CO"/>
              </w:rPr>
            </w:rPrChange>
          </w:rPr>
          <w:t xml:space="preserve"> interpretación de resultados, identificación de variaciones significativas y evaluación del cumplimiento de metas.</w:t>
        </w:r>
      </w:ins>
    </w:p>
    <w:p w14:paraId="6C0CA3E2" w14:textId="77777777" w:rsidR="002F5FA5" w:rsidRPr="008439ED" w:rsidRDefault="002F5FA5">
      <w:pPr>
        <w:numPr>
          <w:ilvl w:val="0"/>
          <w:numId w:val="188"/>
        </w:numPr>
        <w:spacing w:before="100" w:beforeAutospacing="1" w:after="100" w:afterAutospacing="1" w:line="360" w:lineRule="auto"/>
        <w:rPr>
          <w:ins w:id="1997" w:author="LauraPGM" w:date="2025-10-06T22:25:00Z"/>
          <w:rFonts w:ascii="Calibri" w:eastAsia="Times New Roman" w:hAnsi="Calibri" w:cs="Calibri"/>
          <w:lang w:eastAsia="es-CO"/>
          <w:rPrChange w:id="1998" w:author="LauraPGM" w:date="2025-11-04T16:55:00Z">
            <w:rPr>
              <w:ins w:id="1999" w:author="LauraPGM" w:date="2025-10-06T22:25:00Z"/>
              <w:rFonts w:ascii="Times New Roman" w:eastAsia="Times New Roman" w:hAnsi="Times New Roman" w:cs="Times New Roman"/>
              <w:sz w:val="24"/>
              <w:szCs w:val="24"/>
              <w:lang w:eastAsia="es-CO"/>
            </w:rPr>
          </w:rPrChange>
        </w:rPr>
        <w:pPrChange w:id="2000" w:author="LauraPGM" w:date="2025-10-06T22:26:00Z">
          <w:pPr>
            <w:numPr>
              <w:numId w:val="188"/>
            </w:numPr>
            <w:tabs>
              <w:tab w:val="num" w:pos="720"/>
            </w:tabs>
            <w:spacing w:before="100" w:beforeAutospacing="1" w:after="100" w:afterAutospacing="1" w:line="240" w:lineRule="auto"/>
            <w:ind w:left="720" w:hanging="360"/>
          </w:pPr>
        </w:pPrChange>
      </w:pPr>
      <w:ins w:id="2001" w:author="LauraPGM" w:date="2025-10-06T22:25:00Z">
        <w:r w:rsidRPr="008439ED">
          <w:rPr>
            <w:rFonts w:ascii="Calibri" w:eastAsia="Times New Roman" w:hAnsi="Calibri" w:cs="Calibri"/>
            <w:b/>
            <w:bCs/>
            <w:lang w:eastAsia="es-CO"/>
            <w:rPrChange w:id="2002" w:author="LauraPGM" w:date="2025-11-04T16:55:00Z">
              <w:rPr>
                <w:rFonts w:ascii="Times New Roman" w:eastAsia="Times New Roman" w:hAnsi="Times New Roman" w:cs="Times New Roman"/>
                <w:b/>
                <w:bCs/>
                <w:sz w:val="24"/>
                <w:szCs w:val="24"/>
                <w:lang w:eastAsia="es-CO"/>
              </w:rPr>
            </w:rPrChange>
          </w:rPr>
          <w:t>Propuestas de optimización:</w:t>
        </w:r>
        <w:r w:rsidRPr="008439ED">
          <w:rPr>
            <w:rFonts w:ascii="Calibri" w:eastAsia="Times New Roman" w:hAnsi="Calibri" w:cs="Calibri"/>
            <w:lang w:eastAsia="es-CO"/>
            <w:rPrChange w:id="2003" w:author="LauraPGM" w:date="2025-11-04T16:55:00Z">
              <w:rPr>
                <w:rFonts w:ascii="Times New Roman" w:eastAsia="Times New Roman" w:hAnsi="Times New Roman" w:cs="Times New Roman"/>
                <w:sz w:val="24"/>
                <w:szCs w:val="24"/>
                <w:lang w:eastAsia="es-CO"/>
              </w:rPr>
            </w:rPrChange>
          </w:rPr>
          <w:t xml:space="preserve"> acciones técnicas y de gestión dirigidas a mejorar la eficiencia energética y reducir el impacto ambiental.</w:t>
        </w:r>
      </w:ins>
    </w:p>
    <w:p w14:paraId="3BF80AD1" w14:textId="77777777" w:rsidR="002F5FA5" w:rsidRPr="008439ED" w:rsidRDefault="002F5FA5">
      <w:pPr>
        <w:numPr>
          <w:ilvl w:val="0"/>
          <w:numId w:val="188"/>
        </w:numPr>
        <w:spacing w:before="100" w:beforeAutospacing="1" w:after="100" w:afterAutospacing="1" w:line="360" w:lineRule="auto"/>
        <w:rPr>
          <w:ins w:id="2004" w:author="LauraPGM" w:date="2025-10-06T22:25:00Z"/>
          <w:rFonts w:ascii="Calibri" w:eastAsia="Times New Roman" w:hAnsi="Calibri" w:cs="Calibri"/>
          <w:lang w:eastAsia="es-CO"/>
          <w:rPrChange w:id="2005" w:author="LauraPGM" w:date="2025-11-04T16:55:00Z">
            <w:rPr>
              <w:ins w:id="2006" w:author="LauraPGM" w:date="2025-10-06T22:25:00Z"/>
              <w:rFonts w:ascii="Times New Roman" w:eastAsia="Times New Roman" w:hAnsi="Times New Roman" w:cs="Times New Roman"/>
              <w:sz w:val="24"/>
              <w:szCs w:val="24"/>
              <w:lang w:eastAsia="es-CO"/>
            </w:rPr>
          </w:rPrChange>
        </w:rPr>
        <w:pPrChange w:id="2007" w:author="LauraPGM" w:date="2025-10-06T22:26:00Z">
          <w:pPr>
            <w:numPr>
              <w:numId w:val="188"/>
            </w:numPr>
            <w:tabs>
              <w:tab w:val="num" w:pos="720"/>
            </w:tabs>
            <w:spacing w:before="100" w:beforeAutospacing="1" w:after="100" w:afterAutospacing="1" w:line="240" w:lineRule="auto"/>
            <w:ind w:left="720" w:hanging="360"/>
          </w:pPr>
        </w:pPrChange>
      </w:pPr>
      <w:ins w:id="2008" w:author="LauraPGM" w:date="2025-10-06T22:25:00Z">
        <w:r w:rsidRPr="008439ED">
          <w:rPr>
            <w:rFonts w:ascii="Calibri" w:eastAsia="Times New Roman" w:hAnsi="Calibri" w:cs="Calibri"/>
            <w:b/>
            <w:bCs/>
            <w:lang w:eastAsia="es-CO"/>
            <w:rPrChange w:id="2009" w:author="LauraPGM" w:date="2025-11-04T16:55:00Z">
              <w:rPr>
                <w:rFonts w:ascii="Times New Roman" w:eastAsia="Times New Roman" w:hAnsi="Times New Roman" w:cs="Times New Roman"/>
                <w:b/>
                <w:bCs/>
                <w:sz w:val="24"/>
                <w:szCs w:val="24"/>
                <w:lang w:eastAsia="es-CO"/>
              </w:rPr>
            </w:rPrChange>
          </w:rPr>
          <w:t>Conclusiones y plan de seguimiento:</w:t>
        </w:r>
        <w:r w:rsidRPr="008439ED">
          <w:rPr>
            <w:rFonts w:ascii="Calibri" w:eastAsia="Times New Roman" w:hAnsi="Calibri" w:cs="Calibri"/>
            <w:lang w:eastAsia="es-CO"/>
            <w:rPrChange w:id="2010" w:author="LauraPGM" w:date="2025-11-04T16:55:00Z">
              <w:rPr>
                <w:rFonts w:ascii="Times New Roman" w:eastAsia="Times New Roman" w:hAnsi="Times New Roman" w:cs="Times New Roman"/>
                <w:sz w:val="24"/>
                <w:szCs w:val="24"/>
                <w:lang w:eastAsia="es-CO"/>
              </w:rPr>
            </w:rPrChange>
          </w:rPr>
          <w:t xml:space="preserve"> resumen de logros alcanzados y pasos a seguir para garantizar la mejora continua.</w:t>
        </w:r>
      </w:ins>
    </w:p>
    <w:p w14:paraId="35C3B530" w14:textId="77777777" w:rsidR="002F5FA5" w:rsidRPr="008439ED" w:rsidRDefault="002F5FA5">
      <w:pPr>
        <w:spacing w:before="100" w:beforeAutospacing="1" w:after="100" w:afterAutospacing="1" w:line="360" w:lineRule="auto"/>
        <w:rPr>
          <w:ins w:id="2011" w:author="LauraPGM" w:date="2025-10-06T22:25:00Z"/>
          <w:rFonts w:ascii="Calibri" w:eastAsia="Times New Roman" w:hAnsi="Calibri" w:cs="Calibri"/>
          <w:lang w:eastAsia="es-CO"/>
          <w:rPrChange w:id="2012" w:author="LauraPGM" w:date="2025-11-04T16:55:00Z">
            <w:rPr>
              <w:ins w:id="2013" w:author="LauraPGM" w:date="2025-10-06T22:25:00Z"/>
              <w:rFonts w:ascii="Times New Roman" w:eastAsia="Times New Roman" w:hAnsi="Times New Roman" w:cs="Times New Roman"/>
              <w:sz w:val="24"/>
              <w:szCs w:val="24"/>
              <w:lang w:eastAsia="es-CO"/>
            </w:rPr>
          </w:rPrChange>
        </w:rPr>
        <w:pPrChange w:id="2014" w:author="LauraPGM" w:date="2025-10-06T22:26:00Z">
          <w:pPr>
            <w:spacing w:before="100" w:beforeAutospacing="1" w:after="100" w:afterAutospacing="1" w:line="240" w:lineRule="auto"/>
          </w:pPr>
        </w:pPrChange>
      </w:pPr>
      <w:ins w:id="2015" w:author="LauraPGM" w:date="2025-10-06T22:25:00Z">
        <w:r w:rsidRPr="008439ED">
          <w:rPr>
            <w:rFonts w:ascii="Calibri" w:eastAsia="Times New Roman" w:hAnsi="Calibri" w:cs="Calibri"/>
            <w:lang w:eastAsia="es-CO"/>
            <w:rPrChange w:id="2016" w:author="LauraPGM" w:date="2025-11-04T16:55:00Z">
              <w:rPr>
                <w:rFonts w:ascii="Times New Roman" w:eastAsia="Times New Roman" w:hAnsi="Times New Roman" w:cs="Times New Roman"/>
                <w:sz w:val="24"/>
                <w:szCs w:val="24"/>
                <w:lang w:eastAsia="es-CO"/>
              </w:rPr>
            </w:rPrChange>
          </w:rPr>
          <w:t xml:space="preserve">La </w:t>
        </w:r>
        <w:r w:rsidRPr="008439ED">
          <w:rPr>
            <w:rFonts w:ascii="Calibri" w:eastAsia="Times New Roman" w:hAnsi="Calibri" w:cs="Calibri"/>
            <w:bCs/>
            <w:lang w:eastAsia="es-CO"/>
            <w:rPrChange w:id="2017" w:author="LauraPGM" w:date="2025-11-04T16:55:00Z">
              <w:rPr>
                <w:rFonts w:ascii="Times New Roman" w:eastAsia="Times New Roman" w:hAnsi="Times New Roman" w:cs="Times New Roman"/>
                <w:b/>
                <w:bCs/>
                <w:sz w:val="24"/>
                <w:szCs w:val="24"/>
                <w:lang w:eastAsia="es-CO"/>
              </w:rPr>
            </w:rPrChange>
          </w:rPr>
          <w:t>comunicación de resultados</w:t>
        </w:r>
        <w:r w:rsidRPr="008439ED">
          <w:rPr>
            <w:rFonts w:ascii="Calibri" w:eastAsia="Times New Roman" w:hAnsi="Calibri" w:cs="Calibri"/>
            <w:lang w:eastAsia="es-CO"/>
            <w:rPrChange w:id="2018" w:author="LauraPGM" w:date="2025-11-04T16:55:00Z">
              <w:rPr>
                <w:rFonts w:ascii="Times New Roman" w:eastAsia="Times New Roman" w:hAnsi="Times New Roman" w:cs="Times New Roman"/>
                <w:sz w:val="24"/>
                <w:szCs w:val="24"/>
                <w:lang w:eastAsia="es-CO"/>
              </w:rPr>
            </w:rPrChange>
          </w:rPr>
          <w:t xml:space="preserve"> debe adaptarse al perfil del público destinatario. Los </w:t>
        </w:r>
        <w:r w:rsidRPr="008439ED">
          <w:rPr>
            <w:rFonts w:ascii="Calibri" w:eastAsia="Times New Roman" w:hAnsi="Calibri" w:cs="Calibri"/>
            <w:bCs/>
            <w:lang w:eastAsia="es-CO"/>
            <w:rPrChange w:id="2019" w:author="LauraPGM" w:date="2025-11-04T16:55:00Z">
              <w:rPr>
                <w:rFonts w:ascii="Times New Roman" w:eastAsia="Times New Roman" w:hAnsi="Times New Roman" w:cs="Times New Roman"/>
                <w:b/>
                <w:bCs/>
                <w:sz w:val="24"/>
                <w:szCs w:val="24"/>
                <w:lang w:eastAsia="es-CO"/>
              </w:rPr>
            </w:rPrChange>
          </w:rPr>
          <w:t>directivos</w:t>
        </w:r>
        <w:r w:rsidRPr="008439ED">
          <w:rPr>
            <w:rFonts w:ascii="Calibri" w:eastAsia="Times New Roman" w:hAnsi="Calibri" w:cs="Calibri"/>
            <w:lang w:eastAsia="es-CO"/>
            <w:rPrChange w:id="2020" w:author="LauraPGM" w:date="2025-11-04T16:55:00Z">
              <w:rPr>
                <w:rFonts w:ascii="Times New Roman" w:eastAsia="Times New Roman" w:hAnsi="Times New Roman" w:cs="Times New Roman"/>
                <w:sz w:val="24"/>
                <w:szCs w:val="24"/>
                <w:lang w:eastAsia="es-CO"/>
              </w:rPr>
            </w:rPrChange>
          </w:rPr>
          <w:t xml:space="preserve"> requieren información estratégica y de impacto económico; el </w:t>
        </w:r>
        <w:r w:rsidRPr="008439ED">
          <w:rPr>
            <w:rFonts w:ascii="Calibri" w:eastAsia="Times New Roman" w:hAnsi="Calibri" w:cs="Calibri"/>
            <w:bCs/>
            <w:lang w:eastAsia="es-CO"/>
            <w:rPrChange w:id="2021" w:author="LauraPGM" w:date="2025-11-04T16:55:00Z">
              <w:rPr>
                <w:rFonts w:ascii="Times New Roman" w:eastAsia="Times New Roman" w:hAnsi="Times New Roman" w:cs="Times New Roman"/>
                <w:b/>
                <w:bCs/>
                <w:sz w:val="24"/>
                <w:szCs w:val="24"/>
                <w:lang w:eastAsia="es-CO"/>
              </w:rPr>
            </w:rPrChange>
          </w:rPr>
          <w:t>personal operativo</w:t>
        </w:r>
        <w:r w:rsidRPr="008439ED">
          <w:rPr>
            <w:rFonts w:ascii="Calibri" w:eastAsia="Times New Roman" w:hAnsi="Calibri" w:cs="Calibri"/>
            <w:lang w:eastAsia="es-CO"/>
            <w:rPrChange w:id="2022" w:author="LauraPGM" w:date="2025-11-04T16:55:00Z">
              <w:rPr>
                <w:rFonts w:ascii="Times New Roman" w:eastAsia="Times New Roman" w:hAnsi="Times New Roman" w:cs="Times New Roman"/>
                <w:sz w:val="24"/>
                <w:szCs w:val="24"/>
                <w:lang w:eastAsia="es-CO"/>
              </w:rPr>
            </w:rPrChange>
          </w:rPr>
          <w:t xml:space="preserve">, datos prácticos sobre desempeño, mantenimiento y control; mientras que las </w:t>
        </w:r>
        <w:r w:rsidRPr="008439ED">
          <w:rPr>
            <w:rFonts w:ascii="Calibri" w:eastAsia="Times New Roman" w:hAnsi="Calibri" w:cs="Calibri"/>
            <w:bCs/>
            <w:lang w:eastAsia="es-CO"/>
            <w:rPrChange w:id="2023" w:author="LauraPGM" w:date="2025-11-04T16:55:00Z">
              <w:rPr>
                <w:rFonts w:ascii="Times New Roman" w:eastAsia="Times New Roman" w:hAnsi="Times New Roman" w:cs="Times New Roman"/>
                <w:b/>
                <w:bCs/>
                <w:sz w:val="24"/>
                <w:szCs w:val="24"/>
                <w:lang w:eastAsia="es-CO"/>
              </w:rPr>
            </w:rPrChange>
          </w:rPr>
          <w:t>partes interesadas externas</w:t>
        </w:r>
        <w:r w:rsidRPr="008439ED">
          <w:rPr>
            <w:rFonts w:ascii="Calibri" w:eastAsia="Times New Roman" w:hAnsi="Calibri" w:cs="Calibri"/>
            <w:lang w:eastAsia="es-CO"/>
            <w:rPrChange w:id="2024" w:author="LauraPGM" w:date="2025-11-04T16:55:00Z">
              <w:rPr>
                <w:rFonts w:ascii="Times New Roman" w:eastAsia="Times New Roman" w:hAnsi="Times New Roman" w:cs="Times New Roman"/>
                <w:sz w:val="24"/>
                <w:szCs w:val="24"/>
                <w:lang w:eastAsia="es-CO"/>
              </w:rPr>
            </w:rPrChange>
          </w:rPr>
          <w:t xml:space="preserve"> necesitan evidencias relacionadas con el cumplimiento normativo, ambiental o corporativo.</w:t>
        </w:r>
      </w:ins>
    </w:p>
    <w:p w14:paraId="2A7F23A1" w14:textId="0E565CAB" w:rsidR="002F5FA5" w:rsidRPr="008439ED" w:rsidRDefault="002F5FA5">
      <w:pPr>
        <w:spacing w:before="100" w:beforeAutospacing="1" w:after="100" w:afterAutospacing="1" w:line="360" w:lineRule="auto"/>
        <w:rPr>
          <w:ins w:id="2025" w:author="LauraPGM" w:date="2025-10-06T22:25:00Z"/>
          <w:rFonts w:ascii="Calibri" w:eastAsia="Times New Roman" w:hAnsi="Calibri" w:cs="Calibri"/>
          <w:lang w:eastAsia="es-CO"/>
          <w:rPrChange w:id="2026" w:author="LauraPGM" w:date="2025-11-04T16:55:00Z">
            <w:rPr>
              <w:ins w:id="2027" w:author="LauraPGM" w:date="2025-10-06T22:25:00Z"/>
              <w:rFonts w:ascii="Times New Roman" w:eastAsia="Times New Roman" w:hAnsi="Times New Roman" w:cs="Times New Roman"/>
              <w:sz w:val="24"/>
              <w:szCs w:val="24"/>
              <w:lang w:eastAsia="es-CO"/>
            </w:rPr>
          </w:rPrChange>
        </w:rPr>
        <w:pPrChange w:id="2028" w:author="LauraPGM" w:date="2025-10-06T22:27:00Z">
          <w:pPr>
            <w:spacing w:line="240" w:lineRule="auto"/>
          </w:pPr>
        </w:pPrChange>
      </w:pPr>
      <w:ins w:id="2029" w:author="LauraPGM" w:date="2025-10-06T22:25:00Z">
        <w:r w:rsidRPr="008439ED">
          <w:rPr>
            <w:rFonts w:ascii="Calibri" w:eastAsia="Times New Roman" w:hAnsi="Calibri" w:cs="Calibri"/>
            <w:lang w:eastAsia="es-CO"/>
            <w:rPrChange w:id="2030" w:author="LauraPGM" w:date="2025-11-04T16:55:00Z">
              <w:rPr>
                <w:rFonts w:ascii="Times New Roman" w:eastAsia="Times New Roman" w:hAnsi="Times New Roman" w:cs="Times New Roman"/>
                <w:sz w:val="24"/>
                <w:szCs w:val="24"/>
                <w:lang w:eastAsia="es-CO"/>
              </w:rPr>
            </w:rPrChange>
          </w:rPr>
          <w:t xml:space="preserve">En conjunto, los informes técnicos de rendimiento y optimización energética no solo documentan los avances, sino que </w:t>
        </w:r>
        <w:r w:rsidRPr="008439ED">
          <w:rPr>
            <w:rFonts w:ascii="Calibri" w:eastAsia="Times New Roman" w:hAnsi="Calibri" w:cs="Calibri"/>
            <w:bCs/>
            <w:lang w:eastAsia="es-CO"/>
            <w:rPrChange w:id="2031" w:author="LauraPGM" w:date="2025-11-04T16:55:00Z">
              <w:rPr>
                <w:rFonts w:ascii="Times New Roman" w:eastAsia="Times New Roman" w:hAnsi="Times New Roman" w:cs="Times New Roman"/>
                <w:b/>
                <w:bCs/>
                <w:sz w:val="24"/>
                <w:szCs w:val="24"/>
                <w:lang w:eastAsia="es-CO"/>
              </w:rPr>
            </w:rPrChange>
          </w:rPr>
          <w:t>fortalecen la cultura organizacional de eficiencia, sostenibilidad y mejora continua</w:t>
        </w:r>
        <w:r w:rsidRPr="008439ED">
          <w:rPr>
            <w:rFonts w:ascii="Calibri" w:eastAsia="Times New Roman" w:hAnsi="Calibri" w:cs="Calibri"/>
            <w:lang w:eastAsia="es-CO"/>
            <w:rPrChange w:id="2032" w:author="LauraPGM" w:date="2025-11-04T16:55:00Z">
              <w:rPr>
                <w:rFonts w:ascii="Times New Roman" w:eastAsia="Times New Roman" w:hAnsi="Times New Roman" w:cs="Times New Roman"/>
                <w:sz w:val="24"/>
                <w:szCs w:val="24"/>
                <w:lang w:eastAsia="es-CO"/>
              </w:rPr>
            </w:rPrChange>
          </w:rPr>
          <w:t xml:space="preserve">, garantizando la trazabilidad de las acciones y el cumplimiento de los requisitos establecidos por la </w:t>
        </w:r>
        <w:r w:rsidRPr="008439ED">
          <w:rPr>
            <w:rFonts w:ascii="Calibri" w:eastAsia="Times New Roman" w:hAnsi="Calibri" w:cs="Calibri"/>
            <w:bCs/>
            <w:lang w:eastAsia="es-CO"/>
            <w:rPrChange w:id="2033" w:author="LauraPGM" w:date="2025-11-04T16:55:00Z">
              <w:rPr>
                <w:rFonts w:ascii="Times New Roman" w:eastAsia="Times New Roman" w:hAnsi="Times New Roman" w:cs="Times New Roman"/>
                <w:b/>
                <w:bCs/>
                <w:sz w:val="24"/>
                <w:szCs w:val="24"/>
                <w:lang w:eastAsia="es-CO"/>
              </w:rPr>
            </w:rPrChange>
          </w:rPr>
          <w:t>norma ISO 50001:2018</w:t>
        </w:r>
        <w:r w:rsidRPr="008439ED">
          <w:rPr>
            <w:rFonts w:ascii="Calibri" w:eastAsia="Times New Roman" w:hAnsi="Calibri" w:cs="Calibri"/>
            <w:lang w:eastAsia="es-CO"/>
            <w:rPrChange w:id="2034" w:author="LauraPGM" w:date="2025-11-04T16:55:00Z">
              <w:rPr>
                <w:rFonts w:ascii="Times New Roman" w:eastAsia="Times New Roman" w:hAnsi="Times New Roman" w:cs="Times New Roman"/>
                <w:sz w:val="24"/>
                <w:szCs w:val="24"/>
                <w:lang w:eastAsia="es-CO"/>
              </w:rPr>
            </w:rPrChange>
          </w:rPr>
          <w:t>.</w:t>
        </w:r>
      </w:ins>
    </w:p>
    <w:p w14:paraId="6A869DEB" w14:textId="77777777" w:rsidR="002F5FA5" w:rsidRPr="008439ED" w:rsidRDefault="002F5FA5">
      <w:pPr>
        <w:spacing w:before="100" w:beforeAutospacing="1" w:after="100" w:afterAutospacing="1" w:line="360" w:lineRule="auto"/>
        <w:outlineLvl w:val="2"/>
        <w:rPr>
          <w:ins w:id="2035" w:author="LauraPGM" w:date="2025-10-06T22:25:00Z"/>
          <w:rFonts w:ascii="Calibri" w:eastAsia="Times New Roman" w:hAnsi="Calibri" w:cs="Calibri"/>
          <w:b/>
          <w:bCs/>
          <w:lang w:eastAsia="es-CO"/>
          <w:rPrChange w:id="2036" w:author="LauraPGM" w:date="2025-11-04T16:55:00Z">
            <w:rPr>
              <w:ins w:id="2037" w:author="LauraPGM" w:date="2025-10-06T22:25:00Z"/>
              <w:rFonts w:ascii="Times New Roman" w:eastAsia="Times New Roman" w:hAnsi="Times New Roman" w:cs="Times New Roman"/>
              <w:b/>
              <w:bCs/>
              <w:sz w:val="27"/>
              <w:szCs w:val="27"/>
              <w:lang w:eastAsia="es-CO"/>
            </w:rPr>
          </w:rPrChange>
        </w:rPr>
        <w:pPrChange w:id="2038" w:author="LauraPGM" w:date="2025-10-06T22:26:00Z">
          <w:pPr>
            <w:spacing w:before="100" w:beforeAutospacing="1" w:after="100" w:afterAutospacing="1" w:line="240" w:lineRule="auto"/>
            <w:outlineLvl w:val="2"/>
          </w:pPr>
        </w:pPrChange>
      </w:pPr>
      <w:ins w:id="2039" w:author="LauraPGM" w:date="2025-10-06T22:25:00Z">
        <w:r w:rsidRPr="008439ED">
          <w:rPr>
            <w:rFonts w:ascii="Calibri" w:eastAsia="Times New Roman" w:hAnsi="Calibri" w:cs="Calibri"/>
            <w:b/>
            <w:bCs/>
            <w:lang w:eastAsia="es-CO"/>
            <w:rPrChange w:id="2040" w:author="LauraPGM" w:date="2025-11-04T16:55:00Z">
              <w:rPr>
                <w:rFonts w:ascii="Times New Roman" w:eastAsia="Times New Roman" w:hAnsi="Times New Roman" w:cs="Times New Roman"/>
                <w:b/>
                <w:bCs/>
                <w:sz w:val="27"/>
                <w:szCs w:val="27"/>
                <w:lang w:eastAsia="es-CO"/>
              </w:rPr>
            </w:rPrChange>
          </w:rPr>
          <w:t>Estructura recomendada del informe técnico</w:t>
        </w:r>
      </w:ins>
    </w:p>
    <w:p w14:paraId="496536AF" w14:textId="77777777" w:rsidR="002F5FA5" w:rsidRPr="008439ED" w:rsidRDefault="002F5FA5">
      <w:pPr>
        <w:numPr>
          <w:ilvl w:val="0"/>
          <w:numId w:val="193"/>
        </w:numPr>
        <w:spacing w:before="100" w:beforeAutospacing="1" w:after="100" w:afterAutospacing="1" w:line="360" w:lineRule="auto"/>
        <w:rPr>
          <w:ins w:id="2041" w:author="LauraPGM" w:date="2025-10-06T22:25:00Z"/>
          <w:rFonts w:ascii="Calibri" w:eastAsia="Times New Roman" w:hAnsi="Calibri" w:cs="Calibri"/>
          <w:lang w:eastAsia="es-CO"/>
          <w:rPrChange w:id="2042" w:author="LauraPGM" w:date="2025-11-04T16:55:00Z">
            <w:rPr>
              <w:ins w:id="2043" w:author="LauraPGM" w:date="2025-10-06T22:25:00Z"/>
              <w:rFonts w:ascii="Times New Roman" w:eastAsia="Times New Roman" w:hAnsi="Times New Roman" w:cs="Times New Roman"/>
              <w:sz w:val="24"/>
              <w:szCs w:val="24"/>
              <w:lang w:eastAsia="es-CO"/>
            </w:rPr>
          </w:rPrChange>
        </w:rPr>
        <w:pPrChange w:id="2044" w:author="LauraPGM" w:date="2025-10-06T22:27:00Z">
          <w:pPr>
            <w:numPr>
              <w:numId w:val="189"/>
            </w:numPr>
            <w:tabs>
              <w:tab w:val="num" w:pos="720"/>
            </w:tabs>
            <w:spacing w:before="100" w:beforeAutospacing="1" w:after="100" w:afterAutospacing="1" w:line="240" w:lineRule="auto"/>
            <w:ind w:left="720" w:hanging="360"/>
          </w:pPr>
        </w:pPrChange>
      </w:pPr>
      <w:ins w:id="2045" w:author="LauraPGM" w:date="2025-10-06T22:25:00Z">
        <w:r w:rsidRPr="008439ED">
          <w:rPr>
            <w:rFonts w:ascii="Calibri" w:eastAsia="Times New Roman" w:hAnsi="Calibri" w:cs="Calibri"/>
            <w:bCs/>
            <w:lang w:eastAsia="es-CO"/>
            <w:rPrChange w:id="2046" w:author="LauraPGM" w:date="2025-11-04T16:55:00Z">
              <w:rPr>
                <w:rFonts w:ascii="Times New Roman" w:eastAsia="Times New Roman" w:hAnsi="Times New Roman" w:cs="Times New Roman"/>
                <w:b/>
                <w:bCs/>
                <w:sz w:val="24"/>
                <w:szCs w:val="24"/>
                <w:lang w:eastAsia="es-CO"/>
              </w:rPr>
            </w:rPrChange>
          </w:rPr>
          <w:t>Título y fecha.</w:t>
        </w:r>
      </w:ins>
    </w:p>
    <w:p w14:paraId="4AEFAA25" w14:textId="77777777" w:rsidR="002F5FA5" w:rsidRPr="008439ED" w:rsidRDefault="002F5FA5">
      <w:pPr>
        <w:numPr>
          <w:ilvl w:val="0"/>
          <w:numId w:val="193"/>
        </w:numPr>
        <w:spacing w:before="100" w:beforeAutospacing="1" w:after="100" w:afterAutospacing="1" w:line="360" w:lineRule="auto"/>
        <w:rPr>
          <w:ins w:id="2047" w:author="LauraPGM" w:date="2025-10-06T22:25:00Z"/>
          <w:rFonts w:ascii="Calibri" w:eastAsia="Times New Roman" w:hAnsi="Calibri" w:cs="Calibri"/>
          <w:lang w:eastAsia="es-CO"/>
          <w:rPrChange w:id="2048" w:author="LauraPGM" w:date="2025-11-04T16:55:00Z">
            <w:rPr>
              <w:ins w:id="2049" w:author="LauraPGM" w:date="2025-10-06T22:25:00Z"/>
              <w:rFonts w:ascii="Times New Roman" w:eastAsia="Times New Roman" w:hAnsi="Times New Roman" w:cs="Times New Roman"/>
              <w:sz w:val="24"/>
              <w:szCs w:val="24"/>
              <w:lang w:eastAsia="es-CO"/>
            </w:rPr>
          </w:rPrChange>
        </w:rPr>
        <w:pPrChange w:id="2050" w:author="LauraPGM" w:date="2025-10-06T22:27:00Z">
          <w:pPr>
            <w:numPr>
              <w:numId w:val="189"/>
            </w:numPr>
            <w:tabs>
              <w:tab w:val="num" w:pos="720"/>
            </w:tabs>
            <w:spacing w:before="100" w:beforeAutospacing="1" w:after="100" w:afterAutospacing="1" w:line="240" w:lineRule="auto"/>
            <w:ind w:left="720" w:hanging="360"/>
          </w:pPr>
        </w:pPrChange>
      </w:pPr>
      <w:ins w:id="2051" w:author="LauraPGM" w:date="2025-10-06T22:25:00Z">
        <w:r w:rsidRPr="008439ED">
          <w:rPr>
            <w:rFonts w:ascii="Calibri" w:eastAsia="Times New Roman" w:hAnsi="Calibri" w:cs="Calibri"/>
            <w:bCs/>
            <w:lang w:eastAsia="es-CO"/>
            <w:rPrChange w:id="2052" w:author="LauraPGM" w:date="2025-11-04T16:55:00Z">
              <w:rPr>
                <w:rFonts w:ascii="Times New Roman" w:eastAsia="Times New Roman" w:hAnsi="Times New Roman" w:cs="Times New Roman"/>
                <w:b/>
                <w:bCs/>
                <w:sz w:val="24"/>
                <w:szCs w:val="24"/>
                <w:lang w:eastAsia="es-CO"/>
              </w:rPr>
            </w:rPrChange>
          </w:rPr>
          <w:t>Autor(es) y destinatario(s).</w:t>
        </w:r>
      </w:ins>
    </w:p>
    <w:p w14:paraId="675F2DB9" w14:textId="77777777" w:rsidR="002F5FA5" w:rsidRPr="008439ED" w:rsidRDefault="002F5FA5">
      <w:pPr>
        <w:numPr>
          <w:ilvl w:val="0"/>
          <w:numId w:val="193"/>
        </w:numPr>
        <w:spacing w:before="100" w:beforeAutospacing="1" w:after="100" w:afterAutospacing="1" w:line="360" w:lineRule="auto"/>
        <w:rPr>
          <w:ins w:id="2053" w:author="LauraPGM" w:date="2025-10-06T22:25:00Z"/>
          <w:rFonts w:ascii="Calibri" w:eastAsia="Times New Roman" w:hAnsi="Calibri" w:cs="Calibri"/>
          <w:lang w:eastAsia="es-CO"/>
          <w:rPrChange w:id="2054" w:author="LauraPGM" w:date="2025-11-04T16:55:00Z">
            <w:rPr>
              <w:ins w:id="2055" w:author="LauraPGM" w:date="2025-10-06T22:25:00Z"/>
              <w:rFonts w:ascii="Times New Roman" w:eastAsia="Times New Roman" w:hAnsi="Times New Roman" w:cs="Times New Roman"/>
              <w:sz w:val="24"/>
              <w:szCs w:val="24"/>
              <w:lang w:eastAsia="es-CO"/>
            </w:rPr>
          </w:rPrChange>
        </w:rPr>
        <w:pPrChange w:id="2056" w:author="LauraPGM" w:date="2025-10-06T22:27:00Z">
          <w:pPr>
            <w:numPr>
              <w:numId w:val="189"/>
            </w:numPr>
            <w:tabs>
              <w:tab w:val="num" w:pos="720"/>
            </w:tabs>
            <w:spacing w:before="100" w:beforeAutospacing="1" w:after="100" w:afterAutospacing="1" w:line="240" w:lineRule="auto"/>
            <w:ind w:left="720" w:hanging="360"/>
          </w:pPr>
        </w:pPrChange>
      </w:pPr>
      <w:ins w:id="2057" w:author="LauraPGM" w:date="2025-10-06T22:25:00Z">
        <w:r w:rsidRPr="008439ED">
          <w:rPr>
            <w:rFonts w:ascii="Calibri" w:eastAsia="Times New Roman" w:hAnsi="Calibri" w:cs="Calibri"/>
            <w:bCs/>
            <w:lang w:eastAsia="es-CO"/>
            <w:rPrChange w:id="2058" w:author="LauraPGM" w:date="2025-11-04T16:55:00Z">
              <w:rPr>
                <w:rFonts w:ascii="Times New Roman" w:eastAsia="Times New Roman" w:hAnsi="Times New Roman" w:cs="Times New Roman"/>
                <w:b/>
                <w:bCs/>
                <w:sz w:val="24"/>
                <w:szCs w:val="24"/>
                <w:lang w:eastAsia="es-CO"/>
              </w:rPr>
            </w:rPrChange>
          </w:rPr>
          <w:t>Resumen ejecutivo con hallazgos clave.</w:t>
        </w:r>
      </w:ins>
    </w:p>
    <w:p w14:paraId="4969FBB5" w14:textId="77777777" w:rsidR="002F5FA5" w:rsidRPr="008439ED" w:rsidRDefault="002F5FA5">
      <w:pPr>
        <w:numPr>
          <w:ilvl w:val="0"/>
          <w:numId w:val="193"/>
        </w:numPr>
        <w:spacing w:before="100" w:beforeAutospacing="1" w:after="100" w:afterAutospacing="1" w:line="360" w:lineRule="auto"/>
        <w:rPr>
          <w:ins w:id="2059" w:author="LauraPGM" w:date="2025-10-06T22:25:00Z"/>
          <w:rFonts w:ascii="Calibri" w:eastAsia="Times New Roman" w:hAnsi="Calibri" w:cs="Calibri"/>
          <w:lang w:eastAsia="es-CO"/>
          <w:rPrChange w:id="2060" w:author="LauraPGM" w:date="2025-11-04T16:55:00Z">
            <w:rPr>
              <w:ins w:id="2061" w:author="LauraPGM" w:date="2025-10-06T22:25:00Z"/>
              <w:rFonts w:ascii="Times New Roman" w:eastAsia="Times New Roman" w:hAnsi="Times New Roman" w:cs="Times New Roman"/>
              <w:sz w:val="24"/>
              <w:szCs w:val="24"/>
              <w:lang w:eastAsia="es-CO"/>
            </w:rPr>
          </w:rPrChange>
        </w:rPr>
        <w:pPrChange w:id="2062" w:author="LauraPGM" w:date="2025-10-06T22:27:00Z">
          <w:pPr>
            <w:numPr>
              <w:numId w:val="189"/>
            </w:numPr>
            <w:tabs>
              <w:tab w:val="num" w:pos="720"/>
            </w:tabs>
            <w:spacing w:before="100" w:beforeAutospacing="1" w:after="100" w:afterAutospacing="1" w:line="240" w:lineRule="auto"/>
            <w:ind w:left="720" w:hanging="360"/>
          </w:pPr>
        </w:pPrChange>
      </w:pPr>
      <w:ins w:id="2063" w:author="LauraPGM" w:date="2025-10-06T22:25:00Z">
        <w:r w:rsidRPr="008439ED">
          <w:rPr>
            <w:rFonts w:ascii="Calibri" w:eastAsia="Times New Roman" w:hAnsi="Calibri" w:cs="Calibri"/>
            <w:bCs/>
            <w:lang w:eastAsia="es-CO"/>
            <w:rPrChange w:id="2064" w:author="LauraPGM" w:date="2025-11-04T16:55:00Z">
              <w:rPr>
                <w:rFonts w:ascii="Times New Roman" w:eastAsia="Times New Roman" w:hAnsi="Times New Roman" w:cs="Times New Roman"/>
                <w:b/>
                <w:bCs/>
                <w:sz w:val="24"/>
                <w:szCs w:val="24"/>
                <w:lang w:eastAsia="es-CO"/>
              </w:rPr>
            </w:rPrChange>
          </w:rPr>
          <w:t>Antecedentes y propósito del informe.</w:t>
        </w:r>
      </w:ins>
    </w:p>
    <w:p w14:paraId="01EA1F02" w14:textId="77777777" w:rsidR="002F5FA5" w:rsidRPr="008439ED" w:rsidRDefault="002F5FA5">
      <w:pPr>
        <w:numPr>
          <w:ilvl w:val="0"/>
          <w:numId w:val="193"/>
        </w:numPr>
        <w:spacing w:before="100" w:beforeAutospacing="1" w:after="100" w:afterAutospacing="1" w:line="360" w:lineRule="auto"/>
        <w:rPr>
          <w:ins w:id="2065" w:author="LauraPGM" w:date="2025-10-06T22:25:00Z"/>
          <w:rFonts w:ascii="Calibri" w:eastAsia="Times New Roman" w:hAnsi="Calibri" w:cs="Calibri"/>
          <w:lang w:eastAsia="es-CO"/>
          <w:rPrChange w:id="2066" w:author="LauraPGM" w:date="2025-11-04T16:55:00Z">
            <w:rPr>
              <w:ins w:id="2067" w:author="LauraPGM" w:date="2025-10-06T22:25:00Z"/>
              <w:rFonts w:ascii="Times New Roman" w:eastAsia="Times New Roman" w:hAnsi="Times New Roman" w:cs="Times New Roman"/>
              <w:sz w:val="24"/>
              <w:szCs w:val="24"/>
              <w:lang w:eastAsia="es-CO"/>
            </w:rPr>
          </w:rPrChange>
        </w:rPr>
        <w:pPrChange w:id="2068" w:author="LauraPGM" w:date="2025-10-06T22:27:00Z">
          <w:pPr>
            <w:numPr>
              <w:numId w:val="189"/>
            </w:numPr>
            <w:tabs>
              <w:tab w:val="num" w:pos="720"/>
            </w:tabs>
            <w:spacing w:before="100" w:beforeAutospacing="1" w:after="100" w:afterAutospacing="1" w:line="240" w:lineRule="auto"/>
            <w:ind w:left="720" w:hanging="360"/>
          </w:pPr>
        </w:pPrChange>
      </w:pPr>
      <w:ins w:id="2069" w:author="LauraPGM" w:date="2025-10-06T22:25:00Z">
        <w:r w:rsidRPr="008439ED">
          <w:rPr>
            <w:rFonts w:ascii="Calibri" w:eastAsia="Times New Roman" w:hAnsi="Calibri" w:cs="Calibri"/>
            <w:bCs/>
            <w:lang w:eastAsia="es-CO"/>
            <w:rPrChange w:id="2070" w:author="LauraPGM" w:date="2025-11-04T16:55:00Z">
              <w:rPr>
                <w:rFonts w:ascii="Times New Roman" w:eastAsia="Times New Roman" w:hAnsi="Times New Roman" w:cs="Times New Roman"/>
                <w:b/>
                <w:bCs/>
                <w:sz w:val="24"/>
                <w:szCs w:val="24"/>
                <w:lang w:eastAsia="es-CO"/>
              </w:rPr>
            </w:rPrChange>
          </w:rPr>
          <w:t>Metodología de cálculo y fuentes de datos.</w:t>
        </w:r>
      </w:ins>
    </w:p>
    <w:p w14:paraId="0DB43173" w14:textId="77777777" w:rsidR="002F5FA5" w:rsidRPr="008439ED" w:rsidRDefault="002F5FA5">
      <w:pPr>
        <w:numPr>
          <w:ilvl w:val="0"/>
          <w:numId w:val="193"/>
        </w:numPr>
        <w:spacing w:before="100" w:beforeAutospacing="1" w:after="100" w:afterAutospacing="1" w:line="360" w:lineRule="auto"/>
        <w:rPr>
          <w:ins w:id="2071" w:author="LauraPGM" w:date="2025-10-06T22:25:00Z"/>
          <w:rFonts w:ascii="Calibri" w:eastAsia="Times New Roman" w:hAnsi="Calibri" w:cs="Calibri"/>
          <w:lang w:eastAsia="es-CO"/>
          <w:rPrChange w:id="2072" w:author="LauraPGM" w:date="2025-11-04T16:55:00Z">
            <w:rPr>
              <w:ins w:id="2073" w:author="LauraPGM" w:date="2025-10-06T22:25:00Z"/>
              <w:rFonts w:ascii="Times New Roman" w:eastAsia="Times New Roman" w:hAnsi="Times New Roman" w:cs="Times New Roman"/>
              <w:sz w:val="24"/>
              <w:szCs w:val="24"/>
              <w:lang w:eastAsia="es-CO"/>
            </w:rPr>
          </w:rPrChange>
        </w:rPr>
        <w:pPrChange w:id="2074" w:author="LauraPGM" w:date="2025-10-06T22:27:00Z">
          <w:pPr>
            <w:numPr>
              <w:numId w:val="189"/>
            </w:numPr>
            <w:tabs>
              <w:tab w:val="num" w:pos="720"/>
            </w:tabs>
            <w:spacing w:before="100" w:beforeAutospacing="1" w:after="100" w:afterAutospacing="1" w:line="240" w:lineRule="auto"/>
            <w:ind w:left="720" w:hanging="360"/>
          </w:pPr>
        </w:pPrChange>
      </w:pPr>
      <w:ins w:id="2075" w:author="LauraPGM" w:date="2025-10-06T22:25:00Z">
        <w:r w:rsidRPr="008439ED">
          <w:rPr>
            <w:rFonts w:ascii="Calibri" w:eastAsia="Times New Roman" w:hAnsi="Calibri" w:cs="Calibri"/>
            <w:bCs/>
            <w:lang w:eastAsia="es-CO"/>
            <w:rPrChange w:id="2076" w:author="LauraPGM" w:date="2025-11-04T16:55:00Z">
              <w:rPr>
                <w:rFonts w:ascii="Times New Roman" w:eastAsia="Times New Roman" w:hAnsi="Times New Roman" w:cs="Times New Roman"/>
                <w:b/>
                <w:bCs/>
                <w:sz w:val="24"/>
                <w:szCs w:val="24"/>
                <w:lang w:eastAsia="es-CO"/>
              </w:rPr>
            </w:rPrChange>
          </w:rPr>
          <w:t>Resultados y análisis de los IDEs.</w:t>
        </w:r>
      </w:ins>
    </w:p>
    <w:p w14:paraId="54D9B237" w14:textId="77777777" w:rsidR="002F5FA5" w:rsidRPr="008439ED" w:rsidRDefault="002F5FA5">
      <w:pPr>
        <w:numPr>
          <w:ilvl w:val="0"/>
          <w:numId w:val="193"/>
        </w:numPr>
        <w:spacing w:before="100" w:beforeAutospacing="1" w:after="100" w:afterAutospacing="1" w:line="360" w:lineRule="auto"/>
        <w:rPr>
          <w:ins w:id="2077" w:author="LauraPGM" w:date="2025-10-06T22:25:00Z"/>
          <w:rFonts w:ascii="Calibri" w:eastAsia="Times New Roman" w:hAnsi="Calibri" w:cs="Calibri"/>
          <w:lang w:eastAsia="es-CO"/>
          <w:rPrChange w:id="2078" w:author="LauraPGM" w:date="2025-11-04T16:55:00Z">
            <w:rPr>
              <w:ins w:id="2079" w:author="LauraPGM" w:date="2025-10-06T22:25:00Z"/>
              <w:rFonts w:ascii="Times New Roman" w:eastAsia="Times New Roman" w:hAnsi="Times New Roman" w:cs="Times New Roman"/>
              <w:sz w:val="24"/>
              <w:szCs w:val="24"/>
              <w:lang w:eastAsia="es-CO"/>
            </w:rPr>
          </w:rPrChange>
        </w:rPr>
        <w:pPrChange w:id="2080" w:author="LauraPGM" w:date="2025-10-06T22:27:00Z">
          <w:pPr>
            <w:numPr>
              <w:numId w:val="189"/>
            </w:numPr>
            <w:tabs>
              <w:tab w:val="num" w:pos="720"/>
            </w:tabs>
            <w:spacing w:before="100" w:beforeAutospacing="1" w:after="100" w:afterAutospacing="1" w:line="240" w:lineRule="auto"/>
            <w:ind w:left="720" w:hanging="360"/>
          </w:pPr>
        </w:pPrChange>
      </w:pPr>
      <w:ins w:id="2081" w:author="LauraPGM" w:date="2025-10-06T22:25:00Z">
        <w:r w:rsidRPr="008439ED">
          <w:rPr>
            <w:rFonts w:ascii="Calibri" w:eastAsia="Times New Roman" w:hAnsi="Calibri" w:cs="Calibri"/>
            <w:bCs/>
            <w:lang w:eastAsia="es-CO"/>
            <w:rPrChange w:id="2082" w:author="LauraPGM" w:date="2025-11-04T16:55:00Z">
              <w:rPr>
                <w:rFonts w:ascii="Times New Roman" w:eastAsia="Times New Roman" w:hAnsi="Times New Roman" w:cs="Times New Roman"/>
                <w:b/>
                <w:bCs/>
                <w:sz w:val="24"/>
                <w:szCs w:val="24"/>
                <w:lang w:eastAsia="es-CO"/>
              </w:rPr>
            </w:rPrChange>
          </w:rPr>
          <w:t>Identificación de desviaciones y oportunidades de mejora.</w:t>
        </w:r>
      </w:ins>
    </w:p>
    <w:p w14:paraId="3E96C39E" w14:textId="77777777" w:rsidR="002F5FA5" w:rsidRPr="008439ED" w:rsidRDefault="002F5FA5">
      <w:pPr>
        <w:numPr>
          <w:ilvl w:val="0"/>
          <w:numId w:val="193"/>
        </w:numPr>
        <w:spacing w:before="100" w:beforeAutospacing="1" w:after="100" w:afterAutospacing="1" w:line="360" w:lineRule="auto"/>
        <w:rPr>
          <w:ins w:id="2083" w:author="LauraPGM" w:date="2025-10-06T22:25:00Z"/>
          <w:rFonts w:ascii="Calibri" w:eastAsia="Times New Roman" w:hAnsi="Calibri" w:cs="Calibri"/>
          <w:lang w:eastAsia="es-CO"/>
          <w:rPrChange w:id="2084" w:author="LauraPGM" w:date="2025-11-04T16:55:00Z">
            <w:rPr>
              <w:ins w:id="2085" w:author="LauraPGM" w:date="2025-10-06T22:25:00Z"/>
              <w:rFonts w:ascii="Times New Roman" w:eastAsia="Times New Roman" w:hAnsi="Times New Roman" w:cs="Times New Roman"/>
              <w:sz w:val="24"/>
              <w:szCs w:val="24"/>
              <w:lang w:eastAsia="es-CO"/>
            </w:rPr>
          </w:rPrChange>
        </w:rPr>
        <w:pPrChange w:id="2086" w:author="LauraPGM" w:date="2025-10-06T22:27:00Z">
          <w:pPr>
            <w:numPr>
              <w:numId w:val="189"/>
            </w:numPr>
            <w:tabs>
              <w:tab w:val="num" w:pos="720"/>
            </w:tabs>
            <w:spacing w:before="100" w:beforeAutospacing="1" w:after="100" w:afterAutospacing="1" w:line="240" w:lineRule="auto"/>
            <w:ind w:left="720" w:hanging="360"/>
          </w:pPr>
        </w:pPrChange>
      </w:pPr>
      <w:ins w:id="2087" w:author="LauraPGM" w:date="2025-10-06T22:25:00Z">
        <w:r w:rsidRPr="008439ED">
          <w:rPr>
            <w:rFonts w:ascii="Calibri" w:eastAsia="Times New Roman" w:hAnsi="Calibri" w:cs="Calibri"/>
            <w:bCs/>
            <w:lang w:eastAsia="es-CO"/>
            <w:rPrChange w:id="2088" w:author="LauraPGM" w:date="2025-11-04T16:55:00Z">
              <w:rPr>
                <w:rFonts w:ascii="Times New Roman" w:eastAsia="Times New Roman" w:hAnsi="Times New Roman" w:cs="Times New Roman"/>
                <w:b/>
                <w:bCs/>
                <w:sz w:val="24"/>
                <w:szCs w:val="24"/>
                <w:lang w:eastAsia="es-CO"/>
              </w:rPr>
            </w:rPrChange>
          </w:rPr>
          <w:t>Propuestas de optimización con análisis energético, económico y ambiental.</w:t>
        </w:r>
      </w:ins>
    </w:p>
    <w:p w14:paraId="38DB63DC" w14:textId="77777777" w:rsidR="002F5FA5" w:rsidRPr="008439ED" w:rsidRDefault="002F5FA5">
      <w:pPr>
        <w:numPr>
          <w:ilvl w:val="0"/>
          <w:numId w:val="193"/>
        </w:numPr>
        <w:spacing w:before="100" w:beforeAutospacing="1" w:after="100" w:afterAutospacing="1" w:line="360" w:lineRule="auto"/>
        <w:rPr>
          <w:ins w:id="2089" w:author="LauraPGM" w:date="2025-10-06T22:25:00Z"/>
          <w:rFonts w:ascii="Calibri" w:eastAsia="Times New Roman" w:hAnsi="Calibri" w:cs="Calibri"/>
          <w:lang w:eastAsia="es-CO"/>
          <w:rPrChange w:id="2090" w:author="LauraPGM" w:date="2025-11-04T16:55:00Z">
            <w:rPr>
              <w:ins w:id="2091" w:author="LauraPGM" w:date="2025-10-06T22:25:00Z"/>
              <w:rFonts w:ascii="Times New Roman" w:eastAsia="Times New Roman" w:hAnsi="Times New Roman" w:cs="Times New Roman"/>
              <w:sz w:val="24"/>
              <w:szCs w:val="24"/>
              <w:lang w:eastAsia="es-CO"/>
            </w:rPr>
          </w:rPrChange>
        </w:rPr>
        <w:pPrChange w:id="2092" w:author="LauraPGM" w:date="2025-10-06T22:27:00Z">
          <w:pPr>
            <w:numPr>
              <w:numId w:val="189"/>
            </w:numPr>
            <w:tabs>
              <w:tab w:val="num" w:pos="720"/>
            </w:tabs>
            <w:spacing w:before="100" w:beforeAutospacing="1" w:after="100" w:afterAutospacing="1" w:line="240" w:lineRule="auto"/>
            <w:ind w:left="720" w:hanging="360"/>
          </w:pPr>
        </w:pPrChange>
      </w:pPr>
      <w:ins w:id="2093" w:author="LauraPGM" w:date="2025-10-06T22:25:00Z">
        <w:r w:rsidRPr="008439ED">
          <w:rPr>
            <w:rFonts w:ascii="Calibri" w:eastAsia="Times New Roman" w:hAnsi="Calibri" w:cs="Calibri"/>
            <w:bCs/>
            <w:lang w:eastAsia="es-CO"/>
            <w:rPrChange w:id="2094" w:author="LauraPGM" w:date="2025-11-04T16:55:00Z">
              <w:rPr>
                <w:rFonts w:ascii="Times New Roman" w:eastAsia="Times New Roman" w:hAnsi="Times New Roman" w:cs="Times New Roman"/>
                <w:b/>
                <w:bCs/>
                <w:sz w:val="24"/>
                <w:szCs w:val="24"/>
                <w:lang w:eastAsia="es-CO"/>
              </w:rPr>
            </w:rPrChange>
          </w:rPr>
          <w:t>Conclusiones y recomendaciones.</w:t>
        </w:r>
      </w:ins>
    </w:p>
    <w:p w14:paraId="3DC89992" w14:textId="37DA40E5" w:rsidR="002F5FA5" w:rsidRPr="008439ED" w:rsidRDefault="002F5FA5">
      <w:pPr>
        <w:numPr>
          <w:ilvl w:val="0"/>
          <w:numId w:val="193"/>
        </w:numPr>
        <w:spacing w:before="100" w:beforeAutospacing="1" w:after="100" w:afterAutospacing="1" w:line="360" w:lineRule="auto"/>
        <w:rPr>
          <w:ins w:id="2095" w:author="LauraPGM" w:date="2025-10-06T22:25:00Z"/>
          <w:rFonts w:ascii="Calibri" w:eastAsia="Times New Roman" w:hAnsi="Calibri" w:cs="Calibri"/>
          <w:lang w:eastAsia="es-CO"/>
          <w:rPrChange w:id="2096" w:author="LauraPGM" w:date="2025-11-04T16:55:00Z">
            <w:rPr>
              <w:ins w:id="2097" w:author="LauraPGM" w:date="2025-10-06T22:25:00Z"/>
              <w:rFonts w:ascii="Times New Roman" w:eastAsia="Times New Roman" w:hAnsi="Times New Roman" w:cs="Times New Roman"/>
              <w:sz w:val="24"/>
              <w:szCs w:val="24"/>
              <w:lang w:eastAsia="es-CO"/>
            </w:rPr>
          </w:rPrChange>
        </w:rPr>
        <w:pPrChange w:id="2098" w:author="LauraPGM" w:date="2025-10-06T22:26:00Z">
          <w:pPr>
            <w:spacing w:line="240" w:lineRule="auto"/>
          </w:pPr>
        </w:pPrChange>
      </w:pPr>
      <w:ins w:id="2099" w:author="LauraPGM" w:date="2025-10-06T22:25:00Z">
        <w:r w:rsidRPr="008439ED">
          <w:rPr>
            <w:rFonts w:ascii="Calibri" w:eastAsia="Times New Roman" w:hAnsi="Calibri" w:cs="Calibri"/>
            <w:bCs/>
            <w:lang w:eastAsia="es-CO"/>
            <w:rPrChange w:id="2100" w:author="LauraPGM" w:date="2025-11-04T16:55:00Z">
              <w:rPr>
                <w:rFonts w:ascii="Times New Roman" w:eastAsia="Times New Roman" w:hAnsi="Times New Roman" w:cs="Times New Roman"/>
                <w:b/>
                <w:bCs/>
                <w:sz w:val="24"/>
                <w:szCs w:val="24"/>
                <w:lang w:eastAsia="es-CO"/>
              </w:rPr>
            </w:rPrChange>
          </w:rPr>
          <w:t>Anexos (opcional).</w:t>
        </w:r>
      </w:ins>
    </w:p>
    <w:p w14:paraId="789C4068" w14:textId="733088F8" w:rsidR="002F5FA5" w:rsidRPr="008439ED" w:rsidRDefault="002F5FA5">
      <w:pPr>
        <w:spacing w:before="100" w:beforeAutospacing="1" w:after="100" w:afterAutospacing="1" w:line="360" w:lineRule="auto"/>
        <w:outlineLvl w:val="2"/>
        <w:rPr>
          <w:ins w:id="2101" w:author="LauraPGM" w:date="2025-10-06T22:25:00Z"/>
          <w:rFonts w:ascii="Calibri" w:eastAsia="Times New Roman" w:hAnsi="Calibri" w:cs="Calibri"/>
          <w:b/>
          <w:bCs/>
          <w:lang w:eastAsia="es-CO"/>
          <w:rPrChange w:id="2102" w:author="LauraPGM" w:date="2025-11-04T16:55:00Z">
            <w:rPr>
              <w:ins w:id="2103" w:author="LauraPGM" w:date="2025-10-06T22:25:00Z"/>
              <w:rFonts w:ascii="Times New Roman" w:eastAsia="Times New Roman" w:hAnsi="Times New Roman" w:cs="Times New Roman"/>
              <w:b/>
              <w:bCs/>
              <w:sz w:val="27"/>
              <w:szCs w:val="27"/>
              <w:lang w:eastAsia="es-CO"/>
            </w:rPr>
          </w:rPrChange>
        </w:rPr>
        <w:pPrChange w:id="2104" w:author="LauraPGM" w:date="2025-10-06T22:27:00Z">
          <w:pPr>
            <w:spacing w:before="100" w:beforeAutospacing="1" w:after="100" w:afterAutospacing="1" w:line="240" w:lineRule="auto"/>
            <w:outlineLvl w:val="2"/>
          </w:pPr>
        </w:pPrChange>
      </w:pPr>
      <w:ins w:id="2105" w:author="LauraPGM" w:date="2025-10-06T22:25:00Z">
        <w:r w:rsidRPr="008439ED">
          <w:rPr>
            <w:rFonts w:ascii="Calibri" w:eastAsia="Times New Roman" w:hAnsi="Calibri" w:cs="Calibri"/>
            <w:b/>
            <w:bCs/>
            <w:lang w:eastAsia="es-CO"/>
            <w:rPrChange w:id="2106" w:author="LauraPGM" w:date="2025-11-04T16:55:00Z">
              <w:rPr>
                <w:rFonts w:ascii="Times New Roman" w:eastAsia="Times New Roman" w:hAnsi="Times New Roman" w:cs="Times New Roman"/>
                <w:b/>
                <w:bCs/>
                <w:sz w:val="27"/>
                <w:szCs w:val="27"/>
                <w:lang w:eastAsia="es-CO"/>
              </w:rPr>
            </w:rPrChange>
          </w:rPr>
          <w:t>a) Presentación de resultados</w:t>
        </w:r>
      </w:ins>
    </w:p>
    <w:p w14:paraId="5D95E22C" w14:textId="77777777" w:rsidR="002F5FA5" w:rsidRPr="008439ED" w:rsidRDefault="002F5FA5">
      <w:pPr>
        <w:numPr>
          <w:ilvl w:val="0"/>
          <w:numId w:val="190"/>
        </w:numPr>
        <w:spacing w:before="100" w:beforeAutospacing="1" w:after="100" w:afterAutospacing="1" w:line="360" w:lineRule="auto"/>
        <w:rPr>
          <w:ins w:id="2107" w:author="LauraPGM" w:date="2025-10-06T22:25:00Z"/>
          <w:rFonts w:ascii="Calibri" w:eastAsia="Times New Roman" w:hAnsi="Calibri" w:cs="Calibri"/>
          <w:lang w:eastAsia="es-CO"/>
          <w:rPrChange w:id="2108" w:author="LauraPGM" w:date="2025-11-04T16:55:00Z">
            <w:rPr>
              <w:ins w:id="2109" w:author="LauraPGM" w:date="2025-10-06T22:25:00Z"/>
              <w:rFonts w:ascii="Times New Roman" w:eastAsia="Times New Roman" w:hAnsi="Times New Roman" w:cs="Times New Roman"/>
              <w:sz w:val="24"/>
              <w:szCs w:val="24"/>
              <w:lang w:eastAsia="es-CO"/>
            </w:rPr>
          </w:rPrChange>
        </w:rPr>
        <w:pPrChange w:id="2110" w:author="LauraPGM" w:date="2025-10-06T22:26:00Z">
          <w:pPr>
            <w:numPr>
              <w:numId w:val="190"/>
            </w:numPr>
            <w:tabs>
              <w:tab w:val="num" w:pos="720"/>
            </w:tabs>
            <w:spacing w:before="100" w:beforeAutospacing="1" w:after="100" w:afterAutospacing="1" w:line="240" w:lineRule="auto"/>
            <w:ind w:left="720" w:hanging="360"/>
          </w:pPr>
        </w:pPrChange>
      </w:pPr>
      <w:ins w:id="2111" w:author="LauraPGM" w:date="2025-10-06T22:25:00Z">
        <w:r w:rsidRPr="008439ED">
          <w:rPr>
            <w:rFonts w:ascii="Calibri" w:eastAsia="Times New Roman" w:hAnsi="Calibri" w:cs="Calibri"/>
            <w:b/>
            <w:bCs/>
            <w:lang w:eastAsia="es-CO"/>
            <w:rPrChange w:id="2112" w:author="LauraPGM" w:date="2025-11-04T16:55:00Z">
              <w:rPr>
                <w:rFonts w:ascii="Times New Roman" w:eastAsia="Times New Roman" w:hAnsi="Times New Roman" w:cs="Times New Roman"/>
                <w:b/>
                <w:bCs/>
                <w:sz w:val="24"/>
                <w:szCs w:val="24"/>
                <w:lang w:eastAsia="es-CO"/>
              </w:rPr>
            </w:rPrChange>
          </w:rPr>
          <w:lastRenderedPageBreak/>
          <w:t>Claridad y consistencia:</w:t>
        </w:r>
        <w:r w:rsidRPr="008439ED">
          <w:rPr>
            <w:rFonts w:ascii="Calibri" w:eastAsia="Times New Roman" w:hAnsi="Calibri" w:cs="Calibri"/>
            <w:lang w:eastAsia="es-CO"/>
            <w:rPrChange w:id="2113" w:author="LauraPGM" w:date="2025-11-04T16:55:00Z">
              <w:rPr>
                <w:rFonts w:ascii="Times New Roman" w:eastAsia="Times New Roman" w:hAnsi="Times New Roman" w:cs="Times New Roman"/>
                <w:sz w:val="24"/>
                <w:szCs w:val="24"/>
                <w:lang w:eastAsia="es-CO"/>
              </w:rPr>
            </w:rPrChange>
          </w:rPr>
          <w:t xml:space="preserve"> uso de gráficos y tablas bien definidos.</w:t>
        </w:r>
      </w:ins>
    </w:p>
    <w:p w14:paraId="5A129976" w14:textId="77777777" w:rsidR="002F5FA5" w:rsidRPr="008439ED" w:rsidRDefault="002F5FA5">
      <w:pPr>
        <w:numPr>
          <w:ilvl w:val="0"/>
          <w:numId w:val="190"/>
        </w:numPr>
        <w:spacing w:before="100" w:beforeAutospacing="1" w:after="100" w:afterAutospacing="1" w:line="360" w:lineRule="auto"/>
        <w:rPr>
          <w:ins w:id="2114" w:author="LauraPGM" w:date="2025-10-06T22:25:00Z"/>
          <w:rFonts w:ascii="Calibri" w:eastAsia="Times New Roman" w:hAnsi="Calibri" w:cs="Calibri"/>
          <w:lang w:eastAsia="es-CO"/>
          <w:rPrChange w:id="2115" w:author="LauraPGM" w:date="2025-11-04T16:55:00Z">
            <w:rPr>
              <w:ins w:id="2116" w:author="LauraPGM" w:date="2025-10-06T22:25:00Z"/>
              <w:rFonts w:ascii="Times New Roman" w:eastAsia="Times New Roman" w:hAnsi="Times New Roman" w:cs="Times New Roman"/>
              <w:sz w:val="24"/>
              <w:szCs w:val="24"/>
              <w:lang w:eastAsia="es-CO"/>
            </w:rPr>
          </w:rPrChange>
        </w:rPr>
        <w:pPrChange w:id="2117" w:author="LauraPGM" w:date="2025-10-06T22:26:00Z">
          <w:pPr>
            <w:numPr>
              <w:numId w:val="190"/>
            </w:numPr>
            <w:tabs>
              <w:tab w:val="num" w:pos="720"/>
            </w:tabs>
            <w:spacing w:before="100" w:beforeAutospacing="1" w:after="100" w:afterAutospacing="1" w:line="240" w:lineRule="auto"/>
            <w:ind w:left="720" w:hanging="360"/>
          </w:pPr>
        </w:pPrChange>
      </w:pPr>
      <w:ins w:id="2118" w:author="LauraPGM" w:date="2025-10-06T22:25:00Z">
        <w:r w:rsidRPr="008439ED">
          <w:rPr>
            <w:rFonts w:ascii="Calibri" w:eastAsia="Times New Roman" w:hAnsi="Calibri" w:cs="Calibri"/>
            <w:b/>
            <w:bCs/>
            <w:lang w:eastAsia="es-CO"/>
            <w:rPrChange w:id="2119" w:author="LauraPGM" w:date="2025-11-04T16:55:00Z">
              <w:rPr>
                <w:rFonts w:ascii="Times New Roman" w:eastAsia="Times New Roman" w:hAnsi="Times New Roman" w:cs="Times New Roman"/>
                <w:b/>
                <w:bCs/>
                <w:sz w:val="24"/>
                <w:szCs w:val="24"/>
                <w:lang w:eastAsia="es-CO"/>
              </w:rPr>
            </w:rPrChange>
          </w:rPr>
          <w:t>Gráficos de tendencia:</w:t>
        </w:r>
        <w:r w:rsidRPr="008439ED">
          <w:rPr>
            <w:rFonts w:ascii="Calibri" w:eastAsia="Times New Roman" w:hAnsi="Calibri" w:cs="Calibri"/>
            <w:lang w:eastAsia="es-CO"/>
            <w:rPrChange w:id="2120" w:author="LauraPGM" w:date="2025-11-04T16:55:00Z">
              <w:rPr>
                <w:rFonts w:ascii="Times New Roman" w:eastAsia="Times New Roman" w:hAnsi="Times New Roman" w:cs="Times New Roman"/>
                <w:sz w:val="24"/>
                <w:szCs w:val="24"/>
                <w:lang w:eastAsia="es-CO"/>
              </w:rPr>
            </w:rPrChange>
          </w:rPr>
          <w:t xml:space="preserve"> representación de la evolución de los IDEs, LBE y objetivos.</w:t>
        </w:r>
      </w:ins>
    </w:p>
    <w:p w14:paraId="169617CA" w14:textId="77777777" w:rsidR="002F5FA5" w:rsidRPr="008439ED" w:rsidRDefault="002F5FA5">
      <w:pPr>
        <w:numPr>
          <w:ilvl w:val="0"/>
          <w:numId w:val="190"/>
        </w:numPr>
        <w:spacing w:before="100" w:beforeAutospacing="1" w:after="100" w:afterAutospacing="1" w:line="360" w:lineRule="auto"/>
        <w:rPr>
          <w:ins w:id="2121" w:author="LauraPGM" w:date="2025-10-06T22:25:00Z"/>
          <w:rFonts w:ascii="Calibri" w:eastAsia="Times New Roman" w:hAnsi="Calibri" w:cs="Calibri"/>
          <w:lang w:eastAsia="es-CO"/>
          <w:rPrChange w:id="2122" w:author="LauraPGM" w:date="2025-11-04T16:55:00Z">
            <w:rPr>
              <w:ins w:id="2123" w:author="LauraPGM" w:date="2025-10-06T22:25:00Z"/>
              <w:rFonts w:ascii="Times New Roman" w:eastAsia="Times New Roman" w:hAnsi="Times New Roman" w:cs="Times New Roman"/>
              <w:sz w:val="24"/>
              <w:szCs w:val="24"/>
              <w:lang w:eastAsia="es-CO"/>
            </w:rPr>
          </w:rPrChange>
        </w:rPr>
        <w:pPrChange w:id="2124" w:author="LauraPGM" w:date="2025-10-06T22:26:00Z">
          <w:pPr>
            <w:numPr>
              <w:numId w:val="190"/>
            </w:numPr>
            <w:tabs>
              <w:tab w:val="num" w:pos="720"/>
            </w:tabs>
            <w:spacing w:before="100" w:beforeAutospacing="1" w:after="100" w:afterAutospacing="1" w:line="240" w:lineRule="auto"/>
            <w:ind w:left="720" w:hanging="360"/>
          </w:pPr>
        </w:pPrChange>
      </w:pPr>
      <w:ins w:id="2125" w:author="LauraPGM" w:date="2025-10-06T22:25:00Z">
        <w:r w:rsidRPr="008439ED">
          <w:rPr>
            <w:rFonts w:ascii="Calibri" w:eastAsia="Times New Roman" w:hAnsi="Calibri" w:cs="Calibri"/>
            <w:b/>
            <w:bCs/>
            <w:lang w:eastAsia="es-CO"/>
            <w:rPrChange w:id="2126" w:author="LauraPGM" w:date="2025-11-04T16:55:00Z">
              <w:rPr>
                <w:rFonts w:ascii="Times New Roman" w:eastAsia="Times New Roman" w:hAnsi="Times New Roman" w:cs="Times New Roman"/>
                <w:b/>
                <w:bCs/>
                <w:sz w:val="24"/>
                <w:szCs w:val="24"/>
                <w:lang w:eastAsia="es-CO"/>
              </w:rPr>
            </w:rPrChange>
          </w:rPr>
          <w:t>Gráficos relativos:</w:t>
        </w:r>
        <w:r w:rsidRPr="008439ED">
          <w:rPr>
            <w:rFonts w:ascii="Calibri" w:eastAsia="Times New Roman" w:hAnsi="Calibri" w:cs="Calibri"/>
            <w:lang w:eastAsia="es-CO"/>
            <w:rPrChange w:id="2127" w:author="LauraPGM" w:date="2025-11-04T16:55:00Z">
              <w:rPr>
                <w:rFonts w:ascii="Times New Roman" w:eastAsia="Times New Roman" w:hAnsi="Times New Roman" w:cs="Times New Roman"/>
                <w:sz w:val="24"/>
                <w:szCs w:val="24"/>
                <w:lang w:eastAsia="es-CO"/>
              </w:rPr>
            </w:rPrChange>
          </w:rPr>
          <w:t xml:space="preserve"> porcentajes de mejora respecto a la línea base.</w:t>
        </w:r>
      </w:ins>
    </w:p>
    <w:p w14:paraId="171B64A5" w14:textId="77777777" w:rsidR="002F5FA5" w:rsidRPr="008439ED" w:rsidRDefault="002F5FA5">
      <w:pPr>
        <w:numPr>
          <w:ilvl w:val="0"/>
          <w:numId w:val="190"/>
        </w:numPr>
        <w:spacing w:before="100" w:beforeAutospacing="1" w:after="100" w:afterAutospacing="1" w:line="360" w:lineRule="auto"/>
        <w:rPr>
          <w:ins w:id="2128" w:author="LauraPGM" w:date="2025-10-06T22:25:00Z"/>
          <w:rFonts w:ascii="Calibri" w:eastAsia="Times New Roman" w:hAnsi="Calibri" w:cs="Calibri"/>
          <w:lang w:eastAsia="es-CO"/>
          <w:rPrChange w:id="2129" w:author="LauraPGM" w:date="2025-11-04T16:55:00Z">
            <w:rPr>
              <w:ins w:id="2130" w:author="LauraPGM" w:date="2025-10-06T22:25:00Z"/>
              <w:rFonts w:ascii="Times New Roman" w:eastAsia="Times New Roman" w:hAnsi="Times New Roman" w:cs="Times New Roman"/>
              <w:sz w:val="24"/>
              <w:szCs w:val="24"/>
              <w:lang w:eastAsia="es-CO"/>
            </w:rPr>
          </w:rPrChange>
        </w:rPr>
        <w:pPrChange w:id="2131" w:author="LauraPGM" w:date="2025-10-06T22:26:00Z">
          <w:pPr>
            <w:numPr>
              <w:numId w:val="190"/>
            </w:numPr>
            <w:tabs>
              <w:tab w:val="num" w:pos="720"/>
            </w:tabs>
            <w:spacing w:before="100" w:beforeAutospacing="1" w:after="100" w:afterAutospacing="1" w:line="240" w:lineRule="auto"/>
            <w:ind w:left="720" w:hanging="360"/>
          </w:pPr>
        </w:pPrChange>
      </w:pPr>
      <w:ins w:id="2132" w:author="LauraPGM" w:date="2025-10-06T22:25:00Z">
        <w:r w:rsidRPr="008439ED">
          <w:rPr>
            <w:rFonts w:ascii="Calibri" w:eastAsia="Times New Roman" w:hAnsi="Calibri" w:cs="Calibri"/>
            <w:b/>
            <w:bCs/>
            <w:lang w:eastAsia="es-CO"/>
            <w:rPrChange w:id="2133" w:author="LauraPGM" w:date="2025-11-04T16:55:00Z">
              <w:rPr>
                <w:rFonts w:ascii="Times New Roman" w:eastAsia="Times New Roman" w:hAnsi="Times New Roman" w:cs="Times New Roman"/>
                <w:b/>
                <w:bCs/>
                <w:sz w:val="24"/>
                <w:szCs w:val="24"/>
                <w:lang w:eastAsia="es-CO"/>
              </w:rPr>
            </w:rPrChange>
          </w:rPr>
          <w:t>Tablas resumen:</w:t>
        </w:r>
        <w:r w:rsidRPr="008439ED">
          <w:rPr>
            <w:rFonts w:ascii="Calibri" w:eastAsia="Times New Roman" w:hAnsi="Calibri" w:cs="Calibri"/>
            <w:lang w:eastAsia="es-CO"/>
            <w:rPrChange w:id="2134" w:author="LauraPGM" w:date="2025-11-04T16:55:00Z">
              <w:rPr>
                <w:rFonts w:ascii="Times New Roman" w:eastAsia="Times New Roman" w:hAnsi="Times New Roman" w:cs="Times New Roman"/>
                <w:sz w:val="24"/>
                <w:szCs w:val="24"/>
                <w:lang w:eastAsia="es-CO"/>
              </w:rPr>
            </w:rPrChange>
          </w:rPr>
          <w:t xml:space="preserve"> indicadores clave, consumos reales y proyectados.</w:t>
        </w:r>
      </w:ins>
    </w:p>
    <w:p w14:paraId="10F0D3A1" w14:textId="77777777" w:rsidR="002F5FA5" w:rsidRPr="008439ED" w:rsidRDefault="002F5FA5">
      <w:pPr>
        <w:numPr>
          <w:ilvl w:val="0"/>
          <w:numId w:val="190"/>
        </w:numPr>
        <w:spacing w:before="100" w:beforeAutospacing="1" w:after="100" w:afterAutospacing="1" w:line="360" w:lineRule="auto"/>
        <w:rPr>
          <w:ins w:id="2135" w:author="LauraPGM" w:date="2025-10-06T22:25:00Z"/>
          <w:rFonts w:ascii="Calibri" w:eastAsia="Times New Roman" w:hAnsi="Calibri" w:cs="Calibri"/>
          <w:lang w:eastAsia="es-CO"/>
          <w:rPrChange w:id="2136" w:author="LauraPGM" w:date="2025-11-04T16:55:00Z">
            <w:rPr>
              <w:ins w:id="2137" w:author="LauraPGM" w:date="2025-10-06T22:25:00Z"/>
              <w:rFonts w:ascii="Times New Roman" w:eastAsia="Times New Roman" w:hAnsi="Times New Roman" w:cs="Times New Roman"/>
              <w:sz w:val="24"/>
              <w:szCs w:val="24"/>
              <w:lang w:eastAsia="es-CO"/>
            </w:rPr>
          </w:rPrChange>
        </w:rPr>
        <w:pPrChange w:id="2138" w:author="LauraPGM" w:date="2025-10-06T22:26:00Z">
          <w:pPr>
            <w:numPr>
              <w:numId w:val="190"/>
            </w:numPr>
            <w:tabs>
              <w:tab w:val="num" w:pos="720"/>
            </w:tabs>
            <w:spacing w:before="100" w:beforeAutospacing="1" w:after="100" w:afterAutospacing="1" w:line="240" w:lineRule="auto"/>
            <w:ind w:left="720" w:hanging="360"/>
          </w:pPr>
        </w:pPrChange>
      </w:pPr>
      <w:ins w:id="2139" w:author="LauraPGM" w:date="2025-10-06T22:25:00Z">
        <w:r w:rsidRPr="008439ED">
          <w:rPr>
            <w:rFonts w:ascii="Calibri" w:eastAsia="Times New Roman" w:hAnsi="Calibri" w:cs="Calibri"/>
            <w:b/>
            <w:bCs/>
            <w:lang w:eastAsia="es-CO"/>
            <w:rPrChange w:id="2140" w:author="LauraPGM" w:date="2025-11-04T16:55:00Z">
              <w:rPr>
                <w:rFonts w:ascii="Times New Roman" w:eastAsia="Times New Roman" w:hAnsi="Times New Roman" w:cs="Times New Roman"/>
                <w:b/>
                <w:bCs/>
                <w:sz w:val="24"/>
                <w:szCs w:val="24"/>
                <w:lang w:eastAsia="es-CO"/>
              </w:rPr>
            </w:rPrChange>
          </w:rPr>
          <w:t>Identificación de desviaciones:</w:t>
        </w:r>
        <w:r w:rsidRPr="008439ED">
          <w:rPr>
            <w:rFonts w:ascii="Calibri" w:eastAsia="Times New Roman" w:hAnsi="Calibri" w:cs="Calibri"/>
            <w:lang w:eastAsia="es-CO"/>
            <w:rPrChange w:id="2141" w:author="LauraPGM" w:date="2025-11-04T16:55:00Z">
              <w:rPr>
                <w:rFonts w:ascii="Times New Roman" w:eastAsia="Times New Roman" w:hAnsi="Times New Roman" w:cs="Times New Roman"/>
                <w:sz w:val="24"/>
                <w:szCs w:val="24"/>
                <w:lang w:eastAsia="es-CO"/>
              </w:rPr>
            </w:rPrChange>
          </w:rPr>
          <w:t xml:space="preserve"> mediante colores o símbolos diferenciadores.</w:t>
        </w:r>
      </w:ins>
    </w:p>
    <w:p w14:paraId="01F3781F" w14:textId="4965C91C" w:rsidR="002F5FA5" w:rsidRPr="008439ED" w:rsidRDefault="002F5FA5">
      <w:pPr>
        <w:spacing w:line="360" w:lineRule="auto"/>
        <w:rPr>
          <w:ins w:id="2142" w:author="LauraPGM" w:date="2025-10-06T22:25:00Z"/>
          <w:rFonts w:ascii="Calibri" w:eastAsia="Times New Roman" w:hAnsi="Calibri" w:cs="Calibri"/>
          <w:lang w:eastAsia="es-CO"/>
          <w:rPrChange w:id="2143" w:author="LauraPGM" w:date="2025-11-04T16:55:00Z">
            <w:rPr>
              <w:ins w:id="2144" w:author="LauraPGM" w:date="2025-10-06T22:25:00Z"/>
              <w:rFonts w:ascii="Times New Roman" w:eastAsia="Times New Roman" w:hAnsi="Times New Roman" w:cs="Times New Roman"/>
              <w:sz w:val="24"/>
              <w:szCs w:val="24"/>
              <w:lang w:eastAsia="es-CO"/>
            </w:rPr>
          </w:rPrChange>
        </w:rPr>
        <w:pPrChange w:id="2145" w:author="LauraPGM" w:date="2025-10-06T22:26:00Z">
          <w:pPr>
            <w:spacing w:line="240" w:lineRule="auto"/>
          </w:pPr>
        </w:pPrChange>
      </w:pPr>
    </w:p>
    <w:p w14:paraId="7453EC50" w14:textId="77777777" w:rsidR="002F5FA5" w:rsidRPr="008439ED" w:rsidRDefault="002F5FA5">
      <w:pPr>
        <w:spacing w:before="100" w:beforeAutospacing="1" w:after="100" w:afterAutospacing="1" w:line="360" w:lineRule="auto"/>
        <w:outlineLvl w:val="2"/>
        <w:rPr>
          <w:ins w:id="2146" w:author="LauraPGM" w:date="2025-10-06T22:25:00Z"/>
          <w:rFonts w:ascii="Calibri" w:eastAsia="Times New Roman" w:hAnsi="Calibri" w:cs="Calibri"/>
          <w:b/>
          <w:bCs/>
          <w:lang w:eastAsia="es-CO"/>
          <w:rPrChange w:id="2147" w:author="LauraPGM" w:date="2025-11-04T16:55:00Z">
            <w:rPr>
              <w:ins w:id="2148" w:author="LauraPGM" w:date="2025-10-06T22:25:00Z"/>
              <w:rFonts w:ascii="Times New Roman" w:eastAsia="Times New Roman" w:hAnsi="Times New Roman" w:cs="Times New Roman"/>
              <w:b/>
              <w:bCs/>
              <w:sz w:val="27"/>
              <w:szCs w:val="27"/>
              <w:lang w:eastAsia="es-CO"/>
            </w:rPr>
          </w:rPrChange>
        </w:rPr>
        <w:pPrChange w:id="2149" w:author="LauraPGM" w:date="2025-10-06T22:26:00Z">
          <w:pPr>
            <w:spacing w:before="100" w:beforeAutospacing="1" w:after="100" w:afterAutospacing="1" w:line="240" w:lineRule="auto"/>
            <w:outlineLvl w:val="2"/>
          </w:pPr>
        </w:pPrChange>
      </w:pPr>
      <w:ins w:id="2150" w:author="LauraPGM" w:date="2025-10-06T22:25:00Z">
        <w:r w:rsidRPr="008439ED">
          <w:rPr>
            <w:rFonts w:ascii="Calibri" w:eastAsia="Times New Roman" w:hAnsi="Calibri" w:cs="Calibri"/>
            <w:b/>
            <w:bCs/>
            <w:lang w:eastAsia="es-CO"/>
            <w:rPrChange w:id="2151" w:author="LauraPGM" w:date="2025-11-04T16:55:00Z">
              <w:rPr>
                <w:rFonts w:ascii="Times New Roman" w:eastAsia="Times New Roman" w:hAnsi="Times New Roman" w:cs="Times New Roman"/>
                <w:b/>
                <w:bCs/>
                <w:sz w:val="27"/>
                <w:szCs w:val="27"/>
                <w:lang w:eastAsia="es-CO"/>
              </w:rPr>
            </w:rPrChange>
          </w:rPr>
          <w:t>b) Documentación de estrategias de optimización</w:t>
        </w:r>
      </w:ins>
    </w:p>
    <w:p w14:paraId="529DBBF7" w14:textId="77777777" w:rsidR="002F5FA5" w:rsidRPr="008439ED" w:rsidRDefault="002F5FA5">
      <w:pPr>
        <w:spacing w:before="100" w:beforeAutospacing="1" w:after="100" w:afterAutospacing="1" w:line="360" w:lineRule="auto"/>
        <w:rPr>
          <w:ins w:id="2152" w:author="LauraPGM" w:date="2025-10-06T22:25:00Z"/>
          <w:rFonts w:ascii="Calibri" w:eastAsia="Times New Roman" w:hAnsi="Calibri" w:cs="Calibri"/>
          <w:lang w:eastAsia="es-CO"/>
          <w:rPrChange w:id="2153" w:author="LauraPGM" w:date="2025-11-04T16:55:00Z">
            <w:rPr>
              <w:ins w:id="2154" w:author="LauraPGM" w:date="2025-10-06T22:25:00Z"/>
              <w:rFonts w:ascii="Times New Roman" w:eastAsia="Times New Roman" w:hAnsi="Times New Roman" w:cs="Times New Roman"/>
              <w:sz w:val="24"/>
              <w:szCs w:val="24"/>
              <w:lang w:eastAsia="es-CO"/>
            </w:rPr>
          </w:rPrChange>
        </w:rPr>
        <w:pPrChange w:id="2155" w:author="LauraPGM" w:date="2025-10-06T22:26:00Z">
          <w:pPr>
            <w:spacing w:before="100" w:beforeAutospacing="1" w:after="100" w:afterAutospacing="1" w:line="240" w:lineRule="auto"/>
          </w:pPr>
        </w:pPrChange>
      </w:pPr>
      <w:ins w:id="2156" w:author="LauraPGM" w:date="2025-10-06T22:25:00Z">
        <w:r w:rsidRPr="008439ED">
          <w:rPr>
            <w:rFonts w:ascii="Calibri" w:eastAsia="Times New Roman" w:hAnsi="Calibri" w:cs="Calibri"/>
            <w:lang w:eastAsia="es-CO"/>
            <w:rPrChange w:id="2157" w:author="LauraPGM" w:date="2025-11-04T16:55:00Z">
              <w:rPr>
                <w:rFonts w:ascii="Times New Roman" w:eastAsia="Times New Roman" w:hAnsi="Times New Roman" w:cs="Times New Roman"/>
                <w:sz w:val="24"/>
                <w:szCs w:val="24"/>
                <w:lang w:eastAsia="es-CO"/>
              </w:rPr>
            </w:rPrChange>
          </w:rPr>
          <w:t>Cada estrategia debe incluir los siguientes elementos:</w:t>
        </w:r>
      </w:ins>
    </w:p>
    <w:p w14:paraId="0840C9BA" w14:textId="77777777" w:rsidR="002F5FA5" w:rsidRPr="008439ED" w:rsidRDefault="002F5FA5">
      <w:pPr>
        <w:numPr>
          <w:ilvl w:val="0"/>
          <w:numId w:val="191"/>
        </w:numPr>
        <w:spacing w:before="100" w:beforeAutospacing="1" w:after="100" w:afterAutospacing="1" w:line="360" w:lineRule="auto"/>
        <w:rPr>
          <w:ins w:id="2158" w:author="LauraPGM" w:date="2025-10-06T22:25:00Z"/>
          <w:rFonts w:ascii="Calibri" w:eastAsia="Times New Roman" w:hAnsi="Calibri" w:cs="Calibri"/>
          <w:lang w:eastAsia="es-CO"/>
          <w:rPrChange w:id="2159" w:author="LauraPGM" w:date="2025-11-04T16:55:00Z">
            <w:rPr>
              <w:ins w:id="2160" w:author="LauraPGM" w:date="2025-10-06T22:25:00Z"/>
              <w:rFonts w:ascii="Times New Roman" w:eastAsia="Times New Roman" w:hAnsi="Times New Roman" w:cs="Times New Roman"/>
              <w:sz w:val="24"/>
              <w:szCs w:val="24"/>
              <w:lang w:eastAsia="es-CO"/>
            </w:rPr>
          </w:rPrChange>
        </w:rPr>
        <w:pPrChange w:id="2161" w:author="LauraPGM" w:date="2025-10-06T22:26:00Z">
          <w:pPr>
            <w:numPr>
              <w:numId w:val="191"/>
            </w:numPr>
            <w:tabs>
              <w:tab w:val="num" w:pos="720"/>
            </w:tabs>
            <w:spacing w:before="100" w:beforeAutospacing="1" w:after="100" w:afterAutospacing="1" w:line="240" w:lineRule="auto"/>
            <w:ind w:left="720" w:hanging="360"/>
          </w:pPr>
        </w:pPrChange>
      </w:pPr>
      <w:ins w:id="2162" w:author="LauraPGM" w:date="2025-10-06T22:25:00Z">
        <w:r w:rsidRPr="008439ED">
          <w:rPr>
            <w:rFonts w:ascii="Calibri" w:eastAsia="Times New Roman" w:hAnsi="Calibri" w:cs="Calibri"/>
            <w:bCs/>
            <w:lang w:eastAsia="es-CO"/>
            <w:rPrChange w:id="2163" w:author="LauraPGM" w:date="2025-11-04T16:55:00Z">
              <w:rPr>
                <w:rFonts w:ascii="Times New Roman" w:eastAsia="Times New Roman" w:hAnsi="Times New Roman" w:cs="Times New Roman"/>
                <w:b/>
                <w:bCs/>
                <w:sz w:val="24"/>
                <w:szCs w:val="24"/>
                <w:lang w:eastAsia="es-CO"/>
              </w:rPr>
            </w:rPrChange>
          </w:rPr>
          <w:t>Descripción y objetivo.</w:t>
        </w:r>
      </w:ins>
    </w:p>
    <w:p w14:paraId="388793A0" w14:textId="77777777" w:rsidR="002F5FA5" w:rsidRPr="008439ED" w:rsidRDefault="002F5FA5">
      <w:pPr>
        <w:numPr>
          <w:ilvl w:val="0"/>
          <w:numId w:val="191"/>
        </w:numPr>
        <w:spacing w:before="100" w:beforeAutospacing="1" w:after="100" w:afterAutospacing="1" w:line="360" w:lineRule="auto"/>
        <w:rPr>
          <w:ins w:id="2164" w:author="LauraPGM" w:date="2025-10-06T22:25:00Z"/>
          <w:rFonts w:ascii="Calibri" w:eastAsia="Times New Roman" w:hAnsi="Calibri" w:cs="Calibri"/>
          <w:lang w:eastAsia="es-CO"/>
          <w:rPrChange w:id="2165" w:author="LauraPGM" w:date="2025-11-04T16:55:00Z">
            <w:rPr>
              <w:ins w:id="2166" w:author="LauraPGM" w:date="2025-10-06T22:25:00Z"/>
              <w:rFonts w:ascii="Times New Roman" w:eastAsia="Times New Roman" w:hAnsi="Times New Roman" w:cs="Times New Roman"/>
              <w:sz w:val="24"/>
              <w:szCs w:val="24"/>
              <w:lang w:eastAsia="es-CO"/>
            </w:rPr>
          </w:rPrChange>
        </w:rPr>
        <w:pPrChange w:id="2167" w:author="LauraPGM" w:date="2025-10-06T22:26:00Z">
          <w:pPr>
            <w:numPr>
              <w:numId w:val="191"/>
            </w:numPr>
            <w:tabs>
              <w:tab w:val="num" w:pos="720"/>
            </w:tabs>
            <w:spacing w:before="100" w:beforeAutospacing="1" w:after="100" w:afterAutospacing="1" w:line="240" w:lineRule="auto"/>
            <w:ind w:left="720" w:hanging="360"/>
          </w:pPr>
        </w:pPrChange>
      </w:pPr>
      <w:ins w:id="2168" w:author="LauraPGM" w:date="2025-10-06T22:25:00Z">
        <w:r w:rsidRPr="008439ED">
          <w:rPr>
            <w:rFonts w:ascii="Calibri" w:eastAsia="Times New Roman" w:hAnsi="Calibri" w:cs="Calibri"/>
            <w:bCs/>
            <w:lang w:eastAsia="es-CO"/>
            <w:rPrChange w:id="2169" w:author="LauraPGM" w:date="2025-11-04T16:55:00Z">
              <w:rPr>
                <w:rFonts w:ascii="Times New Roman" w:eastAsia="Times New Roman" w:hAnsi="Times New Roman" w:cs="Times New Roman"/>
                <w:b/>
                <w:bCs/>
                <w:sz w:val="24"/>
                <w:szCs w:val="24"/>
                <w:lang w:eastAsia="es-CO"/>
              </w:rPr>
            </w:rPrChange>
          </w:rPr>
          <w:t>Ahorro energético estimado.</w:t>
        </w:r>
      </w:ins>
    </w:p>
    <w:p w14:paraId="44373DA9" w14:textId="424017E4" w:rsidR="002F5FA5" w:rsidRPr="008439ED" w:rsidRDefault="002F5FA5">
      <w:pPr>
        <w:numPr>
          <w:ilvl w:val="0"/>
          <w:numId w:val="191"/>
        </w:numPr>
        <w:spacing w:before="100" w:beforeAutospacing="1" w:after="100" w:afterAutospacing="1" w:line="360" w:lineRule="auto"/>
        <w:rPr>
          <w:ins w:id="2170" w:author="LauraPGM" w:date="2025-10-06T22:25:00Z"/>
          <w:rFonts w:ascii="Calibri" w:eastAsia="Times New Roman" w:hAnsi="Calibri" w:cs="Calibri"/>
          <w:lang w:eastAsia="es-CO"/>
          <w:rPrChange w:id="2171" w:author="LauraPGM" w:date="2025-11-04T16:55:00Z">
            <w:rPr>
              <w:ins w:id="2172" w:author="LauraPGM" w:date="2025-10-06T22:25:00Z"/>
              <w:rFonts w:ascii="Times New Roman" w:eastAsia="Times New Roman" w:hAnsi="Times New Roman" w:cs="Times New Roman"/>
              <w:sz w:val="24"/>
              <w:szCs w:val="24"/>
              <w:lang w:eastAsia="es-CO"/>
            </w:rPr>
          </w:rPrChange>
        </w:rPr>
        <w:pPrChange w:id="2173" w:author="LauraPGM" w:date="2025-10-06T22:26:00Z">
          <w:pPr>
            <w:numPr>
              <w:numId w:val="191"/>
            </w:numPr>
            <w:tabs>
              <w:tab w:val="num" w:pos="720"/>
            </w:tabs>
            <w:spacing w:before="100" w:beforeAutospacing="1" w:after="100" w:afterAutospacing="1" w:line="240" w:lineRule="auto"/>
            <w:ind w:left="720" w:hanging="360"/>
          </w:pPr>
        </w:pPrChange>
      </w:pPr>
      <w:ins w:id="2174" w:author="LauraPGM" w:date="2025-10-06T22:25:00Z">
        <w:r w:rsidRPr="008439ED">
          <w:rPr>
            <w:rFonts w:ascii="Calibri" w:eastAsia="Times New Roman" w:hAnsi="Calibri" w:cs="Calibri"/>
            <w:bCs/>
            <w:lang w:eastAsia="es-CO"/>
            <w:rPrChange w:id="2175" w:author="LauraPGM" w:date="2025-11-04T16:55:00Z">
              <w:rPr>
                <w:rFonts w:ascii="Times New Roman" w:eastAsia="Times New Roman" w:hAnsi="Times New Roman" w:cs="Times New Roman"/>
                <w:b/>
                <w:bCs/>
                <w:sz w:val="24"/>
                <w:szCs w:val="24"/>
                <w:lang w:eastAsia="es-CO"/>
              </w:rPr>
            </w:rPrChange>
          </w:rPr>
          <w:t>Análisis económico:</w:t>
        </w:r>
        <w:r w:rsidRPr="008439ED">
          <w:rPr>
            <w:rFonts w:ascii="Calibri" w:eastAsia="Times New Roman" w:hAnsi="Calibri" w:cs="Calibri"/>
            <w:lang w:eastAsia="es-CO"/>
            <w:rPrChange w:id="2176" w:author="LauraPGM" w:date="2025-11-04T16:55:00Z">
              <w:rPr>
                <w:rFonts w:ascii="Times New Roman" w:eastAsia="Times New Roman" w:hAnsi="Times New Roman" w:cs="Times New Roman"/>
                <w:sz w:val="24"/>
                <w:szCs w:val="24"/>
                <w:lang w:eastAsia="es-CO"/>
              </w:rPr>
            </w:rPrChange>
          </w:rPr>
          <w:t xml:space="preserve"> incluyendo </w:t>
        </w:r>
        <w:r w:rsidRPr="008439ED">
          <w:rPr>
            <w:rFonts w:ascii="Calibri" w:eastAsia="Times New Roman" w:hAnsi="Calibri" w:cs="Calibri"/>
            <w:bCs/>
            <w:lang w:eastAsia="es-CO"/>
            <w:rPrChange w:id="2177" w:author="LauraPGM" w:date="2025-11-04T16:55:00Z">
              <w:rPr>
                <w:rFonts w:ascii="Times New Roman" w:eastAsia="Times New Roman" w:hAnsi="Times New Roman" w:cs="Times New Roman"/>
                <w:b/>
                <w:bCs/>
                <w:sz w:val="24"/>
                <w:szCs w:val="24"/>
                <w:lang w:eastAsia="es-CO"/>
              </w:rPr>
            </w:rPrChange>
          </w:rPr>
          <w:t>CAPEX</w:t>
        </w:r>
      </w:ins>
      <w:ins w:id="2178" w:author="LauraPGM" w:date="2025-10-09T06:23:00Z">
        <w:r w:rsidR="009C4E14" w:rsidRPr="008439ED">
          <w:rPr>
            <w:rFonts w:ascii="Calibri" w:eastAsia="Times New Roman" w:hAnsi="Calibri" w:cs="Calibri"/>
            <w:bCs/>
            <w:lang w:eastAsia="es-CO"/>
          </w:rPr>
          <w:t xml:space="preserve">, </w:t>
        </w:r>
        <w:r w:rsidR="004E54F4" w:rsidRPr="008439ED">
          <w:rPr>
            <w:rFonts w:ascii="Calibri" w:eastAsia="Times New Roman" w:hAnsi="Calibri" w:cs="Calibri"/>
            <w:lang w:eastAsia="es-CO"/>
          </w:rPr>
          <w:t>OPEX</w:t>
        </w:r>
        <w:r w:rsidR="004E54F4" w:rsidRPr="008439ED">
          <w:rPr>
            <w:rFonts w:ascii="Calibri" w:hAnsi="Calibri" w:cs="Calibri"/>
            <w:rPrChange w:id="2179" w:author="LauraPGM" w:date="2025-11-04T16:55:00Z">
              <w:rPr/>
            </w:rPrChange>
          </w:rPr>
          <w:t xml:space="preserve">, </w:t>
        </w:r>
      </w:ins>
      <w:ins w:id="2180" w:author="LauraPGM" w:date="2025-10-06T22:25:00Z">
        <w:r w:rsidRPr="008439ED">
          <w:rPr>
            <w:rFonts w:ascii="Calibri" w:eastAsia="Times New Roman" w:hAnsi="Calibri" w:cs="Calibri"/>
            <w:bCs/>
            <w:lang w:eastAsia="es-CO"/>
            <w:rPrChange w:id="2181" w:author="LauraPGM" w:date="2025-11-04T16:55:00Z">
              <w:rPr>
                <w:rFonts w:ascii="Times New Roman" w:eastAsia="Times New Roman" w:hAnsi="Times New Roman" w:cs="Times New Roman"/>
                <w:b/>
                <w:bCs/>
                <w:sz w:val="24"/>
                <w:szCs w:val="24"/>
                <w:lang w:eastAsia="es-CO"/>
              </w:rPr>
            </w:rPrChange>
          </w:rPr>
          <w:t>ROI</w:t>
        </w:r>
        <w:r w:rsidRPr="008439ED">
          <w:rPr>
            <w:rFonts w:ascii="Calibri" w:eastAsia="Times New Roman" w:hAnsi="Calibri" w:cs="Calibri"/>
            <w:lang w:eastAsia="es-CO"/>
            <w:rPrChange w:id="2182" w:author="LauraPGM" w:date="2025-11-04T16:55:00Z">
              <w:rPr>
                <w:rFonts w:ascii="Times New Roman" w:eastAsia="Times New Roman" w:hAnsi="Times New Roman" w:cs="Times New Roman"/>
                <w:sz w:val="24"/>
                <w:szCs w:val="24"/>
                <w:lang w:eastAsia="es-CO"/>
              </w:rPr>
            </w:rPrChange>
          </w:rPr>
          <w:t xml:space="preserve">, </w:t>
        </w:r>
        <w:r w:rsidRPr="008439ED">
          <w:rPr>
            <w:rFonts w:ascii="Calibri" w:eastAsia="Times New Roman" w:hAnsi="Calibri" w:cs="Calibri"/>
            <w:bCs/>
            <w:lang w:eastAsia="es-CO"/>
            <w:rPrChange w:id="2183" w:author="LauraPGM" w:date="2025-11-04T16:55:00Z">
              <w:rPr>
                <w:rFonts w:ascii="Times New Roman" w:eastAsia="Times New Roman" w:hAnsi="Times New Roman" w:cs="Times New Roman"/>
                <w:b/>
                <w:bCs/>
                <w:sz w:val="24"/>
                <w:szCs w:val="24"/>
                <w:lang w:eastAsia="es-CO"/>
              </w:rPr>
            </w:rPrChange>
          </w:rPr>
          <w:t>VAN</w:t>
        </w:r>
        <w:r w:rsidRPr="008439ED">
          <w:rPr>
            <w:rFonts w:ascii="Calibri" w:eastAsia="Times New Roman" w:hAnsi="Calibri" w:cs="Calibri"/>
            <w:lang w:eastAsia="es-CO"/>
            <w:rPrChange w:id="2184" w:author="LauraPGM" w:date="2025-11-04T16:55:00Z">
              <w:rPr>
                <w:rFonts w:ascii="Times New Roman" w:eastAsia="Times New Roman" w:hAnsi="Times New Roman" w:cs="Times New Roman"/>
                <w:sz w:val="24"/>
                <w:szCs w:val="24"/>
                <w:lang w:eastAsia="es-CO"/>
              </w:rPr>
            </w:rPrChange>
          </w:rPr>
          <w:t xml:space="preserve"> y </w:t>
        </w:r>
        <w:r w:rsidRPr="008439ED">
          <w:rPr>
            <w:rFonts w:ascii="Calibri" w:eastAsia="Times New Roman" w:hAnsi="Calibri" w:cs="Calibri"/>
            <w:bCs/>
            <w:lang w:eastAsia="es-CO"/>
            <w:rPrChange w:id="2185" w:author="LauraPGM" w:date="2025-11-04T16:55:00Z">
              <w:rPr>
                <w:rFonts w:ascii="Times New Roman" w:eastAsia="Times New Roman" w:hAnsi="Times New Roman" w:cs="Times New Roman"/>
                <w:b/>
                <w:bCs/>
                <w:sz w:val="24"/>
                <w:szCs w:val="24"/>
                <w:lang w:eastAsia="es-CO"/>
              </w:rPr>
            </w:rPrChange>
          </w:rPr>
          <w:t>TIR</w:t>
        </w:r>
        <w:r w:rsidRPr="008439ED">
          <w:rPr>
            <w:rFonts w:ascii="Calibri" w:eastAsia="Times New Roman" w:hAnsi="Calibri" w:cs="Calibri"/>
            <w:lang w:eastAsia="es-CO"/>
            <w:rPrChange w:id="2186" w:author="LauraPGM" w:date="2025-11-04T16:55:00Z">
              <w:rPr>
                <w:rFonts w:ascii="Times New Roman" w:eastAsia="Times New Roman" w:hAnsi="Times New Roman" w:cs="Times New Roman"/>
                <w:sz w:val="24"/>
                <w:szCs w:val="24"/>
                <w:lang w:eastAsia="es-CO"/>
              </w:rPr>
            </w:rPrChange>
          </w:rPr>
          <w:t>.</w:t>
        </w:r>
      </w:ins>
    </w:p>
    <w:p w14:paraId="164562C0" w14:textId="77777777" w:rsidR="002F5FA5" w:rsidRPr="008439ED" w:rsidRDefault="002F5FA5">
      <w:pPr>
        <w:numPr>
          <w:ilvl w:val="0"/>
          <w:numId w:val="191"/>
        </w:numPr>
        <w:spacing w:before="100" w:beforeAutospacing="1" w:after="100" w:afterAutospacing="1" w:line="360" w:lineRule="auto"/>
        <w:rPr>
          <w:ins w:id="2187" w:author="LauraPGM" w:date="2025-10-06T22:25:00Z"/>
          <w:rFonts w:ascii="Calibri" w:eastAsia="Times New Roman" w:hAnsi="Calibri" w:cs="Calibri"/>
          <w:lang w:eastAsia="es-CO"/>
          <w:rPrChange w:id="2188" w:author="LauraPGM" w:date="2025-11-04T16:55:00Z">
            <w:rPr>
              <w:ins w:id="2189" w:author="LauraPGM" w:date="2025-10-06T22:25:00Z"/>
              <w:rFonts w:ascii="Times New Roman" w:eastAsia="Times New Roman" w:hAnsi="Times New Roman" w:cs="Times New Roman"/>
              <w:sz w:val="24"/>
              <w:szCs w:val="24"/>
              <w:lang w:eastAsia="es-CO"/>
            </w:rPr>
          </w:rPrChange>
        </w:rPr>
        <w:pPrChange w:id="2190" w:author="LauraPGM" w:date="2025-10-06T22:26:00Z">
          <w:pPr>
            <w:numPr>
              <w:numId w:val="191"/>
            </w:numPr>
            <w:tabs>
              <w:tab w:val="num" w:pos="720"/>
            </w:tabs>
            <w:spacing w:before="100" w:beforeAutospacing="1" w:after="100" w:afterAutospacing="1" w:line="240" w:lineRule="auto"/>
            <w:ind w:left="720" w:hanging="360"/>
          </w:pPr>
        </w:pPrChange>
      </w:pPr>
      <w:ins w:id="2191" w:author="LauraPGM" w:date="2025-10-06T22:25:00Z">
        <w:r w:rsidRPr="008439ED">
          <w:rPr>
            <w:rFonts w:ascii="Calibri" w:eastAsia="Times New Roman" w:hAnsi="Calibri" w:cs="Calibri"/>
            <w:bCs/>
            <w:lang w:eastAsia="es-CO"/>
            <w:rPrChange w:id="2192" w:author="LauraPGM" w:date="2025-11-04T16:55:00Z">
              <w:rPr>
                <w:rFonts w:ascii="Times New Roman" w:eastAsia="Times New Roman" w:hAnsi="Times New Roman" w:cs="Times New Roman"/>
                <w:b/>
                <w:bCs/>
                <w:sz w:val="24"/>
                <w:szCs w:val="24"/>
                <w:lang w:eastAsia="es-CO"/>
              </w:rPr>
            </w:rPrChange>
          </w:rPr>
          <w:t>Impacto ambiental:</w:t>
        </w:r>
        <w:r w:rsidRPr="008439ED">
          <w:rPr>
            <w:rFonts w:ascii="Calibri" w:eastAsia="Times New Roman" w:hAnsi="Calibri" w:cs="Calibri"/>
            <w:lang w:eastAsia="es-CO"/>
            <w:rPrChange w:id="2193" w:author="LauraPGM" w:date="2025-11-04T16:55:00Z">
              <w:rPr>
                <w:rFonts w:ascii="Times New Roman" w:eastAsia="Times New Roman" w:hAnsi="Times New Roman" w:cs="Times New Roman"/>
                <w:sz w:val="24"/>
                <w:szCs w:val="24"/>
                <w:lang w:eastAsia="es-CO"/>
              </w:rPr>
            </w:rPrChange>
          </w:rPr>
          <w:t xml:space="preserve"> cuantificación de la reducción de </w:t>
        </w:r>
        <w:proofErr w:type="spellStart"/>
        <w:r w:rsidRPr="008439ED">
          <w:rPr>
            <w:rFonts w:ascii="Calibri" w:eastAsia="Times New Roman" w:hAnsi="Calibri" w:cs="Calibri"/>
            <w:bCs/>
            <w:lang w:eastAsia="es-CO"/>
            <w:rPrChange w:id="2194" w:author="LauraPGM" w:date="2025-11-04T16:55:00Z">
              <w:rPr>
                <w:rFonts w:ascii="Times New Roman" w:eastAsia="Times New Roman" w:hAnsi="Times New Roman" w:cs="Times New Roman"/>
                <w:b/>
                <w:bCs/>
                <w:sz w:val="24"/>
                <w:szCs w:val="24"/>
                <w:lang w:eastAsia="es-CO"/>
              </w:rPr>
            </w:rPrChange>
          </w:rPr>
          <w:t>CO₂eq</w:t>
        </w:r>
        <w:proofErr w:type="spellEnd"/>
        <w:r w:rsidRPr="008439ED">
          <w:rPr>
            <w:rFonts w:ascii="Calibri" w:eastAsia="Times New Roman" w:hAnsi="Calibri" w:cs="Calibri"/>
            <w:lang w:eastAsia="es-CO"/>
            <w:rPrChange w:id="2195" w:author="LauraPGM" w:date="2025-11-04T16:55:00Z">
              <w:rPr>
                <w:rFonts w:ascii="Times New Roman" w:eastAsia="Times New Roman" w:hAnsi="Times New Roman" w:cs="Times New Roman"/>
                <w:sz w:val="24"/>
                <w:szCs w:val="24"/>
                <w:lang w:eastAsia="es-CO"/>
              </w:rPr>
            </w:rPrChange>
          </w:rPr>
          <w:t>.</w:t>
        </w:r>
      </w:ins>
    </w:p>
    <w:p w14:paraId="75A2A1B9" w14:textId="0B3F995F" w:rsidR="002F5FA5" w:rsidRPr="008439ED" w:rsidRDefault="002F5FA5">
      <w:pPr>
        <w:numPr>
          <w:ilvl w:val="0"/>
          <w:numId w:val="191"/>
        </w:numPr>
        <w:spacing w:before="100" w:beforeAutospacing="1" w:after="100" w:afterAutospacing="1" w:line="360" w:lineRule="auto"/>
        <w:rPr>
          <w:ins w:id="2196" w:author="LauraPGM" w:date="2025-10-06T22:25:00Z"/>
          <w:rFonts w:ascii="Calibri" w:eastAsia="Times New Roman" w:hAnsi="Calibri" w:cs="Calibri"/>
          <w:lang w:eastAsia="es-CO"/>
          <w:rPrChange w:id="2197" w:author="LauraPGM" w:date="2025-11-04T16:55:00Z">
            <w:rPr>
              <w:ins w:id="2198" w:author="LauraPGM" w:date="2025-10-06T22:25:00Z"/>
              <w:rFonts w:ascii="Times New Roman" w:eastAsia="Times New Roman" w:hAnsi="Times New Roman" w:cs="Times New Roman"/>
              <w:sz w:val="24"/>
              <w:szCs w:val="24"/>
              <w:lang w:eastAsia="es-CO"/>
            </w:rPr>
          </w:rPrChange>
        </w:rPr>
        <w:pPrChange w:id="2199" w:author="LauraPGM" w:date="2025-10-06T22:26:00Z">
          <w:pPr>
            <w:spacing w:line="240" w:lineRule="auto"/>
          </w:pPr>
        </w:pPrChange>
      </w:pPr>
      <w:ins w:id="2200" w:author="LauraPGM" w:date="2025-10-06T22:25:00Z">
        <w:r w:rsidRPr="008439ED">
          <w:rPr>
            <w:rFonts w:ascii="Calibri" w:eastAsia="Times New Roman" w:hAnsi="Calibri" w:cs="Calibri"/>
            <w:bCs/>
            <w:lang w:eastAsia="es-CO"/>
            <w:rPrChange w:id="2201" w:author="LauraPGM" w:date="2025-11-04T16:55:00Z">
              <w:rPr>
                <w:rFonts w:ascii="Times New Roman" w:eastAsia="Times New Roman" w:hAnsi="Times New Roman" w:cs="Times New Roman"/>
                <w:b/>
                <w:bCs/>
                <w:sz w:val="24"/>
                <w:szCs w:val="24"/>
                <w:lang w:eastAsia="es-CO"/>
              </w:rPr>
            </w:rPrChange>
          </w:rPr>
          <w:t>Responsables, cronograma y posibles riesgos asociados.</w:t>
        </w:r>
      </w:ins>
    </w:p>
    <w:p w14:paraId="7B231CA1" w14:textId="77777777" w:rsidR="002F5FA5" w:rsidRPr="008439ED" w:rsidRDefault="002F5FA5">
      <w:pPr>
        <w:spacing w:before="100" w:beforeAutospacing="1" w:after="100" w:afterAutospacing="1" w:line="360" w:lineRule="auto"/>
        <w:outlineLvl w:val="2"/>
        <w:rPr>
          <w:ins w:id="2202" w:author="LauraPGM" w:date="2025-10-06T22:25:00Z"/>
          <w:rFonts w:ascii="Calibri" w:eastAsia="Times New Roman" w:hAnsi="Calibri" w:cs="Calibri"/>
          <w:b/>
          <w:bCs/>
          <w:lang w:eastAsia="es-CO"/>
          <w:rPrChange w:id="2203" w:author="LauraPGM" w:date="2025-11-04T16:55:00Z">
            <w:rPr>
              <w:ins w:id="2204" w:author="LauraPGM" w:date="2025-10-06T22:25:00Z"/>
              <w:rFonts w:ascii="Times New Roman" w:eastAsia="Times New Roman" w:hAnsi="Times New Roman" w:cs="Times New Roman"/>
              <w:b/>
              <w:bCs/>
              <w:sz w:val="27"/>
              <w:szCs w:val="27"/>
              <w:lang w:eastAsia="es-CO"/>
            </w:rPr>
          </w:rPrChange>
        </w:rPr>
        <w:pPrChange w:id="2205" w:author="LauraPGM" w:date="2025-10-06T22:26:00Z">
          <w:pPr>
            <w:spacing w:before="100" w:beforeAutospacing="1" w:after="100" w:afterAutospacing="1" w:line="240" w:lineRule="auto"/>
            <w:outlineLvl w:val="2"/>
          </w:pPr>
        </w:pPrChange>
      </w:pPr>
      <w:ins w:id="2206" w:author="LauraPGM" w:date="2025-10-06T22:25:00Z">
        <w:r w:rsidRPr="008439ED">
          <w:rPr>
            <w:rFonts w:ascii="Calibri" w:eastAsia="Times New Roman" w:hAnsi="Calibri" w:cs="Calibri"/>
            <w:b/>
            <w:bCs/>
            <w:lang w:eastAsia="es-CO"/>
            <w:rPrChange w:id="2207" w:author="LauraPGM" w:date="2025-11-04T16:55:00Z">
              <w:rPr>
                <w:rFonts w:ascii="Times New Roman" w:eastAsia="Times New Roman" w:hAnsi="Times New Roman" w:cs="Times New Roman"/>
                <w:b/>
                <w:bCs/>
                <w:sz w:val="27"/>
                <w:szCs w:val="27"/>
                <w:lang w:eastAsia="es-CO"/>
              </w:rPr>
            </w:rPrChange>
          </w:rPr>
          <w:t>c) Recomendaciones finales</w:t>
        </w:r>
      </w:ins>
    </w:p>
    <w:p w14:paraId="0D0E5862" w14:textId="77777777" w:rsidR="002F5FA5" w:rsidRPr="008439ED" w:rsidRDefault="002F5FA5">
      <w:pPr>
        <w:numPr>
          <w:ilvl w:val="0"/>
          <w:numId w:val="192"/>
        </w:numPr>
        <w:spacing w:before="100" w:beforeAutospacing="1" w:after="100" w:afterAutospacing="1" w:line="360" w:lineRule="auto"/>
        <w:rPr>
          <w:ins w:id="2208" w:author="LauraPGM" w:date="2025-10-06T22:25:00Z"/>
          <w:rFonts w:ascii="Calibri" w:eastAsia="Times New Roman" w:hAnsi="Calibri" w:cs="Calibri"/>
          <w:b/>
          <w:lang w:eastAsia="es-CO"/>
          <w:rPrChange w:id="2209" w:author="LauraPGM" w:date="2025-11-04T16:55:00Z">
            <w:rPr>
              <w:ins w:id="2210" w:author="LauraPGM" w:date="2025-10-06T22:25:00Z"/>
              <w:rFonts w:ascii="Times New Roman" w:eastAsia="Times New Roman" w:hAnsi="Times New Roman" w:cs="Times New Roman"/>
              <w:sz w:val="24"/>
              <w:szCs w:val="24"/>
              <w:lang w:eastAsia="es-CO"/>
            </w:rPr>
          </w:rPrChange>
        </w:rPr>
        <w:pPrChange w:id="2211" w:author="LauraPGM" w:date="2025-10-06T22:26:00Z">
          <w:pPr>
            <w:numPr>
              <w:numId w:val="192"/>
            </w:numPr>
            <w:tabs>
              <w:tab w:val="num" w:pos="720"/>
            </w:tabs>
            <w:spacing w:before="100" w:beforeAutospacing="1" w:after="100" w:afterAutospacing="1" w:line="240" w:lineRule="auto"/>
            <w:ind w:left="720" w:hanging="360"/>
          </w:pPr>
        </w:pPrChange>
      </w:pPr>
      <w:ins w:id="2212" w:author="LauraPGM" w:date="2025-10-06T22:25:00Z">
        <w:r w:rsidRPr="008439ED">
          <w:rPr>
            <w:rFonts w:ascii="Calibri" w:eastAsia="Times New Roman" w:hAnsi="Calibri" w:cs="Calibri"/>
            <w:b/>
            <w:bCs/>
            <w:lang w:eastAsia="es-CO"/>
            <w:rPrChange w:id="2213" w:author="LauraPGM" w:date="2025-11-04T16:55:00Z">
              <w:rPr>
                <w:rFonts w:ascii="Times New Roman" w:eastAsia="Times New Roman" w:hAnsi="Times New Roman" w:cs="Times New Roman"/>
                <w:b/>
                <w:bCs/>
                <w:sz w:val="24"/>
                <w:szCs w:val="24"/>
                <w:lang w:eastAsia="es-CO"/>
              </w:rPr>
            </w:rPrChange>
          </w:rPr>
          <w:t>Priorización de estrategias</w:t>
        </w:r>
        <w:r w:rsidRPr="008439ED">
          <w:rPr>
            <w:rFonts w:ascii="Calibri" w:eastAsia="Times New Roman" w:hAnsi="Calibri" w:cs="Calibri"/>
            <w:b/>
            <w:lang w:eastAsia="es-CO"/>
            <w:rPrChange w:id="2214" w:author="LauraPGM" w:date="2025-11-04T16:55:00Z">
              <w:rPr>
                <w:rFonts w:ascii="Times New Roman" w:eastAsia="Times New Roman" w:hAnsi="Times New Roman" w:cs="Times New Roman"/>
                <w:sz w:val="24"/>
                <w:szCs w:val="24"/>
                <w:lang w:eastAsia="es-CO"/>
              </w:rPr>
            </w:rPrChange>
          </w:rPr>
          <w:t xml:space="preserve"> según su impacto técnico, económico y ambiental.</w:t>
        </w:r>
      </w:ins>
    </w:p>
    <w:p w14:paraId="7A615FDF" w14:textId="77777777" w:rsidR="002F5FA5" w:rsidRPr="008439ED" w:rsidRDefault="002F5FA5">
      <w:pPr>
        <w:numPr>
          <w:ilvl w:val="0"/>
          <w:numId w:val="192"/>
        </w:numPr>
        <w:spacing w:before="100" w:beforeAutospacing="1" w:after="100" w:afterAutospacing="1" w:line="360" w:lineRule="auto"/>
        <w:rPr>
          <w:ins w:id="2215" w:author="LauraPGM" w:date="2025-10-06T22:25:00Z"/>
          <w:rFonts w:ascii="Calibri" w:eastAsia="Times New Roman" w:hAnsi="Calibri" w:cs="Calibri"/>
          <w:b/>
          <w:lang w:eastAsia="es-CO"/>
          <w:rPrChange w:id="2216" w:author="LauraPGM" w:date="2025-11-04T16:55:00Z">
            <w:rPr>
              <w:ins w:id="2217" w:author="LauraPGM" w:date="2025-10-06T22:25:00Z"/>
              <w:rFonts w:ascii="Times New Roman" w:eastAsia="Times New Roman" w:hAnsi="Times New Roman" w:cs="Times New Roman"/>
              <w:sz w:val="24"/>
              <w:szCs w:val="24"/>
              <w:lang w:eastAsia="es-CO"/>
            </w:rPr>
          </w:rPrChange>
        </w:rPr>
        <w:pPrChange w:id="2218" w:author="LauraPGM" w:date="2025-10-06T22:26:00Z">
          <w:pPr>
            <w:numPr>
              <w:numId w:val="192"/>
            </w:numPr>
            <w:tabs>
              <w:tab w:val="num" w:pos="720"/>
            </w:tabs>
            <w:spacing w:before="100" w:beforeAutospacing="1" w:after="100" w:afterAutospacing="1" w:line="240" w:lineRule="auto"/>
            <w:ind w:left="720" w:hanging="360"/>
          </w:pPr>
        </w:pPrChange>
      </w:pPr>
      <w:ins w:id="2219" w:author="LauraPGM" w:date="2025-10-06T22:25:00Z">
        <w:r w:rsidRPr="008439ED">
          <w:rPr>
            <w:rFonts w:ascii="Calibri" w:eastAsia="Times New Roman" w:hAnsi="Calibri" w:cs="Calibri"/>
            <w:b/>
            <w:bCs/>
            <w:lang w:eastAsia="es-CO"/>
            <w:rPrChange w:id="2220" w:author="LauraPGM" w:date="2025-11-04T16:55:00Z">
              <w:rPr>
                <w:rFonts w:ascii="Times New Roman" w:eastAsia="Times New Roman" w:hAnsi="Times New Roman" w:cs="Times New Roman"/>
                <w:b/>
                <w:bCs/>
                <w:sz w:val="24"/>
                <w:szCs w:val="24"/>
                <w:lang w:eastAsia="es-CO"/>
              </w:rPr>
            </w:rPrChange>
          </w:rPr>
          <w:t>Definición de próximos pasos concretos</w:t>
        </w:r>
        <w:r w:rsidRPr="008439ED">
          <w:rPr>
            <w:rFonts w:ascii="Calibri" w:eastAsia="Times New Roman" w:hAnsi="Calibri" w:cs="Calibri"/>
            <w:b/>
            <w:lang w:eastAsia="es-CO"/>
            <w:rPrChange w:id="2221" w:author="LauraPGM" w:date="2025-11-04T16:55:00Z">
              <w:rPr>
                <w:rFonts w:ascii="Times New Roman" w:eastAsia="Times New Roman" w:hAnsi="Times New Roman" w:cs="Times New Roman"/>
                <w:sz w:val="24"/>
                <w:szCs w:val="24"/>
                <w:lang w:eastAsia="es-CO"/>
              </w:rPr>
            </w:rPrChange>
          </w:rPr>
          <w:t xml:space="preserve"> para su implementación.</w:t>
        </w:r>
      </w:ins>
    </w:p>
    <w:p w14:paraId="04A7D7AA" w14:textId="77777777" w:rsidR="002F5FA5" w:rsidRPr="008439ED" w:rsidRDefault="002F5FA5">
      <w:pPr>
        <w:numPr>
          <w:ilvl w:val="0"/>
          <w:numId w:val="192"/>
        </w:numPr>
        <w:spacing w:before="100" w:beforeAutospacing="1" w:after="100" w:afterAutospacing="1" w:line="360" w:lineRule="auto"/>
        <w:rPr>
          <w:ins w:id="2222" w:author="LauraPGM" w:date="2025-10-06T22:25:00Z"/>
          <w:rFonts w:ascii="Calibri" w:eastAsia="Times New Roman" w:hAnsi="Calibri" w:cs="Calibri"/>
          <w:b/>
          <w:lang w:eastAsia="es-CO"/>
          <w:rPrChange w:id="2223" w:author="LauraPGM" w:date="2025-11-04T16:55:00Z">
            <w:rPr>
              <w:ins w:id="2224" w:author="LauraPGM" w:date="2025-10-06T22:25:00Z"/>
              <w:rFonts w:ascii="Times New Roman" w:eastAsia="Times New Roman" w:hAnsi="Times New Roman" w:cs="Times New Roman"/>
              <w:sz w:val="24"/>
              <w:szCs w:val="24"/>
              <w:lang w:eastAsia="es-CO"/>
            </w:rPr>
          </w:rPrChange>
        </w:rPr>
        <w:pPrChange w:id="2225" w:author="LauraPGM" w:date="2025-10-06T22:26:00Z">
          <w:pPr>
            <w:numPr>
              <w:numId w:val="192"/>
            </w:numPr>
            <w:tabs>
              <w:tab w:val="num" w:pos="720"/>
            </w:tabs>
            <w:spacing w:before="100" w:beforeAutospacing="1" w:after="100" w:afterAutospacing="1" w:line="240" w:lineRule="auto"/>
            <w:ind w:left="720" w:hanging="360"/>
          </w:pPr>
        </w:pPrChange>
      </w:pPr>
      <w:ins w:id="2226" w:author="LauraPGM" w:date="2025-10-06T22:25:00Z">
        <w:r w:rsidRPr="008439ED">
          <w:rPr>
            <w:rFonts w:ascii="Calibri" w:eastAsia="Times New Roman" w:hAnsi="Calibri" w:cs="Calibri"/>
            <w:b/>
            <w:bCs/>
            <w:lang w:eastAsia="es-CO"/>
            <w:rPrChange w:id="2227" w:author="LauraPGM" w:date="2025-11-04T16:55:00Z">
              <w:rPr>
                <w:rFonts w:ascii="Times New Roman" w:eastAsia="Times New Roman" w:hAnsi="Times New Roman" w:cs="Times New Roman"/>
                <w:b/>
                <w:bCs/>
                <w:sz w:val="24"/>
                <w:szCs w:val="24"/>
                <w:lang w:eastAsia="es-CO"/>
              </w:rPr>
            </w:rPrChange>
          </w:rPr>
          <w:t>Énfasis en el monitoreo continuo</w:t>
        </w:r>
        <w:r w:rsidRPr="008439ED">
          <w:rPr>
            <w:rFonts w:ascii="Calibri" w:eastAsia="Times New Roman" w:hAnsi="Calibri" w:cs="Calibri"/>
            <w:b/>
            <w:lang w:eastAsia="es-CO"/>
            <w:rPrChange w:id="2228" w:author="LauraPGM" w:date="2025-11-04T16:55:00Z">
              <w:rPr>
                <w:rFonts w:ascii="Times New Roman" w:eastAsia="Times New Roman" w:hAnsi="Times New Roman" w:cs="Times New Roman"/>
                <w:sz w:val="24"/>
                <w:szCs w:val="24"/>
                <w:lang w:eastAsia="es-CO"/>
              </w:rPr>
            </w:rPrChange>
          </w:rPr>
          <w:t xml:space="preserve"> y la </w:t>
        </w:r>
        <w:r w:rsidRPr="008439ED">
          <w:rPr>
            <w:rFonts w:ascii="Calibri" w:eastAsia="Times New Roman" w:hAnsi="Calibri" w:cs="Calibri"/>
            <w:b/>
            <w:bCs/>
            <w:lang w:eastAsia="es-CO"/>
            <w:rPrChange w:id="2229" w:author="LauraPGM" w:date="2025-11-04T16:55:00Z">
              <w:rPr>
                <w:rFonts w:ascii="Times New Roman" w:eastAsia="Times New Roman" w:hAnsi="Times New Roman" w:cs="Times New Roman"/>
                <w:b/>
                <w:bCs/>
                <w:sz w:val="24"/>
                <w:szCs w:val="24"/>
                <w:lang w:eastAsia="es-CO"/>
              </w:rPr>
            </w:rPrChange>
          </w:rPr>
          <w:t>actualización periódica de la LBE</w:t>
        </w:r>
        <w:r w:rsidRPr="008439ED">
          <w:rPr>
            <w:rFonts w:ascii="Calibri" w:eastAsia="Times New Roman" w:hAnsi="Calibri" w:cs="Calibri"/>
            <w:b/>
            <w:lang w:eastAsia="es-CO"/>
            <w:rPrChange w:id="2230" w:author="LauraPGM" w:date="2025-11-04T16:55:00Z">
              <w:rPr>
                <w:rFonts w:ascii="Times New Roman" w:eastAsia="Times New Roman" w:hAnsi="Times New Roman" w:cs="Times New Roman"/>
                <w:sz w:val="24"/>
                <w:szCs w:val="24"/>
                <w:lang w:eastAsia="es-CO"/>
              </w:rPr>
            </w:rPrChange>
          </w:rPr>
          <w:t>.</w:t>
        </w:r>
      </w:ins>
    </w:p>
    <w:p w14:paraId="36094CBB" w14:textId="77777777" w:rsidR="002F5FA5" w:rsidRPr="008439ED" w:rsidRDefault="002F5FA5">
      <w:pPr>
        <w:numPr>
          <w:ilvl w:val="0"/>
          <w:numId w:val="192"/>
        </w:numPr>
        <w:spacing w:before="100" w:beforeAutospacing="1" w:after="100" w:afterAutospacing="1" w:line="360" w:lineRule="auto"/>
        <w:rPr>
          <w:ins w:id="2231" w:author="LauraPGM" w:date="2025-10-06T22:25:00Z"/>
          <w:rFonts w:ascii="Calibri" w:eastAsia="Times New Roman" w:hAnsi="Calibri" w:cs="Calibri"/>
          <w:b/>
          <w:lang w:eastAsia="es-CO"/>
          <w:rPrChange w:id="2232" w:author="LauraPGM" w:date="2025-11-04T16:55:00Z">
            <w:rPr>
              <w:ins w:id="2233" w:author="LauraPGM" w:date="2025-10-06T22:25:00Z"/>
              <w:rFonts w:ascii="Times New Roman" w:eastAsia="Times New Roman" w:hAnsi="Times New Roman" w:cs="Times New Roman"/>
              <w:sz w:val="24"/>
              <w:szCs w:val="24"/>
              <w:lang w:eastAsia="es-CO"/>
            </w:rPr>
          </w:rPrChange>
        </w:rPr>
        <w:pPrChange w:id="2234" w:author="LauraPGM" w:date="2025-10-06T22:26:00Z">
          <w:pPr>
            <w:numPr>
              <w:numId w:val="192"/>
            </w:numPr>
            <w:tabs>
              <w:tab w:val="num" w:pos="720"/>
            </w:tabs>
            <w:spacing w:before="100" w:beforeAutospacing="1" w:after="100" w:afterAutospacing="1" w:line="240" w:lineRule="auto"/>
            <w:ind w:left="720" w:hanging="360"/>
          </w:pPr>
        </w:pPrChange>
      </w:pPr>
      <w:ins w:id="2235" w:author="LauraPGM" w:date="2025-10-06T22:25:00Z">
        <w:r w:rsidRPr="008439ED">
          <w:rPr>
            <w:rFonts w:ascii="Calibri" w:eastAsia="Times New Roman" w:hAnsi="Calibri" w:cs="Calibri"/>
            <w:b/>
            <w:bCs/>
            <w:lang w:eastAsia="es-CO"/>
            <w:rPrChange w:id="2236" w:author="LauraPGM" w:date="2025-11-04T16:55:00Z">
              <w:rPr>
                <w:rFonts w:ascii="Times New Roman" w:eastAsia="Times New Roman" w:hAnsi="Times New Roman" w:cs="Times New Roman"/>
                <w:b/>
                <w:bCs/>
                <w:sz w:val="24"/>
                <w:szCs w:val="24"/>
                <w:lang w:eastAsia="es-CO"/>
              </w:rPr>
            </w:rPrChange>
          </w:rPr>
          <w:t>Sugerencia de frecuencia</w:t>
        </w:r>
        <w:r w:rsidRPr="008439ED">
          <w:rPr>
            <w:rFonts w:ascii="Calibri" w:eastAsia="Times New Roman" w:hAnsi="Calibri" w:cs="Calibri"/>
            <w:b/>
            <w:lang w:eastAsia="es-CO"/>
            <w:rPrChange w:id="2237" w:author="LauraPGM" w:date="2025-11-04T16:55:00Z">
              <w:rPr>
                <w:rFonts w:ascii="Times New Roman" w:eastAsia="Times New Roman" w:hAnsi="Times New Roman" w:cs="Times New Roman"/>
                <w:sz w:val="24"/>
                <w:szCs w:val="24"/>
                <w:lang w:eastAsia="es-CO"/>
              </w:rPr>
            </w:rPrChange>
          </w:rPr>
          <w:t xml:space="preserve"> para futuras revisiones del informe y seguimiento de indicadores.</w:t>
        </w:r>
      </w:ins>
    </w:p>
    <w:p w14:paraId="5B56BDE9" w14:textId="1AB4706D" w:rsidR="00E35A55" w:rsidRPr="008439ED" w:rsidDel="002D34CA" w:rsidRDefault="00E35A55">
      <w:pPr>
        <w:spacing w:before="100" w:beforeAutospacing="1" w:after="100" w:afterAutospacing="1" w:line="360" w:lineRule="auto"/>
        <w:rPr>
          <w:del w:id="2238" w:author="LauraPGM" w:date="2025-10-01T15:43:00Z"/>
          <w:rFonts w:ascii="Calibri" w:eastAsia="Times New Roman" w:hAnsi="Calibri" w:cs="Calibri"/>
          <w:lang w:eastAsia="es-CO"/>
          <w:rPrChange w:id="2239" w:author="LauraPGM" w:date="2025-11-04T16:55:00Z">
            <w:rPr>
              <w:del w:id="2240" w:author="LauraPGM" w:date="2025-10-01T15:43:00Z"/>
              <w:lang w:eastAsia="es-CO"/>
            </w:rPr>
          </w:rPrChange>
        </w:rPr>
        <w:pPrChange w:id="2241" w:author="LauraPGM" w:date="2025-10-06T22:26:00Z">
          <w:pPr>
            <w:spacing w:before="100" w:beforeAutospacing="1" w:after="100" w:afterAutospacing="1" w:line="240" w:lineRule="auto"/>
          </w:pPr>
        </w:pPrChange>
      </w:pPr>
      <w:del w:id="2242" w:author="LauraPGM" w:date="2025-10-06T22:17:00Z">
        <w:r w:rsidRPr="008439ED" w:rsidDel="005F0E74">
          <w:rPr>
            <w:rFonts w:ascii="Calibri" w:eastAsia="Times New Roman" w:hAnsi="Calibri" w:cs="Calibri"/>
            <w:lang w:eastAsia="es-CO"/>
            <w:rPrChange w:id="2243" w:author="LauraPGM" w:date="2025-11-04T16:55:00Z">
              <w:rPr>
                <w:lang w:eastAsia="es-CO"/>
              </w:rPr>
            </w:rPrChange>
          </w:rPr>
          <w:delText xml:space="preserve">La recopilación de datos, el cálculo de IDEs, el establecimiento de LBEs y la formulación de estrategias culminan en la comunicación de resultados. Los </w:delText>
        </w:r>
        <w:r w:rsidRPr="008439ED" w:rsidDel="005F0E74">
          <w:rPr>
            <w:rFonts w:ascii="Calibri" w:eastAsia="Times New Roman" w:hAnsi="Calibri" w:cs="Calibri"/>
            <w:lang w:eastAsia="es-CO"/>
            <w:rPrChange w:id="2244" w:author="LauraPGM" w:date="2025-11-04T16:55:00Z">
              <w:rPr>
                <w:rFonts w:ascii="Calibri" w:eastAsia="Times New Roman" w:hAnsi="Calibri" w:cs="Calibri"/>
                <w:b/>
                <w:bCs/>
                <w:lang w:eastAsia="es-CO"/>
              </w:rPr>
            </w:rPrChange>
          </w:rPr>
          <w:delText>informes técnicos</w:delText>
        </w:r>
        <w:r w:rsidRPr="008439ED" w:rsidDel="005F0E74">
          <w:rPr>
            <w:rFonts w:ascii="Calibri" w:eastAsia="Times New Roman" w:hAnsi="Calibri" w:cs="Calibri"/>
            <w:lang w:eastAsia="es-CO"/>
            <w:rPrChange w:id="2245" w:author="LauraPGM" w:date="2025-11-04T16:55:00Z">
              <w:rPr>
                <w:lang w:eastAsia="es-CO"/>
              </w:rPr>
            </w:rPrChange>
          </w:rPr>
          <w:delText xml:space="preserve"> son la herramienta clave para traducir análisis en información clara y útil para directivos, personal operativo y partes interesadas externas.</w:delText>
        </w:r>
      </w:del>
    </w:p>
    <w:p w14:paraId="29C069D0" w14:textId="7522D401" w:rsidR="00E35A55" w:rsidRPr="008439ED" w:rsidDel="002D34CA" w:rsidRDefault="00E35A55">
      <w:pPr>
        <w:spacing w:before="100" w:beforeAutospacing="1" w:after="100" w:afterAutospacing="1" w:line="360" w:lineRule="auto"/>
        <w:rPr>
          <w:del w:id="2246" w:author="LauraPGM" w:date="2025-10-01T15:43:00Z"/>
          <w:rFonts w:ascii="Calibri" w:eastAsia="Times New Roman" w:hAnsi="Calibri" w:cs="Calibri"/>
          <w:lang w:eastAsia="es-CO"/>
          <w:rPrChange w:id="2247" w:author="LauraPGM" w:date="2025-11-04T16:55:00Z">
            <w:rPr>
              <w:del w:id="2248" w:author="LauraPGM" w:date="2025-10-01T15:43:00Z"/>
              <w:b/>
              <w:bCs/>
              <w:lang w:eastAsia="es-CO"/>
            </w:rPr>
          </w:rPrChange>
        </w:rPr>
        <w:pPrChange w:id="2249" w:author="LauraPGM" w:date="2025-10-06T22:26:00Z">
          <w:pPr>
            <w:spacing w:before="100" w:beforeAutospacing="1" w:after="100" w:afterAutospacing="1" w:line="240" w:lineRule="auto"/>
            <w:outlineLvl w:val="2"/>
          </w:pPr>
        </w:pPrChange>
      </w:pPr>
      <w:del w:id="2250" w:author="LauraPGM" w:date="2025-10-01T15:43:00Z">
        <w:r w:rsidRPr="008439ED" w:rsidDel="002D34CA">
          <w:rPr>
            <w:rFonts w:ascii="Calibri" w:eastAsia="Times New Roman" w:hAnsi="Calibri" w:cs="Calibri"/>
            <w:lang w:eastAsia="es-CO"/>
            <w:rPrChange w:id="2251" w:author="LauraPGM" w:date="2025-11-04T16:55:00Z">
              <w:rPr>
                <w:b/>
                <w:bCs/>
                <w:lang w:eastAsia="es-CO"/>
              </w:rPr>
            </w:rPrChange>
          </w:rPr>
          <w:delText>6.1. Desarrollo de informes técnicos</w:delText>
        </w:r>
      </w:del>
    </w:p>
    <w:p w14:paraId="55A8260E" w14:textId="211B2FB7" w:rsidR="00E35A55" w:rsidRPr="008439ED" w:rsidDel="002D34CA" w:rsidRDefault="00E35A55">
      <w:pPr>
        <w:spacing w:before="100" w:beforeAutospacing="1" w:after="100" w:afterAutospacing="1" w:line="360" w:lineRule="auto"/>
        <w:rPr>
          <w:del w:id="2252" w:author="LauraPGM" w:date="2025-10-01T15:43:00Z"/>
          <w:rFonts w:ascii="Calibri" w:eastAsia="Times New Roman" w:hAnsi="Calibri" w:cs="Calibri"/>
          <w:lang w:eastAsia="es-CO"/>
          <w:rPrChange w:id="2253" w:author="LauraPGM" w:date="2025-11-04T16:55:00Z">
            <w:rPr>
              <w:del w:id="2254" w:author="LauraPGM" w:date="2025-10-01T15:43:00Z"/>
              <w:b/>
              <w:bCs/>
              <w:lang w:eastAsia="es-CO"/>
            </w:rPr>
          </w:rPrChange>
        </w:rPr>
        <w:pPrChange w:id="2255" w:author="LauraPGM" w:date="2025-10-06T22:26:00Z">
          <w:pPr>
            <w:spacing w:before="100" w:beforeAutospacing="1" w:after="100" w:afterAutospacing="1" w:line="240" w:lineRule="auto"/>
            <w:outlineLvl w:val="3"/>
          </w:pPr>
        </w:pPrChange>
      </w:pPr>
      <w:del w:id="2256" w:author="LauraPGM" w:date="2025-10-06T22:17:00Z">
        <w:r w:rsidRPr="008439ED" w:rsidDel="005F0E74">
          <w:rPr>
            <w:rFonts w:ascii="Calibri" w:eastAsia="Times New Roman" w:hAnsi="Calibri" w:cs="Calibri"/>
            <w:lang w:eastAsia="es-CO"/>
            <w:rPrChange w:id="2257" w:author="LauraPGM" w:date="2025-11-04T16:55:00Z">
              <w:rPr>
                <w:lang w:eastAsia="es-CO"/>
              </w:rPr>
            </w:rPrChange>
          </w:rPr>
          <w:delText>Un informe debe ser claro, conciso y orientado a los objetivos. Su propósito es mostrar el estado actual, el progreso hacia las metas y justificar acciones futuras.</w:delText>
        </w:r>
      </w:del>
    </w:p>
    <w:p w14:paraId="2EC8CA98" w14:textId="24D20583" w:rsidR="00E35A55" w:rsidRPr="008439ED" w:rsidDel="002F5FA5" w:rsidRDefault="00E35A55">
      <w:pPr>
        <w:spacing w:before="100" w:beforeAutospacing="1" w:after="100" w:afterAutospacing="1" w:line="360" w:lineRule="auto"/>
        <w:rPr>
          <w:del w:id="2258" w:author="LauraPGM" w:date="2025-10-06T22:25:00Z"/>
          <w:rFonts w:ascii="Calibri" w:eastAsia="Times New Roman" w:hAnsi="Calibri" w:cs="Calibri"/>
          <w:lang w:eastAsia="es-CO"/>
          <w:rPrChange w:id="2259" w:author="LauraPGM" w:date="2025-11-04T16:55:00Z">
            <w:rPr>
              <w:del w:id="2260" w:author="LauraPGM" w:date="2025-10-06T22:25:00Z"/>
              <w:lang w:eastAsia="es-CO"/>
            </w:rPr>
          </w:rPrChange>
        </w:rPr>
        <w:pPrChange w:id="2261" w:author="LauraPGM" w:date="2025-10-06T22:26:00Z">
          <w:pPr>
            <w:spacing w:before="100" w:beforeAutospacing="1" w:after="100" w:afterAutospacing="1" w:line="240" w:lineRule="auto"/>
            <w:outlineLvl w:val="3"/>
          </w:pPr>
        </w:pPrChange>
      </w:pPr>
      <w:del w:id="2262" w:author="LauraPGM" w:date="2025-10-01T15:43:00Z">
        <w:r w:rsidRPr="008439ED" w:rsidDel="002D34CA">
          <w:rPr>
            <w:rFonts w:ascii="Calibri" w:eastAsia="Times New Roman" w:hAnsi="Calibri" w:cs="Calibri"/>
            <w:lang w:eastAsia="es-CO"/>
            <w:rPrChange w:id="2263" w:author="LauraPGM" w:date="2025-11-04T16:55:00Z">
              <w:rPr>
                <w:lang w:eastAsia="es-CO"/>
              </w:rPr>
            </w:rPrChange>
          </w:rPr>
          <w:delText xml:space="preserve">6.1.1. </w:delText>
        </w:r>
      </w:del>
      <w:del w:id="2264" w:author="LauraPGM" w:date="2025-10-06T22:25:00Z">
        <w:r w:rsidRPr="008439ED" w:rsidDel="002F5FA5">
          <w:rPr>
            <w:rFonts w:ascii="Calibri" w:eastAsia="Times New Roman" w:hAnsi="Calibri" w:cs="Calibri"/>
            <w:lang w:eastAsia="es-CO"/>
            <w:rPrChange w:id="2265" w:author="LauraPGM" w:date="2025-11-04T16:55:00Z">
              <w:rPr>
                <w:lang w:eastAsia="es-CO"/>
              </w:rPr>
            </w:rPrChange>
          </w:rPr>
          <w:delText xml:space="preserve">Estructura </w:delText>
        </w:r>
        <w:commentRangeStart w:id="2266"/>
        <w:r w:rsidRPr="008439ED" w:rsidDel="002F5FA5">
          <w:rPr>
            <w:rFonts w:ascii="Calibri" w:eastAsia="Times New Roman" w:hAnsi="Calibri" w:cs="Calibri"/>
            <w:lang w:eastAsia="es-CO"/>
            <w:rPrChange w:id="2267" w:author="LauraPGM" w:date="2025-11-04T16:55:00Z">
              <w:rPr>
                <w:lang w:eastAsia="es-CO"/>
              </w:rPr>
            </w:rPrChange>
          </w:rPr>
          <w:delText>recomendada</w:delText>
        </w:r>
        <w:commentRangeEnd w:id="2266"/>
        <w:r w:rsidR="001346E8" w:rsidRPr="008439ED" w:rsidDel="002F5FA5">
          <w:rPr>
            <w:rFonts w:ascii="Calibri" w:eastAsia="Times New Roman" w:hAnsi="Calibri" w:cs="Calibri"/>
            <w:lang w:eastAsia="es-CO"/>
            <w:rPrChange w:id="2268" w:author="LauraPGM" w:date="2025-11-04T16:55:00Z">
              <w:rPr>
                <w:rStyle w:val="Refdecomentario"/>
              </w:rPr>
            </w:rPrChange>
          </w:rPr>
          <w:commentReference w:id="2266"/>
        </w:r>
      </w:del>
    </w:p>
    <w:p w14:paraId="6810E516" w14:textId="75257EC8" w:rsidR="00E35A55" w:rsidRPr="008439ED" w:rsidDel="002F5FA5" w:rsidRDefault="00E35A55">
      <w:pPr>
        <w:numPr>
          <w:ilvl w:val="0"/>
          <w:numId w:val="179"/>
        </w:numPr>
        <w:spacing w:before="100" w:beforeAutospacing="1" w:after="100" w:afterAutospacing="1" w:line="360" w:lineRule="auto"/>
        <w:rPr>
          <w:del w:id="2269" w:author="LauraPGM" w:date="2025-10-06T22:25:00Z"/>
          <w:rFonts w:ascii="Calibri" w:eastAsia="Times New Roman" w:hAnsi="Calibri" w:cs="Calibri"/>
          <w:lang w:eastAsia="es-CO"/>
        </w:rPr>
        <w:pPrChange w:id="2270" w:author="LauraPGM" w:date="2025-10-06T22:26:00Z">
          <w:pPr>
            <w:numPr>
              <w:numId w:val="119"/>
            </w:numPr>
            <w:tabs>
              <w:tab w:val="num" w:pos="360"/>
              <w:tab w:val="num" w:pos="720"/>
            </w:tabs>
            <w:spacing w:before="100" w:beforeAutospacing="1" w:after="100" w:afterAutospacing="1" w:line="240" w:lineRule="auto"/>
            <w:ind w:left="720" w:hanging="720"/>
          </w:pPr>
        </w:pPrChange>
      </w:pPr>
      <w:del w:id="2271" w:author="LauraPGM" w:date="2025-10-06T22:25:00Z">
        <w:r w:rsidRPr="008439ED" w:rsidDel="002F5FA5">
          <w:rPr>
            <w:rFonts w:ascii="Calibri" w:eastAsia="Times New Roman" w:hAnsi="Calibri" w:cs="Calibri"/>
            <w:lang w:eastAsia="es-CO"/>
          </w:rPr>
          <w:delText>Título y fecha.</w:delText>
        </w:r>
      </w:del>
    </w:p>
    <w:p w14:paraId="6B315BD9" w14:textId="3A7DC42E" w:rsidR="00E35A55" w:rsidRPr="008439ED" w:rsidDel="002F5FA5" w:rsidRDefault="00E35A55">
      <w:pPr>
        <w:numPr>
          <w:ilvl w:val="0"/>
          <w:numId w:val="179"/>
        </w:numPr>
        <w:spacing w:before="100" w:beforeAutospacing="1" w:after="100" w:afterAutospacing="1" w:line="360" w:lineRule="auto"/>
        <w:rPr>
          <w:del w:id="2272" w:author="LauraPGM" w:date="2025-10-06T22:25:00Z"/>
          <w:rFonts w:ascii="Calibri" w:eastAsia="Times New Roman" w:hAnsi="Calibri" w:cs="Calibri"/>
          <w:lang w:eastAsia="es-CO"/>
        </w:rPr>
        <w:pPrChange w:id="2273" w:author="LauraPGM" w:date="2025-10-06T22:26:00Z">
          <w:pPr>
            <w:numPr>
              <w:numId w:val="119"/>
            </w:numPr>
            <w:tabs>
              <w:tab w:val="num" w:pos="360"/>
              <w:tab w:val="num" w:pos="720"/>
            </w:tabs>
            <w:spacing w:before="100" w:beforeAutospacing="1" w:after="100" w:afterAutospacing="1" w:line="240" w:lineRule="auto"/>
            <w:ind w:left="720" w:hanging="720"/>
          </w:pPr>
        </w:pPrChange>
      </w:pPr>
      <w:del w:id="2274" w:author="LauraPGM" w:date="2025-10-06T22:25:00Z">
        <w:r w:rsidRPr="008439ED" w:rsidDel="002F5FA5">
          <w:rPr>
            <w:rFonts w:ascii="Calibri" w:eastAsia="Times New Roman" w:hAnsi="Calibri" w:cs="Calibri"/>
            <w:lang w:eastAsia="es-CO"/>
          </w:rPr>
          <w:delText>Autor(es) y destinatario(s).</w:delText>
        </w:r>
      </w:del>
    </w:p>
    <w:p w14:paraId="5F9D9262" w14:textId="6028F196" w:rsidR="00E35A55" w:rsidRPr="008439ED" w:rsidDel="002F5FA5" w:rsidRDefault="00E35A55">
      <w:pPr>
        <w:numPr>
          <w:ilvl w:val="0"/>
          <w:numId w:val="179"/>
        </w:numPr>
        <w:spacing w:before="100" w:beforeAutospacing="1" w:after="100" w:afterAutospacing="1" w:line="360" w:lineRule="auto"/>
        <w:rPr>
          <w:del w:id="2275" w:author="LauraPGM" w:date="2025-10-06T22:25:00Z"/>
          <w:rFonts w:ascii="Calibri" w:eastAsia="Times New Roman" w:hAnsi="Calibri" w:cs="Calibri"/>
          <w:lang w:eastAsia="es-CO"/>
        </w:rPr>
        <w:pPrChange w:id="2276" w:author="LauraPGM" w:date="2025-10-06T22:26:00Z">
          <w:pPr>
            <w:numPr>
              <w:numId w:val="119"/>
            </w:numPr>
            <w:tabs>
              <w:tab w:val="num" w:pos="360"/>
              <w:tab w:val="num" w:pos="720"/>
            </w:tabs>
            <w:spacing w:before="100" w:beforeAutospacing="1" w:after="100" w:afterAutospacing="1" w:line="240" w:lineRule="auto"/>
            <w:ind w:left="720" w:hanging="720"/>
          </w:pPr>
        </w:pPrChange>
      </w:pPr>
      <w:del w:id="2277" w:author="LauraPGM" w:date="2025-10-06T22:25:00Z">
        <w:r w:rsidRPr="008439ED" w:rsidDel="002F5FA5">
          <w:rPr>
            <w:rFonts w:ascii="Calibri" w:eastAsia="Times New Roman" w:hAnsi="Calibri" w:cs="Calibri"/>
            <w:lang w:eastAsia="es-CO"/>
          </w:rPr>
          <w:delText>Resumen ejecutivo con hallazgos clave.</w:delText>
        </w:r>
      </w:del>
    </w:p>
    <w:p w14:paraId="3B05B1DD" w14:textId="1DC8E814" w:rsidR="00E35A55" w:rsidRPr="008439ED" w:rsidDel="002F5FA5" w:rsidRDefault="00E35A55">
      <w:pPr>
        <w:numPr>
          <w:ilvl w:val="0"/>
          <w:numId w:val="179"/>
        </w:numPr>
        <w:spacing w:before="100" w:beforeAutospacing="1" w:after="100" w:afterAutospacing="1" w:line="360" w:lineRule="auto"/>
        <w:rPr>
          <w:del w:id="2278" w:author="LauraPGM" w:date="2025-10-06T22:25:00Z"/>
          <w:rFonts w:ascii="Calibri" w:eastAsia="Times New Roman" w:hAnsi="Calibri" w:cs="Calibri"/>
          <w:lang w:eastAsia="es-CO"/>
        </w:rPr>
        <w:pPrChange w:id="2279" w:author="LauraPGM" w:date="2025-10-06T22:26:00Z">
          <w:pPr>
            <w:numPr>
              <w:numId w:val="119"/>
            </w:numPr>
            <w:tabs>
              <w:tab w:val="num" w:pos="360"/>
              <w:tab w:val="num" w:pos="720"/>
            </w:tabs>
            <w:spacing w:before="100" w:beforeAutospacing="1" w:after="100" w:afterAutospacing="1" w:line="240" w:lineRule="auto"/>
            <w:ind w:left="720" w:hanging="720"/>
          </w:pPr>
        </w:pPrChange>
      </w:pPr>
      <w:del w:id="2280" w:author="LauraPGM" w:date="2025-10-06T22:25:00Z">
        <w:r w:rsidRPr="008439ED" w:rsidDel="002F5FA5">
          <w:rPr>
            <w:rFonts w:ascii="Calibri" w:eastAsia="Times New Roman" w:hAnsi="Calibri" w:cs="Calibri"/>
            <w:lang w:eastAsia="es-CO"/>
          </w:rPr>
          <w:delText>Antecedentes y propósito.</w:delText>
        </w:r>
      </w:del>
    </w:p>
    <w:p w14:paraId="64853337" w14:textId="3F7BFFE9" w:rsidR="00E35A55" w:rsidRPr="008439ED" w:rsidDel="002F5FA5" w:rsidRDefault="00E35A55">
      <w:pPr>
        <w:numPr>
          <w:ilvl w:val="0"/>
          <w:numId w:val="179"/>
        </w:numPr>
        <w:spacing w:before="100" w:beforeAutospacing="1" w:after="100" w:afterAutospacing="1" w:line="360" w:lineRule="auto"/>
        <w:rPr>
          <w:del w:id="2281" w:author="LauraPGM" w:date="2025-10-06T22:25:00Z"/>
          <w:rFonts w:ascii="Calibri" w:eastAsia="Times New Roman" w:hAnsi="Calibri" w:cs="Calibri"/>
          <w:lang w:eastAsia="es-CO"/>
        </w:rPr>
        <w:pPrChange w:id="2282" w:author="LauraPGM" w:date="2025-10-06T22:26:00Z">
          <w:pPr>
            <w:numPr>
              <w:numId w:val="119"/>
            </w:numPr>
            <w:tabs>
              <w:tab w:val="num" w:pos="360"/>
              <w:tab w:val="num" w:pos="720"/>
            </w:tabs>
            <w:spacing w:before="100" w:beforeAutospacing="1" w:after="100" w:afterAutospacing="1" w:line="240" w:lineRule="auto"/>
            <w:ind w:left="720" w:hanging="720"/>
          </w:pPr>
        </w:pPrChange>
      </w:pPr>
      <w:del w:id="2283" w:author="LauraPGM" w:date="2025-10-06T22:25:00Z">
        <w:r w:rsidRPr="008439ED" w:rsidDel="002F5FA5">
          <w:rPr>
            <w:rFonts w:ascii="Calibri" w:eastAsia="Times New Roman" w:hAnsi="Calibri" w:cs="Calibri"/>
            <w:lang w:eastAsia="es-CO"/>
          </w:rPr>
          <w:delText>Metodología de cálculo y datos.</w:delText>
        </w:r>
      </w:del>
    </w:p>
    <w:p w14:paraId="650AAD34" w14:textId="131573C6" w:rsidR="00E35A55" w:rsidRPr="008439ED" w:rsidDel="002F5FA5" w:rsidRDefault="00E35A55">
      <w:pPr>
        <w:numPr>
          <w:ilvl w:val="0"/>
          <w:numId w:val="179"/>
        </w:numPr>
        <w:spacing w:before="100" w:beforeAutospacing="1" w:after="100" w:afterAutospacing="1" w:line="360" w:lineRule="auto"/>
        <w:rPr>
          <w:del w:id="2284" w:author="LauraPGM" w:date="2025-10-06T22:25:00Z"/>
          <w:rFonts w:ascii="Calibri" w:eastAsia="Times New Roman" w:hAnsi="Calibri" w:cs="Calibri"/>
          <w:lang w:eastAsia="es-CO"/>
        </w:rPr>
        <w:pPrChange w:id="2285" w:author="LauraPGM" w:date="2025-10-06T22:26:00Z">
          <w:pPr>
            <w:numPr>
              <w:numId w:val="119"/>
            </w:numPr>
            <w:tabs>
              <w:tab w:val="num" w:pos="360"/>
              <w:tab w:val="num" w:pos="720"/>
            </w:tabs>
            <w:spacing w:before="100" w:beforeAutospacing="1" w:after="100" w:afterAutospacing="1" w:line="240" w:lineRule="auto"/>
            <w:ind w:left="720" w:hanging="720"/>
          </w:pPr>
        </w:pPrChange>
      </w:pPr>
      <w:del w:id="2286" w:author="LauraPGM" w:date="2025-10-06T22:25:00Z">
        <w:r w:rsidRPr="008439ED" w:rsidDel="002F5FA5">
          <w:rPr>
            <w:rFonts w:ascii="Calibri" w:eastAsia="Times New Roman" w:hAnsi="Calibri" w:cs="Calibri"/>
            <w:lang w:eastAsia="es-CO"/>
          </w:rPr>
          <w:delText>Resultados y análisis de IDEs.</w:delText>
        </w:r>
      </w:del>
    </w:p>
    <w:p w14:paraId="65A39721" w14:textId="39073C83" w:rsidR="00E35A55" w:rsidRPr="008439ED" w:rsidDel="002F5FA5" w:rsidRDefault="00E35A55">
      <w:pPr>
        <w:numPr>
          <w:ilvl w:val="0"/>
          <w:numId w:val="179"/>
        </w:numPr>
        <w:spacing w:before="100" w:beforeAutospacing="1" w:after="100" w:afterAutospacing="1" w:line="360" w:lineRule="auto"/>
        <w:rPr>
          <w:del w:id="2287" w:author="LauraPGM" w:date="2025-10-06T22:25:00Z"/>
          <w:rFonts w:ascii="Calibri" w:eastAsia="Times New Roman" w:hAnsi="Calibri" w:cs="Calibri"/>
          <w:lang w:eastAsia="es-CO"/>
        </w:rPr>
        <w:pPrChange w:id="2288" w:author="LauraPGM" w:date="2025-10-06T22:26:00Z">
          <w:pPr>
            <w:numPr>
              <w:numId w:val="119"/>
            </w:numPr>
            <w:tabs>
              <w:tab w:val="num" w:pos="360"/>
              <w:tab w:val="num" w:pos="720"/>
            </w:tabs>
            <w:spacing w:before="100" w:beforeAutospacing="1" w:after="100" w:afterAutospacing="1" w:line="240" w:lineRule="auto"/>
            <w:ind w:left="720" w:hanging="720"/>
          </w:pPr>
        </w:pPrChange>
      </w:pPr>
      <w:del w:id="2289" w:author="LauraPGM" w:date="2025-10-06T22:25:00Z">
        <w:r w:rsidRPr="008439ED" w:rsidDel="002F5FA5">
          <w:rPr>
            <w:rFonts w:ascii="Calibri" w:eastAsia="Times New Roman" w:hAnsi="Calibri" w:cs="Calibri"/>
            <w:lang w:eastAsia="es-CO"/>
          </w:rPr>
          <w:delText>Identificación de desviaciones y oportunidades.</w:delText>
        </w:r>
      </w:del>
    </w:p>
    <w:p w14:paraId="4FE9B4C3" w14:textId="65A92F4D" w:rsidR="00E35A55" w:rsidRPr="008439ED" w:rsidDel="002F5FA5" w:rsidRDefault="00E35A55">
      <w:pPr>
        <w:numPr>
          <w:ilvl w:val="0"/>
          <w:numId w:val="179"/>
        </w:numPr>
        <w:spacing w:before="100" w:beforeAutospacing="1" w:after="100" w:afterAutospacing="1" w:line="360" w:lineRule="auto"/>
        <w:rPr>
          <w:del w:id="2290" w:author="LauraPGM" w:date="2025-10-06T22:25:00Z"/>
          <w:rFonts w:ascii="Calibri" w:eastAsia="Times New Roman" w:hAnsi="Calibri" w:cs="Calibri"/>
          <w:lang w:eastAsia="es-CO"/>
        </w:rPr>
        <w:pPrChange w:id="2291" w:author="LauraPGM" w:date="2025-10-06T22:26:00Z">
          <w:pPr>
            <w:numPr>
              <w:numId w:val="119"/>
            </w:numPr>
            <w:tabs>
              <w:tab w:val="num" w:pos="360"/>
              <w:tab w:val="num" w:pos="720"/>
            </w:tabs>
            <w:spacing w:before="100" w:beforeAutospacing="1" w:after="100" w:afterAutospacing="1" w:line="240" w:lineRule="auto"/>
            <w:ind w:left="720" w:hanging="720"/>
          </w:pPr>
        </w:pPrChange>
      </w:pPr>
      <w:del w:id="2292" w:author="LauraPGM" w:date="2025-10-06T22:25:00Z">
        <w:r w:rsidRPr="008439ED" w:rsidDel="002F5FA5">
          <w:rPr>
            <w:rFonts w:ascii="Calibri" w:eastAsia="Times New Roman" w:hAnsi="Calibri" w:cs="Calibri"/>
            <w:lang w:eastAsia="es-CO"/>
          </w:rPr>
          <w:delText>Propuestas de optimización con análisis energético, económico y ambiental.</w:delText>
        </w:r>
      </w:del>
    </w:p>
    <w:p w14:paraId="53C88CA2" w14:textId="5DFAA772" w:rsidR="00E35A55" w:rsidRPr="008439ED" w:rsidDel="002F5FA5" w:rsidRDefault="00E35A55">
      <w:pPr>
        <w:numPr>
          <w:ilvl w:val="0"/>
          <w:numId w:val="179"/>
        </w:numPr>
        <w:spacing w:before="100" w:beforeAutospacing="1" w:after="100" w:afterAutospacing="1" w:line="360" w:lineRule="auto"/>
        <w:rPr>
          <w:del w:id="2293" w:author="LauraPGM" w:date="2025-10-06T22:25:00Z"/>
          <w:rFonts w:ascii="Calibri" w:eastAsia="Times New Roman" w:hAnsi="Calibri" w:cs="Calibri"/>
          <w:lang w:eastAsia="es-CO"/>
        </w:rPr>
        <w:pPrChange w:id="2294" w:author="LauraPGM" w:date="2025-10-06T22:26:00Z">
          <w:pPr>
            <w:numPr>
              <w:numId w:val="119"/>
            </w:numPr>
            <w:tabs>
              <w:tab w:val="num" w:pos="360"/>
              <w:tab w:val="num" w:pos="720"/>
            </w:tabs>
            <w:spacing w:before="100" w:beforeAutospacing="1" w:after="100" w:afterAutospacing="1" w:line="240" w:lineRule="auto"/>
            <w:ind w:left="720" w:hanging="720"/>
          </w:pPr>
        </w:pPrChange>
      </w:pPr>
      <w:del w:id="2295" w:author="LauraPGM" w:date="2025-10-06T22:25:00Z">
        <w:r w:rsidRPr="008439ED" w:rsidDel="002F5FA5">
          <w:rPr>
            <w:rFonts w:ascii="Calibri" w:eastAsia="Times New Roman" w:hAnsi="Calibri" w:cs="Calibri"/>
            <w:lang w:eastAsia="es-CO"/>
          </w:rPr>
          <w:delText>Conclusiones y recomendaciones.</w:delText>
        </w:r>
      </w:del>
    </w:p>
    <w:p w14:paraId="4FC7FCFD" w14:textId="4C0DAE78" w:rsidR="00E35A55" w:rsidRPr="008439ED" w:rsidDel="002F5FA5" w:rsidRDefault="00E35A55">
      <w:pPr>
        <w:numPr>
          <w:ilvl w:val="0"/>
          <w:numId w:val="179"/>
        </w:numPr>
        <w:spacing w:before="100" w:beforeAutospacing="1" w:after="100" w:afterAutospacing="1" w:line="360" w:lineRule="auto"/>
        <w:rPr>
          <w:del w:id="2296" w:author="LauraPGM" w:date="2025-10-06T22:25:00Z"/>
          <w:rFonts w:ascii="Calibri" w:eastAsia="Times New Roman" w:hAnsi="Calibri" w:cs="Calibri"/>
          <w:lang w:eastAsia="es-CO"/>
        </w:rPr>
        <w:pPrChange w:id="2297" w:author="LauraPGM" w:date="2025-10-06T22:26:00Z">
          <w:pPr>
            <w:numPr>
              <w:numId w:val="119"/>
            </w:numPr>
            <w:tabs>
              <w:tab w:val="num" w:pos="360"/>
              <w:tab w:val="num" w:pos="720"/>
            </w:tabs>
            <w:spacing w:before="100" w:beforeAutospacing="1" w:after="100" w:afterAutospacing="1" w:line="240" w:lineRule="auto"/>
            <w:ind w:left="720" w:hanging="720"/>
          </w:pPr>
        </w:pPrChange>
      </w:pPr>
      <w:del w:id="2298" w:author="LauraPGM" w:date="2025-10-06T22:25:00Z">
        <w:r w:rsidRPr="008439ED" w:rsidDel="002F5FA5">
          <w:rPr>
            <w:rFonts w:ascii="Calibri" w:eastAsia="Times New Roman" w:hAnsi="Calibri" w:cs="Calibri"/>
            <w:lang w:eastAsia="es-CO"/>
          </w:rPr>
          <w:delText>Anexos (opcional).</w:delText>
        </w:r>
      </w:del>
    </w:p>
    <w:p w14:paraId="46416375" w14:textId="43EB00A5" w:rsidR="00E35A55" w:rsidRPr="008439ED" w:rsidDel="002F5FA5" w:rsidRDefault="00E35A55">
      <w:pPr>
        <w:pStyle w:val="Prrafodelista"/>
        <w:numPr>
          <w:ilvl w:val="0"/>
          <w:numId w:val="180"/>
        </w:numPr>
        <w:spacing w:before="100" w:beforeAutospacing="1" w:after="100" w:afterAutospacing="1" w:line="360" w:lineRule="auto"/>
        <w:outlineLvl w:val="3"/>
        <w:rPr>
          <w:del w:id="2299" w:author="LauraPGM" w:date="2025-10-06T22:25:00Z"/>
          <w:rFonts w:ascii="Calibri" w:eastAsia="Times New Roman" w:hAnsi="Calibri" w:cs="Calibri"/>
          <w:b/>
          <w:bCs/>
          <w:lang w:eastAsia="es-CO"/>
          <w:rPrChange w:id="2300" w:author="LauraPGM" w:date="2025-11-04T16:55:00Z">
            <w:rPr>
              <w:del w:id="2301" w:author="LauraPGM" w:date="2025-10-06T22:25:00Z"/>
              <w:lang w:eastAsia="es-CO"/>
            </w:rPr>
          </w:rPrChange>
        </w:rPr>
        <w:pPrChange w:id="2302" w:author="LauraPGM" w:date="2025-10-06T22:26:00Z">
          <w:pPr>
            <w:spacing w:before="100" w:beforeAutospacing="1" w:after="100" w:afterAutospacing="1" w:line="240" w:lineRule="auto"/>
            <w:outlineLvl w:val="3"/>
          </w:pPr>
        </w:pPrChange>
      </w:pPr>
      <w:del w:id="2303" w:author="LauraPGM" w:date="2025-10-01T15:44:00Z">
        <w:r w:rsidRPr="008439ED" w:rsidDel="002D34CA">
          <w:rPr>
            <w:rFonts w:ascii="Calibri" w:eastAsia="Times New Roman" w:hAnsi="Calibri" w:cs="Calibri"/>
            <w:b/>
            <w:bCs/>
            <w:lang w:eastAsia="es-CO"/>
            <w:rPrChange w:id="2304" w:author="LauraPGM" w:date="2025-11-04T16:55:00Z">
              <w:rPr>
                <w:lang w:eastAsia="es-CO"/>
              </w:rPr>
            </w:rPrChange>
          </w:rPr>
          <w:delText xml:space="preserve">6.1.2. </w:delText>
        </w:r>
      </w:del>
      <w:del w:id="2305" w:author="LauraPGM" w:date="2025-10-06T22:25:00Z">
        <w:r w:rsidRPr="008439ED" w:rsidDel="002F5FA5">
          <w:rPr>
            <w:rFonts w:ascii="Calibri" w:eastAsia="Times New Roman" w:hAnsi="Calibri" w:cs="Calibri"/>
            <w:b/>
            <w:bCs/>
            <w:lang w:eastAsia="es-CO"/>
            <w:rPrChange w:id="2306" w:author="LauraPGM" w:date="2025-11-04T16:55:00Z">
              <w:rPr>
                <w:lang w:eastAsia="es-CO"/>
              </w:rPr>
            </w:rPrChange>
          </w:rPr>
          <w:delText>Presentación de resultados</w:delText>
        </w:r>
      </w:del>
    </w:p>
    <w:p w14:paraId="55914868" w14:textId="5C06E9C5" w:rsidR="00E35A55" w:rsidRPr="008439ED" w:rsidDel="002F5FA5" w:rsidRDefault="00E35A55">
      <w:pPr>
        <w:numPr>
          <w:ilvl w:val="0"/>
          <w:numId w:val="181"/>
        </w:numPr>
        <w:spacing w:before="100" w:beforeAutospacing="1" w:after="100" w:afterAutospacing="1" w:line="360" w:lineRule="auto"/>
        <w:rPr>
          <w:del w:id="2307" w:author="LauraPGM" w:date="2025-10-06T22:25:00Z"/>
          <w:rFonts w:ascii="Calibri" w:eastAsia="Times New Roman" w:hAnsi="Calibri" w:cs="Calibri"/>
          <w:lang w:eastAsia="es-CO"/>
        </w:rPr>
        <w:pPrChange w:id="2308" w:author="LauraPGM" w:date="2025-10-06T22:26:00Z">
          <w:pPr>
            <w:numPr>
              <w:numId w:val="120"/>
            </w:numPr>
            <w:tabs>
              <w:tab w:val="num" w:pos="360"/>
              <w:tab w:val="num" w:pos="720"/>
            </w:tabs>
            <w:spacing w:before="100" w:beforeAutospacing="1" w:after="100" w:afterAutospacing="1" w:line="240" w:lineRule="auto"/>
            <w:ind w:left="720" w:hanging="720"/>
          </w:pPr>
        </w:pPrChange>
      </w:pPr>
      <w:del w:id="2309" w:author="LauraPGM" w:date="2025-10-06T22:25:00Z">
        <w:r w:rsidRPr="008439ED" w:rsidDel="002F5FA5">
          <w:rPr>
            <w:rFonts w:ascii="Calibri" w:eastAsia="Times New Roman" w:hAnsi="Calibri" w:cs="Calibri"/>
            <w:b/>
            <w:bCs/>
            <w:lang w:eastAsia="es-CO"/>
          </w:rPr>
          <w:delText>Claridad y consistencia:</w:delText>
        </w:r>
        <w:r w:rsidRPr="008439ED" w:rsidDel="002F5FA5">
          <w:rPr>
            <w:rFonts w:ascii="Calibri" w:eastAsia="Times New Roman" w:hAnsi="Calibri" w:cs="Calibri"/>
            <w:lang w:eastAsia="es-CO"/>
          </w:rPr>
          <w:delText xml:space="preserve"> gráficos y tablas bien definidos.</w:delText>
        </w:r>
      </w:del>
    </w:p>
    <w:p w14:paraId="4193B3DE" w14:textId="77B9282E" w:rsidR="00E35A55" w:rsidRPr="008439ED" w:rsidDel="002F5FA5" w:rsidRDefault="00E35A55">
      <w:pPr>
        <w:numPr>
          <w:ilvl w:val="0"/>
          <w:numId w:val="181"/>
        </w:numPr>
        <w:spacing w:before="100" w:beforeAutospacing="1" w:after="100" w:afterAutospacing="1" w:line="360" w:lineRule="auto"/>
        <w:rPr>
          <w:del w:id="2310" w:author="LauraPGM" w:date="2025-10-06T22:25:00Z"/>
          <w:rFonts w:ascii="Calibri" w:eastAsia="Times New Roman" w:hAnsi="Calibri" w:cs="Calibri"/>
          <w:lang w:eastAsia="es-CO"/>
        </w:rPr>
        <w:pPrChange w:id="2311" w:author="LauraPGM" w:date="2025-10-06T22:26:00Z">
          <w:pPr>
            <w:numPr>
              <w:numId w:val="120"/>
            </w:numPr>
            <w:tabs>
              <w:tab w:val="num" w:pos="360"/>
              <w:tab w:val="num" w:pos="720"/>
            </w:tabs>
            <w:spacing w:before="100" w:beforeAutospacing="1" w:after="100" w:afterAutospacing="1" w:line="240" w:lineRule="auto"/>
            <w:ind w:left="720" w:hanging="720"/>
          </w:pPr>
        </w:pPrChange>
      </w:pPr>
      <w:del w:id="2312" w:author="LauraPGM" w:date="2025-10-06T22:25:00Z">
        <w:r w:rsidRPr="008439ED" w:rsidDel="002F5FA5">
          <w:rPr>
            <w:rFonts w:ascii="Calibri" w:eastAsia="Times New Roman" w:hAnsi="Calibri" w:cs="Calibri"/>
            <w:b/>
            <w:bCs/>
            <w:lang w:eastAsia="es-CO"/>
          </w:rPr>
          <w:delText>Gráficos de tendencia:</w:delText>
        </w:r>
        <w:r w:rsidRPr="008439ED" w:rsidDel="002F5FA5">
          <w:rPr>
            <w:rFonts w:ascii="Calibri" w:eastAsia="Times New Roman" w:hAnsi="Calibri" w:cs="Calibri"/>
            <w:lang w:eastAsia="es-CO"/>
          </w:rPr>
          <w:delText xml:space="preserve"> evolución de IDEs, LBE y objetivos.</w:delText>
        </w:r>
      </w:del>
    </w:p>
    <w:p w14:paraId="5A682FAD" w14:textId="70103FFE" w:rsidR="00E35A55" w:rsidRPr="008439ED" w:rsidDel="002F5FA5" w:rsidRDefault="00E35A55">
      <w:pPr>
        <w:numPr>
          <w:ilvl w:val="0"/>
          <w:numId w:val="181"/>
        </w:numPr>
        <w:spacing w:before="100" w:beforeAutospacing="1" w:after="100" w:afterAutospacing="1" w:line="360" w:lineRule="auto"/>
        <w:rPr>
          <w:del w:id="2313" w:author="LauraPGM" w:date="2025-10-06T22:25:00Z"/>
          <w:rFonts w:ascii="Calibri" w:eastAsia="Times New Roman" w:hAnsi="Calibri" w:cs="Calibri"/>
          <w:lang w:eastAsia="es-CO"/>
        </w:rPr>
        <w:pPrChange w:id="2314" w:author="LauraPGM" w:date="2025-10-06T22:26:00Z">
          <w:pPr>
            <w:numPr>
              <w:numId w:val="120"/>
            </w:numPr>
            <w:tabs>
              <w:tab w:val="num" w:pos="360"/>
              <w:tab w:val="num" w:pos="720"/>
            </w:tabs>
            <w:spacing w:before="100" w:beforeAutospacing="1" w:after="100" w:afterAutospacing="1" w:line="240" w:lineRule="auto"/>
            <w:ind w:left="720" w:hanging="720"/>
          </w:pPr>
        </w:pPrChange>
      </w:pPr>
      <w:del w:id="2315" w:author="LauraPGM" w:date="2025-10-06T22:25:00Z">
        <w:r w:rsidRPr="008439ED" w:rsidDel="002F5FA5">
          <w:rPr>
            <w:rFonts w:ascii="Calibri" w:eastAsia="Times New Roman" w:hAnsi="Calibri" w:cs="Calibri"/>
            <w:b/>
            <w:bCs/>
            <w:lang w:eastAsia="es-CO"/>
          </w:rPr>
          <w:delText>Gráficos relativos:</w:delText>
        </w:r>
        <w:r w:rsidRPr="008439ED" w:rsidDel="002F5FA5">
          <w:rPr>
            <w:rFonts w:ascii="Calibri" w:eastAsia="Times New Roman" w:hAnsi="Calibri" w:cs="Calibri"/>
            <w:lang w:eastAsia="es-CO"/>
          </w:rPr>
          <w:delText xml:space="preserve"> porcentaje de mejora respecto a la línea base.</w:delText>
        </w:r>
      </w:del>
    </w:p>
    <w:p w14:paraId="69F9EC7E" w14:textId="09AD2D91" w:rsidR="00E35A55" w:rsidRPr="008439ED" w:rsidDel="002F5FA5" w:rsidRDefault="00E35A55">
      <w:pPr>
        <w:numPr>
          <w:ilvl w:val="0"/>
          <w:numId w:val="181"/>
        </w:numPr>
        <w:spacing w:before="100" w:beforeAutospacing="1" w:after="100" w:afterAutospacing="1" w:line="360" w:lineRule="auto"/>
        <w:rPr>
          <w:del w:id="2316" w:author="LauraPGM" w:date="2025-10-06T22:25:00Z"/>
          <w:rFonts w:ascii="Calibri" w:eastAsia="Times New Roman" w:hAnsi="Calibri" w:cs="Calibri"/>
          <w:lang w:eastAsia="es-CO"/>
        </w:rPr>
        <w:pPrChange w:id="2317" w:author="LauraPGM" w:date="2025-10-06T22:26:00Z">
          <w:pPr>
            <w:numPr>
              <w:numId w:val="120"/>
            </w:numPr>
            <w:tabs>
              <w:tab w:val="num" w:pos="360"/>
              <w:tab w:val="num" w:pos="720"/>
            </w:tabs>
            <w:spacing w:before="100" w:beforeAutospacing="1" w:after="100" w:afterAutospacing="1" w:line="240" w:lineRule="auto"/>
            <w:ind w:left="720" w:hanging="720"/>
          </w:pPr>
        </w:pPrChange>
      </w:pPr>
      <w:del w:id="2318" w:author="LauraPGM" w:date="2025-10-06T22:25:00Z">
        <w:r w:rsidRPr="008439ED" w:rsidDel="002F5FA5">
          <w:rPr>
            <w:rFonts w:ascii="Calibri" w:eastAsia="Times New Roman" w:hAnsi="Calibri" w:cs="Calibri"/>
            <w:b/>
            <w:bCs/>
            <w:lang w:eastAsia="es-CO"/>
          </w:rPr>
          <w:delText>Tablas resumen:</w:delText>
        </w:r>
        <w:r w:rsidRPr="008439ED" w:rsidDel="002F5FA5">
          <w:rPr>
            <w:rFonts w:ascii="Calibri" w:eastAsia="Times New Roman" w:hAnsi="Calibri" w:cs="Calibri"/>
            <w:lang w:eastAsia="es-CO"/>
          </w:rPr>
          <w:delText xml:space="preserve"> indicadores clave, consumos reales y proyectados.</w:delText>
        </w:r>
      </w:del>
    </w:p>
    <w:p w14:paraId="33F28626" w14:textId="19872FEE" w:rsidR="00E35A55" w:rsidRPr="008439ED" w:rsidDel="002F5FA5" w:rsidRDefault="00E35A55">
      <w:pPr>
        <w:numPr>
          <w:ilvl w:val="0"/>
          <w:numId w:val="181"/>
        </w:numPr>
        <w:spacing w:before="100" w:beforeAutospacing="1" w:after="100" w:afterAutospacing="1" w:line="360" w:lineRule="auto"/>
        <w:rPr>
          <w:del w:id="2319" w:author="LauraPGM" w:date="2025-10-06T22:25:00Z"/>
          <w:rFonts w:ascii="Calibri" w:eastAsia="Times New Roman" w:hAnsi="Calibri" w:cs="Calibri"/>
          <w:lang w:eastAsia="es-CO"/>
        </w:rPr>
        <w:pPrChange w:id="2320" w:author="LauraPGM" w:date="2025-10-06T22:26:00Z">
          <w:pPr>
            <w:numPr>
              <w:numId w:val="120"/>
            </w:numPr>
            <w:tabs>
              <w:tab w:val="num" w:pos="360"/>
              <w:tab w:val="num" w:pos="720"/>
            </w:tabs>
            <w:spacing w:before="100" w:beforeAutospacing="1" w:after="100" w:afterAutospacing="1" w:line="240" w:lineRule="auto"/>
            <w:ind w:left="720" w:hanging="720"/>
          </w:pPr>
        </w:pPrChange>
      </w:pPr>
      <w:del w:id="2321" w:author="LauraPGM" w:date="2025-10-06T22:25:00Z">
        <w:r w:rsidRPr="008439ED" w:rsidDel="002F5FA5">
          <w:rPr>
            <w:rFonts w:ascii="Calibri" w:eastAsia="Times New Roman" w:hAnsi="Calibri" w:cs="Calibri"/>
            <w:b/>
            <w:bCs/>
            <w:lang w:eastAsia="es-CO"/>
          </w:rPr>
          <w:delText>Identificación de desviaciones:</w:delText>
        </w:r>
        <w:r w:rsidRPr="008439ED" w:rsidDel="002F5FA5">
          <w:rPr>
            <w:rFonts w:ascii="Calibri" w:eastAsia="Times New Roman" w:hAnsi="Calibri" w:cs="Calibri"/>
            <w:lang w:eastAsia="es-CO"/>
          </w:rPr>
          <w:delText xml:space="preserve"> mediante colores o símbolos.</w:delText>
        </w:r>
      </w:del>
    </w:p>
    <w:p w14:paraId="7A113A9D" w14:textId="12DD7F12" w:rsidR="00E35A55" w:rsidRPr="008439ED" w:rsidDel="002D34CA" w:rsidRDefault="00E35A55">
      <w:pPr>
        <w:pStyle w:val="Prrafodelista"/>
        <w:numPr>
          <w:ilvl w:val="0"/>
          <w:numId w:val="180"/>
        </w:numPr>
        <w:spacing w:before="100" w:beforeAutospacing="1" w:after="100" w:afterAutospacing="1" w:line="360" w:lineRule="auto"/>
        <w:outlineLvl w:val="3"/>
        <w:rPr>
          <w:del w:id="2322" w:author="LauraPGM" w:date="2025-10-01T15:44:00Z"/>
          <w:rFonts w:ascii="Calibri" w:eastAsia="Times New Roman" w:hAnsi="Calibri" w:cs="Calibri"/>
          <w:b/>
          <w:bCs/>
          <w:lang w:eastAsia="es-CO"/>
          <w:rPrChange w:id="2323" w:author="LauraPGM" w:date="2025-11-04T16:55:00Z">
            <w:rPr>
              <w:del w:id="2324" w:author="LauraPGM" w:date="2025-10-01T15:44:00Z"/>
              <w:lang w:eastAsia="es-CO"/>
            </w:rPr>
          </w:rPrChange>
        </w:rPr>
        <w:pPrChange w:id="2325" w:author="LauraPGM" w:date="2025-10-06T22:26:00Z">
          <w:pPr>
            <w:spacing w:before="100" w:beforeAutospacing="1" w:after="100" w:afterAutospacing="1" w:line="240" w:lineRule="auto"/>
            <w:outlineLvl w:val="3"/>
          </w:pPr>
        </w:pPrChange>
      </w:pPr>
      <w:del w:id="2326" w:author="LauraPGM" w:date="2025-10-01T15:44:00Z">
        <w:r w:rsidRPr="008439ED" w:rsidDel="002D34CA">
          <w:rPr>
            <w:rFonts w:ascii="Calibri" w:eastAsia="Times New Roman" w:hAnsi="Calibri" w:cs="Calibri"/>
            <w:b/>
            <w:bCs/>
            <w:lang w:eastAsia="es-CO"/>
            <w:rPrChange w:id="2327" w:author="LauraPGM" w:date="2025-11-04T16:55:00Z">
              <w:rPr>
                <w:lang w:eastAsia="es-CO"/>
              </w:rPr>
            </w:rPrChange>
          </w:rPr>
          <w:delText xml:space="preserve">6.1.3. </w:delText>
        </w:r>
      </w:del>
      <w:del w:id="2328" w:author="LauraPGM" w:date="2025-10-06T22:25:00Z">
        <w:r w:rsidRPr="008439ED" w:rsidDel="002F5FA5">
          <w:rPr>
            <w:rFonts w:ascii="Calibri" w:eastAsia="Times New Roman" w:hAnsi="Calibri" w:cs="Calibri"/>
            <w:b/>
            <w:bCs/>
            <w:lang w:eastAsia="es-CO"/>
            <w:rPrChange w:id="2329" w:author="LauraPGM" w:date="2025-11-04T16:55:00Z">
              <w:rPr>
                <w:lang w:eastAsia="es-CO"/>
              </w:rPr>
            </w:rPrChange>
          </w:rPr>
          <w:delText>Documentación de estrategias de optimización</w:delText>
        </w:r>
      </w:del>
    </w:p>
    <w:p w14:paraId="02029EF0" w14:textId="514FA64C" w:rsidR="00E35A55" w:rsidRPr="008439ED" w:rsidDel="002F5FA5" w:rsidRDefault="00E35A55">
      <w:pPr>
        <w:pStyle w:val="Prrafodelista"/>
        <w:numPr>
          <w:ilvl w:val="0"/>
          <w:numId w:val="180"/>
        </w:numPr>
        <w:spacing w:before="100" w:beforeAutospacing="1" w:after="100" w:afterAutospacing="1" w:line="360" w:lineRule="auto"/>
        <w:outlineLvl w:val="3"/>
        <w:rPr>
          <w:del w:id="2330" w:author="LauraPGM" w:date="2025-10-06T22:25:00Z"/>
          <w:rFonts w:ascii="Calibri" w:eastAsia="Times New Roman" w:hAnsi="Calibri" w:cs="Calibri"/>
          <w:b/>
          <w:lang w:eastAsia="es-CO"/>
          <w:rPrChange w:id="2331" w:author="LauraPGM" w:date="2025-11-04T16:55:00Z">
            <w:rPr>
              <w:del w:id="2332" w:author="LauraPGM" w:date="2025-10-06T22:25:00Z"/>
              <w:lang w:eastAsia="es-CO"/>
            </w:rPr>
          </w:rPrChange>
        </w:rPr>
        <w:pPrChange w:id="2333" w:author="LauraPGM" w:date="2025-10-06T22:26:00Z">
          <w:pPr>
            <w:spacing w:before="100" w:beforeAutospacing="1" w:after="100" w:afterAutospacing="1" w:line="240" w:lineRule="auto"/>
          </w:pPr>
        </w:pPrChange>
      </w:pPr>
      <w:del w:id="2334" w:author="LauraPGM" w:date="2025-10-01T15:45:00Z">
        <w:r w:rsidRPr="008439ED" w:rsidDel="002D34CA">
          <w:rPr>
            <w:rFonts w:ascii="Calibri" w:eastAsia="Times New Roman" w:hAnsi="Calibri" w:cs="Calibri"/>
            <w:b/>
            <w:lang w:eastAsia="es-CO"/>
            <w:rPrChange w:id="2335" w:author="LauraPGM" w:date="2025-11-04T16:55:00Z">
              <w:rPr>
                <w:lang w:eastAsia="es-CO"/>
              </w:rPr>
            </w:rPrChange>
          </w:rPr>
          <w:delText>C</w:delText>
        </w:r>
      </w:del>
      <w:del w:id="2336" w:author="LauraPGM" w:date="2025-10-06T22:25:00Z">
        <w:r w:rsidRPr="008439ED" w:rsidDel="002F5FA5">
          <w:rPr>
            <w:rFonts w:ascii="Calibri" w:eastAsia="Times New Roman" w:hAnsi="Calibri" w:cs="Calibri"/>
            <w:b/>
            <w:lang w:eastAsia="es-CO"/>
            <w:rPrChange w:id="2337" w:author="LauraPGM" w:date="2025-11-04T16:55:00Z">
              <w:rPr>
                <w:lang w:eastAsia="es-CO"/>
              </w:rPr>
            </w:rPrChange>
          </w:rPr>
          <w:delText>ada estrategia debe incluir:</w:delText>
        </w:r>
      </w:del>
    </w:p>
    <w:p w14:paraId="39980114" w14:textId="52C453B9" w:rsidR="00E35A55" w:rsidRPr="008439ED" w:rsidDel="002F5FA5" w:rsidRDefault="00E35A55">
      <w:pPr>
        <w:spacing w:before="100" w:beforeAutospacing="1" w:after="100" w:afterAutospacing="1" w:line="360" w:lineRule="auto"/>
        <w:ind w:left="720"/>
        <w:rPr>
          <w:del w:id="2338" w:author="LauraPGM" w:date="2025-10-06T22:24:00Z"/>
          <w:rFonts w:ascii="Calibri" w:eastAsia="Times New Roman" w:hAnsi="Calibri" w:cs="Calibri"/>
          <w:lang w:eastAsia="es-CO"/>
        </w:rPr>
        <w:pPrChange w:id="2339" w:author="LauraPGM" w:date="2025-10-06T22:26:00Z">
          <w:pPr>
            <w:numPr>
              <w:numId w:val="121"/>
            </w:numPr>
            <w:tabs>
              <w:tab w:val="num" w:pos="360"/>
              <w:tab w:val="num" w:pos="720"/>
            </w:tabs>
            <w:spacing w:before="100" w:beforeAutospacing="1" w:after="100" w:afterAutospacing="1" w:line="240" w:lineRule="auto"/>
            <w:ind w:left="720" w:hanging="720"/>
          </w:pPr>
        </w:pPrChange>
      </w:pPr>
      <w:del w:id="2340" w:author="LauraPGM" w:date="2025-10-06T22:24:00Z">
        <w:r w:rsidRPr="008439ED" w:rsidDel="002F5FA5">
          <w:rPr>
            <w:rFonts w:ascii="Calibri" w:eastAsia="Times New Roman" w:hAnsi="Calibri" w:cs="Calibri"/>
            <w:lang w:eastAsia="es-CO"/>
          </w:rPr>
          <w:delText>Descripción y objetivo.</w:delText>
        </w:r>
      </w:del>
    </w:p>
    <w:p w14:paraId="176E3656" w14:textId="50CCC74F" w:rsidR="00E35A55" w:rsidRPr="008439ED" w:rsidDel="002F5FA5" w:rsidRDefault="00E35A55">
      <w:pPr>
        <w:spacing w:before="100" w:beforeAutospacing="1" w:after="100" w:afterAutospacing="1" w:line="360" w:lineRule="auto"/>
        <w:ind w:left="720"/>
        <w:rPr>
          <w:del w:id="2341" w:author="LauraPGM" w:date="2025-10-06T22:24:00Z"/>
          <w:rFonts w:ascii="Calibri" w:eastAsia="Times New Roman" w:hAnsi="Calibri" w:cs="Calibri"/>
          <w:lang w:eastAsia="es-CO"/>
        </w:rPr>
        <w:pPrChange w:id="2342" w:author="LauraPGM" w:date="2025-10-06T22:26:00Z">
          <w:pPr>
            <w:numPr>
              <w:numId w:val="121"/>
            </w:numPr>
            <w:tabs>
              <w:tab w:val="num" w:pos="360"/>
              <w:tab w:val="num" w:pos="720"/>
            </w:tabs>
            <w:spacing w:before="100" w:beforeAutospacing="1" w:after="100" w:afterAutospacing="1" w:line="240" w:lineRule="auto"/>
            <w:ind w:left="720" w:hanging="720"/>
          </w:pPr>
        </w:pPrChange>
      </w:pPr>
      <w:del w:id="2343" w:author="LauraPGM" w:date="2025-10-06T22:24:00Z">
        <w:r w:rsidRPr="008439ED" w:rsidDel="002F5FA5">
          <w:rPr>
            <w:rFonts w:ascii="Calibri" w:eastAsia="Times New Roman" w:hAnsi="Calibri" w:cs="Calibri"/>
            <w:lang w:eastAsia="es-CO"/>
          </w:rPr>
          <w:delText>Ahorro energético estimado.</w:delText>
        </w:r>
      </w:del>
    </w:p>
    <w:p w14:paraId="7A273218" w14:textId="7307EECE" w:rsidR="00E35A55" w:rsidRPr="008439ED" w:rsidDel="002F5FA5" w:rsidRDefault="00E35A55">
      <w:pPr>
        <w:spacing w:before="100" w:beforeAutospacing="1" w:after="100" w:afterAutospacing="1" w:line="360" w:lineRule="auto"/>
        <w:ind w:left="720"/>
        <w:rPr>
          <w:del w:id="2344" w:author="LauraPGM" w:date="2025-10-06T22:24:00Z"/>
          <w:rFonts w:ascii="Calibri" w:eastAsia="Times New Roman" w:hAnsi="Calibri" w:cs="Calibri"/>
          <w:lang w:eastAsia="es-CO"/>
        </w:rPr>
        <w:pPrChange w:id="2345" w:author="LauraPGM" w:date="2025-10-06T22:26:00Z">
          <w:pPr>
            <w:numPr>
              <w:numId w:val="121"/>
            </w:numPr>
            <w:tabs>
              <w:tab w:val="num" w:pos="360"/>
              <w:tab w:val="num" w:pos="720"/>
            </w:tabs>
            <w:spacing w:before="100" w:beforeAutospacing="1" w:after="100" w:afterAutospacing="1" w:line="240" w:lineRule="auto"/>
            <w:ind w:left="720" w:hanging="720"/>
          </w:pPr>
        </w:pPrChange>
      </w:pPr>
      <w:del w:id="2346" w:author="LauraPGM" w:date="2025-10-06T22:24:00Z">
        <w:r w:rsidRPr="008439ED" w:rsidDel="002F5FA5">
          <w:rPr>
            <w:rFonts w:ascii="Calibri" w:eastAsia="Times New Roman" w:hAnsi="Calibri" w:cs="Calibri"/>
            <w:lang w:eastAsia="es-CO"/>
          </w:rPr>
          <w:delText>Análisis económico (</w:delText>
        </w:r>
        <w:r w:rsidRPr="008439ED" w:rsidDel="002F5FA5">
          <w:rPr>
            <w:rFonts w:ascii="Calibri" w:eastAsia="Times New Roman" w:hAnsi="Calibri" w:cs="Calibri"/>
            <w:i/>
            <w:lang w:eastAsia="es-CO"/>
            <w:rPrChange w:id="2347" w:author="LauraPGM" w:date="2025-11-04T16:55:00Z">
              <w:rPr>
                <w:rFonts w:ascii="Calibri" w:eastAsia="Times New Roman" w:hAnsi="Calibri" w:cs="Calibri"/>
                <w:lang w:eastAsia="es-CO"/>
              </w:rPr>
            </w:rPrChange>
          </w:rPr>
          <w:delText>CAPEX, OPEX, ROI, VAN, TIR</w:delText>
        </w:r>
        <w:r w:rsidRPr="008439ED" w:rsidDel="002F5FA5">
          <w:rPr>
            <w:rFonts w:ascii="Calibri" w:eastAsia="Times New Roman" w:hAnsi="Calibri" w:cs="Calibri"/>
            <w:lang w:eastAsia="es-CO"/>
          </w:rPr>
          <w:delText>).</w:delText>
        </w:r>
      </w:del>
    </w:p>
    <w:p w14:paraId="4CB9AD0B" w14:textId="388FCED5" w:rsidR="00E35A55" w:rsidRPr="008439ED" w:rsidDel="002D34CA" w:rsidRDefault="00E35A55">
      <w:pPr>
        <w:spacing w:before="100" w:beforeAutospacing="1" w:after="100" w:afterAutospacing="1" w:line="360" w:lineRule="auto"/>
        <w:ind w:left="720"/>
        <w:rPr>
          <w:del w:id="2348" w:author="LauraPGM" w:date="2025-10-01T15:45:00Z"/>
          <w:rFonts w:ascii="Calibri" w:eastAsia="Times New Roman" w:hAnsi="Calibri" w:cs="Calibri"/>
          <w:lang w:eastAsia="es-CO"/>
        </w:rPr>
        <w:pPrChange w:id="2349" w:author="LauraPGM" w:date="2025-10-06T22:26:00Z">
          <w:pPr>
            <w:numPr>
              <w:numId w:val="121"/>
            </w:numPr>
            <w:tabs>
              <w:tab w:val="num" w:pos="360"/>
              <w:tab w:val="num" w:pos="720"/>
            </w:tabs>
            <w:spacing w:before="100" w:beforeAutospacing="1" w:after="100" w:afterAutospacing="1" w:line="240" w:lineRule="auto"/>
            <w:ind w:left="720" w:hanging="720"/>
          </w:pPr>
        </w:pPrChange>
      </w:pPr>
      <w:del w:id="2350" w:author="LauraPGM" w:date="2025-10-06T22:24:00Z">
        <w:r w:rsidRPr="008439ED" w:rsidDel="002F5FA5">
          <w:rPr>
            <w:rFonts w:ascii="Calibri" w:eastAsia="Times New Roman" w:hAnsi="Calibri" w:cs="Calibri"/>
            <w:lang w:eastAsia="es-CO"/>
          </w:rPr>
          <w:delText>Impacto ambiental (reducción de CO₂eq).</w:delText>
        </w:r>
      </w:del>
    </w:p>
    <w:p w14:paraId="0A304F3F" w14:textId="7FFE93A6" w:rsidR="00E35A55" w:rsidRPr="008439ED" w:rsidDel="002D34CA" w:rsidRDefault="00E35A55">
      <w:pPr>
        <w:spacing w:before="100" w:beforeAutospacing="1" w:after="100" w:afterAutospacing="1" w:line="360" w:lineRule="auto"/>
        <w:ind w:left="720"/>
        <w:rPr>
          <w:del w:id="2351" w:author="LauraPGM" w:date="2025-10-01T15:45:00Z"/>
          <w:rFonts w:ascii="Calibri" w:eastAsia="Times New Roman" w:hAnsi="Calibri" w:cs="Calibri"/>
          <w:lang w:eastAsia="es-CO"/>
          <w:rPrChange w:id="2352" w:author="LauraPGM" w:date="2025-11-04T16:55:00Z">
            <w:rPr>
              <w:del w:id="2353" w:author="LauraPGM" w:date="2025-10-01T15:45:00Z"/>
              <w:rFonts w:ascii="Calibri" w:eastAsia="Times New Roman" w:hAnsi="Calibri" w:cs="Calibri"/>
              <w:b/>
              <w:bCs/>
              <w:lang w:eastAsia="es-CO"/>
            </w:rPr>
          </w:rPrChange>
        </w:rPr>
        <w:pPrChange w:id="2354" w:author="LauraPGM" w:date="2025-10-06T22:26:00Z">
          <w:pPr>
            <w:spacing w:before="100" w:beforeAutospacing="1" w:after="100" w:afterAutospacing="1" w:line="240" w:lineRule="auto"/>
            <w:outlineLvl w:val="3"/>
          </w:pPr>
        </w:pPrChange>
      </w:pPr>
      <w:del w:id="2355" w:author="LauraPGM" w:date="2025-10-06T22:24:00Z">
        <w:r w:rsidRPr="008439ED" w:rsidDel="002F5FA5">
          <w:rPr>
            <w:rFonts w:ascii="Calibri" w:eastAsia="Times New Roman" w:hAnsi="Calibri" w:cs="Calibri"/>
            <w:lang w:eastAsia="es-CO"/>
          </w:rPr>
          <w:delText>Responsables, cronograma y posibles riesgos.</w:delText>
        </w:r>
      </w:del>
    </w:p>
    <w:p w14:paraId="7A5CEBF7" w14:textId="79577E2D" w:rsidR="00E35A55" w:rsidRPr="008439ED" w:rsidDel="002F5FA5" w:rsidRDefault="00E35A55">
      <w:pPr>
        <w:pStyle w:val="Prrafodelista"/>
        <w:numPr>
          <w:ilvl w:val="0"/>
          <w:numId w:val="180"/>
        </w:numPr>
        <w:spacing w:before="100" w:beforeAutospacing="1" w:after="100" w:afterAutospacing="1" w:line="360" w:lineRule="auto"/>
        <w:ind w:left="0"/>
        <w:rPr>
          <w:del w:id="2356" w:author="LauraPGM" w:date="2025-10-06T22:24:00Z"/>
          <w:rFonts w:ascii="Calibri" w:eastAsia="Times New Roman" w:hAnsi="Calibri" w:cs="Calibri"/>
          <w:b/>
          <w:bCs/>
          <w:lang w:eastAsia="es-CO"/>
          <w:rPrChange w:id="2357" w:author="LauraPGM" w:date="2025-11-04T16:55:00Z">
            <w:rPr>
              <w:del w:id="2358" w:author="LauraPGM" w:date="2025-10-06T22:24:00Z"/>
              <w:lang w:eastAsia="es-CO"/>
            </w:rPr>
          </w:rPrChange>
        </w:rPr>
        <w:pPrChange w:id="2359" w:author="LauraPGM" w:date="2025-10-06T22:28:00Z">
          <w:pPr>
            <w:spacing w:before="100" w:beforeAutospacing="1" w:after="100" w:afterAutospacing="1" w:line="240" w:lineRule="auto"/>
            <w:outlineLvl w:val="3"/>
          </w:pPr>
        </w:pPrChange>
      </w:pPr>
      <w:del w:id="2360" w:author="LauraPGM" w:date="2025-10-01T15:45:00Z">
        <w:r w:rsidRPr="008439ED" w:rsidDel="002D34CA">
          <w:rPr>
            <w:rFonts w:ascii="Calibri" w:eastAsia="Times New Roman" w:hAnsi="Calibri" w:cs="Calibri"/>
            <w:b/>
            <w:bCs/>
            <w:lang w:eastAsia="es-CO"/>
            <w:rPrChange w:id="2361" w:author="LauraPGM" w:date="2025-11-04T16:55:00Z">
              <w:rPr>
                <w:lang w:eastAsia="es-CO"/>
              </w:rPr>
            </w:rPrChange>
          </w:rPr>
          <w:delText xml:space="preserve">6.1.4. </w:delText>
        </w:r>
      </w:del>
      <w:del w:id="2362" w:author="LauraPGM" w:date="2025-10-06T22:24:00Z">
        <w:r w:rsidRPr="008439ED" w:rsidDel="002F5FA5">
          <w:rPr>
            <w:rFonts w:ascii="Calibri" w:eastAsia="Times New Roman" w:hAnsi="Calibri" w:cs="Calibri"/>
            <w:b/>
            <w:bCs/>
            <w:lang w:eastAsia="es-CO"/>
            <w:rPrChange w:id="2363" w:author="LauraPGM" w:date="2025-11-04T16:55:00Z">
              <w:rPr>
                <w:lang w:eastAsia="es-CO"/>
              </w:rPr>
            </w:rPrChange>
          </w:rPr>
          <w:delText>Recomendaciones</w:delText>
        </w:r>
      </w:del>
    </w:p>
    <w:p w14:paraId="59D558E4" w14:textId="2C906D8C" w:rsidR="00E35A55" w:rsidRPr="008439ED" w:rsidDel="002F5FA5" w:rsidRDefault="00E35A55">
      <w:pPr>
        <w:numPr>
          <w:ilvl w:val="0"/>
          <w:numId w:val="184"/>
        </w:numPr>
        <w:spacing w:before="100" w:beforeAutospacing="1" w:after="100" w:afterAutospacing="1" w:line="360" w:lineRule="auto"/>
        <w:ind w:left="0"/>
        <w:rPr>
          <w:del w:id="2364" w:author="LauraPGM" w:date="2025-10-06T22:24:00Z"/>
          <w:rFonts w:ascii="Calibri" w:eastAsia="Times New Roman" w:hAnsi="Calibri" w:cs="Calibri"/>
          <w:lang w:eastAsia="es-CO"/>
        </w:rPr>
        <w:pPrChange w:id="2365" w:author="LauraPGM" w:date="2025-10-06T22:28:00Z">
          <w:pPr>
            <w:numPr>
              <w:numId w:val="122"/>
            </w:numPr>
            <w:tabs>
              <w:tab w:val="num" w:pos="360"/>
              <w:tab w:val="num" w:pos="720"/>
            </w:tabs>
            <w:spacing w:before="100" w:beforeAutospacing="1" w:after="100" w:afterAutospacing="1" w:line="240" w:lineRule="auto"/>
            <w:ind w:left="720" w:hanging="720"/>
          </w:pPr>
        </w:pPrChange>
      </w:pPr>
      <w:del w:id="2366" w:author="LauraPGM" w:date="2025-10-06T22:24:00Z">
        <w:r w:rsidRPr="008439ED" w:rsidDel="002F5FA5">
          <w:rPr>
            <w:rFonts w:ascii="Calibri" w:eastAsia="Times New Roman" w:hAnsi="Calibri" w:cs="Calibri"/>
            <w:lang w:eastAsia="es-CO"/>
          </w:rPr>
          <w:delText>Priorización de estrategias.</w:delText>
        </w:r>
      </w:del>
    </w:p>
    <w:p w14:paraId="68C00DE6" w14:textId="3BC76E99" w:rsidR="00E35A55" w:rsidRPr="008439ED" w:rsidDel="002F5FA5" w:rsidRDefault="00E35A55">
      <w:pPr>
        <w:numPr>
          <w:ilvl w:val="0"/>
          <w:numId w:val="184"/>
        </w:numPr>
        <w:spacing w:before="100" w:beforeAutospacing="1" w:after="100" w:afterAutospacing="1" w:line="360" w:lineRule="auto"/>
        <w:ind w:left="0"/>
        <w:rPr>
          <w:del w:id="2367" w:author="LauraPGM" w:date="2025-10-06T22:24:00Z"/>
          <w:rFonts w:ascii="Calibri" w:eastAsia="Times New Roman" w:hAnsi="Calibri" w:cs="Calibri"/>
          <w:lang w:eastAsia="es-CO"/>
        </w:rPr>
        <w:pPrChange w:id="2368" w:author="LauraPGM" w:date="2025-10-06T22:28:00Z">
          <w:pPr>
            <w:numPr>
              <w:numId w:val="122"/>
            </w:numPr>
            <w:tabs>
              <w:tab w:val="num" w:pos="360"/>
              <w:tab w:val="num" w:pos="720"/>
            </w:tabs>
            <w:spacing w:before="100" w:beforeAutospacing="1" w:after="100" w:afterAutospacing="1" w:line="240" w:lineRule="auto"/>
            <w:ind w:left="720" w:hanging="720"/>
          </w:pPr>
        </w:pPrChange>
      </w:pPr>
      <w:del w:id="2369" w:author="LauraPGM" w:date="2025-10-06T22:24:00Z">
        <w:r w:rsidRPr="008439ED" w:rsidDel="002F5FA5">
          <w:rPr>
            <w:rFonts w:ascii="Calibri" w:eastAsia="Times New Roman" w:hAnsi="Calibri" w:cs="Calibri"/>
            <w:lang w:eastAsia="es-CO"/>
          </w:rPr>
          <w:delText>Definición de próximos pasos concretos.</w:delText>
        </w:r>
      </w:del>
    </w:p>
    <w:p w14:paraId="2AE2200D" w14:textId="6CEABC25" w:rsidR="00E35A55" w:rsidRPr="008439ED" w:rsidDel="002F5FA5" w:rsidRDefault="00E35A55">
      <w:pPr>
        <w:numPr>
          <w:ilvl w:val="0"/>
          <w:numId w:val="184"/>
        </w:numPr>
        <w:spacing w:before="100" w:beforeAutospacing="1" w:after="100" w:afterAutospacing="1" w:line="360" w:lineRule="auto"/>
        <w:ind w:left="0"/>
        <w:rPr>
          <w:del w:id="2370" w:author="LauraPGM" w:date="2025-10-06T22:24:00Z"/>
          <w:rFonts w:ascii="Calibri" w:eastAsia="Times New Roman" w:hAnsi="Calibri" w:cs="Calibri"/>
          <w:lang w:eastAsia="es-CO"/>
        </w:rPr>
        <w:pPrChange w:id="2371" w:author="LauraPGM" w:date="2025-10-06T22:28:00Z">
          <w:pPr>
            <w:numPr>
              <w:numId w:val="122"/>
            </w:numPr>
            <w:tabs>
              <w:tab w:val="num" w:pos="360"/>
              <w:tab w:val="num" w:pos="720"/>
            </w:tabs>
            <w:spacing w:before="100" w:beforeAutospacing="1" w:after="100" w:afterAutospacing="1" w:line="240" w:lineRule="auto"/>
            <w:ind w:left="720" w:hanging="720"/>
          </w:pPr>
        </w:pPrChange>
      </w:pPr>
      <w:del w:id="2372" w:author="LauraPGM" w:date="2025-10-06T22:24:00Z">
        <w:r w:rsidRPr="008439ED" w:rsidDel="002F5FA5">
          <w:rPr>
            <w:rFonts w:ascii="Calibri" w:eastAsia="Times New Roman" w:hAnsi="Calibri" w:cs="Calibri"/>
            <w:lang w:eastAsia="es-CO"/>
          </w:rPr>
          <w:delText>Énfasis en el monitoreo continuo y la actualización de la LBE.</w:delText>
        </w:r>
      </w:del>
    </w:p>
    <w:p w14:paraId="3FF450FD" w14:textId="4E1D650F" w:rsidR="00E35A55" w:rsidRPr="008439ED" w:rsidRDefault="002D34CA">
      <w:pPr>
        <w:spacing w:before="100" w:beforeAutospacing="1" w:after="100" w:afterAutospacing="1" w:line="360" w:lineRule="auto"/>
        <w:rPr>
          <w:rFonts w:ascii="Calibri" w:eastAsia="Times New Roman" w:hAnsi="Calibri" w:cs="Calibri"/>
          <w:lang w:eastAsia="es-CO"/>
        </w:rPr>
        <w:pPrChange w:id="2373" w:author="LauraPGM" w:date="2025-10-06T22:28:00Z">
          <w:pPr>
            <w:numPr>
              <w:numId w:val="122"/>
            </w:numPr>
            <w:tabs>
              <w:tab w:val="num" w:pos="360"/>
              <w:tab w:val="num" w:pos="720"/>
            </w:tabs>
            <w:spacing w:before="100" w:beforeAutospacing="1" w:after="100" w:afterAutospacing="1" w:line="240" w:lineRule="auto"/>
            <w:ind w:left="720" w:hanging="720"/>
          </w:pPr>
        </w:pPrChange>
      </w:pPr>
      <w:ins w:id="2374" w:author="LauraPGM" w:date="2025-10-01T15:46:00Z">
        <w:r w:rsidRPr="008439ED">
          <w:rPr>
            <w:rFonts w:ascii="Calibri" w:eastAsia="Times New Roman" w:hAnsi="Calibri" w:cs="Calibri"/>
            <w:noProof/>
            <w:lang w:eastAsia="es-CO"/>
            <w:rPrChange w:id="2375" w:author="LauraPGM" w:date="2025-11-04T16:55:00Z">
              <w:rPr>
                <w:rFonts w:ascii="Calibri" w:eastAsia="Times New Roman" w:hAnsi="Calibri" w:cs="Calibri"/>
                <w:noProof/>
                <w:lang w:eastAsia="es-CO"/>
              </w:rPr>
            </w:rPrChange>
          </w:rPr>
          <mc:AlternateContent>
            <mc:Choice Requires="wps">
              <w:drawing>
                <wp:anchor distT="0" distB="0" distL="114300" distR="114300" simplePos="0" relativeHeight="251691008" behindDoc="1" locked="0" layoutInCell="1" allowOverlap="1" wp14:anchorId="20A0D77E" wp14:editId="2156A66A">
                  <wp:simplePos x="0" y="0"/>
                  <wp:positionH relativeFrom="column">
                    <wp:posOffset>-104140</wp:posOffset>
                  </wp:positionH>
                  <wp:positionV relativeFrom="paragraph">
                    <wp:posOffset>354965</wp:posOffset>
                  </wp:positionV>
                  <wp:extent cx="6508750" cy="1365250"/>
                  <wp:effectExtent l="57150" t="19050" r="82550" b="101600"/>
                  <wp:wrapNone/>
                  <wp:docPr id="13" name="Rectángulo 13"/>
                  <wp:cNvGraphicFramePr/>
                  <a:graphic xmlns:a="http://schemas.openxmlformats.org/drawingml/2006/main">
                    <a:graphicData uri="http://schemas.microsoft.com/office/word/2010/wordprocessingShape">
                      <wps:wsp>
                        <wps:cNvSpPr/>
                        <wps:spPr>
                          <a:xfrm>
                            <a:off x="0" y="0"/>
                            <a:ext cx="6508750" cy="13652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E976C0" id="Rectángulo 13" o:spid="_x0000_s1026" style="position:absolute;margin-left:-8.2pt;margin-top:27.95pt;width:512.5pt;height:107.5pt;z-index:-25162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ins>
      <w:del w:id="2376" w:author="LauraPGM" w:date="2025-10-06T22:24:00Z">
        <w:r w:rsidR="00E35A55" w:rsidRPr="008439ED" w:rsidDel="002F5FA5">
          <w:rPr>
            <w:rFonts w:ascii="Calibri" w:eastAsia="Times New Roman" w:hAnsi="Calibri" w:cs="Calibri"/>
            <w:lang w:eastAsia="es-CO"/>
          </w:rPr>
          <w:delText>Sugerencias de frecuencia para futuras revisi</w:delText>
        </w:r>
      </w:del>
      <w:del w:id="2377" w:author="LauraPGM" w:date="2025-10-06T22:23:00Z">
        <w:r w:rsidR="00E35A55" w:rsidRPr="008439ED" w:rsidDel="002F5FA5">
          <w:rPr>
            <w:rFonts w:ascii="Calibri" w:eastAsia="Times New Roman" w:hAnsi="Calibri" w:cs="Calibri"/>
            <w:lang w:eastAsia="es-CO"/>
          </w:rPr>
          <w:delText>ones.</w:delText>
        </w:r>
      </w:del>
    </w:p>
    <w:p w14:paraId="5DBE4196" w14:textId="77777777" w:rsidR="002D34CA" w:rsidRPr="008439ED" w:rsidRDefault="00E35A55">
      <w:pPr>
        <w:spacing w:line="360" w:lineRule="auto"/>
        <w:jc w:val="center"/>
        <w:rPr>
          <w:ins w:id="2378" w:author="LauraPGM" w:date="2025-10-01T15:46:00Z"/>
          <w:rFonts w:ascii="Calibri" w:eastAsia="Times New Roman" w:hAnsi="Calibri" w:cs="Calibri"/>
          <w:b/>
          <w:bCs/>
          <w:lang w:eastAsia="es-CO"/>
        </w:rPr>
        <w:pPrChange w:id="2379" w:author="LauraPGM" w:date="2025-10-01T15:47:00Z">
          <w:pPr>
            <w:spacing w:before="100" w:beforeAutospacing="1" w:after="100" w:afterAutospacing="1" w:line="240" w:lineRule="auto"/>
          </w:pPr>
        </w:pPrChange>
      </w:pPr>
      <w:r w:rsidRPr="008439ED">
        <w:rPr>
          <w:rFonts w:ascii="Calibri" w:eastAsia="Times New Roman" w:hAnsi="Calibri" w:cs="Calibri"/>
          <w:b/>
          <w:bCs/>
          <w:highlight w:val="cyan"/>
          <w:lang w:eastAsia="es-CO"/>
          <w:rPrChange w:id="2380" w:author="LauraPGM" w:date="2025-11-04T16:55:00Z">
            <w:rPr>
              <w:rFonts w:ascii="Calibri" w:eastAsia="Times New Roman" w:hAnsi="Calibri" w:cs="Calibri"/>
              <w:b/>
              <w:bCs/>
              <w:lang w:eastAsia="es-CO"/>
            </w:rPr>
          </w:rPrChange>
        </w:rPr>
        <w:t>Llamado a la acción:</w:t>
      </w:r>
    </w:p>
    <w:p w14:paraId="1AD3D194" w14:textId="3D32FB27" w:rsidR="00E35A55" w:rsidRPr="008439ED" w:rsidRDefault="00E35A55">
      <w:pPr>
        <w:spacing w:line="360" w:lineRule="auto"/>
        <w:rPr>
          <w:rFonts w:ascii="Calibri" w:hAnsi="Calibri" w:cs="Calibri"/>
          <w:b/>
          <w:rPrChange w:id="2381" w:author="LauraPGM" w:date="2025-11-04T16:55:00Z">
            <w:rPr>
              <w:rFonts w:ascii="Calibri" w:eastAsia="Times New Roman" w:hAnsi="Calibri" w:cs="Calibri"/>
              <w:lang w:eastAsia="es-CO"/>
            </w:rPr>
          </w:rPrChange>
        </w:rPr>
        <w:pPrChange w:id="2382" w:author="LauraPGM" w:date="2025-10-01T15:47:00Z">
          <w:pPr>
            <w:spacing w:before="100" w:beforeAutospacing="1" w:after="100" w:afterAutospacing="1" w:line="240" w:lineRule="auto"/>
          </w:pPr>
        </w:pPrChange>
      </w:pPr>
      <w:r w:rsidRPr="008439ED">
        <w:rPr>
          <w:rFonts w:ascii="Calibri" w:eastAsia="Times New Roman" w:hAnsi="Calibri" w:cs="Calibri"/>
          <w:lang w:eastAsia="es-CO"/>
        </w:rPr>
        <w:br/>
      </w:r>
      <w:del w:id="2383" w:author="LauraPGM" w:date="2025-10-06T21:15:00Z">
        <w:r w:rsidRPr="008439ED" w:rsidDel="00256247">
          <w:rPr>
            <w:rFonts w:ascii="Calibri" w:eastAsia="Times New Roman" w:hAnsi="Calibri" w:cs="Calibri"/>
            <w:b/>
            <w:lang w:eastAsia="es-CO"/>
            <w:rPrChange w:id="2384" w:author="LauraPGM" w:date="2025-11-04T16:55:00Z">
              <w:rPr>
                <w:rFonts w:ascii="Calibri" w:eastAsia="Times New Roman" w:hAnsi="Calibri" w:cs="Calibri"/>
                <w:lang w:eastAsia="es-CO"/>
              </w:rPr>
            </w:rPrChange>
          </w:rPr>
          <w:delText xml:space="preserve">Para complementar, acceda al recurso audiovisual en YouTube: </w:delText>
        </w:r>
      </w:del>
      <w:del w:id="2385" w:author="LauraPGM" w:date="2025-10-01T15:46:00Z">
        <w:r w:rsidRPr="008439ED" w:rsidDel="002D34CA">
          <w:rPr>
            <w:rFonts w:ascii="Calibri" w:eastAsia="Times New Roman" w:hAnsi="Calibri" w:cs="Calibri"/>
            <w:b/>
            <w:iCs/>
            <w:lang w:eastAsia="es-CO"/>
            <w:rPrChange w:id="2386" w:author="LauraPGM" w:date="2025-11-04T16:55:00Z">
              <w:rPr>
                <w:rFonts w:ascii="Calibri" w:eastAsia="Times New Roman" w:hAnsi="Calibri" w:cs="Calibri"/>
                <w:i/>
                <w:iCs/>
                <w:lang w:eastAsia="es-CO"/>
              </w:rPr>
            </w:rPrChange>
          </w:rPr>
          <w:delText>“</w:delText>
        </w:r>
      </w:del>
      <w:r w:rsidRPr="008439ED">
        <w:rPr>
          <w:rFonts w:ascii="Calibri" w:eastAsia="Times New Roman" w:hAnsi="Calibri" w:cs="Calibri"/>
          <w:b/>
          <w:iCs/>
          <w:lang w:eastAsia="es-CO"/>
          <w:rPrChange w:id="2387" w:author="LauraPGM" w:date="2025-11-04T16:55:00Z">
            <w:rPr>
              <w:rFonts w:ascii="Calibri" w:eastAsia="Times New Roman" w:hAnsi="Calibri" w:cs="Calibri"/>
              <w:i/>
              <w:iCs/>
              <w:lang w:eastAsia="es-CO"/>
            </w:rPr>
          </w:rPrChange>
        </w:rPr>
        <w:t xml:space="preserve">¿Sabes qué es la Medición y Verificación de Proyectos de Eficiencia </w:t>
      </w:r>
      <w:commentRangeStart w:id="2388"/>
      <w:r w:rsidRPr="008439ED">
        <w:rPr>
          <w:rFonts w:ascii="Calibri" w:eastAsia="Times New Roman" w:hAnsi="Calibri" w:cs="Calibri"/>
          <w:b/>
          <w:iCs/>
          <w:lang w:eastAsia="es-CO"/>
          <w:rPrChange w:id="2389" w:author="LauraPGM" w:date="2025-11-04T16:55:00Z">
            <w:rPr>
              <w:rFonts w:ascii="Calibri" w:eastAsia="Times New Roman" w:hAnsi="Calibri" w:cs="Calibri"/>
              <w:i/>
              <w:iCs/>
              <w:lang w:eastAsia="es-CO"/>
            </w:rPr>
          </w:rPrChange>
        </w:rPr>
        <w:t>Energética</w:t>
      </w:r>
      <w:commentRangeEnd w:id="2388"/>
      <w:r w:rsidR="002D34CA" w:rsidRPr="008439ED">
        <w:rPr>
          <w:rStyle w:val="Refdecomentario"/>
          <w:rFonts w:ascii="Calibri" w:hAnsi="Calibri" w:cs="Calibri"/>
          <w:b/>
          <w:sz w:val="22"/>
          <w:szCs w:val="22"/>
          <w:rPrChange w:id="2390" w:author="LauraPGM" w:date="2025-11-04T16:55:00Z">
            <w:rPr>
              <w:rStyle w:val="Refdecomentario"/>
            </w:rPr>
          </w:rPrChange>
        </w:rPr>
        <w:commentReference w:id="2388"/>
      </w:r>
      <w:ins w:id="2391" w:author="LauraPGM" w:date="2025-10-06T21:16:00Z">
        <w:r w:rsidR="004B0566" w:rsidRPr="008439ED">
          <w:rPr>
            <w:rFonts w:ascii="Calibri" w:hAnsi="Calibri" w:cs="Calibri"/>
            <w:b/>
          </w:rPr>
          <w:t>?</w:t>
        </w:r>
      </w:ins>
      <w:ins w:id="2392" w:author="LauraPGM" w:date="2025-10-06T21:17:00Z">
        <w:r w:rsidR="004B0566" w:rsidRPr="008439ED">
          <w:rPr>
            <w:rFonts w:ascii="Calibri" w:hAnsi="Calibri" w:cs="Calibri"/>
            <w:b/>
          </w:rPr>
          <w:t xml:space="preserve">, </w:t>
        </w:r>
      </w:ins>
      <w:del w:id="2393" w:author="LauraPGM" w:date="2025-10-06T21:16:00Z">
        <w:r w:rsidRPr="008439ED" w:rsidDel="004B0566">
          <w:rPr>
            <w:rFonts w:ascii="Calibri" w:eastAsia="Times New Roman" w:hAnsi="Calibri" w:cs="Calibri"/>
            <w:b/>
            <w:iCs/>
            <w:lang w:eastAsia="es-CO"/>
            <w:rPrChange w:id="2394" w:author="LauraPGM" w:date="2025-11-04T16:55:00Z">
              <w:rPr>
                <w:rFonts w:ascii="Calibri" w:eastAsia="Times New Roman" w:hAnsi="Calibri" w:cs="Calibri"/>
                <w:i/>
                <w:iCs/>
                <w:lang w:eastAsia="es-CO"/>
              </w:rPr>
            </w:rPrChange>
          </w:rPr>
          <w:delText>?</w:delText>
        </w:r>
      </w:del>
      <w:ins w:id="2395" w:author="LauraPGM" w:date="2025-10-06T21:16:00Z">
        <w:r w:rsidR="004B0566" w:rsidRPr="008439ED">
          <w:rPr>
            <w:rFonts w:ascii="Calibri" w:hAnsi="Calibri" w:cs="Calibri"/>
            <w:b/>
          </w:rPr>
          <w:t>p</w:t>
        </w:r>
        <w:r w:rsidR="00256247" w:rsidRPr="008439ED">
          <w:rPr>
            <w:rFonts w:ascii="Calibri" w:hAnsi="Calibri" w:cs="Calibri"/>
            <w:b/>
          </w:rPr>
          <w:t>ara complementar el tema abordado, se invita a explorar el siguiente video:</w:t>
        </w:r>
      </w:ins>
      <w:ins w:id="2396" w:author="LauraPGM" w:date="2025-10-06T21:15:00Z">
        <w:r w:rsidR="00256247" w:rsidRPr="008439ED">
          <w:rPr>
            <w:rFonts w:ascii="Calibri" w:hAnsi="Calibri" w:cs="Calibri"/>
            <w:b/>
          </w:rPr>
          <w:t xml:space="preserve"> </w:t>
        </w:r>
      </w:ins>
      <w:del w:id="2397" w:author="LauraPGM" w:date="2025-10-01T15:46:00Z">
        <w:r w:rsidRPr="008439ED" w:rsidDel="002D34CA">
          <w:rPr>
            <w:rFonts w:ascii="Calibri" w:hAnsi="Calibri" w:cs="Calibri"/>
            <w:b/>
            <w:rPrChange w:id="2398" w:author="LauraPGM" w:date="2025-11-04T16:55:00Z">
              <w:rPr>
                <w:rFonts w:ascii="Calibri" w:eastAsia="Times New Roman" w:hAnsi="Calibri" w:cs="Calibri"/>
                <w:i/>
                <w:iCs/>
                <w:lang w:eastAsia="es-CO"/>
              </w:rPr>
            </w:rPrChange>
          </w:rPr>
          <w:delText>”</w:delText>
        </w:r>
        <w:r w:rsidRPr="008439ED" w:rsidDel="002D34CA">
          <w:rPr>
            <w:rFonts w:ascii="Calibri" w:hAnsi="Calibri" w:cs="Calibri"/>
            <w:b/>
            <w:rPrChange w:id="2399" w:author="LauraPGM" w:date="2025-11-04T16:55:00Z">
              <w:rPr>
                <w:rFonts w:ascii="Calibri" w:eastAsia="Times New Roman" w:hAnsi="Calibri" w:cs="Calibri"/>
                <w:lang w:eastAsia="es-CO"/>
              </w:rPr>
            </w:rPrChange>
          </w:rPr>
          <w:br/>
        </w:r>
        <w:r w:rsidRPr="008439ED" w:rsidDel="002D34CA">
          <w:rPr>
            <w:rFonts w:ascii="Segoe UI Symbol" w:hAnsi="Segoe UI Symbol" w:cs="Segoe UI Symbol"/>
            <w:b/>
            <w:rPrChange w:id="2400" w:author="LauraPGM" w:date="2025-11-04T16:55:00Z">
              <w:rPr>
                <w:rFonts w:ascii="Segoe UI Symbol" w:eastAsia="Times New Roman" w:hAnsi="Segoe UI Symbol" w:cs="Segoe UI Symbol"/>
                <w:lang w:eastAsia="es-CO"/>
              </w:rPr>
            </w:rPrChange>
          </w:rPr>
          <w:delText>👉</w:delText>
        </w:r>
        <w:r w:rsidRPr="008439ED" w:rsidDel="002D34CA">
          <w:rPr>
            <w:rFonts w:ascii="Calibri" w:hAnsi="Calibri" w:cs="Calibri"/>
            <w:b/>
            <w:rPrChange w:id="2401" w:author="LauraPGM" w:date="2025-11-04T16:55:00Z">
              <w:rPr>
                <w:rFonts w:ascii="Calibri" w:eastAsia="Times New Roman" w:hAnsi="Calibri" w:cs="Calibri"/>
                <w:lang w:eastAsia="es-CO"/>
              </w:rPr>
            </w:rPrChange>
          </w:rPr>
          <w:delText xml:space="preserve"> </w:delText>
        </w:r>
        <w:r w:rsidRPr="008439ED" w:rsidDel="002D34CA">
          <w:rPr>
            <w:rFonts w:ascii="Calibri" w:hAnsi="Calibri" w:cs="Calibri"/>
            <w:b/>
            <w:rPrChange w:id="2402" w:author="LauraPGM" w:date="2025-11-04T16:55:00Z">
              <w:rPr>
                <w:rFonts w:ascii="Calibri" w:eastAsia="Times New Roman" w:hAnsi="Calibri" w:cs="Calibri"/>
                <w:color w:val="0000FF"/>
                <w:u w:val="single"/>
                <w:lang w:eastAsia="es-CO"/>
              </w:rPr>
            </w:rPrChange>
          </w:rPr>
          <w:delText>Enlace al recurso</w:delText>
        </w:r>
      </w:del>
    </w:p>
    <w:p w14:paraId="6881511C" w14:textId="77777777" w:rsidR="00DA5A3E" w:rsidRPr="008439ED" w:rsidRDefault="00DA5A3E" w:rsidP="001D59AC">
      <w:pPr>
        <w:pStyle w:val="Normal0"/>
        <w:spacing w:line="360" w:lineRule="auto"/>
        <w:jc w:val="both"/>
        <w:rPr>
          <w:rFonts w:ascii="Calibri" w:hAnsi="Calibri" w:cs="Calibri"/>
          <w:b/>
        </w:rPr>
      </w:pPr>
    </w:p>
    <w:p w14:paraId="44118B85" w14:textId="77777777" w:rsidR="00DA5A3E" w:rsidRPr="008439ED" w:rsidRDefault="00DA5A3E" w:rsidP="001D59AC">
      <w:pPr>
        <w:pStyle w:val="Normal0"/>
        <w:spacing w:line="360" w:lineRule="auto"/>
        <w:jc w:val="both"/>
        <w:rPr>
          <w:rFonts w:ascii="Calibri" w:hAnsi="Calibri" w:cs="Calibri"/>
          <w:b/>
        </w:rPr>
      </w:pPr>
    </w:p>
    <w:p w14:paraId="702239D1" w14:textId="77777777" w:rsidR="00DA5A3E" w:rsidRPr="008439ED" w:rsidDel="00DC12A4" w:rsidRDefault="00DA5A3E" w:rsidP="001D59AC">
      <w:pPr>
        <w:pStyle w:val="Normal0"/>
        <w:spacing w:line="360" w:lineRule="auto"/>
        <w:jc w:val="both"/>
        <w:rPr>
          <w:del w:id="2403" w:author="LauraPGM" w:date="2025-10-01T15:50:00Z"/>
          <w:rFonts w:ascii="Calibri" w:hAnsi="Calibri" w:cs="Calibri"/>
          <w:b/>
          <w:rPrChange w:id="2404" w:author="LauraPGM" w:date="2025-11-04T16:55:00Z">
            <w:rPr>
              <w:del w:id="2405" w:author="LauraPGM" w:date="2025-10-01T15:50:00Z"/>
              <w:b/>
            </w:rPr>
          </w:rPrChange>
        </w:rPr>
      </w:pPr>
    </w:p>
    <w:p w14:paraId="6C10F239" w14:textId="77777777" w:rsidR="00DA5A3E" w:rsidRPr="008439ED" w:rsidRDefault="00DA5A3E" w:rsidP="001D59AC">
      <w:pPr>
        <w:pStyle w:val="Normal0"/>
        <w:spacing w:line="360" w:lineRule="auto"/>
        <w:jc w:val="both"/>
        <w:rPr>
          <w:rFonts w:ascii="Calibri" w:hAnsi="Calibri" w:cs="Calibri"/>
          <w:b/>
          <w:rPrChange w:id="2406" w:author="LauraPGM" w:date="2025-11-04T16:55:00Z">
            <w:rPr>
              <w:b/>
            </w:rPr>
          </w:rPrChange>
        </w:rPr>
      </w:pPr>
    </w:p>
    <w:p w14:paraId="612952BE" w14:textId="77777777" w:rsidR="00DA5A3E" w:rsidRPr="008439ED" w:rsidDel="00DC12A4" w:rsidRDefault="00DA5A3E" w:rsidP="001D59AC">
      <w:pPr>
        <w:pStyle w:val="Normal0"/>
        <w:spacing w:line="360" w:lineRule="auto"/>
        <w:jc w:val="both"/>
        <w:rPr>
          <w:del w:id="2407" w:author="LauraPGM" w:date="2025-10-01T15:50:00Z"/>
          <w:rFonts w:ascii="Calibri" w:hAnsi="Calibri" w:cs="Calibri"/>
          <w:b/>
          <w:rPrChange w:id="2408" w:author="LauraPGM" w:date="2025-11-04T16:55:00Z">
            <w:rPr>
              <w:del w:id="2409" w:author="LauraPGM" w:date="2025-10-01T15:50:00Z"/>
              <w:b/>
            </w:rPr>
          </w:rPrChange>
        </w:rPr>
      </w:pPr>
    </w:p>
    <w:p w14:paraId="09581B5E" w14:textId="77777777" w:rsidR="00DA5A3E" w:rsidRPr="008439ED" w:rsidDel="00DC12A4" w:rsidRDefault="00DA5A3E" w:rsidP="001D59AC">
      <w:pPr>
        <w:pStyle w:val="Normal0"/>
        <w:spacing w:line="360" w:lineRule="auto"/>
        <w:jc w:val="both"/>
        <w:rPr>
          <w:del w:id="2410" w:author="LauraPGM" w:date="2025-10-01T15:50:00Z"/>
          <w:rFonts w:ascii="Calibri" w:hAnsi="Calibri" w:cs="Calibri"/>
          <w:b/>
          <w:rPrChange w:id="2411" w:author="LauraPGM" w:date="2025-11-04T16:55:00Z">
            <w:rPr>
              <w:del w:id="2412" w:author="LauraPGM" w:date="2025-10-01T15:50:00Z"/>
              <w:b/>
            </w:rPr>
          </w:rPrChange>
        </w:rPr>
      </w:pPr>
    </w:p>
    <w:p w14:paraId="141E9E8C" w14:textId="77777777" w:rsidR="00DA5A3E" w:rsidRPr="008439ED" w:rsidDel="00DC12A4" w:rsidRDefault="00DA5A3E" w:rsidP="001D59AC">
      <w:pPr>
        <w:pStyle w:val="Normal0"/>
        <w:spacing w:line="360" w:lineRule="auto"/>
        <w:jc w:val="both"/>
        <w:rPr>
          <w:del w:id="2413" w:author="LauraPGM" w:date="2025-10-01T15:50:00Z"/>
          <w:rFonts w:ascii="Calibri" w:hAnsi="Calibri" w:cs="Calibri"/>
          <w:b/>
          <w:rPrChange w:id="2414" w:author="LauraPGM" w:date="2025-11-04T16:55:00Z">
            <w:rPr>
              <w:del w:id="2415" w:author="LauraPGM" w:date="2025-10-01T15:50:00Z"/>
              <w:b/>
            </w:rPr>
          </w:rPrChange>
        </w:rPr>
      </w:pPr>
    </w:p>
    <w:p w14:paraId="75B51994" w14:textId="77777777" w:rsidR="00DA5A3E" w:rsidRPr="008439ED" w:rsidDel="00DC12A4" w:rsidRDefault="00DA5A3E" w:rsidP="001D59AC">
      <w:pPr>
        <w:pStyle w:val="Normal0"/>
        <w:spacing w:line="360" w:lineRule="auto"/>
        <w:jc w:val="both"/>
        <w:rPr>
          <w:del w:id="2416" w:author="LauraPGM" w:date="2025-10-01T15:50:00Z"/>
          <w:rFonts w:ascii="Calibri" w:hAnsi="Calibri" w:cs="Calibri"/>
          <w:b/>
          <w:rPrChange w:id="2417" w:author="LauraPGM" w:date="2025-11-04T16:55:00Z">
            <w:rPr>
              <w:del w:id="2418" w:author="LauraPGM" w:date="2025-10-01T15:50:00Z"/>
              <w:b/>
            </w:rPr>
          </w:rPrChange>
        </w:rPr>
      </w:pPr>
    </w:p>
    <w:p w14:paraId="3FA32FDD" w14:textId="77777777" w:rsidR="00DA5A3E" w:rsidRPr="008439ED" w:rsidDel="00DC12A4" w:rsidRDefault="00DA5A3E" w:rsidP="001D59AC">
      <w:pPr>
        <w:pStyle w:val="Normal0"/>
        <w:spacing w:line="360" w:lineRule="auto"/>
        <w:jc w:val="both"/>
        <w:rPr>
          <w:del w:id="2419" w:author="LauraPGM" w:date="2025-10-01T15:50:00Z"/>
          <w:rFonts w:ascii="Calibri" w:hAnsi="Calibri" w:cs="Calibri"/>
          <w:b/>
          <w:rPrChange w:id="2420" w:author="LauraPGM" w:date="2025-11-04T16:55:00Z">
            <w:rPr>
              <w:del w:id="2421" w:author="LauraPGM" w:date="2025-10-01T15:50:00Z"/>
              <w:b/>
            </w:rPr>
          </w:rPrChange>
        </w:rPr>
      </w:pPr>
    </w:p>
    <w:p w14:paraId="726FF6BE" w14:textId="77777777" w:rsidR="00DA5A3E" w:rsidRPr="008439ED" w:rsidDel="00DC12A4" w:rsidRDefault="00DA5A3E" w:rsidP="001D59AC">
      <w:pPr>
        <w:pStyle w:val="Normal0"/>
        <w:spacing w:line="360" w:lineRule="auto"/>
        <w:jc w:val="both"/>
        <w:rPr>
          <w:del w:id="2422" w:author="LauraPGM" w:date="2025-10-01T15:50:00Z"/>
          <w:rFonts w:ascii="Calibri" w:hAnsi="Calibri" w:cs="Calibri"/>
          <w:b/>
          <w:rPrChange w:id="2423" w:author="LauraPGM" w:date="2025-11-04T16:55:00Z">
            <w:rPr>
              <w:del w:id="2424" w:author="LauraPGM" w:date="2025-10-01T15:50:00Z"/>
              <w:b/>
            </w:rPr>
          </w:rPrChange>
        </w:rPr>
      </w:pPr>
    </w:p>
    <w:p w14:paraId="4C59BF79" w14:textId="77777777" w:rsidR="00DA5A3E" w:rsidRPr="008439ED" w:rsidDel="00DC12A4" w:rsidRDefault="00DA5A3E" w:rsidP="001D59AC">
      <w:pPr>
        <w:pStyle w:val="Normal0"/>
        <w:spacing w:line="360" w:lineRule="auto"/>
        <w:jc w:val="both"/>
        <w:rPr>
          <w:del w:id="2425" w:author="LauraPGM" w:date="2025-10-01T15:50:00Z"/>
          <w:rFonts w:ascii="Calibri" w:hAnsi="Calibri" w:cs="Calibri"/>
          <w:b/>
          <w:rPrChange w:id="2426" w:author="LauraPGM" w:date="2025-11-04T16:55:00Z">
            <w:rPr>
              <w:del w:id="2427" w:author="LauraPGM" w:date="2025-10-01T15:50:00Z"/>
              <w:b/>
            </w:rPr>
          </w:rPrChange>
        </w:rPr>
      </w:pPr>
    </w:p>
    <w:p w14:paraId="2A1366E4" w14:textId="77777777" w:rsidR="00DA5A3E" w:rsidRPr="008439ED" w:rsidDel="00DC12A4" w:rsidRDefault="00DA5A3E" w:rsidP="001D59AC">
      <w:pPr>
        <w:pStyle w:val="Normal0"/>
        <w:spacing w:line="360" w:lineRule="auto"/>
        <w:jc w:val="both"/>
        <w:rPr>
          <w:del w:id="2428" w:author="LauraPGM" w:date="2025-10-01T15:50:00Z"/>
          <w:rFonts w:ascii="Calibri" w:hAnsi="Calibri" w:cs="Calibri"/>
          <w:b/>
          <w:rPrChange w:id="2429" w:author="LauraPGM" w:date="2025-11-04T16:55:00Z">
            <w:rPr>
              <w:del w:id="2430" w:author="LauraPGM" w:date="2025-10-01T15:50:00Z"/>
              <w:b/>
            </w:rPr>
          </w:rPrChange>
        </w:rPr>
      </w:pPr>
    </w:p>
    <w:p w14:paraId="455EFBD0" w14:textId="77777777" w:rsidR="00DA5A3E" w:rsidRPr="008439ED" w:rsidDel="00DC12A4" w:rsidRDefault="00DA5A3E" w:rsidP="001D59AC">
      <w:pPr>
        <w:pStyle w:val="Normal0"/>
        <w:spacing w:line="360" w:lineRule="auto"/>
        <w:jc w:val="both"/>
        <w:rPr>
          <w:del w:id="2431" w:author="LauraPGM" w:date="2025-10-01T15:50:00Z"/>
          <w:rFonts w:ascii="Calibri" w:hAnsi="Calibri" w:cs="Calibri"/>
          <w:b/>
          <w:rPrChange w:id="2432" w:author="LauraPGM" w:date="2025-11-04T16:55:00Z">
            <w:rPr>
              <w:del w:id="2433" w:author="LauraPGM" w:date="2025-10-01T15:50:00Z"/>
              <w:b/>
            </w:rPr>
          </w:rPrChange>
        </w:rPr>
      </w:pPr>
    </w:p>
    <w:p w14:paraId="67EF433C" w14:textId="77777777" w:rsidR="00DA5A3E" w:rsidRPr="008439ED" w:rsidDel="00DC12A4" w:rsidRDefault="00DA5A3E" w:rsidP="001D59AC">
      <w:pPr>
        <w:pStyle w:val="Normal0"/>
        <w:spacing w:line="360" w:lineRule="auto"/>
        <w:jc w:val="both"/>
        <w:rPr>
          <w:del w:id="2434" w:author="LauraPGM" w:date="2025-10-01T15:50:00Z"/>
          <w:rFonts w:ascii="Calibri" w:hAnsi="Calibri" w:cs="Calibri"/>
          <w:b/>
          <w:rPrChange w:id="2435" w:author="LauraPGM" w:date="2025-11-04T16:55:00Z">
            <w:rPr>
              <w:del w:id="2436" w:author="LauraPGM" w:date="2025-10-01T15:50:00Z"/>
              <w:b/>
            </w:rPr>
          </w:rPrChange>
        </w:rPr>
      </w:pPr>
    </w:p>
    <w:p w14:paraId="60F34B7B" w14:textId="77777777" w:rsidR="00DA5A3E" w:rsidRPr="008439ED" w:rsidDel="00DC12A4" w:rsidRDefault="00DA5A3E" w:rsidP="001D59AC">
      <w:pPr>
        <w:pStyle w:val="Normal0"/>
        <w:spacing w:line="360" w:lineRule="auto"/>
        <w:jc w:val="both"/>
        <w:rPr>
          <w:del w:id="2437" w:author="LauraPGM" w:date="2025-10-01T15:50:00Z"/>
          <w:rFonts w:ascii="Calibri" w:hAnsi="Calibri" w:cs="Calibri"/>
          <w:b/>
          <w:rPrChange w:id="2438" w:author="LauraPGM" w:date="2025-11-04T16:55:00Z">
            <w:rPr>
              <w:del w:id="2439" w:author="LauraPGM" w:date="2025-10-01T15:50:00Z"/>
              <w:b/>
            </w:rPr>
          </w:rPrChange>
        </w:rPr>
      </w:pPr>
    </w:p>
    <w:p w14:paraId="70A3A318" w14:textId="77777777" w:rsidR="00DA5A3E" w:rsidRPr="008439ED" w:rsidDel="00DC12A4" w:rsidRDefault="00DA5A3E" w:rsidP="001D59AC">
      <w:pPr>
        <w:pStyle w:val="Normal0"/>
        <w:spacing w:line="360" w:lineRule="auto"/>
        <w:jc w:val="both"/>
        <w:rPr>
          <w:del w:id="2440" w:author="LauraPGM" w:date="2025-10-01T15:50:00Z"/>
          <w:rFonts w:ascii="Calibri" w:hAnsi="Calibri" w:cs="Calibri"/>
          <w:b/>
          <w:rPrChange w:id="2441" w:author="LauraPGM" w:date="2025-11-04T16:55:00Z">
            <w:rPr>
              <w:del w:id="2442" w:author="LauraPGM" w:date="2025-10-01T15:50:00Z"/>
              <w:b/>
            </w:rPr>
          </w:rPrChange>
        </w:rPr>
      </w:pPr>
    </w:p>
    <w:p w14:paraId="50B4C1C2" w14:textId="77777777" w:rsidR="00DA5A3E" w:rsidRPr="008439ED" w:rsidDel="00DC12A4" w:rsidRDefault="00DA5A3E" w:rsidP="001D59AC">
      <w:pPr>
        <w:pStyle w:val="Normal0"/>
        <w:spacing w:line="360" w:lineRule="auto"/>
        <w:jc w:val="both"/>
        <w:rPr>
          <w:del w:id="2443" w:author="LauraPGM" w:date="2025-10-01T15:50:00Z"/>
          <w:rFonts w:ascii="Calibri" w:hAnsi="Calibri" w:cs="Calibri"/>
          <w:b/>
          <w:rPrChange w:id="2444" w:author="LauraPGM" w:date="2025-11-04T16:55:00Z">
            <w:rPr>
              <w:del w:id="2445" w:author="LauraPGM" w:date="2025-10-01T15:50:00Z"/>
              <w:b/>
            </w:rPr>
          </w:rPrChange>
        </w:rPr>
      </w:pPr>
    </w:p>
    <w:p w14:paraId="417A1B00" w14:textId="77777777" w:rsidR="00DA5A3E" w:rsidRPr="008439ED" w:rsidDel="00DC12A4" w:rsidRDefault="00DA5A3E" w:rsidP="001D59AC">
      <w:pPr>
        <w:pStyle w:val="Normal0"/>
        <w:spacing w:line="360" w:lineRule="auto"/>
        <w:jc w:val="both"/>
        <w:rPr>
          <w:del w:id="2446" w:author="LauraPGM" w:date="2025-10-01T15:50:00Z"/>
          <w:rFonts w:ascii="Calibri" w:hAnsi="Calibri" w:cs="Calibri"/>
          <w:b/>
          <w:rPrChange w:id="2447" w:author="LauraPGM" w:date="2025-11-04T16:55:00Z">
            <w:rPr>
              <w:del w:id="2448" w:author="LauraPGM" w:date="2025-10-01T15:50:00Z"/>
              <w:b/>
            </w:rPr>
          </w:rPrChange>
        </w:rPr>
      </w:pPr>
    </w:p>
    <w:p w14:paraId="046A9B95" w14:textId="77777777" w:rsidR="00DA5A3E" w:rsidRPr="008439ED" w:rsidDel="00DC12A4" w:rsidRDefault="00DA5A3E" w:rsidP="001D59AC">
      <w:pPr>
        <w:pStyle w:val="Normal0"/>
        <w:spacing w:line="360" w:lineRule="auto"/>
        <w:jc w:val="both"/>
        <w:rPr>
          <w:del w:id="2449" w:author="LauraPGM" w:date="2025-10-01T15:50:00Z"/>
          <w:rFonts w:ascii="Calibri" w:hAnsi="Calibri" w:cs="Calibri"/>
          <w:b/>
          <w:rPrChange w:id="2450" w:author="LauraPGM" w:date="2025-11-04T16:55:00Z">
            <w:rPr>
              <w:del w:id="2451" w:author="LauraPGM" w:date="2025-10-01T15:50:00Z"/>
              <w:b/>
            </w:rPr>
          </w:rPrChange>
        </w:rPr>
      </w:pPr>
    </w:p>
    <w:p w14:paraId="08DF48AC" w14:textId="77777777" w:rsidR="00DA5A3E" w:rsidRPr="008439ED" w:rsidDel="00DC12A4" w:rsidRDefault="00DA5A3E" w:rsidP="001D59AC">
      <w:pPr>
        <w:pStyle w:val="Normal0"/>
        <w:spacing w:line="360" w:lineRule="auto"/>
        <w:jc w:val="both"/>
        <w:rPr>
          <w:del w:id="2452" w:author="LauraPGM" w:date="2025-10-01T15:50:00Z"/>
          <w:rFonts w:ascii="Calibri" w:hAnsi="Calibri" w:cs="Calibri"/>
          <w:b/>
          <w:rPrChange w:id="2453" w:author="LauraPGM" w:date="2025-11-04T16:55:00Z">
            <w:rPr>
              <w:del w:id="2454" w:author="LauraPGM" w:date="2025-10-01T15:50:00Z"/>
              <w:b/>
            </w:rPr>
          </w:rPrChange>
        </w:rPr>
      </w:pPr>
    </w:p>
    <w:p w14:paraId="78F3A208" w14:textId="77777777" w:rsidR="00DA5A3E" w:rsidRPr="008439ED" w:rsidDel="00DC12A4" w:rsidRDefault="00DA5A3E" w:rsidP="001D59AC">
      <w:pPr>
        <w:pStyle w:val="Normal0"/>
        <w:spacing w:line="360" w:lineRule="auto"/>
        <w:jc w:val="both"/>
        <w:rPr>
          <w:del w:id="2455" w:author="LauraPGM" w:date="2025-10-01T15:50:00Z"/>
          <w:rFonts w:ascii="Calibri" w:hAnsi="Calibri" w:cs="Calibri"/>
          <w:b/>
          <w:rPrChange w:id="2456" w:author="LauraPGM" w:date="2025-11-04T16:55:00Z">
            <w:rPr>
              <w:del w:id="2457" w:author="LauraPGM" w:date="2025-10-01T15:50:00Z"/>
              <w:b/>
            </w:rPr>
          </w:rPrChange>
        </w:rPr>
      </w:pPr>
    </w:p>
    <w:p w14:paraId="359C0BE9" w14:textId="77777777" w:rsidR="00DA5A3E" w:rsidRPr="008439ED" w:rsidDel="00DC12A4" w:rsidRDefault="00DA5A3E" w:rsidP="001D59AC">
      <w:pPr>
        <w:pStyle w:val="Normal0"/>
        <w:spacing w:line="360" w:lineRule="auto"/>
        <w:jc w:val="both"/>
        <w:rPr>
          <w:del w:id="2458" w:author="LauraPGM" w:date="2025-10-01T15:50:00Z"/>
          <w:rFonts w:ascii="Calibri" w:hAnsi="Calibri" w:cs="Calibri"/>
          <w:b/>
          <w:rPrChange w:id="2459" w:author="LauraPGM" w:date="2025-11-04T16:55:00Z">
            <w:rPr>
              <w:del w:id="2460" w:author="LauraPGM" w:date="2025-10-01T15:50:00Z"/>
              <w:b/>
            </w:rPr>
          </w:rPrChange>
        </w:rPr>
      </w:pPr>
    </w:p>
    <w:p w14:paraId="3E81BEFD" w14:textId="77777777" w:rsidR="00DA5A3E" w:rsidRPr="008439ED" w:rsidDel="00DC12A4" w:rsidRDefault="00DA5A3E" w:rsidP="001D59AC">
      <w:pPr>
        <w:pStyle w:val="Normal0"/>
        <w:spacing w:line="360" w:lineRule="auto"/>
        <w:jc w:val="both"/>
        <w:rPr>
          <w:del w:id="2461" w:author="LauraPGM" w:date="2025-10-01T15:50:00Z"/>
          <w:rFonts w:ascii="Calibri" w:hAnsi="Calibri" w:cs="Calibri"/>
          <w:b/>
          <w:rPrChange w:id="2462" w:author="LauraPGM" w:date="2025-11-04T16:55:00Z">
            <w:rPr>
              <w:del w:id="2463" w:author="LauraPGM" w:date="2025-10-01T15:50:00Z"/>
              <w:b/>
            </w:rPr>
          </w:rPrChange>
        </w:rPr>
      </w:pPr>
    </w:p>
    <w:p w14:paraId="1288C57B" w14:textId="77777777" w:rsidR="00DA5A3E" w:rsidRPr="008439ED" w:rsidDel="00DC12A4" w:rsidRDefault="00DA5A3E" w:rsidP="001D59AC">
      <w:pPr>
        <w:pStyle w:val="Normal0"/>
        <w:spacing w:line="360" w:lineRule="auto"/>
        <w:jc w:val="both"/>
        <w:rPr>
          <w:del w:id="2464" w:author="LauraPGM" w:date="2025-10-01T15:50:00Z"/>
          <w:rFonts w:ascii="Calibri" w:hAnsi="Calibri" w:cs="Calibri"/>
          <w:b/>
          <w:rPrChange w:id="2465" w:author="LauraPGM" w:date="2025-11-04T16:55:00Z">
            <w:rPr>
              <w:del w:id="2466" w:author="LauraPGM" w:date="2025-10-01T15:50:00Z"/>
              <w:b/>
            </w:rPr>
          </w:rPrChange>
        </w:rPr>
      </w:pPr>
    </w:p>
    <w:p w14:paraId="240CC3CC" w14:textId="77777777" w:rsidR="00DA5A3E" w:rsidRPr="008439ED" w:rsidDel="00DC12A4" w:rsidRDefault="00DA5A3E" w:rsidP="001D59AC">
      <w:pPr>
        <w:pStyle w:val="Normal0"/>
        <w:spacing w:line="360" w:lineRule="auto"/>
        <w:jc w:val="both"/>
        <w:rPr>
          <w:del w:id="2467" w:author="LauraPGM" w:date="2025-10-01T15:50:00Z"/>
          <w:rFonts w:ascii="Calibri" w:hAnsi="Calibri" w:cs="Calibri"/>
          <w:b/>
          <w:rPrChange w:id="2468" w:author="LauraPGM" w:date="2025-11-04T16:55:00Z">
            <w:rPr>
              <w:del w:id="2469" w:author="LauraPGM" w:date="2025-10-01T15:50:00Z"/>
              <w:b/>
            </w:rPr>
          </w:rPrChange>
        </w:rPr>
      </w:pPr>
    </w:p>
    <w:p w14:paraId="18C020DC" w14:textId="77777777" w:rsidR="00DA5A3E" w:rsidRPr="008439ED" w:rsidDel="00DC12A4" w:rsidRDefault="00DA5A3E" w:rsidP="001D59AC">
      <w:pPr>
        <w:pStyle w:val="Normal0"/>
        <w:spacing w:line="360" w:lineRule="auto"/>
        <w:jc w:val="both"/>
        <w:rPr>
          <w:del w:id="2470" w:author="LauraPGM" w:date="2025-10-01T15:50:00Z"/>
          <w:rFonts w:ascii="Calibri" w:hAnsi="Calibri" w:cs="Calibri"/>
          <w:b/>
          <w:rPrChange w:id="2471" w:author="LauraPGM" w:date="2025-11-04T16:55:00Z">
            <w:rPr>
              <w:del w:id="2472" w:author="LauraPGM" w:date="2025-10-01T15:50:00Z"/>
              <w:b/>
            </w:rPr>
          </w:rPrChange>
        </w:rPr>
      </w:pPr>
    </w:p>
    <w:p w14:paraId="1DB950CB" w14:textId="77777777" w:rsidR="00DA5A3E" w:rsidRPr="008439ED" w:rsidDel="00DC12A4" w:rsidRDefault="00DA5A3E" w:rsidP="001D59AC">
      <w:pPr>
        <w:pStyle w:val="Normal0"/>
        <w:spacing w:line="360" w:lineRule="auto"/>
        <w:jc w:val="both"/>
        <w:rPr>
          <w:del w:id="2473" w:author="LauraPGM" w:date="2025-10-01T15:49:00Z"/>
          <w:rFonts w:ascii="Calibri" w:hAnsi="Calibri" w:cs="Calibri"/>
          <w:b/>
          <w:rPrChange w:id="2474" w:author="LauraPGM" w:date="2025-11-04T16:55:00Z">
            <w:rPr>
              <w:del w:id="2475" w:author="LauraPGM" w:date="2025-10-01T15:49:00Z"/>
              <w:b/>
            </w:rPr>
          </w:rPrChange>
        </w:rPr>
      </w:pPr>
    </w:p>
    <w:p w14:paraId="695D506A" w14:textId="77777777" w:rsidR="00DA5A3E" w:rsidRPr="008439ED" w:rsidDel="00DC12A4" w:rsidRDefault="00DA5A3E" w:rsidP="001D59AC">
      <w:pPr>
        <w:pStyle w:val="Normal0"/>
        <w:spacing w:line="360" w:lineRule="auto"/>
        <w:jc w:val="both"/>
        <w:rPr>
          <w:del w:id="2476" w:author="LauraPGM" w:date="2025-10-01T15:49:00Z"/>
          <w:rFonts w:ascii="Calibri" w:hAnsi="Calibri" w:cs="Calibri"/>
          <w:b/>
          <w:rPrChange w:id="2477" w:author="LauraPGM" w:date="2025-11-04T16:55:00Z">
            <w:rPr>
              <w:del w:id="2478" w:author="LauraPGM" w:date="2025-10-01T15:49:00Z"/>
              <w:b/>
            </w:rPr>
          </w:rPrChange>
        </w:rPr>
      </w:pPr>
    </w:p>
    <w:p w14:paraId="3BE2D617" w14:textId="77777777" w:rsidR="00DA5A3E" w:rsidRPr="008439ED" w:rsidDel="00DC12A4" w:rsidRDefault="00DA5A3E" w:rsidP="001D59AC">
      <w:pPr>
        <w:pStyle w:val="Normal0"/>
        <w:spacing w:line="360" w:lineRule="auto"/>
        <w:jc w:val="both"/>
        <w:rPr>
          <w:del w:id="2479" w:author="LauraPGM" w:date="2025-10-01T15:49:00Z"/>
          <w:rFonts w:ascii="Calibri" w:hAnsi="Calibri" w:cs="Calibri"/>
          <w:b/>
          <w:rPrChange w:id="2480" w:author="LauraPGM" w:date="2025-11-04T16:55:00Z">
            <w:rPr>
              <w:del w:id="2481" w:author="LauraPGM" w:date="2025-10-01T15:49:00Z"/>
              <w:b/>
            </w:rPr>
          </w:rPrChange>
        </w:rPr>
      </w:pPr>
    </w:p>
    <w:p w14:paraId="083BF332" w14:textId="77777777" w:rsidR="00DA5A3E" w:rsidRPr="008439ED" w:rsidDel="00DC12A4" w:rsidRDefault="00DA5A3E" w:rsidP="001D59AC">
      <w:pPr>
        <w:pStyle w:val="Normal0"/>
        <w:spacing w:line="360" w:lineRule="auto"/>
        <w:jc w:val="both"/>
        <w:rPr>
          <w:del w:id="2482" w:author="LauraPGM" w:date="2025-10-01T15:49:00Z"/>
          <w:rFonts w:ascii="Calibri" w:hAnsi="Calibri" w:cs="Calibri"/>
          <w:b/>
          <w:rPrChange w:id="2483" w:author="LauraPGM" w:date="2025-11-04T16:55:00Z">
            <w:rPr>
              <w:del w:id="2484" w:author="LauraPGM" w:date="2025-10-01T15:49:00Z"/>
              <w:b/>
            </w:rPr>
          </w:rPrChange>
        </w:rPr>
      </w:pPr>
    </w:p>
    <w:p w14:paraId="7EED7989" w14:textId="77777777" w:rsidR="00DA5A3E" w:rsidRPr="008439ED" w:rsidDel="00DC12A4" w:rsidRDefault="00DA5A3E" w:rsidP="001D59AC">
      <w:pPr>
        <w:pStyle w:val="Normal0"/>
        <w:spacing w:line="360" w:lineRule="auto"/>
        <w:jc w:val="both"/>
        <w:rPr>
          <w:del w:id="2485" w:author="LauraPGM" w:date="2025-10-01T15:49:00Z"/>
          <w:rFonts w:ascii="Calibri" w:hAnsi="Calibri" w:cs="Calibri"/>
          <w:b/>
          <w:rPrChange w:id="2486" w:author="LauraPGM" w:date="2025-11-04T16:55:00Z">
            <w:rPr>
              <w:del w:id="2487" w:author="LauraPGM" w:date="2025-10-01T15:49:00Z"/>
              <w:b/>
            </w:rPr>
          </w:rPrChange>
        </w:rPr>
      </w:pPr>
    </w:p>
    <w:p w14:paraId="775C7BB2" w14:textId="77777777" w:rsidR="00DA5A3E" w:rsidRPr="008439ED" w:rsidDel="00DC12A4" w:rsidRDefault="00DA5A3E" w:rsidP="001D59AC">
      <w:pPr>
        <w:pStyle w:val="Normal0"/>
        <w:spacing w:line="360" w:lineRule="auto"/>
        <w:jc w:val="both"/>
        <w:rPr>
          <w:del w:id="2488" w:author="LauraPGM" w:date="2025-10-01T15:49:00Z"/>
          <w:rFonts w:ascii="Calibri" w:hAnsi="Calibri" w:cs="Calibri"/>
          <w:b/>
          <w:rPrChange w:id="2489" w:author="LauraPGM" w:date="2025-11-04T16:55:00Z">
            <w:rPr>
              <w:del w:id="2490" w:author="LauraPGM" w:date="2025-10-01T15:49:00Z"/>
              <w:b/>
            </w:rPr>
          </w:rPrChange>
        </w:rPr>
      </w:pPr>
    </w:p>
    <w:p w14:paraId="3202507A" w14:textId="77777777" w:rsidR="00DA5A3E" w:rsidRPr="008439ED" w:rsidDel="00DC12A4" w:rsidRDefault="00DA5A3E" w:rsidP="001D59AC">
      <w:pPr>
        <w:pStyle w:val="Normal0"/>
        <w:spacing w:line="360" w:lineRule="auto"/>
        <w:jc w:val="both"/>
        <w:rPr>
          <w:del w:id="2491" w:author="LauraPGM" w:date="2025-10-01T15:49:00Z"/>
          <w:rFonts w:ascii="Calibri" w:hAnsi="Calibri" w:cs="Calibri"/>
          <w:b/>
          <w:rPrChange w:id="2492" w:author="LauraPGM" w:date="2025-11-04T16:55:00Z">
            <w:rPr>
              <w:del w:id="2493" w:author="LauraPGM" w:date="2025-10-01T15:49:00Z"/>
              <w:b/>
            </w:rPr>
          </w:rPrChange>
        </w:rPr>
      </w:pPr>
    </w:p>
    <w:p w14:paraId="1DD6390E" w14:textId="77777777" w:rsidR="00DA5A3E" w:rsidRPr="008439ED" w:rsidDel="00DC12A4" w:rsidRDefault="00DA5A3E" w:rsidP="001D59AC">
      <w:pPr>
        <w:pStyle w:val="Normal0"/>
        <w:spacing w:line="360" w:lineRule="auto"/>
        <w:jc w:val="both"/>
        <w:rPr>
          <w:del w:id="2494" w:author="LauraPGM" w:date="2025-10-01T15:49:00Z"/>
          <w:rFonts w:ascii="Calibri" w:hAnsi="Calibri" w:cs="Calibri"/>
          <w:b/>
          <w:rPrChange w:id="2495" w:author="LauraPGM" w:date="2025-11-04T16:55:00Z">
            <w:rPr>
              <w:del w:id="2496" w:author="LauraPGM" w:date="2025-10-01T15:49:00Z"/>
              <w:b/>
            </w:rPr>
          </w:rPrChange>
        </w:rPr>
      </w:pPr>
    </w:p>
    <w:p w14:paraId="3E5794AB" w14:textId="77777777" w:rsidR="00DA5A3E" w:rsidRPr="008439ED" w:rsidDel="00DC12A4" w:rsidRDefault="00DA5A3E" w:rsidP="001D59AC">
      <w:pPr>
        <w:pStyle w:val="Normal0"/>
        <w:spacing w:line="360" w:lineRule="auto"/>
        <w:jc w:val="both"/>
        <w:rPr>
          <w:del w:id="2497" w:author="LauraPGM" w:date="2025-10-01T15:49:00Z"/>
          <w:rFonts w:ascii="Calibri" w:hAnsi="Calibri" w:cs="Calibri"/>
          <w:b/>
          <w:rPrChange w:id="2498" w:author="LauraPGM" w:date="2025-11-04T16:55:00Z">
            <w:rPr>
              <w:del w:id="2499" w:author="LauraPGM" w:date="2025-10-01T15:49:00Z"/>
              <w:b/>
            </w:rPr>
          </w:rPrChange>
        </w:rPr>
      </w:pPr>
    </w:p>
    <w:p w14:paraId="40EF4202" w14:textId="77777777" w:rsidR="00DA5A3E" w:rsidRPr="008439ED" w:rsidDel="00DC12A4" w:rsidRDefault="00DA5A3E" w:rsidP="001D59AC">
      <w:pPr>
        <w:pStyle w:val="Normal0"/>
        <w:spacing w:line="360" w:lineRule="auto"/>
        <w:jc w:val="both"/>
        <w:rPr>
          <w:del w:id="2500" w:author="LauraPGM" w:date="2025-10-01T15:49:00Z"/>
          <w:rFonts w:ascii="Calibri" w:hAnsi="Calibri" w:cs="Calibri"/>
          <w:b/>
          <w:rPrChange w:id="2501" w:author="LauraPGM" w:date="2025-11-04T16:55:00Z">
            <w:rPr>
              <w:del w:id="2502" w:author="LauraPGM" w:date="2025-10-01T15:49:00Z"/>
              <w:b/>
            </w:rPr>
          </w:rPrChange>
        </w:rPr>
      </w:pPr>
    </w:p>
    <w:p w14:paraId="35C4110E" w14:textId="77777777" w:rsidR="00DA5A3E" w:rsidRPr="008439ED" w:rsidDel="00DC12A4" w:rsidRDefault="00DA5A3E" w:rsidP="001D59AC">
      <w:pPr>
        <w:pStyle w:val="Normal0"/>
        <w:spacing w:line="360" w:lineRule="auto"/>
        <w:jc w:val="both"/>
        <w:rPr>
          <w:del w:id="2503" w:author="LauraPGM" w:date="2025-10-01T15:49:00Z"/>
          <w:rFonts w:ascii="Calibri" w:hAnsi="Calibri" w:cs="Calibri"/>
          <w:b/>
          <w:rPrChange w:id="2504" w:author="LauraPGM" w:date="2025-11-04T16:55:00Z">
            <w:rPr>
              <w:del w:id="2505" w:author="LauraPGM" w:date="2025-10-01T15:49:00Z"/>
              <w:b/>
            </w:rPr>
          </w:rPrChange>
        </w:rPr>
      </w:pPr>
    </w:p>
    <w:p w14:paraId="3DCF271E" w14:textId="77777777" w:rsidR="00DA5A3E" w:rsidRPr="008439ED" w:rsidDel="00DC12A4" w:rsidRDefault="00DA5A3E" w:rsidP="001D59AC">
      <w:pPr>
        <w:pStyle w:val="Normal0"/>
        <w:spacing w:line="360" w:lineRule="auto"/>
        <w:jc w:val="both"/>
        <w:rPr>
          <w:del w:id="2506" w:author="LauraPGM" w:date="2025-10-01T15:49:00Z"/>
          <w:rFonts w:ascii="Calibri" w:hAnsi="Calibri" w:cs="Calibri"/>
          <w:b/>
          <w:rPrChange w:id="2507" w:author="LauraPGM" w:date="2025-11-04T16:55:00Z">
            <w:rPr>
              <w:del w:id="2508" w:author="LauraPGM" w:date="2025-10-01T15:49:00Z"/>
              <w:b/>
            </w:rPr>
          </w:rPrChange>
        </w:rPr>
      </w:pPr>
    </w:p>
    <w:p w14:paraId="4F1C8C5B" w14:textId="77777777" w:rsidR="00DA5A3E" w:rsidRPr="008439ED" w:rsidDel="00DC12A4" w:rsidRDefault="00DA5A3E" w:rsidP="001D59AC">
      <w:pPr>
        <w:pStyle w:val="Normal0"/>
        <w:spacing w:line="360" w:lineRule="auto"/>
        <w:jc w:val="both"/>
        <w:rPr>
          <w:del w:id="2509" w:author="LauraPGM" w:date="2025-10-01T15:49:00Z"/>
          <w:rFonts w:ascii="Calibri" w:hAnsi="Calibri" w:cs="Calibri"/>
          <w:b/>
          <w:rPrChange w:id="2510" w:author="LauraPGM" w:date="2025-11-04T16:55:00Z">
            <w:rPr>
              <w:del w:id="2511" w:author="LauraPGM" w:date="2025-10-01T15:49:00Z"/>
              <w:b/>
            </w:rPr>
          </w:rPrChange>
        </w:rPr>
      </w:pPr>
    </w:p>
    <w:p w14:paraId="15414C76" w14:textId="77777777" w:rsidR="00DA5A3E" w:rsidRPr="008439ED" w:rsidDel="00DC12A4" w:rsidRDefault="00DA5A3E" w:rsidP="001D59AC">
      <w:pPr>
        <w:pStyle w:val="Normal0"/>
        <w:spacing w:line="360" w:lineRule="auto"/>
        <w:jc w:val="both"/>
        <w:rPr>
          <w:del w:id="2512" w:author="LauraPGM" w:date="2025-10-01T15:49:00Z"/>
          <w:rFonts w:ascii="Calibri" w:hAnsi="Calibri" w:cs="Calibri"/>
          <w:b/>
          <w:rPrChange w:id="2513" w:author="LauraPGM" w:date="2025-11-04T16:55:00Z">
            <w:rPr>
              <w:del w:id="2514" w:author="LauraPGM" w:date="2025-10-01T15:49:00Z"/>
              <w:b/>
            </w:rPr>
          </w:rPrChange>
        </w:rPr>
      </w:pPr>
    </w:p>
    <w:p w14:paraId="051F16B3" w14:textId="77777777" w:rsidR="00DA5A3E" w:rsidRPr="008439ED" w:rsidDel="00DC12A4" w:rsidRDefault="00DA5A3E" w:rsidP="001D59AC">
      <w:pPr>
        <w:pStyle w:val="Normal0"/>
        <w:spacing w:line="360" w:lineRule="auto"/>
        <w:jc w:val="both"/>
        <w:rPr>
          <w:del w:id="2515" w:author="LauraPGM" w:date="2025-10-01T15:49:00Z"/>
          <w:rFonts w:ascii="Calibri" w:hAnsi="Calibri" w:cs="Calibri"/>
          <w:b/>
          <w:rPrChange w:id="2516" w:author="LauraPGM" w:date="2025-11-04T16:55:00Z">
            <w:rPr>
              <w:del w:id="2517" w:author="LauraPGM" w:date="2025-10-01T15:49:00Z"/>
              <w:b/>
            </w:rPr>
          </w:rPrChange>
        </w:rPr>
      </w:pPr>
    </w:p>
    <w:p w14:paraId="14B67D9D" w14:textId="77777777" w:rsidR="00DA5A3E" w:rsidRPr="008439ED" w:rsidDel="00DC12A4" w:rsidRDefault="00DA5A3E" w:rsidP="001D59AC">
      <w:pPr>
        <w:pStyle w:val="Normal0"/>
        <w:spacing w:line="360" w:lineRule="auto"/>
        <w:jc w:val="both"/>
        <w:rPr>
          <w:del w:id="2518" w:author="LauraPGM" w:date="2025-10-01T15:49:00Z"/>
          <w:rFonts w:ascii="Calibri" w:hAnsi="Calibri" w:cs="Calibri"/>
          <w:b/>
          <w:rPrChange w:id="2519" w:author="LauraPGM" w:date="2025-11-04T16:55:00Z">
            <w:rPr>
              <w:del w:id="2520" w:author="LauraPGM" w:date="2025-10-01T15:49:00Z"/>
              <w:b/>
            </w:rPr>
          </w:rPrChange>
        </w:rPr>
      </w:pPr>
    </w:p>
    <w:p w14:paraId="37FDA66F" w14:textId="77777777" w:rsidR="00DA5A3E" w:rsidRPr="008439ED" w:rsidDel="00DC12A4" w:rsidRDefault="00DA5A3E" w:rsidP="001D59AC">
      <w:pPr>
        <w:pStyle w:val="Normal0"/>
        <w:spacing w:line="360" w:lineRule="auto"/>
        <w:jc w:val="both"/>
        <w:rPr>
          <w:del w:id="2521" w:author="LauraPGM" w:date="2025-10-01T15:49:00Z"/>
          <w:rFonts w:ascii="Calibri" w:hAnsi="Calibri" w:cs="Calibri"/>
          <w:b/>
          <w:rPrChange w:id="2522" w:author="LauraPGM" w:date="2025-11-04T16:55:00Z">
            <w:rPr>
              <w:del w:id="2523" w:author="LauraPGM" w:date="2025-10-01T15:49:00Z"/>
              <w:b/>
            </w:rPr>
          </w:rPrChange>
        </w:rPr>
      </w:pPr>
    </w:p>
    <w:p w14:paraId="18E6C538" w14:textId="77777777" w:rsidR="00DA5A3E" w:rsidRPr="008439ED" w:rsidDel="00DC12A4" w:rsidRDefault="00DA5A3E" w:rsidP="001D59AC">
      <w:pPr>
        <w:pStyle w:val="Normal0"/>
        <w:spacing w:line="360" w:lineRule="auto"/>
        <w:jc w:val="both"/>
        <w:rPr>
          <w:del w:id="2524" w:author="LauraPGM" w:date="2025-10-01T15:49:00Z"/>
          <w:rFonts w:ascii="Calibri" w:hAnsi="Calibri" w:cs="Calibri"/>
          <w:b/>
          <w:rPrChange w:id="2525" w:author="LauraPGM" w:date="2025-11-04T16:55:00Z">
            <w:rPr>
              <w:del w:id="2526" w:author="LauraPGM" w:date="2025-10-01T15:49:00Z"/>
              <w:b/>
            </w:rPr>
          </w:rPrChange>
        </w:rPr>
      </w:pPr>
    </w:p>
    <w:p w14:paraId="6828C777" w14:textId="77777777" w:rsidR="00DA5A3E" w:rsidRPr="008439ED" w:rsidDel="00DC12A4" w:rsidRDefault="00DA5A3E" w:rsidP="001D59AC">
      <w:pPr>
        <w:pStyle w:val="Normal0"/>
        <w:spacing w:line="360" w:lineRule="auto"/>
        <w:jc w:val="both"/>
        <w:rPr>
          <w:del w:id="2527" w:author="LauraPGM" w:date="2025-10-01T15:49:00Z"/>
          <w:rFonts w:ascii="Calibri" w:hAnsi="Calibri" w:cs="Calibri"/>
          <w:b/>
          <w:rPrChange w:id="2528" w:author="LauraPGM" w:date="2025-11-04T16:55:00Z">
            <w:rPr>
              <w:del w:id="2529" w:author="LauraPGM" w:date="2025-10-01T15:49:00Z"/>
              <w:b/>
            </w:rPr>
          </w:rPrChange>
        </w:rPr>
      </w:pPr>
    </w:p>
    <w:p w14:paraId="7F78FD10" w14:textId="77777777" w:rsidR="00DA5A3E" w:rsidRPr="008439ED" w:rsidDel="00DC12A4" w:rsidRDefault="00DA5A3E" w:rsidP="001D59AC">
      <w:pPr>
        <w:pStyle w:val="Normal0"/>
        <w:spacing w:line="360" w:lineRule="auto"/>
        <w:jc w:val="both"/>
        <w:rPr>
          <w:del w:id="2530" w:author="LauraPGM" w:date="2025-10-01T15:49:00Z"/>
          <w:rFonts w:ascii="Calibri" w:hAnsi="Calibri" w:cs="Calibri"/>
          <w:b/>
          <w:rPrChange w:id="2531" w:author="LauraPGM" w:date="2025-11-04T16:55:00Z">
            <w:rPr>
              <w:del w:id="2532" w:author="LauraPGM" w:date="2025-10-01T15:49:00Z"/>
              <w:b/>
            </w:rPr>
          </w:rPrChange>
        </w:rPr>
      </w:pPr>
    </w:p>
    <w:p w14:paraId="5F915109" w14:textId="77777777" w:rsidR="00DA5A3E" w:rsidRPr="008439ED" w:rsidDel="00DC12A4" w:rsidRDefault="00DA5A3E" w:rsidP="001D59AC">
      <w:pPr>
        <w:pStyle w:val="Normal0"/>
        <w:spacing w:line="360" w:lineRule="auto"/>
        <w:jc w:val="both"/>
        <w:rPr>
          <w:del w:id="2533" w:author="LauraPGM" w:date="2025-10-01T15:49:00Z"/>
          <w:rFonts w:ascii="Calibri" w:hAnsi="Calibri" w:cs="Calibri"/>
          <w:b/>
          <w:rPrChange w:id="2534" w:author="LauraPGM" w:date="2025-11-04T16:55:00Z">
            <w:rPr>
              <w:del w:id="2535" w:author="LauraPGM" w:date="2025-10-01T15:49:00Z"/>
              <w:b/>
            </w:rPr>
          </w:rPrChange>
        </w:rPr>
      </w:pPr>
    </w:p>
    <w:p w14:paraId="64DEBAC8" w14:textId="77777777" w:rsidR="00DA5A3E" w:rsidRPr="008439ED" w:rsidDel="00DC12A4" w:rsidRDefault="00DA5A3E" w:rsidP="001D59AC">
      <w:pPr>
        <w:pStyle w:val="Normal0"/>
        <w:spacing w:line="360" w:lineRule="auto"/>
        <w:jc w:val="both"/>
        <w:rPr>
          <w:del w:id="2536" w:author="LauraPGM" w:date="2025-10-01T15:49:00Z"/>
          <w:rFonts w:ascii="Calibri" w:hAnsi="Calibri" w:cs="Calibri"/>
          <w:b/>
          <w:rPrChange w:id="2537" w:author="LauraPGM" w:date="2025-11-04T16:55:00Z">
            <w:rPr>
              <w:del w:id="2538" w:author="LauraPGM" w:date="2025-10-01T15:49:00Z"/>
              <w:b/>
            </w:rPr>
          </w:rPrChange>
        </w:rPr>
      </w:pPr>
    </w:p>
    <w:p w14:paraId="4FB075CE" w14:textId="77777777" w:rsidR="00DA5A3E" w:rsidRPr="008439ED" w:rsidDel="00DC12A4" w:rsidRDefault="00DA5A3E" w:rsidP="001D59AC">
      <w:pPr>
        <w:pStyle w:val="Normal0"/>
        <w:spacing w:line="360" w:lineRule="auto"/>
        <w:jc w:val="both"/>
        <w:rPr>
          <w:del w:id="2539" w:author="LauraPGM" w:date="2025-10-01T15:49:00Z"/>
          <w:rFonts w:ascii="Calibri" w:hAnsi="Calibri" w:cs="Calibri"/>
          <w:b/>
          <w:rPrChange w:id="2540" w:author="LauraPGM" w:date="2025-11-04T16:55:00Z">
            <w:rPr>
              <w:del w:id="2541" w:author="LauraPGM" w:date="2025-10-01T15:49:00Z"/>
              <w:b/>
            </w:rPr>
          </w:rPrChange>
        </w:rPr>
      </w:pPr>
    </w:p>
    <w:p w14:paraId="3FA42FEF" w14:textId="77777777" w:rsidR="00DA5A3E" w:rsidRPr="008439ED" w:rsidDel="00DC12A4" w:rsidRDefault="00DA5A3E" w:rsidP="001D59AC">
      <w:pPr>
        <w:pStyle w:val="Normal0"/>
        <w:spacing w:line="360" w:lineRule="auto"/>
        <w:jc w:val="both"/>
        <w:rPr>
          <w:del w:id="2542" w:author="LauraPGM" w:date="2025-10-01T15:49:00Z"/>
          <w:rFonts w:ascii="Calibri" w:hAnsi="Calibri" w:cs="Calibri"/>
          <w:b/>
          <w:rPrChange w:id="2543" w:author="LauraPGM" w:date="2025-11-04T16:55:00Z">
            <w:rPr>
              <w:del w:id="2544" w:author="LauraPGM" w:date="2025-10-01T15:49:00Z"/>
              <w:b/>
            </w:rPr>
          </w:rPrChange>
        </w:rPr>
      </w:pPr>
    </w:p>
    <w:p w14:paraId="18CFC456" w14:textId="77777777" w:rsidR="00DA5A3E" w:rsidRPr="008439ED" w:rsidDel="00DC12A4" w:rsidRDefault="00DA5A3E" w:rsidP="001D59AC">
      <w:pPr>
        <w:pStyle w:val="Normal0"/>
        <w:spacing w:line="360" w:lineRule="auto"/>
        <w:jc w:val="both"/>
        <w:rPr>
          <w:del w:id="2545" w:author="LauraPGM" w:date="2025-10-01T15:49:00Z"/>
          <w:rFonts w:ascii="Calibri" w:hAnsi="Calibri" w:cs="Calibri"/>
          <w:b/>
          <w:rPrChange w:id="2546" w:author="LauraPGM" w:date="2025-11-04T16:55:00Z">
            <w:rPr>
              <w:del w:id="2547" w:author="LauraPGM" w:date="2025-10-01T15:49:00Z"/>
              <w:b/>
            </w:rPr>
          </w:rPrChange>
        </w:rPr>
      </w:pPr>
    </w:p>
    <w:p w14:paraId="75ABC8EB" w14:textId="7BAC5F9F" w:rsidR="00DA5A3E" w:rsidRPr="008439ED" w:rsidDel="00DC12A4" w:rsidRDefault="00DA5A3E" w:rsidP="001D59AC">
      <w:pPr>
        <w:pStyle w:val="Normal0"/>
        <w:spacing w:line="360" w:lineRule="auto"/>
        <w:jc w:val="both"/>
        <w:rPr>
          <w:del w:id="2548" w:author="LauraPGM" w:date="2025-10-01T15:50:00Z"/>
          <w:rFonts w:ascii="Calibri" w:hAnsi="Calibri" w:cs="Calibri"/>
          <w:b/>
          <w:rPrChange w:id="2549" w:author="LauraPGM" w:date="2025-11-04T16:55:00Z">
            <w:rPr>
              <w:del w:id="2550" w:author="LauraPGM" w:date="2025-10-01T15:50:00Z"/>
              <w:b/>
            </w:rPr>
          </w:rPrChange>
        </w:rPr>
      </w:pPr>
    </w:p>
    <w:p w14:paraId="15707629" w14:textId="59D614D8" w:rsidR="0083758A" w:rsidRPr="008439ED" w:rsidDel="00DC12A4" w:rsidRDefault="0083758A" w:rsidP="001D59AC">
      <w:pPr>
        <w:pStyle w:val="Normal0"/>
        <w:spacing w:line="360" w:lineRule="auto"/>
        <w:rPr>
          <w:del w:id="2551" w:author="LauraPGM" w:date="2025-10-01T15:48:00Z"/>
          <w:rFonts w:ascii="Calibri" w:hAnsi="Calibri" w:cs="Calibri"/>
          <w:rPrChange w:id="2552" w:author="LauraPGM" w:date="2025-11-04T16:55:00Z">
            <w:rPr>
              <w:del w:id="2553" w:author="LauraPGM" w:date="2025-10-01T15:48:00Z"/>
            </w:rPr>
          </w:rPrChange>
        </w:rPr>
      </w:pPr>
      <w:del w:id="2554" w:author="LauraPGM" w:date="2025-10-01T15:48:00Z">
        <w:r w:rsidRPr="008439ED" w:rsidDel="00DC12A4">
          <w:rPr>
            <w:rFonts w:ascii="Calibri" w:hAnsi="Calibri" w:cs="Calibri"/>
            <w:rPrChange w:id="2555" w:author="LauraPGM" w:date="2025-11-04T16:55:00Z">
              <w:rPr/>
            </w:rPrChange>
          </w:rPr>
          <w:delText>con su sostenimiento y crecimiento. Por ello, resulta esencial identificar, clasificar y organizar los distintos componentes del presupuesto, lo que permitirá proyectar resultados, controlar el flujo de dinero y tomar decisiones informadas que garanticen la estabilidad económica y el cumplimiento de los objetivos organizacionales.</w:delText>
        </w:r>
      </w:del>
    </w:p>
    <w:p w14:paraId="437C3566" w14:textId="04EA8A66" w:rsidR="0083758A" w:rsidRPr="008439ED" w:rsidDel="00DC12A4" w:rsidRDefault="0083758A" w:rsidP="001D59AC">
      <w:pPr>
        <w:pStyle w:val="Normal0"/>
        <w:spacing w:line="360" w:lineRule="auto"/>
        <w:jc w:val="both"/>
        <w:rPr>
          <w:del w:id="2556" w:author="LauraPGM" w:date="2025-10-01T15:48:00Z"/>
          <w:rFonts w:ascii="Calibri" w:hAnsi="Calibri" w:cs="Calibri"/>
          <w:rPrChange w:id="2557" w:author="LauraPGM" w:date="2025-11-04T16:55:00Z">
            <w:rPr>
              <w:del w:id="2558" w:author="LauraPGM" w:date="2025-10-01T15:48:00Z"/>
            </w:rPr>
          </w:rPrChange>
        </w:rPr>
      </w:pPr>
    </w:p>
    <w:p w14:paraId="0F196399" w14:textId="155D3D59" w:rsidR="0083758A" w:rsidRPr="008439ED" w:rsidDel="00DC12A4" w:rsidRDefault="0028722A" w:rsidP="001D59AC">
      <w:pPr>
        <w:pStyle w:val="Normal0"/>
        <w:spacing w:line="360" w:lineRule="auto"/>
        <w:jc w:val="both"/>
        <w:rPr>
          <w:del w:id="2559" w:author="LauraPGM" w:date="2025-10-01T15:48:00Z"/>
          <w:rFonts w:ascii="Calibri" w:hAnsi="Calibri" w:cs="Calibri"/>
          <w:b/>
          <w:rPrChange w:id="2560" w:author="LauraPGM" w:date="2025-11-04T16:55:00Z">
            <w:rPr>
              <w:del w:id="2561" w:author="LauraPGM" w:date="2025-10-01T15:48:00Z"/>
              <w:b/>
            </w:rPr>
          </w:rPrChange>
        </w:rPr>
      </w:pPr>
      <w:del w:id="2562" w:author="LauraPGM" w:date="2025-10-01T15:48:00Z">
        <w:r w:rsidRPr="008439ED" w:rsidDel="00DC12A4">
          <w:rPr>
            <w:rFonts w:ascii="Calibri" w:hAnsi="Calibri" w:cs="Calibri"/>
            <w:b/>
            <w:rPrChange w:id="2563" w:author="LauraPGM" w:date="2025-11-04T16:55:00Z">
              <w:rPr>
                <w:b/>
              </w:rPr>
            </w:rPrChange>
          </w:rPr>
          <w:delText>1.1. Costos de producción</w:delText>
        </w:r>
      </w:del>
    </w:p>
    <w:p w14:paraId="5C0E9A61" w14:textId="35074744" w:rsidR="0083758A" w:rsidRPr="008439ED" w:rsidDel="00DC12A4" w:rsidRDefault="0083758A" w:rsidP="001D59AC">
      <w:pPr>
        <w:pStyle w:val="Normal0"/>
        <w:spacing w:line="360" w:lineRule="auto"/>
        <w:jc w:val="both"/>
        <w:rPr>
          <w:del w:id="2564" w:author="LauraPGM" w:date="2025-10-01T15:48:00Z"/>
          <w:rFonts w:ascii="Calibri" w:hAnsi="Calibri" w:cs="Calibri"/>
          <w:rPrChange w:id="2565" w:author="LauraPGM" w:date="2025-11-04T16:55:00Z">
            <w:rPr>
              <w:del w:id="2566" w:author="LauraPGM" w:date="2025-10-01T15:48:00Z"/>
            </w:rPr>
          </w:rPrChange>
        </w:rPr>
      </w:pPr>
    </w:p>
    <w:p w14:paraId="186025C2" w14:textId="18017927" w:rsidR="0028722A" w:rsidRPr="008439ED" w:rsidDel="00DC12A4" w:rsidRDefault="0028722A" w:rsidP="001D59AC">
      <w:pPr>
        <w:pStyle w:val="Normal0"/>
        <w:spacing w:line="360" w:lineRule="auto"/>
        <w:rPr>
          <w:del w:id="2567" w:author="LauraPGM" w:date="2025-10-01T15:48:00Z"/>
          <w:rFonts w:ascii="Calibri" w:hAnsi="Calibri" w:cs="Calibri"/>
          <w:rPrChange w:id="2568" w:author="LauraPGM" w:date="2025-11-04T16:55:00Z">
            <w:rPr>
              <w:del w:id="2569" w:author="LauraPGM" w:date="2025-10-01T15:48:00Z"/>
            </w:rPr>
          </w:rPrChange>
        </w:rPr>
      </w:pPr>
      <w:del w:id="2570" w:author="LauraPGM" w:date="2025-10-01T15:48:00Z">
        <w:r w:rsidRPr="008439ED" w:rsidDel="00DC12A4">
          <w:rPr>
            <w:rFonts w:ascii="Calibri" w:hAnsi="Calibri" w:cs="Calibri"/>
            <w:rPrChange w:id="2571" w:author="LauraPGM" w:date="2025-11-04T16:55:00Z">
              <w:rPr/>
            </w:rPrChange>
          </w:rPr>
          <w:delText>Durante el proceso de producción de un bien, una empresa incurre en diversos gastos operativos, conocidos como costos de producción. Estos representan los recursos necesarios para mantener en funcionamiento un proyecto, una línea de procesamiento o un equipo de trabajo. Se clasifican en varios tipos, según su naturaleza y su relación con el producto final.</w:delText>
        </w:r>
      </w:del>
    </w:p>
    <w:p w14:paraId="3B9553F3" w14:textId="0B917E2D" w:rsidR="0028722A" w:rsidRPr="008439ED" w:rsidDel="00DC12A4" w:rsidRDefault="0028722A" w:rsidP="001D59AC">
      <w:pPr>
        <w:pStyle w:val="Normal0"/>
        <w:spacing w:line="360" w:lineRule="auto"/>
        <w:rPr>
          <w:del w:id="2572" w:author="LauraPGM" w:date="2025-10-01T15:48:00Z"/>
          <w:rFonts w:ascii="Calibri" w:hAnsi="Calibri" w:cs="Calibri"/>
          <w:rPrChange w:id="2573" w:author="LauraPGM" w:date="2025-11-04T16:55:00Z">
            <w:rPr>
              <w:del w:id="2574" w:author="LauraPGM" w:date="2025-10-01T15:48:00Z"/>
            </w:rPr>
          </w:rPrChange>
        </w:rPr>
      </w:pPr>
    </w:p>
    <w:p w14:paraId="6AC26E43" w14:textId="67A22FE1" w:rsidR="0028722A" w:rsidRPr="008439ED" w:rsidDel="00DC12A4" w:rsidRDefault="0028722A">
      <w:pPr>
        <w:pStyle w:val="Normal0"/>
        <w:numPr>
          <w:ilvl w:val="0"/>
          <w:numId w:val="9"/>
        </w:numPr>
        <w:spacing w:line="360" w:lineRule="auto"/>
        <w:rPr>
          <w:del w:id="2575" w:author="LauraPGM" w:date="2025-10-01T15:48:00Z"/>
          <w:rFonts w:ascii="Calibri" w:hAnsi="Calibri" w:cs="Calibri"/>
          <w:b/>
          <w:rPrChange w:id="2576" w:author="LauraPGM" w:date="2025-11-04T16:55:00Z">
            <w:rPr>
              <w:del w:id="2577" w:author="LauraPGM" w:date="2025-10-01T15:48:00Z"/>
              <w:b/>
            </w:rPr>
          </w:rPrChange>
        </w:rPr>
        <w:pPrChange w:id="2578" w:author="LauraPGM" w:date="2025-10-01T09:45:00Z">
          <w:pPr>
            <w:pStyle w:val="Normal0"/>
            <w:numPr>
              <w:numId w:val="10"/>
            </w:numPr>
            <w:spacing w:line="360" w:lineRule="auto"/>
            <w:ind w:left="720" w:hanging="360"/>
          </w:pPr>
        </w:pPrChange>
      </w:pPr>
      <w:del w:id="2579" w:author="LauraPGM" w:date="2025-10-01T15:48:00Z">
        <w:r w:rsidRPr="008439ED" w:rsidDel="00DC12A4">
          <w:rPr>
            <w:rFonts w:ascii="Calibri" w:hAnsi="Calibri" w:cs="Calibri"/>
            <w:b/>
            <w:rPrChange w:id="2580" w:author="LauraPGM" w:date="2025-11-04T16:55:00Z">
              <w:rPr>
                <w:b/>
              </w:rPr>
            </w:rPrChange>
          </w:rPr>
          <w:delText>Costos y gastos de fabricación</w:delText>
        </w:r>
      </w:del>
    </w:p>
    <w:p w14:paraId="2C1F4759" w14:textId="5413B908" w:rsidR="0028722A" w:rsidRPr="008439ED" w:rsidDel="00DC12A4" w:rsidRDefault="0028722A" w:rsidP="001D59AC">
      <w:pPr>
        <w:pStyle w:val="Normal0"/>
        <w:spacing w:line="360" w:lineRule="auto"/>
        <w:ind w:left="720"/>
        <w:rPr>
          <w:del w:id="2581" w:author="LauraPGM" w:date="2025-10-01T15:48:00Z"/>
          <w:rFonts w:ascii="Calibri" w:hAnsi="Calibri" w:cs="Calibri"/>
          <w:b/>
          <w:rPrChange w:id="2582" w:author="LauraPGM" w:date="2025-11-04T16:55:00Z">
            <w:rPr>
              <w:del w:id="2583" w:author="LauraPGM" w:date="2025-10-01T15:48:00Z"/>
              <w:b/>
            </w:rPr>
          </w:rPrChange>
        </w:rPr>
      </w:pPr>
    </w:p>
    <w:p w14:paraId="400CEA24" w14:textId="13AE5022" w:rsidR="0028722A" w:rsidRPr="008439ED" w:rsidDel="00DC12A4" w:rsidRDefault="0028722A" w:rsidP="001D59AC">
      <w:pPr>
        <w:pStyle w:val="Normal0"/>
        <w:spacing w:line="360" w:lineRule="auto"/>
        <w:rPr>
          <w:del w:id="2584" w:author="LauraPGM" w:date="2025-10-01T15:48:00Z"/>
          <w:rFonts w:ascii="Calibri" w:hAnsi="Calibri" w:cs="Calibri"/>
          <w:rPrChange w:id="2585" w:author="LauraPGM" w:date="2025-11-04T16:55:00Z">
            <w:rPr>
              <w:del w:id="2586" w:author="LauraPGM" w:date="2025-10-01T15:48:00Z"/>
            </w:rPr>
          </w:rPrChange>
        </w:rPr>
      </w:pPr>
      <w:del w:id="2587" w:author="LauraPGM" w:date="2025-10-01T15:48:00Z">
        <w:r w:rsidRPr="008439ED" w:rsidDel="00DC12A4">
          <w:rPr>
            <w:rFonts w:ascii="Calibri" w:hAnsi="Calibri" w:cs="Calibri"/>
            <w:rPrChange w:id="2588" w:author="LauraPGM" w:date="2025-11-04T16:55:00Z">
              <w:rPr/>
            </w:rPrChange>
          </w:rPr>
          <w:delText>Incluyen todos los elementos involucrados directamente o indirectamente en el proceso productivo. Entre los más comunes se encuentran:</w:delText>
        </w:r>
      </w:del>
    </w:p>
    <w:p w14:paraId="4A7F2CD6" w14:textId="2144F53B" w:rsidR="0028722A" w:rsidRPr="008439ED" w:rsidDel="00DC12A4" w:rsidRDefault="0028722A" w:rsidP="001D59AC">
      <w:pPr>
        <w:pStyle w:val="Normal0"/>
        <w:spacing w:line="360" w:lineRule="auto"/>
        <w:rPr>
          <w:del w:id="2589" w:author="LauraPGM" w:date="2025-10-01T15:48:00Z"/>
          <w:rFonts w:ascii="Calibri" w:hAnsi="Calibri" w:cs="Calibri"/>
          <w:rPrChange w:id="2590" w:author="LauraPGM" w:date="2025-11-04T16:55:00Z">
            <w:rPr>
              <w:del w:id="2591" w:author="LauraPGM" w:date="2025-10-01T15:48:00Z"/>
            </w:rPr>
          </w:rPrChange>
        </w:rPr>
      </w:pPr>
    </w:p>
    <w:p w14:paraId="1514CC22" w14:textId="460D5B7B" w:rsidR="0028722A" w:rsidRPr="008439ED" w:rsidDel="00DC12A4" w:rsidRDefault="0028722A" w:rsidP="001D59AC">
      <w:pPr>
        <w:pStyle w:val="Normal0"/>
        <w:numPr>
          <w:ilvl w:val="0"/>
          <w:numId w:val="1"/>
        </w:numPr>
        <w:spacing w:line="360" w:lineRule="auto"/>
        <w:rPr>
          <w:del w:id="2592" w:author="LauraPGM" w:date="2025-10-01T15:48:00Z"/>
          <w:rFonts w:ascii="Calibri" w:hAnsi="Calibri" w:cs="Calibri"/>
          <w:rPrChange w:id="2593" w:author="LauraPGM" w:date="2025-11-04T16:55:00Z">
            <w:rPr>
              <w:del w:id="2594" w:author="LauraPGM" w:date="2025-10-01T15:48:00Z"/>
            </w:rPr>
          </w:rPrChange>
        </w:rPr>
      </w:pPr>
      <w:del w:id="2595" w:author="LauraPGM" w:date="2025-10-01T15:48:00Z">
        <w:r w:rsidRPr="008439ED" w:rsidDel="00DC12A4">
          <w:rPr>
            <w:rFonts w:ascii="Calibri" w:hAnsi="Calibri" w:cs="Calibri"/>
            <w:b/>
            <w:rPrChange w:id="2596" w:author="LauraPGM" w:date="2025-11-04T16:55:00Z">
              <w:rPr>
                <w:b/>
              </w:rPr>
            </w:rPrChange>
          </w:rPr>
          <w:delText>Materia prima o materiales directos:</w:delText>
        </w:r>
        <w:r w:rsidRPr="008439ED" w:rsidDel="00DC12A4">
          <w:rPr>
            <w:rFonts w:ascii="Calibri" w:hAnsi="Calibri" w:cs="Calibri"/>
            <w:rPrChange w:id="2597" w:author="LauraPGM" w:date="2025-11-04T16:55:00Z">
              <w:rPr/>
            </w:rPrChange>
          </w:rPr>
          <w:delText xml:space="preserve"> son aquellos insumos que forman parte del producto final y representan uno de los principales costos del proceso. Por ejemplo, la madera utilizada para fabricar sillas.</w:delText>
        </w:r>
      </w:del>
    </w:p>
    <w:p w14:paraId="4FD30E43" w14:textId="097B44F2" w:rsidR="0028722A" w:rsidRPr="008439ED" w:rsidDel="00DC12A4" w:rsidRDefault="0028722A" w:rsidP="001D59AC">
      <w:pPr>
        <w:pStyle w:val="Normal0"/>
        <w:spacing w:line="360" w:lineRule="auto"/>
        <w:ind w:left="720"/>
        <w:rPr>
          <w:del w:id="2598" w:author="LauraPGM" w:date="2025-10-01T15:48:00Z"/>
          <w:rFonts w:ascii="Calibri" w:hAnsi="Calibri" w:cs="Calibri"/>
          <w:rPrChange w:id="2599" w:author="LauraPGM" w:date="2025-11-04T16:55:00Z">
            <w:rPr>
              <w:del w:id="2600" w:author="LauraPGM" w:date="2025-10-01T15:48:00Z"/>
            </w:rPr>
          </w:rPrChange>
        </w:rPr>
      </w:pPr>
    </w:p>
    <w:p w14:paraId="6A937DF8" w14:textId="1B7AEEEF" w:rsidR="0028722A" w:rsidRPr="008439ED" w:rsidDel="00DC12A4" w:rsidRDefault="0028722A" w:rsidP="001D59AC">
      <w:pPr>
        <w:pStyle w:val="Normal0"/>
        <w:numPr>
          <w:ilvl w:val="0"/>
          <w:numId w:val="1"/>
        </w:numPr>
        <w:spacing w:line="360" w:lineRule="auto"/>
        <w:rPr>
          <w:del w:id="2601" w:author="LauraPGM" w:date="2025-10-01T15:48:00Z"/>
          <w:rFonts w:ascii="Calibri" w:hAnsi="Calibri" w:cs="Calibri"/>
          <w:rPrChange w:id="2602" w:author="LauraPGM" w:date="2025-11-04T16:55:00Z">
            <w:rPr>
              <w:del w:id="2603" w:author="LauraPGM" w:date="2025-10-01T15:48:00Z"/>
            </w:rPr>
          </w:rPrChange>
        </w:rPr>
      </w:pPr>
      <w:del w:id="2604" w:author="LauraPGM" w:date="2025-10-01T15:48:00Z">
        <w:r w:rsidRPr="008439ED" w:rsidDel="00DC12A4">
          <w:rPr>
            <w:rFonts w:ascii="Calibri" w:hAnsi="Calibri" w:cs="Calibri"/>
            <w:b/>
            <w:rPrChange w:id="2605" w:author="LauraPGM" w:date="2025-11-04T16:55:00Z">
              <w:rPr>
                <w:b/>
              </w:rPr>
            </w:rPrChange>
          </w:rPr>
          <w:delText>Materiales indirectos:</w:delText>
        </w:r>
        <w:r w:rsidRPr="008439ED" w:rsidDel="00DC12A4">
          <w:rPr>
            <w:rFonts w:ascii="Calibri" w:hAnsi="Calibri" w:cs="Calibri"/>
            <w:rPrChange w:id="2606" w:author="LauraPGM" w:date="2025-11-04T16:55:00Z">
              <w:rPr/>
            </w:rPrChange>
          </w:rPr>
          <w:delText xml:space="preserve"> son insumos que, aunque necesarios en la elaboración, no se incorporan físicamente al producto terminado. Un ejemplo sería el pegante utilizado para ensamblar una silla.</w:delText>
        </w:r>
      </w:del>
    </w:p>
    <w:p w14:paraId="3E7EEC01" w14:textId="562D0996" w:rsidR="0028722A" w:rsidRPr="008439ED" w:rsidDel="00DC12A4" w:rsidRDefault="0028722A" w:rsidP="001D59AC">
      <w:pPr>
        <w:pStyle w:val="Prrafodelista"/>
        <w:spacing w:line="360" w:lineRule="auto"/>
        <w:rPr>
          <w:del w:id="2607" w:author="LauraPGM" w:date="2025-10-01T15:48:00Z"/>
          <w:rFonts w:ascii="Calibri" w:hAnsi="Calibri" w:cs="Calibri"/>
          <w:rPrChange w:id="2608" w:author="LauraPGM" w:date="2025-11-04T16:55:00Z">
            <w:rPr>
              <w:del w:id="2609" w:author="LauraPGM" w:date="2025-10-01T15:48:00Z"/>
            </w:rPr>
          </w:rPrChange>
        </w:rPr>
      </w:pPr>
    </w:p>
    <w:p w14:paraId="477CE144" w14:textId="32E13078" w:rsidR="0028722A" w:rsidRPr="008439ED" w:rsidDel="00DC12A4" w:rsidRDefault="0028722A" w:rsidP="001D59AC">
      <w:pPr>
        <w:pStyle w:val="Normal0"/>
        <w:numPr>
          <w:ilvl w:val="0"/>
          <w:numId w:val="1"/>
        </w:numPr>
        <w:spacing w:line="360" w:lineRule="auto"/>
        <w:rPr>
          <w:del w:id="2610" w:author="LauraPGM" w:date="2025-10-01T15:48:00Z"/>
          <w:rFonts w:ascii="Calibri" w:hAnsi="Calibri" w:cs="Calibri"/>
          <w:rPrChange w:id="2611" w:author="LauraPGM" w:date="2025-11-04T16:55:00Z">
            <w:rPr>
              <w:del w:id="2612" w:author="LauraPGM" w:date="2025-10-01T15:48:00Z"/>
            </w:rPr>
          </w:rPrChange>
        </w:rPr>
      </w:pPr>
      <w:del w:id="2613" w:author="LauraPGM" w:date="2025-10-01T15:48:00Z">
        <w:r w:rsidRPr="008439ED" w:rsidDel="00DC12A4">
          <w:rPr>
            <w:rFonts w:ascii="Calibri" w:hAnsi="Calibri" w:cs="Calibri"/>
            <w:b/>
            <w:rPrChange w:id="2614" w:author="LauraPGM" w:date="2025-11-04T16:55:00Z">
              <w:rPr>
                <w:b/>
              </w:rPr>
            </w:rPrChange>
          </w:rPr>
          <w:delText>Mano de obra directa:</w:delText>
        </w:r>
        <w:r w:rsidRPr="008439ED" w:rsidDel="00DC12A4">
          <w:rPr>
            <w:rFonts w:ascii="Calibri" w:hAnsi="Calibri" w:cs="Calibri"/>
            <w:rPrChange w:id="2615" w:author="LauraPGM" w:date="2025-11-04T16:55:00Z">
              <w:rPr/>
            </w:rPrChange>
          </w:rPr>
          <w:delText xml:space="preserve"> corresponde al trabajo del personal que participa activamente en la transformación de los materiales en el producto final. Por ejemplo, cortar, ensamblar y pintar la madera para fabricar una silla.</w:delText>
        </w:r>
      </w:del>
    </w:p>
    <w:p w14:paraId="1150E3B9" w14:textId="040D41D7" w:rsidR="0028722A" w:rsidRPr="008439ED" w:rsidDel="00DC12A4" w:rsidRDefault="0028722A" w:rsidP="001D59AC">
      <w:pPr>
        <w:pStyle w:val="Prrafodelista"/>
        <w:spacing w:line="360" w:lineRule="auto"/>
        <w:rPr>
          <w:del w:id="2616" w:author="LauraPGM" w:date="2025-10-01T15:48:00Z"/>
          <w:rFonts w:ascii="Calibri" w:hAnsi="Calibri" w:cs="Calibri"/>
          <w:rPrChange w:id="2617" w:author="LauraPGM" w:date="2025-11-04T16:55:00Z">
            <w:rPr>
              <w:del w:id="2618" w:author="LauraPGM" w:date="2025-10-01T15:48:00Z"/>
            </w:rPr>
          </w:rPrChange>
        </w:rPr>
      </w:pPr>
    </w:p>
    <w:p w14:paraId="3F832959" w14:textId="18DC450A" w:rsidR="0028722A" w:rsidRPr="008439ED" w:rsidDel="00DC12A4" w:rsidRDefault="0028722A" w:rsidP="001D59AC">
      <w:pPr>
        <w:pStyle w:val="Normal0"/>
        <w:numPr>
          <w:ilvl w:val="0"/>
          <w:numId w:val="1"/>
        </w:numPr>
        <w:spacing w:line="360" w:lineRule="auto"/>
        <w:rPr>
          <w:del w:id="2619" w:author="LauraPGM" w:date="2025-10-01T15:48:00Z"/>
          <w:rFonts w:ascii="Calibri" w:hAnsi="Calibri" w:cs="Calibri"/>
          <w:rPrChange w:id="2620" w:author="LauraPGM" w:date="2025-11-04T16:55:00Z">
            <w:rPr>
              <w:del w:id="2621" w:author="LauraPGM" w:date="2025-10-01T15:48:00Z"/>
            </w:rPr>
          </w:rPrChange>
        </w:rPr>
      </w:pPr>
      <w:del w:id="2622" w:author="LauraPGM" w:date="2025-10-01T15:48:00Z">
        <w:r w:rsidRPr="008439ED" w:rsidDel="00DC12A4">
          <w:rPr>
            <w:rFonts w:ascii="Calibri" w:hAnsi="Calibri" w:cs="Calibri"/>
            <w:b/>
            <w:rPrChange w:id="2623" w:author="LauraPGM" w:date="2025-11-04T16:55:00Z">
              <w:rPr>
                <w:b/>
              </w:rPr>
            </w:rPrChange>
          </w:rPr>
          <w:delText>Mano de obra indirecta:</w:delText>
        </w:r>
        <w:r w:rsidRPr="008439ED" w:rsidDel="00DC12A4">
          <w:rPr>
            <w:rFonts w:ascii="Calibri" w:hAnsi="Calibri" w:cs="Calibri"/>
            <w:rPrChange w:id="2624" w:author="LauraPGM" w:date="2025-11-04T16:55:00Z">
              <w:rPr/>
            </w:rPrChange>
          </w:rPr>
          <w:delText xml:space="preserve"> se refiere al personal que no participa directamente en la fabricación, pero cuya labor es esencial para apoyar el proceso productivo. Incluye cargos como supervisores, asistentes administrativos, personal de mantenimiento, vigilantes, entre otros.</w:delText>
        </w:r>
      </w:del>
    </w:p>
    <w:p w14:paraId="22BD363A" w14:textId="5551459B" w:rsidR="0028722A" w:rsidRPr="008439ED" w:rsidDel="00DC12A4" w:rsidRDefault="0028722A" w:rsidP="001D59AC">
      <w:pPr>
        <w:pStyle w:val="Prrafodelista"/>
        <w:spacing w:line="360" w:lineRule="auto"/>
        <w:rPr>
          <w:del w:id="2625" w:author="LauraPGM" w:date="2025-10-01T15:48:00Z"/>
          <w:rFonts w:ascii="Calibri" w:hAnsi="Calibri" w:cs="Calibri"/>
          <w:b/>
          <w:rPrChange w:id="2626" w:author="LauraPGM" w:date="2025-11-04T16:55:00Z">
            <w:rPr>
              <w:del w:id="2627" w:author="LauraPGM" w:date="2025-10-01T15:48:00Z"/>
              <w:b/>
            </w:rPr>
          </w:rPrChange>
        </w:rPr>
      </w:pPr>
    </w:p>
    <w:p w14:paraId="635BE11E" w14:textId="3303B434" w:rsidR="0028722A" w:rsidRPr="008439ED" w:rsidDel="00DC12A4" w:rsidRDefault="0028722A" w:rsidP="001D59AC">
      <w:pPr>
        <w:pStyle w:val="Normal0"/>
        <w:numPr>
          <w:ilvl w:val="0"/>
          <w:numId w:val="1"/>
        </w:numPr>
        <w:spacing w:line="360" w:lineRule="auto"/>
        <w:rPr>
          <w:del w:id="2628" w:author="LauraPGM" w:date="2025-10-01T15:48:00Z"/>
          <w:rFonts w:ascii="Calibri" w:hAnsi="Calibri" w:cs="Calibri"/>
          <w:rPrChange w:id="2629" w:author="LauraPGM" w:date="2025-11-04T16:55:00Z">
            <w:rPr>
              <w:del w:id="2630" w:author="LauraPGM" w:date="2025-10-01T15:48:00Z"/>
            </w:rPr>
          </w:rPrChange>
        </w:rPr>
      </w:pPr>
      <w:del w:id="2631" w:author="LauraPGM" w:date="2025-10-01T15:48:00Z">
        <w:r w:rsidRPr="008439ED" w:rsidDel="00DC12A4">
          <w:rPr>
            <w:rFonts w:ascii="Calibri" w:hAnsi="Calibri" w:cs="Calibri"/>
            <w:b/>
            <w:rPrChange w:id="2632" w:author="LauraPGM" w:date="2025-11-04T16:55:00Z">
              <w:rPr>
                <w:b/>
              </w:rPr>
            </w:rPrChange>
          </w:rPr>
          <w:delText>Otros gastos de fabricación:</w:delText>
        </w:r>
        <w:r w:rsidRPr="008439ED" w:rsidDel="00DC12A4">
          <w:rPr>
            <w:rFonts w:ascii="Calibri" w:hAnsi="Calibri" w:cs="Calibri"/>
            <w:rPrChange w:id="2633" w:author="LauraPGM" w:date="2025-11-04T16:55:00Z">
              <w:rPr/>
            </w:rPrChange>
          </w:rPr>
          <w:delText xml:space="preserve"> comprenden diversos costos asociados al funcionamiento general del área productiva, como útiles de aseo, papelería, combustibles, lubricantes, repuestos, accesorios, servicios públicos (agua, energía), alquileres, seguros, impuestos, depreciaciones, mantenimiento y otros gastos indirectos necesarios para la operación.</w:delText>
        </w:r>
      </w:del>
    </w:p>
    <w:p w14:paraId="35E7C359" w14:textId="302500F0" w:rsidR="00700E46" w:rsidRPr="008439ED" w:rsidDel="00DC12A4" w:rsidRDefault="00700E46" w:rsidP="001D59AC">
      <w:pPr>
        <w:pStyle w:val="Prrafodelista"/>
        <w:spacing w:line="360" w:lineRule="auto"/>
        <w:rPr>
          <w:del w:id="2634" w:author="LauraPGM" w:date="2025-10-01T15:48:00Z"/>
          <w:rFonts w:ascii="Calibri" w:hAnsi="Calibri" w:cs="Calibri"/>
          <w:rPrChange w:id="2635" w:author="LauraPGM" w:date="2025-11-04T16:55:00Z">
            <w:rPr>
              <w:del w:id="2636" w:author="LauraPGM" w:date="2025-10-01T15:48:00Z"/>
            </w:rPr>
          </w:rPrChange>
        </w:rPr>
      </w:pPr>
    </w:p>
    <w:p w14:paraId="746ED81C" w14:textId="58447211" w:rsidR="00700E46" w:rsidRPr="008439ED" w:rsidDel="00DC12A4" w:rsidRDefault="00700E46" w:rsidP="001D59AC">
      <w:pPr>
        <w:pStyle w:val="Normal0"/>
        <w:spacing w:line="360" w:lineRule="auto"/>
        <w:rPr>
          <w:del w:id="2637" w:author="LauraPGM" w:date="2025-10-01T15:48:00Z"/>
          <w:rFonts w:ascii="Calibri" w:hAnsi="Calibri" w:cs="Calibri"/>
          <w:rPrChange w:id="2638" w:author="LauraPGM" w:date="2025-11-04T16:55:00Z">
            <w:rPr>
              <w:del w:id="2639" w:author="LauraPGM" w:date="2025-10-01T15:48:00Z"/>
            </w:rPr>
          </w:rPrChange>
        </w:rPr>
      </w:pPr>
      <w:del w:id="2640" w:author="LauraPGM" w:date="2025-10-01T15:48:00Z">
        <w:r w:rsidRPr="008439ED" w:rsidDel="00DC12A4">
          <w:rPr>
            <w:rFonts w:ascii="Calibri" w:hAnsi="Calibri" w:cs="Calibri"/>
            <w:rPrChange w:id="2641" w:author="LauraPGM" w:date="2025-11-04T16:55:00Z">
              <w:rPr/>
            </w:rPrChange>
          </w:rPr>
          <w:delText>Además de los gastos directamente vinculados al proceso productivo, las empresas deben considerar otros egresos esenciales para su funcionamiento integral. Estos corresponden a distintas áreas de gestión y operación, y se describen a continuación para ofrecer una visión completa de los costos que intervienen en la estructura financiera de la organización.</w:delText>
        </w:r>
      </w:del>
    </w:p>
    <w:p w14:paraId="3745651D" w14:textId="54D8EA2A" w:rsidR="0083758A" w:rsidRPr="008439ED" w:rsidDel="00DC12A4" w:rsidRDefault="0083758A" w:rsidP="001D59AC">
      <w:pPr>
        <w:pStyle w:val="Normal0"/>
        <w:spacing w:line="360" w:lineRule="auto"/>
        <w:jc w:val="both"/>
        <w:rPr>
          <w:del w:id="2642" w:author="LauraPGM" w:date="2025-10-01T15:48:00Z"/>
          <w:rFonts w:ascii="Calibri" w:hAnsi="Calibri" w:cs="Calibri"/>
          <w:rPrChange w:id="2643" w:author="LauraPGM" w:date="2025-11-04T16:55:00Z">
            <w:rPr>
              <w:del w:id="2644" w:author="LauraPGM" w:date="2025-10-01T15:48:00Z"/>
            </w:rPr>
          </w:rPrChange>
        </w:rPr>
      </w:pPr>
    </w:p>
    <w:p w14:paraId="7237E1EF" w14:textId="35BB542F" w:rsidR="00700E46" w:rsidRPr="008439ED" w:rsidDel="00DC12A4" w:rsidRDefault="00700E46">
      <w:pPr>
        <w:pStyle w:val="Normal0"/>
        <w:numPr>
          <w:ilvl w:val="0"/>
          <w:numId w:val="10"/>
        </w:numPr>
        <w:spacing w:line="360" w:lineRule="auto"/>
        <w:rPr>
          <w:del w:id="2645" w:author="LauraPGM" w:date="2025-10-01T15:48:00Z"/>
          <w:rFonts w:ascii="Calibri" w:hAnsi="Calibri" w:cs="Calibri"/>
          <w:b/>
          <w:bCs/>
          <w:rPrChange w:id="2646" w:author="LauraPGM" w:date="2025-11-04T16:55:00Z">
            <w:rPr>
              <w:del w:id="2647" w:author="LauraPGM" w:date="2025-10-01T15:48:00Z"/>
              <w:b/>
              <w:bCs/>
            </w:rPr>
          </w:rPrChange>
        </w:rPr>
        <w:pPrChange w:id="2648" w:author="LauraPGM" w:date="2025-10-01T09:45:00Z">
          <w:pPr>
            <w:pStyle w:val="Normal0"/>
            <w:numPr>
              <w:numId w:val="11"/>
            </w:numPr>
            <w:tabs>
              <w:tab w:val="num" w:pos="720"/>
            </w:tabs>
            <w:spacing w:line="360" w:lineRule="auto"/>
            <w:ind w:left="720" w:hanging="360"/>
          </w:pPr>
        </w:pPrChange>
      </w:pPr>
      <w:del w:id="2649" w:author="LauraPGM" w:date="2025-10-01T15:48:00Z">
        <w:r w:rsidRPr="008439ED" w:rsidDel="00DC12A4">
          <w:rPr>
            <w:rFonts w:ascii="Calibri" w:hAnsi="Calibri" w:cs="Calibri"/>
            <w:b/>
            <w:bCs/>
            <w:rPrChange w:id="2650" w:author="LauraPGM" w:date="2025-11-04T16:55:00Z">
              <w:rPr>
                <w:b/>
                <w:bCs/>
              </w:rPr>
            </w:rPrChange>
          </w:rPr>
          <w:delText xml:space="preserve">Gastos de venta: </w:delText>
        </w:r>
        <w:r w:rsidRPr="008439ED" w:rsidDel="00DC12A4">
          <w:rPr>
            <w:rFonts w:ascii="Calibri" w:hAnsi="Calibri" w:cs="Calibri"/>
            <w:rPrChange w:id="2651" w:author="LauraPGM" w:date="2025-11-04T16:55:00Z">
              <w:rPr/>
            </w:rPrChange>
          </w:rPr>
          <w:delText xml:space="preserve">son los gastos que se generan al realizar actividades relacionadas con la </w:delText>
        </w:r>
        <w:r w:rsidRPr="008439ED" w:rsidDel="00DC12A4">
          <w:rPr>
            <w:rFonts w:ascii="Calibri" w:hAnsi="Calibri" w:cs="Calibri"/>
            <w:bCs/>
            <w:rPrChange w:id="2652" w:author="LauraPGM" w:date="2025-11-04T16:55:00Z">
              <w:rPr>
                <w:bCs/>
              </w:rPr>
            </w:rPrChange>
          </w:rPr>
          <w:delText>comercialización de productos o servicios</w:delText>
        </w:r>
        <w:r w:rsidRPr="008439ED" w:rsidDel="00DC12A4">
          <w:rPr>
            <w:rFonts w:ascii="Calibri" w:hAnsi="Calibri" w:cs="Calibri"/>
            <w:rPrChange w:id="2653" w:author="LauraPGM" w:date="2025-11-04T16:55:00Z">
              <w:rPr/>
            </w:rPrChange>
          </w:rPr>
          <w:delText>, así como con su promoción. Incluyen todas las erogaciones necesarias para llevar los productos al cliente final y estimular su compra.</w:delText>
        </w:r>
        <w:r w:rsidRPr="008439ED" w:rsidDel="00DC12A4">
          <w:rPr>
            <w:rFonts w:ascii="Calibri" w:hAnsi="Calibri" w:cs="Calibri"/>
            <w:rPrChange w:id="2654" w:author="LauraPGM" w:date="2025-11-04T16:55:00Z">
              <w:rPr/>
            </w:rPrChange>
          </w:rPr>
          <w:br/>
        </w:r>
      </w:del>
    </w:p>
    <w:p w14:paraId="29C1E937" w14:textId="67364D0E" w:rsidR="00700E46" w:rsidRPr="008439ED" w:rsidDel="00DC12A4" w:rsidRDefault="00700E46" w:rsidP="001D59AC">
      <w:pPr>
        <w:pStyle w:val="Normal0"/>
        <w:spacing w:line="360" w:lineRule="auto"/>
        <w:ind w:left="720"/>
        <w:rPr>
          <w:del w:id="2655" w:author="LauraPGM" w:date="2025-10-01T15:48:00Z"/>
          <w:rFonts w:ascii="Calibri" w:hAnsi="Calibri" w:cs="Calibri"/>
          <w:b/>
          <w:bCs/>
          <w:rPrChange w:id="2656" w:author="LauraPGM" w:date="2025-11-04T16:55:00Z">
            <w:rPr>
              <w:del w:id="2657" w:author="LauraPGM" w:date="2025-10-01T15:48:00Z"/>
              <w:b/>
              <w:bCs/>
            </w:rPr>
          </w:rPrChange>
        </w:rPr>
      </w:pPr>
      <w:del w:id="2658" w:author="LauraPGM" w:date="2025-10-01T15:48:00Z">
        <w:r w:rsidRPr="008439ED" w:rsidDel="00DC12A4">
          <w:rPr>
            <w:rFonts w:ascii="Calibri" w:hAnsi="Calibri" w:cs="Calibri"/>
            <w:b/>
            <w:bCs/>
            <w:rPrChange w:id="2659" w:author="LauraPGM" w:date="2025-11-04T16:55:00Z">
              <w:rPr>
                <w:b/>
                <w:bCs/>
              </w:rPr>
            </w:rPrChange>
          </w:rPr>
          <w:delText>Ejemplos:</w:delText>
        </w:r>
        <w:r w:rsidRPr="008439ED" w:rsidDel="00DC12A4">
          <w:rPr>
            <w:rFonts w:ascii="Calibri" w:hAnsi="Calibri" w:cs="Calibri"/>
            <w:rPrChange w:id="2660" w:author="LauraPGM" w:date="2025-11-04T16:55:00Z">
              <w:rPr/>
            </w:rPrChange>
          </w:rPr>
          <w:delText xml:space="preserve"> salarios y comisiones del personal de ventas, campañas publicitarias, material promocional, transporte y entrega de mercancías, viáticos, y otros costos asociados a la fuerza comercial.</w:delText>
        </w:r>
      </w:del>
    </w:p>
    <w:p w14:paraId="0F1C9928" w14:textId="2936EE8D" w:rsidR="00700E46" w:rsidRPr="008439ED" w:rsidDel="00DC12A4" w:rsidRDefault="00700E46" w:rsidP="001D59AC">
      <w:pPr>
        <w:pStyle w:val="Normal0"/>
        <w:spacing w:line="360" w:lineRule="auto"/>
        <w:rPr>
          <w:del w:id="2661" w:author="LauraPGM" w:date="2025-10-01T15:48:00Z"/>
          <w:rFonts w:ascii="Calibri" w:hAnsi="Calibri" w:cs="Calibri"/>
          <w:rPrChange w:id="2662" w:author="LauraPGM" w:date="2025-11-04T16:55:00Z">
            <w:rPr>
              <w:del w:id="2663" w:author="LauraPGM" w:date="2025-10-01T15:48:00Z"/>
            </w:rPr>
          </w:rPrChange>
        </w:rPr>
      </w:pPr>
    </w:p>
    <w:p w14:paraId="1258DDC0" w14:textId="021E51D7" w:rsidR="00700E46" w:rsidRPr="008439ED" w:rsidDel="00DC12A4" w:rsidRDefault="00700E46">
      <w:pPr>
        <w:pStyle w:val="Normal0"/>
        <w:numPr>
          <w:ilvl w:val="0"/>
          <w:numId w:val="10"/>
        </w:numPr>
        <w:spacing w:line="360" w:lineRule="auto"/>
        <w:rPr>
          <w:del w:id="2664" w:author="LauraPGM" w:date="2025-10-01T15:48:00Z"/>
          <w:rFonts w:ascii="Calibri" w:hAnsi="Calibri" w:cs="Calibri"/>
          <w:b/>
          <w:bCs/>
          <w:rPrChange w:id="2665" w:author="LauraPGM" w:date="2025-11-04T16:55:00Z">
            <w:rPr>
              <w:del w:id="2666" w:author="LauraPGM" w:date="2025-10-01T15:48:00Z"/>
              <w:b/>
              <w:bCs/>
            </w:rPr>
          </w:rPrChange>
        </w:rPr>
        <w:pPrChange w:id="2667" w:author="LauraPGM" w:date="2025-10-01T09:45:00Z">
          <w:pPr>
            <w:pStyle w:val="Normal0"/>
            <w:numPr>
              <w:numId w:val="11"/>
            </w:numPr>
            <w:tabs>
              <w:tab w:val="num" w:pos="720"/>
            </w:tabs>
            <w:spacing w:line="360" w:lineRule="auto"/>
            <w:ind w:left="720" w:hanging="360"/>
          </w:pPr>
        </w:pPrChange>
      </w:pPr>
      <w:del w:id="2668" w:author="LauraPGM" w:date="2025-10-01T15:48:00Z">
        <w:r w:rsidRPr="008439ED" w:rsidDel="00DC12A4">
          <w:rPr>
            <w:rFonts w:ascii="Calibri" w:hAnsi="Calibri" w:cs="Calibri"/>
            <w:b/>
            <w:bCs/>
            <w:rPrChange w:id="2669" w:author="LauraPGM" w:date="2025-11-04T16:55:00Z">
              <w:rPr>
                <w:b/>
                <w:bCs/>
              </w:rPr>
            </w:rPrChange>
          </w:rPr>
          <w:delText xml:space="preserve">Gastos de administración: </w:delText>
        </w:r>
        <w:r w:rsidRPr="008439ED" w:rsidDel="00DC12A4">
          <w:rPr>
            <w:rFonts w:ascii="Calibri" w:hAnsi="Calibri" w:cs="Calibri"/>
            <w:rPrChange w:id="2670" w:author="LauraPGM" w:date="2025-11-04T16:55:00Z">
              <w:rPr/>
            </w:rPrChange>
          </w:rPr>
          <w:delText xml:space="preserve">corresponden a los gastos asociados a las </w:delText>
        </w:r>
        <w:r w:rsidRPr="008439ED" w:rsidDel="00DC12A4">
          <w:rPr>
            <w:rFonts w:ascii="Calibri" w:hAnsi="Calibri" w:cs="Calibri"/>
            <w:bCs/>
            <w:rPrChange w:id="2671" w:author="LauraPGM" w:date="2025-11-04T16:55:00Z">
              <w:rPr>
                <w:bCs/>
              </w:rPr>
            </w:rPrChange>
          </w:rPr>
          <w:delText>funciones administrativas</w:delText>
        </w:r>
        <w:r w:rsidRPr="008439ED" w:rsidDel="00DC12A4">
          <w:rPr>
            <w:rFonts w:ascii="Calibri" w:hAnsi="Calibri" w:cs="Calibri"/>
            <w:rPrChange w:id="2672" w:author="LauraPGM" w:date="2025-11-04T16:55:00Z">
              <w:rPr/>
            </w:rPrChange>
          </w:rPr>
          <w:delText xml:space="preserve"> de la empresa, es decir, aquellos que permiten su organización y gestión, pero que no están directamente relacionados con el proceso productivo.</w:delText>
        </w:r>
        <w:r w:rsidRPr="008439ED" w:rsidDel="00DC12A4">
          <w:rPr>
            <w:rFonts w:ascii="Calibri" w:hAnsi="Calibri" w:cs="Calibri"/>
            <w:rPrChange w:id="2673" w:author="LauraPGM" w:date="2025-11-04T16:55:00Z">
              <w:rPr/>
            </w:rPrChange>
          </w:rPr>
          <w:br/>
        </w:r>
      </w:del>
    </w:p>
    <w:p w14:paraId="5A8CF3CD" w14:textId="4DA21873" w:rsidR="00700E46" w:rsidRPr="008439ED" w:rsidDel="00DC12A4" w:rsidRDefault="00700E46" w:rsidP="001D59AC">
      <w:pPr>
        <w:pStyle w:val="Normal0"/>
        <w:spacing w:line="360" w:lineRule="auto"/>
        <w:ind w:left="720"/>
        <w:rPr>
          <w:del w:id="2674" w:author="LauraPGM" w:date="2025-10-01T15:48:00Z"/>
          <w:rFonts w:ascii="Calibri" w:hAnsi="Calibri" w:cs="Calibri"/>
          <w:b/>
          <w:bCs/>
          <w:rPrChange w:id="2675" w:author="LauraPGM" w:date="2025-11-04T16:55:00Z">
            <w:rPr>
              <w:del w:id="2676" w:author="LauraPGM" w:date="2025-10-01T15:48:00Z"/>
              <w:b/>
              <w:bCs/>
            </w:rPr>
          </w:rPrChange>
        </w:rPr>
      </w:pPr>
      <w:del w:id="2677" w:author="LauraPGM" w:date="2025-10-01T15:48:00Z">
        <w:r w:rsidRPr="008439ED" w:rsidDel="00DC12A4">
          <w:rPr>
            <w:rFonts w:ascii="Calibri" w:hAnsi="Calibri" w:cs="Calibri"/>
            <w:b/>
            <w:bCs/>
            <w:rPrChange w:id="2678" w:author="LauraPGM" w:date="2025-11-04T16:55:00Z">
              <w:rPr>
                <w:b/>
                <w:bCs/>
              </w:rPr>
            </w:rPrChange>
          </w:rPr>
          <w:delText>Ejemplos:</w:delText>
        </w:r>
        <w:r w:rsidRPr="008439ED" w:rsidDel="00DC12A4">
          <w:rPr>
            <w:rFonts w:ascii="Calibri" w:hAnsi="Calibri" w:cs="Calibri"/>
            <w:rPrChange w:id="2679" w:author="LauraPGM" w:date="2025-11-04T16:55:00Z">
              <w:rPr/>
            </w:rPrChange>
          </w:rPr>
          <w:delText xml:space="preserve"> sueldos del personal administrativo, honorarios profesionales, servicios públicos, alquiler de oficinas, papelería, artículos de escritorio, seguros, impuestos, mantenimiento y depreciación de equipos de oficina.</w:delText>
        </w:r>
      </w:del>
    </w:p>
    <w:p w14:paraId="6C71DB2F" w14:textId="5E90C107" w:rsidR="00700E46" w:rsidRPr="008439ED" w:rsidDel="00DC12A4" w:rsidRDefault="00700E46" w:rsidP="001D59AC">
      <w:pPr>
        <w:pStyle w:val="Normal0"/>
        <w:spacing w:line="360" w:lineRule="auto"/>
        <w:rPr>
          <w:del w:id="2680" w:author="LauraPGM" w:date="2025-10-01T15:48:00Z"/>
          <w:rFonts w:ascii="Calibri" w:hAnsi="Calibri" w:cs="Calibri"/>
          <w:rPrChange w:id="2681" w:author="LauraPGM" w:date="2025-11-04T16:55:00Z">
            <w:rPr>
              <w:del w:id="2682" w:author="LauraPGM" w:date="2025-10-01T15:48:00Z"/>
            </w:rPr>
          </w:rPrChange>
        </w:rPr>
      </w:pPr>
    </w:p>
    <w:p w14:paraId="069D877A" w14:textId="7DF6D9A9" w:rsidR="00700E46" w:rsidRPr="008439ED" w:rsidDel="00DC12A4" w:rsidRDefault="00700E46">
      <w:pPr>
        <w:pStyle w:val="Normal0"/>
        <w:numPr>
          <w:ilvl w:val="0"/>
          <w:numId w:val="10"/>
        </w:numPr>
        <w:spacing w:line="360" w:lineRule="auto"/>
        <w:rPr>
          <w:del w:id="2683" w:author="LauraPGM" w:date="2025-10-01T15:48:00Z"/>
          <w:rFonts w:ascii="Calibri" w:hAnsi="Calibri" w:cs="Calibri"/>
          <w:b/>
          <w:bCs/>
          <w:rPrChange w:id="2684" w:author="LauraPGM" w:date="2025-11-04T16:55:00Z">
            <w:rPr>
              <w:del w:id="2685" w:author="LauraPGM" w:date="2025-10-01T15:48:00Z"/>
              <w:b/>
              <w:bCs/>
            </w:rPr>
          </w:rPrChange>
        </w:rPr>
        <w:pPrChange w:id="2686" w:author="LauraPGM" w:date="2025-10-01T09:45:00Z">
          <w:pPr>
            <w:pStyle w:val="Normal0"/>
            <w:numPr>
              <w:numId w:val="11"/>
            </w:numPr>
            <w:tabs>
              <w:tab w:val="num" w:pos="720"/>
            </w:tabs>
            <w:spacing w:line="360" w:lineRule="auto"/>
            <w:ind w:left="720" w:hanging="360"/>
          </w:pPr>
        </w:pPrChange>
      </w:pPr>
      <w:del w:id="2687" w:author="LauraPGM" w:date="2025-10-01T15:48:00Z">
        <w:r w:rsidRPr="008439ED" w:rsidDel="00DC12A4">
          <w:rPr>
            <w:rFonts w:ascii="Calibri" w:hAnsi="Calibri" w:cs="Calibri"/>
            <w:b/>
            <w:bCs/>
            <w:rPrChange w:id="2688" w:author="LauraPGM" w:date="2025-11-04T16:55:00Z">
              <w:rPr>
                <w:b/>
                <w:bCs/>
              </w:rPr>
            </w:rPrChange>
          </w:rPr>
          <w:delText xml:space="preserve">Gastos financieros: </w:delText>
        </w:r>
        <w:r w:rsidRPr="008439ED" w:rsidDel="00DC12A4">
          <w:rPr>
            <w:rFonts w:ascii="Calibri" w:hAnsi="Calibri" w:cs="Calibri"/>
            <w:rPrChange w:id="2689" w:author="LauraPGM" w:date="2025-11-04T16:55:00Z">
              <w:rPr/>
            </w:rPrChange>
          </w:rPr>
          <w:delText xml:space="preserve">estos gastos surgen del uso de recursos provenientes de </w:delText>
        </w:r>
        <w:r w:rsidRPr="008439ED" w:rsidDel="00DC12A4">
          <w:rPr>
            <w:rFonts w:ascii="Calibri" w:hAnsi="Calibri" w:cs="Calibri"/>
            <w:bCs/>
            <w:rPrChange w:id="2690" w:author="LauraPGM" w:date="2025-11-04T16:55:00Z">
              <w:rPr>
                <w:bCs/>
              </w:rPr>
            </w:rPrChange>
          </w:rPr>
          <w:delText>financiamiento externo</w:delText>
        </w:r>
        <w:r w:rsidRPr="008439ED" w:rsidDel="00DC12A4">
          <w:rPr>
            <w:rFonts w:ascii="Calibri" w:hAnsi="Calibri" w:cs="Calibri"/>
            <w:rPrChange w:id="2691" w:author="LauraPGM" w:date="2025-11-04T16:55:00Z">
              <w:rPr/>
            </w:rPrChange>
          </w:rPr>
          <w:delText xml:space="preserve">, como préstamos bancarios o créditos con terceros. Se reflejan principalmente en los </w:delText>
        </w:r>
        <w:r w:rsidRPr="008439ED" w:rsidDel="00DC12A4">
          <w:rPr>
            <w:rFonts w:ascii="Calibri" w:hAnsi="Calibri" w:cs="Calibri"/>
            <w:bCs/>
            <w:rPrChange w:id="2692" w:author="LauraPGM" w:date="2025-11-04T16:55:00Z">
              <w:rPr>
                <w:bCs/>
              </w:rPr>
            </w:rPrChange>
          </w:rPr>
          <w:delText>intereses</w:delText>
        </w:r>
        <w:r w:rsidRPr="008439ED" w:rsidDel="00DC12A4">
          <w:rPr>
            <w:rFonts w:ascii="Calibri" w:hAnsi="Calibri" w:cs="Calibri"/>
            <w:rPrChange w:id="2693" w:author="LauraPGM" w:date="2025-11-04T16:55:00Z">
              <w:rPr/>
            </w:rPrChange>
          </w:rPr>
          <w:delText xml:space="preserve"> generados por las deudas adquiridas, pero también incluyen otros costos relacionados con operaciones financieras.</w:delText>
        </w:r>
        <w:r w:rsidRPr="008439ED" w:rsidDel="00DC12A4">
          <w:rPr>
            <w:rFonts w:ascii="Calibri" w:hAnsi="Calibri" w:cs="Calibri"/>
            <w:rPrChange w:id="2694" w:author="LauraPGM" w:date="2025-11-04T16:55:00Z">
              <w:rPr/>
            </w:rPrChange>
          </w:rPr>
          <w:br/>
        </w:r>
      </w:del>
    </w:p>
    <w:p w14:paraId="00389408" w14:textId="46CBAAFC" w:rsidR="00700E46" w:rsidRPr="008439ED" w:rsidDel="00DC12A4" w:rsidRDefault="00700E46" w:rsidP="001D59AC">
      <w:pPr>
        <w:pStyle w:val="Normal0"/>
        <w:spacing w:line="360" w:lineRule="auto"/>
        <w:ind w:left="720"/>
        <w:rPr>
          <w:del w:id="2695" w:author="LauraPGM" w:date="2025-10-01T15:48:00Z"/>
          <w:rFonts w:ascii="Calibri" w:hAnsi="Calibri" w:cs="Calibri"/>
          <w:b/>
          <w:bCs/>
          <w:rPrChange w:id="2696" w:author="LauraPGM" w:date="2025-11-04T16:55:00Z">
            <w:rPr>
              <w:del w:id="2697" w:author="LauraPGM" w:date="2025-10-01T15:48:00Z"/>
              <w:b/>
              <w:bCs/>
            </w:rPr>
          </w:rPrChange>
        </w:rPr>
      </w:pPr>
      <w:del w:id="2698" w:author="LauraPGM" w:date="2025-10-01T15:48:00Z">
        <w:r w:rsidRPr="008439ED" w:rsidDel="00DC12A4">
          <w:rPr>
            <w:rFonts w:ascii="Calibri" w:hAnsi="Calibri" w:cs="Calibri"/>
            <w:b/>
            <w:bCs/>
            <w:rPrChange w:id="2699" w:author="LauraPGM" w:date="2025-11-04T16:55:00Z">
              <w:rPr>
                <w:b/>
                <w:bCs/>
              </w:rPr>
            </w:rPrChange>
          </w:rPr>
          <w:delText>Ejemplos:</w:delText>
        </w:r>
        <w:r w:rsidRPr="008439ED" w:rsidDel="00DC12A4">
          <w:rPr>
            <w:rFonts w:ascii="Calibri" w:hAnsi="Calibri" w:cs="Calibri"/>
            <w:rPrChange w:id="2700" w:author="LauraPGM" w:date="2025-11-04T16:55:00Z">
              <w:rPr/>
            </w:rPrChange>
          </w:rPr>
          <w:delText xml:space="preserve"> intereses por préstamos, comisiones bancarias, cargos por servicios financieros, y costos por formalización de créditos.</w:delText>
        </w:r>
      </w:del>
    </w:p>
    <w:p w14:paraId="7C44D642" w14:textId="0E6B5CB1" w:rsidR="0083758A" w:rsidRPr="008439ED" w:rsidDel="00DC12A4" w:rsidRDefault="0083758A" w:rsidP="001D59AC">
      <w:pPr>
        <w:pStyle w:val="Normal0"/>
        <w:spacing w:line="360" w:lineRule="auto"/>
        <w:jc w:val="both"/>
        <w:rPr>
          <w:del w:id="2701" w:author="LauraPGM" w:date="2025-10-01T15:48:00Z"/>
          <w:rFonts w:ascii="Calibri" w:hAnsi="Calibri" w:cs="Calibri"/>
          <w:rPrChange w:id="2702" w:author="LauraPGM" w:date="2025-11-04T16:55:00Z">
            <w:rPr>
              <w:del w:id="2703" w:author="LauraPGM" w:date="2025-10-01T15:48:00Z"/>
            </w:rPr>
          </w:rPrChange>
        </w:rPr>
      </w:pPr>
    </w:p>
    <w:p w14:paraId="77DCA22D" w14:textId="0584A48B" w:rsidR="0083758A" w:rsidRPr="008439ED" w:rsidDel="00DC12A4" w:rsidRDefault="00012717" w:rsidP="001D59AC">
      <w:pPr>
        <w:pStyle w:val="Normal0"/>
        <w:spacing w:line="360" w:lineRule="auto"/>
        <w:jc w:val="both"/>
        <w:rPr>
          <w:del w:id="2704" w:author="LauraPGM" w:date="2025-10-01T15:48:00Z"/>
          <w:rFonts w:ascii="Calibri" w:hAnsi="Calibri" w:cs="Calibri"/>
          <w:b/>
          <w:rPrChange w:id="2705" w:author="LauraPGM" w:date="2025-11-04T16:55:00Z">
            <w:rPr>
              <w:del w:id="2706" w:author="LauraPGM" w:date="2025-10-01T15:48:00Z"/>
              <w:b/>
            </w:rPr>
          </w:rPrChange>
        </w:rPr>
      </w:pPr>
      <w:del w:id="2707" w:author="LauraPGM" w:date="2025-10-01T15:48:00Z">
        <w:r w:rsidRPr="008439ED" w:rsidDel="00DC12A4">
          <w:rPr>
            <w:rFonts w:ascii="Calibri" w:hAnsi="Calibri" w:cs="Calibri"/>
            <w:b/>
            <w:rPrChange w:id="2708" w:author="LauraPGM" w:date="2025-11-04T16:55:00Z">
              <w:rPr>
                <w:b/>
              </w:rPr>
            </w:rPrChange>
          </w:rPr>
          <w:delText>1.2. Costo unitario</w:delText>
        </w:r>
      </w:del>
    </w:p>
    <w:p w14:paraId="66469075" w14:textId="4CA9293C" w:rsidR="0083758A" w:rsidRPr="008439ED" w:rsidDel="00DC12A4" w:rsidRDefault="0083758A" w:rsidP="001D59AC">
      <w:pPr>
        <w:pStyle w:val="Normal0"/>
        <w:spacing w:line="360" w:lineRule="auto"/>
        <w:jc w:val="both"/>
        <w:rPr>
          <w:del w:id="2709" w:author="LauraPGM" w:date="2025-10-01T15:48:00Z"/>
          <w:rFonts w:ascii="Calibri" w:hAnsi="Calibri" w:cs="Calibri"/>
          <w:rPrChange w:id="2710" w:author="LauraPGM" w:date="2025-11-04T16:55:00Z">
            <w:rPr>
              <w:del w:id="2711" w:author="LauraPGM" w:date="2025-10-01T15:48:00Z"/>
            </w:rPr>
          </w:rPrChange>
        </w:rPr>
      </w:pPr>
    </w:p>
    <w:p w14:paraId="3C0563FE" w14:textId="6FB83567" w:rsidR="00012717" w:rsidRPr="008439ED" w:rsidDel="00DC12A4" w:rsidRDefault="00012717" w:rsidP="001D59AC">
      <w:pPr>
        <w:pStyle w:val="Normal0"/>
        <w:spacing w:line="360" w:lineRule="auto"/>
        <w:rPr>
          <w:del w:id="2712" w:author="LauraPGM" w:date="2025-10-01T15:48:00Z"/>
          <w:rFonts w:ascii="Calibri" w:hAnsi="Calibri" w:cs="Calibri"/>
          <w:rPrChange w:id="2713" w:author="LauraPGM" w:date="2025-11-04T16:55:00Z">
            <w:rPr>
              <w:del w:id="2714" w:author="LauraPGM" w:date="2025-10-01T15:48:00Z"/>
            </w:rPr>
          </w:rPrChange>
        </w:rPr>
      </w:pPr>
      <w:del w:id="2715" w:author="LauraPGM" w:date="2025-10-01T15:48:00Z">
        <w:r w:rsidRPr="008439ED" w:rsidDel="00DC12A4">
          <w:rPr>
            <w:rFonts w:ascii="Calibri" w:hAnsi="Calibri" w:cs="Calibri"/>
            <w:rPrChange w:id="2716" w:author="LauraPGM" w:date="2025-11-04T16:55:00Z">
              <w:rPr/>
            </w:rPrChange>
          </w:rPr>
          <w:delText xml:space="preserve">Una vez se han estimado los </w:delText>
        </w:r>
        <w:r w:rsidRPr="008439ED" w:rsidDel="00DC12A4">
          <w:rPr>
            <w:rFonts w:ascii="Calibri" w:hAnsi="Calibri" w:cs="Calibri"/>
            <w:bCs/>
            <w:rPrChange w:id="2717" w:author="LauraPGM" w:date="2025-11-04T16:55:00Z">
              <w:rPr>
                <w:bCs/>
              </w:rPr>
            </w:rPrChange>
          </w:rPr>
          <w:delText>costos totales</w:delText>
        </w:r>
        <w:r w:rsidRPr="008439ED" w:rsidDel="00DC12A4">
          <w:rPr>
            <w:rFonts w:ascii="Calibri" w:hAnsi="Calibri" w:cs="Calibri"/>
            <w:rPrChange w:id="2718" w:author="LauraPGM" w:date="2025-11-04T16:55:00Z">
              <w:rPr/>
            </w:rPrChange>
          </w:rPr>
          <w:delText xml:space="preserve"> necesarios para desarrollar las actividades operativas de la empres</w:delText>
        </w:r>
        <w:r w:rsidR="00CD195F" w:rsidRPr="008439ED" w:rsidDel="00DC12A4">
          <w:rPr>
            <w:rFonts w:ascii="Calibri" w:hAnsi="Calibri" w:cs="Calibri"/>
            <w:rPrChange w:id="2719" w:author="LauraPGM" w:date="2025-11-04T16:55:00Z">
              <w:rPr/>
            </w:rPrChange>
          </w:rPr>
          <w:delText>a durante un ciclo determinado generalmente de un año</w:delText>
        </w:r>
        <w:r w:rsidRPr="008439ED" w:rsidDel="00DC12A4">
          <w:rPr>
            <w:rFonts w:ascii="Calibri" w:hAnsi="Calibri" w:cs="Calibri"/>
            <w:rPrChange w:id="2720" w:author="LauraPGM" w:date="2025-11-04T16:55:00Z">
              <w:rPr/>
            </w:rPrChange>
          </w:rPr>
          <w:delText xml:space="preserve">, se hace imprescindible calcular el </w:delText>
        </w:r>
        <w:r w:rsidRPr="008439ED" w:rsidDel="00DC12A4">
          <w:rPr>
            <w:rFonts w:ascii="Calibri" w:hAnsi="Calibri" w:cs="Calibri"/>
            <w:bCs/>
            <w:rPrChange w:id="2721" w:author="LauraPGM" w:date="2025-11-04T16:55:00Z">
              <w:rPr>
                <w:bCs/>
              </w:rPr>
            </w:rPrChange>
          </w:rPr>
          <w:delText>costo unitario</w:delText>
        </w:r>
        <w:r w:rsidRPr="008439ED" w:rsidDel="00DC12A4">
          <w:rPr>
            <w:rFonts w:ascii="Calibri" w:hAnsi="Calibri" w:cs="Calibri"/>
            <w:rPrChange w:id="2722" w:author="LauraPGM" w:date="2025-11-04T16:55:00Z">
              <w:rPr/>
            </w:rPrChange>
          </w:rPr>
          <w:delText xml:space="preserve"> del producto o servicio. Este indicador permite conocer cuánto cuesta producir una sola unidad y es clave para establecer precios de venta competitivos, calcular márgenes de ganancia, y proyectar rentabilidad.</w:delText>
        </w:r>
      </w:del>
    </w:p>
    <w:p w14:paraId="028E6C0B" w14:textId="08E5A90E" w:rsidR="00CD195F" w:rsidRPr="008439ED" w:rsidDel="00DC12A4" w:rsidRDefault="00CD195F" w:rsidP="001D59AC">
      <w:pPr>
        <w:pStyle w:val="Normal0"/>
        <w:spacing w:line="360" w:lineRule="auto"/>
        <w:rPr>
          <w:del w:id="2723" w:author="LauraPGM" w:date="2025-10-01T15:48:00Z"/>
          <w:rFonts w:ascii="Calibri" w:hAnsi="Calibri" w:cs="Calibri"/>
          <w:rPrChange w:id="2724" w:author="LauraPGM" w:date="2025-11-04T16:55:00Z">
            <w:rPr>
              <w:del w:id="2725" w:author="LauraPGM" w:date="2025-10-01T15:48:00Z"/>
            </w:rPr>
          </w:rPrChange>
        </w:rPr>
      </w:pPr>
    </w:p>
    <w:p w14:paraId="35D9D86C" w14:textId="295FEFB1" w:rsidR="00012717" w:rsidRPr="008439ED" w:rsidDel="00DC12A4" w:rsidRDefault="00012717" w:rsidP="001D59AC">
      <w:pPr>
        <w:pStyle w:val="Normal0"/>
        <w:spacing w:line="360" w:lineRule="auto"/>
        <w:rPr>
          <w:del w:id="2726" w:author="LauraPGM" w:date="2025-10-01T15:48:00Z"/>
          <w:rFonts w:ascii="Calibri" w:hAnsi="Calibri" w:cs="Calibri"/>
          <w:rPrChange w:id="2727" w:author="LauraPGM" w:date="2025-11-04T16:55:00Z">
            <w:rPr>
              <w:del w:id="2728" w:author="LauraPGM" w:date="2025-10-01T15:48:00Z"/>
            </w:rPr>
          </w:rPrChange>
        </w:rPr>
      </w:pPr>
      <w:del w:id="2729" w:author="LauraPGM" w:date="2025-10-01T15:48:00Z">
        <w:r w:rsidRPr="008439ED" w:rsidDel="00DC12A4">
          <w:rPr>
            <w:rFonts w:ascii="Calibri" w:hAnsi="Calibri" w:cs="Calibri"/>
            <w:rPrChange w:id="2730" w:author="LauraPGM" w:date="2025-11-04T16:55:00Z">
              <w:rPr/>
            </w:rPrChange>
          </w:rPr>
          <w:delText xml:space="preserve">El </w:delText>
        </w:r>
        <w:r w:rsidRPr="008439ED" w:rsidDel="00DC12A4">
          <w:rPr>
            <w:rFonts w:ascii="Calibri" w:hAnsi="Calibri" w:cs="Calibri"/>
            <w:bCs/>
            <w:rPrChange w:id="2731" w:author="LauraPGM" w:date="2025-11-04T16:55:00Z">
              <w:rPr>
                <w:bCs/>
              </w:rPr>
            </w:rPrChange>
          </w:rPr>
          <w:delText>costo unitario</w:delText>
        </w:r>
        <w:r w:rsidRPr="008439ED" w:rsidDel="00DC12A4">
          <w:rPr>
            <w:rFonts w:ascii="Calibri" w:hAnsi="Calibri" w:cs="Calibri"/>
            <w:rPrChange w:id="2732" w:author="LauraPGM" w:date="2025-11-04T16:55:00Z">
              <w:rPr/>
            </w:rPrChange>
          </w:rPr>
          <w:delText xml:space="preserve"> se obtiene al dividir el costo total estimado entre el número de unidades que se espera producir</w:delText>
        </w:r>
        <w:r w:rsidR="00CD195F" w:rsidRPr="008439ED" w:rsidDel="00DC12A4">
          <w:rPr>
            <w:rFonts w:ascii="Calibri" w:hAnsi="Calibri" w:cs="Calibri"/>
            <w:rPrChange w:id="2733" w:author="LauraPGM" w:date="2025-11-04T16:55:00Z">
              <w:rPr/>
            </w:rPrChange>
          </w:rPr>
          <w:delText xml:space="preserve"> en ese mismo periodo, s</w:delText>
        </w:r>
        <w:r w:rsidRPr="008439ED" w:rsidDel="00DC12A4">
          <w:rPr>
            <w:rFonts w:ascii="Calibri" w:hAnsi="Calibri" w:cs="Calibri"/>
            <w:rPrChange w:id="2734" w:author="LauraPGM" w:date="2025-11-04T16:55:00Z">
              <w:rPr/>
            </w:rPrChange>
          </w:rPr>
          <w:delText xml:space="preserve">in embargo, para que este cálculo sea preciso, es fundamental identificar y clasificar correctamente todos los egresos asociados al proceso productivo, diferenciando entre </w:delText>
        </w:r>
        <w:r w:rsidRPr="008439ED" w:rsidDel="00DC12A4">
          <w:rPr>
            <w:rFonts w:ascii="Calibri" w:hAnsi="Calibri" w:cs="Calibri"/>
            <w:bCs/>
            <w:rPrChange w:id="2735" w:author="LauraPGM" w:date="2025-11-04T16:55:00Z">
              <w:rPr>
                <w:bCs/>
              </w:rPr>
            </w:rPrChange>
          </w:rPr>
          <w:delText>gastos fijos</w:delText>
        </w:r>
        <w:r w:rsidRPr="008439ED" w:rsidDel="00DC12A4">
          <w:rPr>
            <w:rFonts w:ascii="Calibri" w:hAnsi="Calibri" w:cs="Calibri"/>
            <w:rPrChange w:id="2736" w:author="LauraPGM" w:date="2025-11-04T16:55:00Z">
              <w:rPr/>
            </w:rPrChange>
          </w:rPr>
          <w:delText xml:space="preserve"> y </w:delText>
        </w:r>
        <w:r w:rsidRPr="008439ED" w:rsidDel="00DC12A4">
          <w:rPr>
            <w:rFonts w:ascii="Calibri" w:hAnsi="Calibri" w:cs="Calibri"/>
            <w:bCs/>
            <w:rPrChange w:id="2737" w:author="LauraPGM" w:date="2025-11-04T16:55:00Z">
              <w:rPr>
                <w:bCs/>
              </w:rPr>
            </w:rPrChange>
          </w:rPr>
          <w:delText>gastos variables</w:delText>
        </w:r>
        <w:r w:rsidRPr="008439ED" w:rsidDel="00DC12A4">
          <w:rPr>
            <w:rFonts w:ascii="Calibri" w:hAnsi="Calibri" w:cs="Calibri"/>
            <w:rPrChange w:id="2738" w:author="LauraPGM" w:date="2025-11-04T16:55:00Z">
              <w:rPr/>
            </w:rPrChange>
          </w:rPr>
          <w:delText>.</w:delText>
        </w:r>
      </w:del>
    </w:p>
    <w:p w14:paraId="539F9C93" w14:textId="607B1547" w:rsidR="00CD195F" w:rsidRPr="008439ED" w:rsidDel="00DC12A4" w:rsidRDefault="00CD195F" w:rsidP="001D59AC">
      <w:pPr>
        <w:pStyle w:val="Normal0"/>
        <w:spacing w:line="360" w:lineRule="auto"/>
        <w:rPr>
          <w:del w:id="2739" w:author="LauraPGM" w:date="2025-10-01T15:48:00Z"/>
          <w:rFonts w:ascii="Calibri" w:hAnsi="Calibri" w:cs="Calibri"/>
          <w:rPrChange w:id="2740" w:author="LauraPGM" w:date="2025-11-04T16:55:00Z">
            <w:rPr>
              <w:del w:id="2741" w:author="LauraPGM" w:date="2025-10-01T15:48:00Z"/>
            </w:rPr>
          </w:rPrChange>
        </w:rPr>
      </w:pPr>
    </w:p>
    <w:p w14:paraId="0E2452E0" w14:textId="1F751D84" w:rsidR="00CD195F" w:rsidRPr="008439ED" w:rsidDel="00DC12A4" w:rsidRDefault="00012717" w:rsidP="001D59AC">
      <w:pPr>
        <w:pStyle w:val="Normal0"/>
        <w:spacing w:line="360" w:lineRule="auto"/>
        <w:rPr>
          <w:del w:id="2742" w:author="LauraPGM" w:date="2025-10-01T15:48:00Z"/>
          <w:rFonts w:ascii="Calibri" w:hAnsi="Calibri" w:cs="Calibri"/>
          <w:b/>
          <w:bCs/>
          <w:rPrChange w:id="2743" w:author="LauraPGM" w:date="2025-11-04T16:55:00Z">
            <w:rPr>
              <w:del w:id="2744" w:author="LauraPGM" w:date="2025-10-01T15:48:00Z"/>
              <w:b/>
              <w:bCs/>
            </w:rPr>
          </w:rPrChange>
        </w:rPr>
      </w:pPr>
      <w:del w:id="2745" w:author="LauraPGM" w:date="2025-10-01T15:48:00Z">
        <w:r w:rsidRPr="008439ED" w:rsidDel="00DC12A4">
          <w:rPr>
            <w:rFonts w:ascii="Calibri" w:hAnsi="Calibri" w:cs="Calibri"/>
            <w:b/>
            <w:bCs/>
            <w:rPrChange w:id="2746" w:author="LauraPGM" w:date="2025-11-04T16:55:00Z">
              <w:rPr>
                <w:b/>
                <w:bCs/>
              </w:rPr>
            </w:rPrChange>
          </w:rPr>
          <w:delText>Gastos fijos</w:delText>
        </w:r>
        <w:r w:rsidR="00CD195F" w:rsidRPr="008439ED" w:rsidDel="00DC12A4">
          <w:rPr>
            <w:rFonts w:ascii="Calibri" w:hAnsi="Calibri" w:cs="Calibri"/>
            <w:b/>
            <w:bCs/>
            <w:rPrChange w:id="2747" w:author="LauraPGM" w:date="2025-11-04T16:55:00Z">
              <w:rPr>
                <w:b/>
                <w:bCs/>
              </w:rPr>
            </w:rPrChange>
          </w:rPr>
          <w:delText xml:space="preserve">: </w:delText>
        </w:r>
        <w:r w:rsidR="00CD195F" w:rsidRPr="008439ED" w:rsidDel="00DC12A4">
          <w:rPr>
            <w:rFonts w:ascii="Calibri" w:hAnsi="Calibri" w:cs="Calibri"/>
            <w:rPrChange w:id="2748" w:author="LauraPGM" w:date="2025-11-04T16:55:00Z">
              <w:rPr/>
            </w:rPrChange>
          </w:rPr>
          <w:delText>s</w:delText>
        </w:r>
        <w:r w:rsidRPr="008439ED" w:rsidDel="00DC12A4">
          <w:rPr>
            <w:rFonts w:ascii="Calibri" w:hAnsi="Calibri" w:cs="Calibri"/>
            <w:rPrChange w:id="2749" w:author="LauraPGM" w:date="2025-11-04T16:55:00Z">
              <w:rPr/>
            </w:rPrChange>
          </w:rPr>
          <w:delText xml:space="preserve">on aquellos costos que la empresa debe asumir de manera permanente, sin importar el nivel de producción o ventas. Se mantienen constantes en el corto plazo y son indispensables para la operación continua del negocio. Su presencia es inevitable incluso cuando no se genera producción, ya que están relacionados con la infraestructura, </w:delText>
        </w:r>
        <w:r w:rsidR="00CD195F" w:rsidRPr="008439ED" w:rsidDel="00DC12A4">
          <w:rPr>
            <w:rFonts w:ascii="Calibri" w:hAnsi="Calibri" w:cs="Calibri"/>
            <w:rPrChange w:id="2750" w:author="LauraPGM" w:date="2025-11-04T16:55:00Z">
              <w:rPr/>
            </w:rPrChange>
          </w:rPr>
          <w:delText>el</w:delText>
        </w:r>
        <w:r w:rsidRPr="008439ED" w:rsidDel="00DC12A4">
          <w:rPr>
            <w:rFonts w:ascii="Calibri" w:hAnsi="Calibri" w:cs="Calibri"/>
            <w:rPrChange w:id="2751" w:author="LauraPGM" w:date="2025-11-04T16:55:00Z">
              <w:rPr/>
            </w:rPrChange>
          </w:rPr>
          <w:delText xml:space="preserve"> personal base y otros compromisos contractuales.</w:delText>
        </w:r>
      </w:del>
    </w:p>
    <w:p w14:paraId="72D1EAFA" w14:textId="6AFA0E2B" w:rsidR="00CD195F" w:rsidRPr="008439ED" w:rsidDel="00DC12A4" w:rsidRDefault="00CD195F" w:rsidP="001D59AC">
      <w:pPr>
        <w:pStyle w:val="Normal0"/>
        <w:spacing w:line="360" w:lineRule="auto"/>
        <w:ind w:left="720"/>
        <w:jc w:val="both"/>
        <w:rPr>
          <w:del w:id="2752" w:author="LauraPGM" w:date="2025-10-01T15:48:00Z"/>
          <w:rFonts w:ascii="Calibri" w:hAnsi="Calibri" w:cs="Calibri"/>
          <w:b/>
          <w:bCs/>
          <w:rPrChange w:id="2753" w:author="LauraPGM" w:date="2025-11-04T16:55:00Z">
            <w:rPr>
              <w:del w:id="2754" w:author="LauraPGM" w:date="2025-10-01T15:48:00Z"/>
              <w:b/>
              <w:bCs/>
            </w:rPr>
          </w:rPrChange>
        </w:rPr>
      </w:pPr>
    </w:p>
    <w:p w14:paraId="039FF1A7" w14:textId="3BEFFC1C" w:rsidR="00012717" w:rsidRPr="008439ED" w:rsidDel="00DC12A4" w:rsidRDefault="00012717" w:rsidP="001D59AC">
      <w:pPr>
        <w:pStyle w:val="Normal0"/>
        <w:spacing w:line="360" w:lineRule="auto"/>
        <w:jc w:val="both"/>
        <w:rPr>
          <w:del w:id="2755" w:author="LauraPGM" w:date="2025-10-01T15:48:00Z"/>
          <w:rFonts w:ascii="Calibri" w:hAnsi="Calibri" w:cs="Calibri"/>
          <w:b/>
          <w:bCs/>
          <w:rPrChange w:id="2756" w:author="LauraPGM" w:date="2025-11-04T16:55:00Z">
            <w:rPr>
              <w:del w:id="2757" w:author="LauraPGM" w:date="2025-10-01T15:48:00Z"/>
              <w:b/>
              <w:bCs/>
            </w:rPr>
          </w:rPrChange>
        </w:rPr>
      </w:pPr>
      <w:del w:id="2758" w:author="LauraPGM" w:date="2025-10-01T15:48:00Z">
        <w:r w:rsidRPr="008439ED" w:rsidDel="00DC12A4">
          <w:rPr>
            <w:rFonts w:ascii="Calibri" w:hAnsi="Calibri" w:cs="Calibri"/>
            <w:b/>
            <w:bCs/>
            <w:rPrChange w:id="2759" w:author="LauraPGM" w:date="2025-11-04T16:55:00Z">
              <w:rPr>
                <w:b/>
                <w:bCs/>
              </w:rPr>
            </w:rPrChange>
          </w:rPr>
          <w:delText>Ejemplos</w:delText>
        </w:r>
        <w:r w:rsidRPr="008439ED" w:rsidDel="00DC12A4">
          <w:rPr>
            <w:rFonts w:ascii="Calibri" w:hAnsi="Calibri" w:cs="Calibri"/>
            <w:b/>
            <w:rPrChange w:id="2760" w:author="LauraPGM" w:date="2025-11-04T16:55:00Z">
              <w:rPr>
                <w:b/>
              </w:rPr>
            </w:rPrChange>
          </w:rPr>
          <w:delText>:</w:delText>
        </w:r>
      </w:del>
    </w:p>
    <w:p w14:paraId="2A063713" w14:textId="00A78C7A" w:rsidR="00012717" w:rsidRPr="008439ED" w:rsidDel="00DC12A4" w:rsidRDefault="00012717">
      <w:pPr>
        <w:pStyle w:val="Normal0"/>
        <w:numPr>
          <w:ilvl w:val="0"/>
          <w:numId w:val="10"/>
        </w:numPr>
        <w:spacing w:line="360" w:lineRule="auto"/>
        <w:jc w:val="both"/>
        <w:rPr>
          <w:del w:id="2761" w:author="LauraPGM" w:date="2025-10-01T15:48:00Z"/>
          <w:rFonts w:ascii="Calibri" w:hAnsi="Calibri" w:cs="Calibri"/>
          <w:rPrChange w:id="2762" w:author="LauraPGM" w:date="2025-11-04T16:55:00Z">
            <w:rPr>
              <w:del w:id="2763" w:author="LauraPGM" w:date="2025-10-01T15:48:00Z"/>
            </w:rPr>
          </w:rPrChange>
        </w:rPr>
        <w:pPrChange w:id="2764" w:author="LauraPGM" w:date="2025-10-01T09:45:00Z">
          <w:pPr>
            <w:pStyle w:val="Normal0"/>
            <w:numPr>
              <w:numId w:val="11"/>
            </w:numPr>
            <w:tabs>
              <w:tab w:val="num" w:pos="720"/>
            </w:tabs>
            <w:spacing w:line="360" w:lineRule="auto"/>
            <w:ind w:left="720" w:hanging="360"/>
            <w:jc w:val="both"/>
          </w:pPr>
        </w:pPrChange>
      </w:pPr>
      <w:del w:id="2765" w:author="LauraPGM" w:date="2025-10-01T15:48:00Z">
        <w:r w:rsidRPr="008439ED" w:rsidDel="00DC12A4">
          <w:rPr>
            <w:rFonts w:ascii="Calibri" w:hAnsi="Calibri" w:cs="Calibri"/>
            <w:rPrChange w:id="2766" w:author="LauraPGM" w:date="2025-11-04T16:55:00Z">
              <w:rPr/>
            </w:rPrChange>
          </w:rPr>
          <w:delText>Salarios del personal administrativo y directivo.</w:delText>
        </w:r>
      </w:del>
    </w:p>
    <w:p w14:paraId="4B7B93DA" w14:textId="36C4D0AE" w:rsidR="00012717" w:rsidRPr="008439ED" w:rsidDel="00DC12A4" w:rsidRDefault="00012717">
      <w:pPr>
        <w:pStyle w:val="Normal0"/>
        <w:numPr>
          <w:ilvl w:val="0"/>
          <w:numId w:val="11"/>
        </w:numPr>
        <w:spacing w:line="360" w:lineRule="auto"/>
        <w:jc w:val="both"/>
        <w:rPr>
          <w:del w:id="2767" w:author="LauraPGM" w:date="2025-10-01T15:48:00Z"/>
          <w:rFonts w:ascii="Calibri" w:hAnsi="Calibri" w:cs="Calibri"/>
          <w:rPrChange w:id="2768" w:author="LauraPGM" w:date="2025-11-04T16:55:00Z">
            <w:rPr>
              <w:del w:id="2769" w:author="LauraPGM" w:date="2025-10-01T15:48:00Z"/>
            </w:rPr>
          </w:rPrChange>
        </w:rPr>
        <w:pPrChange w:id="2770" w:author="LauraPGM" w:date="2025-10-01T09:45:00Z">
          <w:pPr>
            <w:pStyle w:val="Normal0"/>
            <w:numPr>
              <w:numId w:val="12"/>
            </w:numPr>
            <w:tabs>
              <w:tab w:val="num" w:pos="720"/>
            </w:tabs>
            <w:spacing w:line="360" w:lineRule="auto"/>
            <w:ind w:left="720" w:hanging="360"/>
            <w:jc w:val="both"/>
          </w:pPr>
        </w:pPrChange>
      </w:pPr>
      <w:del w:id="2771" w:author="LauraPGM" w:date="2025-10-01T15:48:00Z">
        <w:r w:rsidRPr="008439ED" w:rsidDel="00DC12A4">
          <w:rPr>
            <w:rFonts w:ascii="Calibri" w:hAnsi="Calibri" w:cs="Calibri"/>
            <w:rPrChange w:id="2772" w:author="LauraPGM" w:date="2025-11-04T16:55:00Z">
              <w:rPr/>
            </w:rPrChange>
          </w:rPr>
          <w:delText>Alquileres de oficinas o plantas.</w:delText>
        </w:r>
      </w:del>
    </w:p>
    <w:p w14:paraId="5EE40060" w14:textId="37866B12" w:rsidR="00012717" w:rsidRPr="008439ED" w:rsidDel="00DC12A4" w:rsidRDefault="00012717">
      <w:pPr>
        <w:pStyle w:val="Normal0"/>
        <w:numPr>
          <w:ilvl w:val="0"/>
          <w:numId w:val="11"/>
        </w:numPr>
        <w:spacing w:line="360" w:lineRule="auto"/>
        <w:jc w:val="both"/>
        <w:rPr>
          <w:del w:id="2773" w:author="LauraPGM" w:date="2025-10-01T15:48:00Z"/>
          <w:rFonts w:ascii="Calibri" w:hAnsi="Calibri" w:cs="Calibri"/>
          <w:rPrChange w:id="2774" w:author="LauraPGM" w:date="2025-11-04T16:55:00Z">
            <w:rPr>
              <w:del w:id="2775" w:author="LauraPGM" w:date="2025-10-01T15:48:00Z"/>
            </w:rPr>
          </w:rPrChange>
        </w:rPr>
        <w:pPrChange w:id="2776" w:author="LauraPGM" w:date="2025-10-01T09:45:00Z">
          <w:pPr>
            <w:pStyle w:val="Normal0"/>
            <w:numPr>
              <w:numId w:val="12"/>
            </w:numPr>
            <w:tabs>
              <w:tab w:val="num" w:pos="720"/>
            </w:tabs>
            <w:spacing w:line="360" w:lineRule="auto"/>
            <w:ind w:left="720" w:hanging="360"/>
            <w:jc w:val="both"/>
          </w:pPr>
        </w:pPrChange>
      </w:pPr>
      <w:del w:id="2777" w:author="LauraPGM" w:date="2025-10-01T15:48:00Z">
        <w:r w:rsidRPr="008439ED" w:rsidDel="00DC12A4">
          <w:rPr>
            <w:rFonts w:ascii="Calibri" w:hAnsi="Calibri" w:cs="Calibri"/>
            <w:rPrChange w:id="2778" w:author="LauraPGM" w:date="2025-11-04T16:55:00Z">
              <w:rPr/>
            </w:rPrChange>
          </w:rPr>
          <w:delText>Servicios públicos básicos (luz, agua, internet, seguridad).</w:delText>
        </w:r>
      </w:del>
    </w:p>
    <w:p w14:paraId="6BEF53DD" w14:textId="3AC657E6" w:rsidR="00012717" w:rsidRPr="008439ED" w:rsidDel="00DC12A4" w:rsidRDefault="00012717">
      <w:pPr>
        <w:pStyle w:val="Normal0"/>
        <w:numPr>
          <w:ilvl w:val="0"/>
          <w:numId w:val="11"/>
        </w:numPr>
        <w:spacing w:line="360" w:lineRule="auto"/>
        <w:jc w:val="both"/>
        <w:rPr>
          <w:del w:id="2779" w:author="LauraPGM" w:date="2025-10-01T15:48:00Z"/>
          <w:rFonts w:ascii="Calibri" w:hAnsi="Calibri" w:cs="Calibri"/>
          <w:rPrChange w:id="2780" w:author="LauraPGM" w:date="2025-11-04T16:55:00Z">
            <w:rPr>
              <w:del w:id="2781" w:author="LauraPGM" w:date="2025-10-01T15:48:00Z"/>
            </w:rPr>
          </w:rPrChange>
        </w:rPr>
        <w:pPrChange w:id="2782" w:author="LauraPGM" w:date="2025-10-01T09:45:00Z">
          <w:pPr>
            <w:pStyle w:val="Normal0"/>
            <w:numPr>
              <w:numId w:val="12"/>
            </w:numPr>
            <w:tabs>
              <w:tab w:val="num" w:pos="720"/>
            </w:tabs>
            <w:spacing w:line="360" w:lineRule="auto"/>
            <w:ind w:left="720" w:hanging="360"/>
            <w:jc w:val="both"/>
          </w:pPr>
        </w:pPrChange>
      </w:pPr>
      <w:del w:id="2783" w:author="LauraPGM" w:date="2025-10-01T15:48:00Z">
        <w:r w:rsidRPr="008439ED" w:rsidDel="00DC12A4">
          <w:rPr>
            <w:rFonts w:ascii="Calibri" w:hAnsi="Calibri" w:cs="Calibri"/>
            <w:rPrChange w:id="2784" w:author="LauraPGM" w:date="2025-11-04T16:55:00Z">
              <w:rPr/>
            </w:rPrChange>
          </w:rPr>
          <w:delText>Seguros empresariales.</w:delText>
        </w:r>
      </w:del>
    </w:p>
    <w:p w14:paraId="57714231" w14:textId="3362A7C7" w:rsidR="00012717" w:rsidRPr="008439ED" w:rsidDel="00DC12A4" w:rsidRDefault="00012717">
      <w:pPr>
        <w:pStyle w:val="Normal0"/>
        <w:numPr>
          <w:ilvl w:val="0"/>
          <w:numId w:val="11"/>
        </w:numPr>
        <w:spacing w:line="360" w:lineRule="auto"/>
        <w:jc w:val="both"/>
        <w:rPr>
          <w:del w:id="2785" w:author="LauraPGM" w:date="2025-10-01T15:48:00Z"/>
          <w:rFonts w:ascii="Calibri" w:hAnsi="Calibri" w:cs="Calibri"/>
          <w:rPrChange w:id="2786" w:author="LauraPGM" w:date="2025-11-04T16:55:00Z">
            <w:rPr>
              <w:del w:id="2787" w:author="LauraPGM" w:date="2025-10-01T15:48:00Z"/>
            </w:rPr>
          </w:rPrChange>
        </w:rPr>
        <w:pPrChange w:id="2788" w:author="LauraPGM" w:date="2025-10-01T09:45:00Z">
          <w:pPr>
            <w:pStyle w:val="Normal0"/>
            <w:numPr>
              <w:numId w:val="12"/>
            </w:numPr>
            <w:tabs>
              <w:tab w:val="num" w:pos="720"/>
            </w:tabs>
            <w:spacing w:line="360" w:lineRule="auto"/>
            <w:ind w:left="720" w:hanging="360"/>
            <w:jc w:val="both"/>
          </w:pPr>
        </w:pPrChange>
      </w:pPr>
      <w:del w:id="2789" w:author="LauraPGM" w:date="2025-10-01T15:48:00Z">
        <w:r w:rsidRPr="008439ED" w:rsidDel="00DC12A4">
          <w:rPr>
            <w:rFonts w:ascii="Calibri" w:hAnsi="Calibri" w:cs="Calibri"/>
            <w:rPrChange w:id="2790" w:author="LauraPGM" w:date="2025-11-04T16:55:00Z">
              <w:rPr/>
            </w:rPrChange>
          </w:rPr>
          <w:delText xml:space="preserve">Licencias de funcionamiento o </w:delText>
        </w:r>
        <w:r w:rsidRPr="008439ED" w:rsidDel="00DC12A4">
          <w:rPr>
            <w:rFonts w:ascii="Calibri" w:hAnsi="Calibri" w:cs="Calibri"/>
            <w:i/>
            <w:highlight w:val="green"/>
            <w:rPrChange w:id="2791" w:author="LauraPGM" w:date="2025-11-04T16:55:00Z">
              <w:rPr>
                <w:i/>
                <w:highlight w:val="green"/>
              </w:rPr>
            </w:rPrChange>
          </w:rPr>
          <w:delText>software</w:delText>
        </w:r>
        <w:r w:rsidRPr="008439ED" w:rsidDel="00DC12A4">
          <w:rPr>
            <w:rFonts w:ascii="Calibri" w:hAnsi="Calibri" w:cs="Calibri"/>
            <w:rPrChange w:id="2792" w:author="LauraPGM" w:date="2025-11-04T16:55:00Z">
              <w:rPr/>
            </w:rPrChange>
          </w:rPr>
          <w:delText>.</w:delText>
        </w:r>
      </w:del>
    </w:p>
    <w:p w14:paraId="7A30635D" w14:textId="6ACB43F3" w:rsidR="00CD195F" w:rsidRPr="008439ED" w:rsidDel="00DC12A4" w:rsidRDefault="00CD195F" w:rsidP="001D59AC">
      <w:pPr>
        <w:pStyle w:val="Normal0"/>
        <w:spacing w:line="360" w:lineRule="auto"/>
        <w:jc w:val="both"/>
        <w:rPr>
          <w:del w:id="2793" w:author="LauraPGM" w:date="2025-10-01T15:48:00Z"/>
          <w:rFonts w:ascii="Calibri" w:hAnsi="Calibri" w:cs="Calibri"/>
          <w:rPrChange w:id="2794" w:author="LauraPGM" w:date="2025-11-04T16:55:00Z">
            <w:rPr>
              <w:del w:id="2795" w:author="LauraPGM" w:date="2025-10-01T15:48:00Z"/>
            </w:rPr>
          </w:rPrChange>
        </w:rPr>
      </w:pPr>
    </w:p>
    <w:p w14:paraId="2F0523D9" w14:textId="34C42CB6" w:rsidR="00012717" w:rsidRPr="008439ED" w:rsidDel="00DC12A4" w:rsidRDefault="00012717" w:rsidP="001D59AC">
      <w:pPr>
        <w:pStyle w:val="Normal0"/>
        <w:spacing w:line="360" w:lineRule="auto"/>
        <w:rPr>
          <w:del w:id="2796" w:author="LauraPGM" w:date="2025-10-01T15:48:00Z"/>
          <w:rFonts w:ascii="Calibri" w:hAnsi="Calibri" w:cs="Calibri"/>
          <w:rPrChange w:id="2797" w:author="LauraPGM" w:date="2025-11-04T16:55:00Z">
            <w:rPr>
              <w:del w:id="2798" w:author="LauraPGM" w:date="2025-10-01T15:48:00Z"/>
            </w:rPr>
          </w:rPrChange>
        </w:rPr>
      </w:pPr>
      <w:del w:id="2799" w:author="LauraPGM" w:date="2025-10-01T15:48:00Z">
        <w:r w:rsidRPr="008439ED" w:rsidDel="00DC12A4">
          <w:rPr>
            <w:rFonts w:ascii="Calibri" w:hAnsi="Calibri" w:cs="Calibri"/>
            <w:rPrChange w:id="2800" w:author="LauraPGM" w:date="2025-11-04T16:55:00Z">
              <w:rPr/>
            </w:rPrChange>
          </w:rPr>
          <w:delText>Los gastos fijos son útiles para calcular el punto de equilibrio y analizar la capacidad operativa mínima necesaria para cubrir los costos sin pérdidas.</w:delText>
        </w:r>
      </w:del>
    </w:p>
    <w:p w14:paraId="110DED11" w14:textId="64F40B18" w:rsidR="00CD195F" w:rsidRPr="008439ED" w:rsidDel="00DC12A4" w:rsidRDefault="00CD195F" w:rsidP="001D59AC">
      <w:pPr>
        <w:pStyle w:val="Normal0"/>
        <w:spacing w:line="360" w:lineRule="auto"/>
        <w:rPr>
          <w:del w:id="2801" w:author="LauraPGM" w:date="2025-10-01T15:48:00Z"/>
          <w:rFonts w:ascii="Calibri" w:hAnsi="Calibri" w:cs="Calibri"/>
          <w:rPrChange w:id="2802" w:author="LauraPGM" w:date="2025-11-04T16:55:00Z">
            <w:rPr>
              <w:del w:id="2803" w:author="LauraPGM" w:date="2025-10-01T15:48:00Z"/>
            </w:rPr>
          </w:rPrChange>
        </w:rPr>
      </w:pPr>
    </w:p>
    <w:p w14:paraId="08DCE004" w14:textId="2D403106" w:rsidR="00012717" w:rsidRPr="008439ED" w:rsidDel="00DC12A4" w:rsidRDefault="00012717" w:rsidP="001D59AC">
      <w:pPr>
        <w:pStyle w:val="Normal0"/>
        <w:spacing w:line="360" w:lineRule="auto"/>
        <w:rPr>
          <w:del w:id="2804" w:author="LauraPGM" w:date="2025-10-01T15:48:00Z"/>
          <w:rFonts w:ascii="Calibri" w:hAnsi="Calibri" w:cs="Calibri"/>
          <w:rPrChange w:id="2805" w:author="LauraPGM" w:date="2025-11-04T16:55:00Z">
            <w:rPr>
              <w:del w:id="2806" w:author="LauraPGM" w:date="2025-10-01T15:48:00Z"/>
            </w:rPr>
          </w:rPrChange>
        </w:rPr>
      </w:pPr>
      <w:del w:id="2807" w:author="LauraPGM" w:date="2025-10-01T15:48:00Z">
        <w:r w:rsidRPr="008439ED" w:rsidDel="00DC12A4">
          <w:rPr>
            <w:rFonts w:ascii="Calibri" w:hAnsi="Calibri" w:cs="Calibri"/>
            <w:b/>
            <w:bCs/>
            <w:rPrChange w:id="2808" w:author="LauraPGM" w:date="2025-11-04T16:55:00Z">
              <w:rPr>
                <w:b/>
                <w:bCs/>
              </w:rPr>
            </w:rPrChange>
          </w:rPr>
          <w:delText>Gastos variables</w:delText>
        </w:r>
        <w:r w:rsidR="00CD195F" w:rsidRPr="008439ED" w:rsidDel="00DC12A4">
          <w:rPr>
            <w:rFonts w:ascii="Calibri" w:hAnsi="Calibri" w:cs="Calibri"/>
            <w:b/>
            <w:bCs/>
            <w:rPrChange w:id="2809" w:author="LauraPGM" w:date="2025-11-04T16:55:00Z">
              <w:rPr>
                <w:b/>
                <w:bCs/>
              </w:rPr>
            </w:rPrChange>
          </w:rPr>
          <w:delText xml:space="preserve">: </w:delText>
        </w:r>
        <w:r w:rsidR="00CD195F" w:rsidRPr="008439ED" w:rsidDel="00DC12A4">
          <w:rPr>
            <w:rFonts w:ascii="Calibri" w:hAnsi="Calibri" w:cs="Calibri"/>
            <w:rPrChange w:id="2810" w:author="LauraPGM" w:date="2025-11-04T16:55:00Z">
              <w:rPr/>
            </w:rPrChange>
          </w:rPr>
          <w:delText>a</w:delText>
        </w:r>
        <w:r w:rsidRPr="008439ED" w:rsidDel="00DC12A4">
          <w:rPr>
            <w:rFonts w:ascii="Calibri" w:hAnsi="Calibri" w:cs="Calibri"/>
            <w:rPrChange w:id="2811" w:author="LauraPGM" w:date="2025-11-04T16:55:00Z">
              <w:rPr/>
            </w:rPrChange>
          </w:rPr>
          <w:delText xml:space="preserve"> diferencia de los anteriores, los gastos variables están directamente relacionados con el nivel de actividad de la empresa. A mayor volumen de producción o ventas, mayores serán estos costos, y viceversa. Esta variabilidad permite cierto grado de control y ajuste, ya que se adaptan a la demanda y la capacidad operativa del negocio.</w:delText>
        </w:r>
      </w:del>
    </w:p>
    <w:p w14:paraId="05321CDA" w14:textId="12A56EAD" w:rsidR="00CD195F" w:rsidRPr="008439ED" w:rsidDel="00DC12A4" w:rsidRDefault="00CD195F" w:rsidP="001D59AC">
      <w:pPr>
        <w:pStyle w:val="Normal0"/>
        <w:spacing w:line="360" w:lineRule="auto"/>
        <w:jc w:val="both"/>
        <w:rPr>
          <w:del w:id="2812" w:author="LauraPGM" w:date="2025-10-01T15:48:00Z"/>
          <w:rFonts w:ascii="Calibri" w:hAnsi="Calibri" w:cs="Calibri"/>
          <w:b/>
          <w:bCs/>
          <w:rPrChange w:id="2813" w:author="LauraPGM" w:date="2025-11-04T16:55:00Z">
            <w:rPr>
              <w:del w:id="2814" w:author="LauraPGM" w:date="2025-10-01T15:48:00Z"/>
              <w:b/>
              <w:bCs/>
            </w:rPr>
          </w:rPrChange>
        </w:rPr>
      </w:pPr>
    </w:p>
    <w:p w14:paraId="1C8AA0CB" w14:textId="0D427116" w:rsidR="00012717" w:rsidRPr="008439ED" w:rsidDel="00DC12A4" w:rsidRDefault="00012717" w:rsidP="001D59AC">
      <w:pPr>
        <w:pStyle w:val="Normal0"/>
        <w:spacing w:line="360" w:lineRule="auto"/>
        <w:jc w:val="both"/>
        <w:rPr>
          <w:del w:id="2815" w:author="LauraPGM" w:date="2025-10-01T15:48:00Z"/>
          <w:rFonts w:ascii="Calibri" w:hAnsi="Calibri" w:cs="Calibri"/>
          <w:b/>
          <w:rPrChange w:id="2816" w:author="LauraPGM" w:date="2025-11-04T16:55:00Z">
            <w:rPr>
              <w:del w:id="2817" w:author="LauraPGM" w:date="2025-10-01T15:48:00Z"/>
              <w:b/>
            </w:rPr>
          </w:rPrChange>
        </w:rPr>
      </w:pPr>
      <w:del w:id="2818" w:author="LauraPGM" w:date="2025-10-01T15:48:00Z">
        <w:r w:rsidRPr="008439ED" w:rsidDel="00DC12A4">
          <w:rPr>
            <w:rFonts w:ascii="Calibri" w:hAnsi="Calibri" w:cs="Calibri"/>
            <w:b/>
            <w:bCs/>
            <w:rPrChange w:id="2819" w:author="LauraPGM" w:date="2025-11-04T16:55:00Z">
              <w:rPr>
                <w:b/>
                <w:bCs/>
              </w:rPr>
            </w:rPrChange>
          </w:rPr>
          <w:delText>Ejemplos</w:delText>
        </w:r>
        <w:r w:rsidRPr="008439ED" w:rsidDel="00DC12A4">
          <w:rPr>
            <w:rFonts w:ascii="Calibri" w:hAnsi="Calibri" w:cs="Calibri"/>
            <w:b/>
            <w:rPrChange w:id="2820" w:author="LauraPGM" w:date="2025-11-04T16:55:00Z">
              <w:rPr>
                <w:b/>
              </w:rPr>
            </w:rPrChange>
          </w:rPr>
          <w:delText>:</w:delText>
        </w:r>
      </w:del>
    </w:p>
    <w:p w14:paraId="016E32FB" w14:textId="48F90294" w:rsidR="00891FF3" w:rsidRPr="008439ED" w:rsidDel="00DC12A4" w:rsidRDefault="00891FF3" w:rsidP="001D59AC">
      <w:pPr>
        <w:pStyle w:val="Normal0"/>
        <w:spacing w:line="360" w:lineRule="auto"/>
        <w:jc w:val="both"/>
        <w:rPr>
          <w:del w:id="2821" w:author="LauraPGM" w:date="2025-10-01T15:48:00Z"/>
          <w:rFonts w:ascii="Calibri" w:hAnsi="Calibri" w:cs="Calibri"/>
          <w:b/>
          <w:rPrChange w:id="2822" w:author="LauraPGM" w:date="2025-11-04T16:55:00Z">
            <w:rPr>
              <w:del w:id="2823" w:author="LauraPGM" w:date="2025-10-01T15:48:00Z"/>
              <w:b/>
            </w:rPr>
          </w:rPrChange>
        </w:rPr>
      </w:pPr>
    </w:p>
    <w:p w14:paraId="0D474D16" w14:textId="48CD5586" w:rsidR="00012717" w:rsidRPr="008439ED" w:rsidDel="00DC12A4" w:rsidRDefault="00012717">
      <w:pPr>
        <w:pStyle w:val="Normal0"/>
        <w:numPr>
          <w:ilvl w:val="0"/>
          <w:numId w:val="12"/>
        </w:numPr>
        <w:spacing w:line="360" w:lineRule="auto"/>
        <w:rPr>
          <w:del w:id="2824" w:author="LauraPGM" w:date="2025-10-01T15:48:00Z"/>
          <w:rFonts w:ascii="Calibri" w:hAnsi="Calibri" w:cs="Calibri"/>
          <w:rPrChange w:id="2825" w:author="LauraPGM" w:date="2025-11-04T16:55:00Z">
            <w:rPr>
              <w:del w:id="2826" w:author="LauraPGM" w:date="2025-10-01T15:48:00Z"/>
            </w:rPr>
          </w:rPrChange>
        </w:rPr>
        <w:pPrChange w:id="2827" w:author="LauraPGM" w:date="2025-10-01T09:45:00Z">
          <w:pPr>
            <w:pStyle w:val="Normal0"/>
            <w:numPr>
              <w:numId w:val="13"/>
            </w:numPr>
            <w:tabs>
              <w:tab w:val="num" w:pos="720"/>
            </w:tabs>
            <w:spacing w:line="360" w:lineRule="auto"/>
            <w:ind w:left="720" w:hanging="360"/>
          </w:pPr>
        </w:pPrChange>
      </w:pPr>
      <w:del w:id="2828" w:author="LauraPGM" w:date="2025-10-01T15:48:00Z">
        <w:r w:rsidRPr="008439ED" w:rsidDel="00DC12A4">
          <w:rPr>
            <w:rFonts w:ascii="Calibri" w:hAnsi="Calibri" w:cs="Calibri"/>
            <w:rPrChange w:id="2829" w:author="LauraPGM" w:date="2025-11-04T16:55:00Z">
              <w:rPr/>
            </w:rPrChange>
          </w:rPr>
          <w:delText>Materias primas e insumos directos.</w:delText>
        </w:r>
      </w:del>
    </w:p>
    <w:p w14:paraId="03650775" w14:textId="0856DF2F" w:rsidR="00012717" w:rsidRPr="008439ED" w:rsidDel="00DC12A4" w:rsidRDefault="00012717">
      <w:pPr>
        <w:pStyle w:val="Normal0"/>
        <w:numPr>
          <w:ilvl w:val="0"/>
          <w:numId w:val="12"/>
        </w:numPr>
        <w:spacing w:line="360" w:lineRule="auto"/>
        <w:rPr>
          <w:del w:id="2830" w:author="LauraPGM" w:date="2025-10-01T15:48:00Z"/>
          <w:rFonts w:ascii="Calibri" w:hAnsi="Calibri" w:cs="Calibri"/>
          <w:rPrChange w:id="2831" w:author="LauraPGM" w:date="2025-11-04T16:55:00Z">
            <w:rPr>
              <w:del w:id="2832" w:author="LauraPGM" w:date="2025-10-01T15:48:00Z"/>
            </w:rPr>
          </w:rPrChange>
        </w:rPr>
        <w:pPrChange w:id="2833" w:author="LauraPGM" w:date="2025-10-01T09:45:00Z">
          <w:pPr>
            <w:pStyle w:val="Normal0"/>
            <w:numPr>
              <w:numId w:val="13"/>
            </w:numPr>
            <w:tabs>
              <w:tab w:val="num" w:pos="720"/>
            </w:tabs>
            <w:spacing w:line="360" w:lineRule="auto"/>
            <w:ind w:left="720" w:hanging="360"/>
          </w:pPr>
        </w:pPrChange>
      </w:pPr>
      <w:del w:id="2834" w:author="LauraPGM" w:date="2025-10-01T15:48:00Z">
        <w:r w:rsidRPr="008439ED" w:rsidDel="00DC12A4">
          <w:rPr>
            <w:rFonts w:ascii="Calibri" w:hAnsi="Calibri" w:cs="Calibri"/>
            <w:rPrChange w:id="2835" w:author="LauraPGM" w:date="2025-11-04T16:55:00Z">
              <w:rPr/>
            </w:rPrChange>
          </w:rPr>
          <w:delText>Mano de obra directa (en muchos casos sujeta a productividad o producción por demanda).</w:delText>
        </w:r>
      </w:del>
    </w:p>
    <w:p w14:paraId="55DBCB66" w14:textId="07BCB7F7" w:rsidR="00012717" w:rsidRPr="008439ED" w:rsidDel="00DC12A4" w:rsidRDefault="00012717">
      <w:pPr>
        <w:pStyle w:val="Normal0"/>
        <w:numPr>
          <w:ilvl w:val="0"/>
          <w:numId w:val="12"/>
        </w:numPr>
        <w:spacing w:line="360" w:lineRule="auto"/>
        <w:rPr>
          <w:del w:id="2836" w:author="LauraPGM" w:date="2025-10-01T15:48:00Z"/>
          <w:rFonts w:ascii="Calibri" w:hAnsi="Calibri" w:cs="Calibri"/>
          <w:rPrChange w:id="2837" w:author="LauraPGM" w:date="2025-11-04T16:55:00Z">
            <w:rPr>
              <w:del w:id="2838" w:author="LauraPGM" w:date="2025-10-01T15:48:00Z"/>
            </w:rPr>
          </w:rPrChange>
        </w:rPr>
        <w:pPrChange w:id="2839" w:author="LauraPGM" w:date="2025-10-01T09:45:00Z">
          <w:pPr>
            <w:pStyle w:val="Normal0"/>
            <w:numPr>
              <w:numId w:val="13"/>
            </w:numPr>
            <w:tabs>
              <w:tab w:val="num" w:pos="720"/>
            </w:tabs>
            <w:spacing w:line="360" w:lineRule="auto"/>
            <w:ind w:left="720" w:hanging="360"/>
          </w:pPr>
        </w:pPrChange>
      </w:pPr>
      <w:del w:id="2840" w:author="LauraPGM" w:date="2025-10-01T15:48:00Z">
        <w:r w:rsidRPr="008439ED" w:rsidDel="00DC12A4">
          <w:rPr>
            <w:rFonts w:ascii="Calibri" w:hAnsi="Calibri" w:cs="Calibri"/>
            <w:rPrChange w:id="2841" w:author="LauraPGM" w:date="2025-11-04T16:55:00Z">
              <w:rPr/>
            </w:rPrChange>
          </w:rPr>
          <w:delText>Comisiones por ventas.</w:delText>
        </w:r>
      </w:del>
    </w:p>
    <w:p w14:paraId="6C16F539" w14:textId="6DEA2072" w:rsidR="00012717" w:rsidRPr="008439ED" w:rsidDel="00DC12A4" w:rsidRDefault="00012717">
      <w:pPr>
        <w:pStyle w:val="Normal0"/>
        <w:numPr>
          <w:ilvl w:val="0"/>
          <w:numId w:val="12"/>
        </w:numPr>
        <w:spacing w:line="360" w:lineRule="auto"/>
        <w:rPr>
          <w:del w:id="2842" w:author="LauraPGM" w:date="2025-10-01T15:48:00Z"/>
          <w:rFonts w:ascii="Calibri" w:hAnsi="Calibri" w:cs="Calibri"/>
          <w:rPrChange w:id="2843" w:author="LauraPGM" w:date="2025-11-04T16:55:00Z">
            <w:rPr>
              <w:del w:id="2844" w:author="LauraPGM" w:date="2025-10-01T15:48:00Z"/>
            </w:rPr>
          </w:rPrChange>
        </w:rPr>
        <w:pPrChange w:id="2845" w:author="LauraPGM" w:date="2025-10-01T09:45:00Z">
          <w:pPr>
            <w:pStyle w:val="Normal0"/>
            <w:numPr>
              <w:numId w:val="13"/>
            </w:numPr>
            <w:tabs>
              <w:tab w:val="num" w:pos="720"/>
            </w:tabs>
            <w:spacing w:line="360" w:lineRule="auto"/>
            <w:ind w:left="720" w:hanging="360"/>
          </w:pPr>
        </w:pPrChange>
      </w:pPr>
      <w:del w:id="2846" w:author="LauraPGM" w:date="2025-10-01T15:48:00Z">
        <w:r w:rsidRPr="008439ED" w:rsidDel="00DC12A4">
          <w:rPr>
            <w:rFonts w:ascii="Calibri" w:hAnsi="Calibri" w:cs="Calibri"/>
            <w:rPrChange w:id="2847" w:author="LauraPGM" w:date="2025-11-04T16:55:00Z">
              <w:rPr/>
            </w:rPrChange>
          </w:rPr>
          <w:delText>Costos de embalaje, distribución y transporte.</w:delText>
        </w:r>
      </w:del>
    </w:p>
    <w:p w14:paraId="47CA7E7F" w14:textId="49EBAB93" w:rsidR="00012717" w:rsidRPr="008439ED" w:rsidDel="00DC12A4" w:rsidRDefault="00012717">
      <w:pPr>
        <w:pStyle w:val="Normal0"/>
        <w:numPr>
          <w:ilvl w:val="0"/>
          <w:numId w:val="13"/>
        </w:numPr>
        <w:spacing w:line="360" w:lineRule="auto"/>
        <w:rPr>
          <w:del w:id="2848" w:author="LauraPGM" w:date="2025-10-01T15:48:00Z"/>
          <w:rFonts w:ascii="Calibri" w:hAnsi="Calibri" w:cs="Calibri"/>
          <w:rPrChange w:id="2849" w:author="LauraPGM" w:date="2025-11-04T16:55:00Z">
            <w:rPr>
              <w:del w:id="2850" w:author="LauraPGM" w:date="2025-10-01T15:48:00Z"/>
            </w:rPr>
          </w:rPrChange>
        </w:rPr>
        <w:pPrChange w:id="2851" w:author="LauraPGM" w:date="2025-10-01T09:45:00Z">
          <w:pPr>
            <w:pStyle w:val="Normal0"/>
            <w:numPr>
              <w:numId w:val="14"/>
            </w:numPr>
            <w:spacing w:line="360" w:lineRule="auto"/>
            <w:ind w:left="720" w:hanging="360"/>
          </w:pPr>
        </w:pPrChange>
      </w:pPr>
      <w:del w:id="2852" w:author="LauraPGM" w:date="2025-10-01T15:48:00Z">
        <w:r w:rsidRPr="008439ED" w:rsidDel="00DC12A4">
          <w:rPr>
            <w:rFonts w:ascii="Calibri" w:hAnsi="Calibri" w:cs="Calibri"/>
            <w:rPrChange w:id="2853" w:author="LauraPGM" w:date="2025-11-04T16:55:00Z">
              <w:rPr/>
            </w:rPrChange>
          </w:rPr>
          <w:delText>Gastos de envío y logística.</w:delText>
        </w:r>
      </w:del>
    </w:p>
    <w:p w14:paraId="3E63B277" w14:textId="71221179" w:rsidR="00012717" w:rsidRPr="008439ED" w:rsidDel="00DC12A4" w:rsidRDefault="00012717">
      <w:pPr>
        <w:pStyle w:val="Normal0"/>
        <w:numPr>
          <w:ilvl w:val="0"/>
          <w:numId w:val="13"/>
        </w:numPr>
        <w:spacing w:line="360" w:lineRule="auto"/>
        <w:rPr>
          <w:del w:id="2854" w:author="LauraPGM" w:date="2025-10-01T15:48:00Z"/>
          <w:rFonts w:ascii="Calibri" w:hAnsi="Calibri" w:cs="Calibri"/>
          <w:rPrChange w:id="2855" w:author="LauraPGM" w:date="2025-11-04T16:55:00Z">
            <w:rPr>
              <w:del w:id="2856" w:author="LauraPGM" w:date="2025-10-01T15:48:00Z"/>
            </w:rPr>
          </w:rPrChange>
        </w:rPr>
        <w:pPrChange w:id="2857" w:author="LauraPGM" w:date="2025-10-01T09:45:00Z">
          <w:pPr>
            <w:pStyle w:val="Normal0"/>
            <w:numPr>
              <w:numId w:val="14"/>
            </w:numPr>
            <w:spacing w:line="360" w:lineRule="auto"/>
            <w:ind w:left="720" w:hanging="360"/>
          </w:pPr>
        </w:pPrChange>
      </w:pPr>
      <w:del w:id="2858" w:author="LauraPGM" w:date="2025-10-01T15:48:00Z">
        <w:r w:rsidRPr="008439ED" w:rsidDel="00DC12A4">
          <w:rPr>
            <w:rFonts w:ascii="Calibri" w:hAnsi="Calibri" w:cs="Calibri"/>
            <w:rPrChange w:id="2859" w:author="LauraPGM" w:date="2025-11-04T16:55:00Z">
              <w:rPr/>
            </w:rPrChange>
          </w:rPr>
          <w:delText>Contratación de personal temporal o de medio tiempo.</w:delText>
        </w:r>
      </w:del>
    </w:p>
    <w:p w14:paraId="11C26164" w14:textId="3B39A668" w:rsidR="00012717" w:rsidRPr="008439ED" w:rsidDel="00DC12A4" w:rsidRDefault="00012717">
      <w:pPr>
        <w:pStyle w:val="Normal0"/>
        <w:numPr>
          <w:ilvl w:val="0"/>
          <w:numId w:val="13"/>
        </w:numPr>
        <w:spacing w:line="360" w:lineRule="auto"/>
        <w:rPr>
          <w:del w:id="2860" w:author="LauraPGM" w:date="2025-10-01T15:48:00Z"/>
          <w:rFonts w:ascii="Calibri" w:hAnsi="Calibri" w:cs="Calibri"/>
          <w:rPrChange w:id="2861" w:author="LauraPGM" w:date="2025-11-04T16:55:00Z">
            <w:rPr>
              <w:del w:id="2862" w:author="LauraPGM" w:date="2025-10-01T15:48:00Z"/>
            </w:rPr>
          </w:rPrChange>
        </w:rPr>
        <w:pPrChange w:id="2863" w:author="LauraPGM" w:date="2025-10-01T09:45:00Z">
          <w:pPr>
            <w:pStyle w:val="Normal0"/>
            <w:numPr>
              <w:numId w:val="14"/>
            </w:numPr>
            <w:spacing w:line="360" w:lineRule="auto"/>
            <w:ind w:left="720" w:hanging="360"/>
          </w:pPr>
        </w:pPrChange>
      </w:pPr>
      <w:del w:id="2864" w:author="LauraPGM" w:date="2025-10-01T15:48:00Z">
        <w:r w:rsidRPr="008439ED" w:rsidDel="00DC12A4">
          <w:rPr>
            <w:rFonts w:ascii="Calibri" w:hAnsi="Calibri" w:cs="Calibri"/>
            <w:rPrChange w:id="2865" w:author="LauraPGM" w:date="2025-11-04T16:55:00Z">
              <w:rPr/>
            </w:rPrChange>
          </w:rPr>
          <w:delText>Bonificaciones por productividad.</w:delText>
        </w:r>
      </w:del>
    </w:p>
    <w:p w14:paraId="35D4E449" w14:textId="2DB1BB73" w:rsidR="00CD195F" w:rsidRPr="008439ED" w:rsidDel="00DC12A4" w:rsidRDefault="00CD195F" w:rsidP="001D59AC">
      <w:pPr>
        <w:pStyle w:val="Normal0"/>
        <w:spacing w:line="360" w:lineRule="auto"/>
        <w:ind w:left="720"/>
        <w:jc w:val="both"/>
        <w:rPr>
          <w:del w:id="2866" w:author="LauraPGM" w:date="2025-10-01T15:48:00Z"/>
          <w:rFonts w:ascii="Calibri" w:hAnsi="Calibri" w:cs="Calibri"/>
          <w:rPrChange w:id="2867" w:author="LauraPGM" w:date="2025-11-04T16:55:00Z">
            <w:rPr>
              <w:del w:id="2868" w:author="LauraPGM" w:date="2025-10-01T15:48:00Z"/>
            </w:rPr>
          </w:rPrChange>
        </w:rPr>
      </w:pPr>
    </w:p>
    <w:p w14:paraId="691EEADB" w14:textId="1670F230" w:rsidR="00012717" w:rsidRPr="008439ED" w:rsidDel="00DC12A4" w:rsidRDefault="00012717" w:rsidP="001D59AC">
      <w:pPr>
        <w:pStyle w:val="Normal0"/>
        <w:spacing w:line="360" w:lineRule="auto"/>
        <w:rPr>
          <w:del w:id="2869" w:author="LauraPGM" w:date="2025-10-01T15:48:00Z"/>
          <w:rFonts w:ascii="Calibri" w:hAnsi="Calibri" w:cs="Calibri"/>
          <w:rPrChange w:id="2870" w:author="LauraPGM" w:date="2025-11-04T16:55:00Z">
            <w:rPr>
              <w:del w:id="2871" w:author="LauraPGM" w:date="2025-10-01T15:48:00Z"/>
            </w:rPr>
          </w:rPrChange>
        </w:rPr>
      </w:pPr>
      <w:del w:id="2872" w:author="LauraPGM" w:date="2025-10-01T15:48:00Z">
        <w:r w:rsidRPr="008439ED" w:rsidDel="00DC12A4">
          <w:rPr>
            <w:rFonts w:ascii="Calibri" w:hAnsi="Calibri" w:cs="Calibri"/>
            <w:rPrChange w:id="2873" w:author="LauraPGM" w:date="2025-11-04T16:55:00Z">
              <w:rPr/>
            </w:rPrChange>
          </w:rPr>
          <w:delText>Una correcta diferenciación entre estos tipos de gastos facilita el diseño de estrategias financieras, la elaboración de presupuestos flexibles y el análisis de rentabilidad por línea de producto o servicio.</w:delText>
        </w:r>
      </w:del>
    </w:p>
    <w:p w14:paraId="3C20B8F0" w14:textId="0607D2E3" w:rsidR="0083758A" w:rsidRPr="008439ED" w:rsidDel="00DC12A4" w:rsidRDefault="0083758A" w:rsidP="001D59AC">
      <w:pPr>
        <w:pStyle w:val="Normal0"/>
        <w:spacing w:line="360" w:lineRule="auto"/>
        <w:rPr>
          <w:del w:id="2874" w:author="LauraPGM" w:date="2025-10-01T15:48:00Z"/>
          <w:rFonts w:ascii="Calibri" w:hAnsi="Calibri" w:cs="Calibri"/>
          <w:rPrChange w:id="2875" w:author="LauraPGM" w:date="2025-11-04T16:55:00Z">
            <w:rPr>
              <w:del w:id="2876" w:author="LauraPGM" w:date="2025-10-01T15:48:00Z"/>
            </w:rPr>
          </w:rPrChange>
        </w:rPr>
      </w:pPr>
    </w:p>
    <w:p w14:paraId="27C93AEF" w14:textId="5286B809" w:rsidR="0071486D" w:rsidRPr="008439ED" w:rsidDel="00DC12A4" w:rsidRDefault="0051696B" w:rsidP="001D59AC">
      <w:pPr>
        <w:pStyle w:val="Normal0"/>
        <w:spacing w:line="360" w:lineRule="auto"/>
        <w:rPr>
          <w:del w:id="2877" w:author="LauraPGM" w:date="2025-10-01T15:48:00Z"/>
          <w:rFonts w:ascii="Calibri" w:hAnsi="Calibri" w:cs="Calibri"/>
          <w:rPrChange w:id="2878" w:author="LauraPGM" w:date="2025-11-04T16:55:00Z">
            <w:rPr>
              <w:del w:id="2879" w:author="LauraPGM" w:date="2025-10-01T15:48:00Z"/>
            </w:rPr>
          </w:rPrChange>
        </w:rPr>
      </w:pPr>
      <w:del w:id="2880" w:author="LauraPGM" w:date="2025-10-01T15:48:00Z">
        <w:r w:rsidRPr="008439ED" w:rsidDel="00DC12A4">
          <w:rPr>
            <w:rFonts w:ascii="Calibri" w:hAnsi="Calibri" w:cs="Calibri"/>
            <w:rPrChange w:id="2881" w:author="LauraPGM" w:date="2025-11-04T16:55:00Z">
              <w:rPr/>
            </w:rPrChange>
          </w:rPr>
          <w:delText>La siguiente tabla</w:delText>
        </w:r>
        <w:r w:rsidR="00CD195F" w:rsidRPr="008439ED" w:rsidDel="00DC12A4">
          <w:rPr>
            <w:rFonts w:ascii="Calibri" w:hAnsi="Calibri" w:cs="Calibri"/>
            <w:rPrChange w:id="2882" w:author="LauraPGM" w:date="2025-11-04T16:55:00Z">
              <w:rPr/>
            </w:rPrChange>
          </w:rPr>
          <w:delText>, sirve de ejemplo para clasificar los costos fijos y variables:</w:delText>
        </w:r>
      </w:del>
    </w:p>
    <w:p w14:paraId="6DE6B757" w14:textId="154F0977" w:rsidR="0071486D" w:rsidRPr="008439ED" w:rsidDel="00DC12A4" w:rsidRDefault="0071486D" w:rsidP="001D59AC">
      <w:pPr>
        <w:pStyle w:val="Normal0"/>
        <w:spacing w:line="360" w:lineRule="auto"/>
        <w:jc w:val="both"/>
        <w:rPr>
          <w:del w:id="2883" w:author="LauraPGM" w:date="2025-10-01T15:48:00Z"/>
          <w:rFonts w:ascii="Calibri" w:hAnsi="Calibri" w:cs="Calibri"/>
          <w:rPrChange w:id="2884" w:author="LauraPGM" w:date="2025-11-04T16:55:00Z">
            <w:rPr>
              <w:del w:id="2885" w:author="LauraPGM" w:date="2025-10-01T15:48:00Z"/>
            </w:rPr>
          </w:rPrChange>
        </w:rPr>
      </w:pPr>
    </w:p>
    <w:p w14:paraId="4FB5122A" w14:textId="53022270" w:rsidR="0071486D" w:rsidRPr="008439ED" w:rsidDel="00DC12A4" w:rsidRDefault="00CD195F" w:rsidP="001D59AC">
      <w:pPr>
        <w:pStyle w:val="Normal0"/>
        <w:spacing w:line="360" w:lineRule="auto"/>
        <w:jc w:val="both"/>
        <w:rPr>
          <w:del w:id="2886" w:author="LauraPGM" w:date="2025-10-01T15:48:00Z"/>
          <w:rFonts w:ascii="Calibri" w:hAnsi="Calibri" w:cs="Calibri"/>
          <w:b/>
          <w:rPrChange w:id="2887" w:author="LauraPGM" w:date="2025-11-04T16:55:00Z">
            <w:rPr>
              <w:del w:id="2888" w:author="LauraPGM" w:date="2025-10-01T15:48:00Z"/>
              <w:b/>
            </w:rPr>
          </w:rPrChange>
        </w:rPr>
      </w:pPr>
      <w:del w:id="2889" w:author="LauraPGM" w:date="2025-10-01T15:48:00Z">
        <w:r w:rsidRPr="008439ED" w:rsidDel="00DC12A4">
          <w:rPr>
            <w:rFonts w:ascii="Calibri" w:hAnsi="Calibri" w:cs="Calibri"/>
            <w:b/>
            <w:rPrChange w:id="2890" w:author="LauraPGM" w:date="2025-11-04T16:55:00Z">
              <w:rPr>
                <w:b/>
              </w:rPr>
            </w:rPrChange>
          </w:rPr>
          <w:delText xml:space="preserve">Tabla 1. Costos fijos y </w:delText>
        </w:r>
        <w:commentRangeStart w:id="2891"/>
        <w:r w:rsidRPr="008439ED" w:rsidDel="00DC12A4">
          <w:rPr>
            <w:rFonts w:ascii="Calibri" w:hAnsi="Calibri" w:cs="Calibri"/>
            <w:b/>
            <w:rPrChange w:id="2892" w:author="LauraPGM" w:date="2025-11-04T16:55:00Z">
              <w:rPr>
                <w:b/>
              </w:rPr>
            </w:rPrChange>
          </w:rPr>
          <w:delText>variables</w:delText>
        </w:r>
        <w:commentRangeEnd w:id="2891"/>
        <w:r w:rsidR="0071486D" w:rsidRPr="008439ED" w:rsidDel="00DC12A4">
          <w:rPr>
            <w:rStyle w:val="Refdecomentario"/>
            <w:rFonts w:ascii="Calibri" w:hAnsi="Calibri" w:cs="Calibri"/>
            <w:sz w:val="22"/>
            <w:szCs w:val="22"/>
            <w:rPrChange w:id="2893" w:author="LauraPGM" w:date="2025-11-04T16:55:00Z">
              <w:rPr>
                <w:rStyle w:val="Refdecomentario"/>
              </w:rPr>
            </w:rPrChange>
          </w:rPr>
          <w:commentReference w:id="2891"/>
        </w:r>
        <w:r w:rsidR="00D9261C" w:rsidRPr="008439ED" w:rsidDel="00DC12A4">
          <w:rPr>
            <w:rFonts w:ascii="Calibri" w:hAnsi="Calibri" w:cs="Calibri"/>
            <w:b/>
            <w:rPrChange w:id="2894" w:author="LauraPGM" w:date="2025-11-04T16:55:00Z">
              <w:rPr>
                <w:b/>
              </w:rPr>
            </w:rPrChange>
          </w:rPr>
          <w:delText>.</w:delText>
        </w:r>
      </w:del>
    </w:p>
    <w:p w14:paraId="55B0E86A" w14:textId="13F00DFD" w:rsidR="0071486D" w:rsidRPr="008439ED" w:rsidDel="00DC12A4" w:rsidRDefault="0071486D" w:rsidP="001D59AC">
      <w:pPr>
        <w:pStyle w:val="Normal0"/>
        <w:spacing w:line="360" w:lineRule="auto"/>
        <w:jc w:val="both"/>
        <w:rPr>
          <w:del w:id="2895" w:author="LauraPGM" w:date="2025-10-01T15:48:00Z"/>
          <w:rFonts w:ascii="Calibri" w:hAnsi="Calibri" w:cs="Calibri"/>
          <w:b/>
          <w:rPrChange w:id="2896" w:author="LauraPGM" w:date="2025-11-04T16:55:00Z">
            <w:rPr>
              <w:del w:id="2897" w:author="LauraPGM" w:date="2025-10-01T15:48:00Z"/>
              <w:b/>
            </w:rPr>
          </w:rPrChange>
        </w:rPr>
      </w:pPr>
    </w:p>
    <w:tbl>
      <w:tblPr>
        <w:tblW w:w="5000" w:type="pct"/>
        <w:shd w:val="clear" w:color="auto" w:fill="FFFFFF"/>
        <w:tblCellMar>
          <w:left w:w="0" w:type="dxa"/>
          <w:right w:w="0" w:type="dxa"/>
        </w:tblCellMar>
        <w:tblLook w:val="04A0" w:firstRow="1" w:lastRow="0" w:firstColumn="1" w:lastColumn="0" w:noHBand="0" w:noVBand="1"/>
      </w:tblPr>
      <w:tblGrid>
        <w:gridCol w:w="3799"/>
        <w:gridCol w:w="2654"/>
        <w:gridCol w:w="3503"/>
      </w:tblGrid>
      <w:tr w:rsidR="0071486D" w:rsidRPr="008439ED" w:rsidDel="00DC12A4" w14:paraId="0220C008" w14:textId="4C967F2C" w:rsidTr="0095486F">
        <w:trPr>
          <w:del w:id="2898" w:author="LauraPGM" w:date="2025-10-01T15:48:00Z"/>
        </w:trPr>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87484B4" w14:textId="1480DE66" w:rsidR="0071486D" w:rsidRPr="008439ED" w:rsidDel="00DC12A4" w:rsidRDefault="0071486D" w:rsidP="001D59AC">
            <w:pPr>
              <w:pStyle w:val="Normal0"/>
              <w:spacing w:line="360" w:lineRule="auto"/>
              <w:jc w:val="both"/>
              <w:rPr>
                <w:del w:id="2899" w:author="LauraPGM" w:date="2025-10-01T15:48:00Z"/>
                <w:rFonts w:ascii="Calibri" w:hAnsi="Calibri" w:cs="Calibri"/>
                <w:rPrChange w:id="2900" w:author="LauraPGM" w:date="2025-11-04T16:55:00Z">
                  <w:rPr>
                    <w:del w:id="2901" w:author="LauraPGM" w:date="2025-10-01T15:48:00Z"/>
                  </w:rPr>
                </w:rPrChange>
              </w:rPr>
            </w:pPr>
            <w:del w:id="2902" w:author="LauraPGM" w:date="2025-10-01T15:48:00Z">
              <w:r w:rsidRPr="008439ED" w:rsidDel="00DC12A4">
                <w:rPr>
                  <w:rFonts w:ascii="Calibri" w:hAnsi="Calibri" w:cs="Calibri"/>
                  <w:b/>
                  <w:bCs/>
                  <w:rPrChange w:id="2903" w:author="LauraPGM" w:date="2025-11-04T16:55:00Z">
                    <w:rPr>
                      <w:b/>
                      <w:bCs/>
                    </w:rPr>
                  </w:rPrChange>
                </w:rPr>
                <w:delText>Descripción</w:delText>
              </w:r>
            </w:del>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913B385" w14:textId="7AA58EA0" w:rsidR="0071486D" w:rsidRPr="008439ED" w:rsidDel="00DC12A4" w:rsidRDefault="0071486D" w:rsidP="001D59AC">
            <w:pPr>
              <w:pStyle w:val="Normal0"/>
              <w:spacing w:line="360" w:lineRule="auto"/>
              <w:jc w:val="both"/>
              <w:rPr>
                <w:del w:id="2904" w:author="LauraPGM" w:date="2025-10-01T15:48:00Z"/>
                <w:rFonts w:ascii="Calibri" w:hAnsi="Calibri" w:cs="Calibri"/>
                <w:rPrChange w:id="2905" w:author="LauraPGM" w:date="2025-11-04T16:55:00Z">
                  <w:rPr>
                    <w:del w:id="2906" w:author="LauraPGM" w:date="2025-10-01T15:48:00Z"/>
                  </w:rPr>
                </w:rPrChange>
              </w:rPr>
            </w:pPr>
            <w:del w:id="2907" w:author="LauraPGM" w:date="2025-10-01T15:48:00Z">
              <w:r w:rsidRPr="008439ED" w:rsidDel="00DC12A4">
                <w:rPr>
                  <w:rFonts w:ascii="Calibri" w:hAnsi="Calibri" w:cs="Calibri"/>
                  <w:b/>
                  <w:bCs/>
                  <w:rPrChange w:id="2908" w:author="LauraPGM" w:date="2025-11-04T16:55:00Z">
                    <w:rPr>
                      <w:b/>
                      <w:bCs/>
                    </w:rPr>
                  </w:rPrChange>
                </w:rPr>
                <w:delText>Costos fijos</w:delText>
              </w:r>
            </w:del>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3DAF61F" w14:textId="6E0EE5E5" w:rsidR="0071486D" w:rsidRPr="008439ED" w:rsidDel="00DC12A4" w:rsidRDefault="0071486D" w:rsidP="001D59AC">
            <w:pPr>
              <w:pStyle w:val="Normal0"/>
              <w:spacing w:line="360" w:lineRule="auto"/>
              <w:jc w:val="both"/>
              <w:rPr>
                <w:del w:id="2909" w:author="LauraPGM" w:date="2025-10-01T15:48:00Z"/>
                <w:rFonts w:ascii="Calibri" w:hAnsi="Calibri" w:cs="Calibri"/>
                <w:rPrChange w:id="2910" w:author="LauraPGM" w:date="2025-11-04T16:55:00Z">
                  <w:rPr>
                    <w:del w:id="2911" w:author="LauraPGM" w:date="2025-10-01T15:48:00Z"/>
                  </w:rPr>
                </w:rPrChange>
              </w:rPr>
            </w:pPr>
            <w:del w:id="2912" w:author="LauraPGM" w:date="2025-10-01T15:48:00Z">
              <w:r w:rsidRPr="008439ED" w:rsidDel="00DC12A4">
                <w:rPr>
                  <w:rFonts w:ascii="Calibri" w:hAnsi="Calibri" w:cs="Calibri"/>
                  <w:b/>
                  <w:bCs/>
                  <w:rPrChange w:id="2913" w:author="LauraPGM" w:date="2025-11-04T16:55:00Z">
                    <w:rPr>
                      <w:b/>
                      <w:bCs/>
                    </w:rPr>
                  </w:rPrChange>
                </w:rPr>
                <w:delText>Costos variables</w:delText>
              </w:r>
            </w:del>
          </w:p>
        </w:tc>
      </w:tr>
      <w:tr w:rsidR="0071486D" w:rsidRPr="008439ED" w:rsidDel="00DC12A4" w14:paraId="2E0A540D" w14:textId="7E748D77" w:rsidTr="0095486F">
        <w:trPr>
          <w:del w:id="2914" w:author="LauraPGM" w:date="2025-10-01T15:48:00Z"/>
        </w:trPr>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D73B24C" w14:textId="449993ED" w:rsidR="0071486D" w:rsidRPr="008439ED" w:rsidDel="00DC12A4" w:rsidRDefault="0071486D" w:rsidP="001D59AC">
            <w:pPr>
              <w:pStyle w:val="Normal0"/>
              <w:spacing w:line="360" w:lineRule="auto"/>
              <w:jc w:val="both"/>
              <w:rPr>
                <w:del w:id="2915" w:author="LauraPGM" w:date="2025-10-01T15:48:00Z"/>
                <w:rFonts w:ascii="Calibri" w:hAnsi="Calibri" w:cs="Calibri"/>
                <w:rPrChange w:id="2916" w:author="LauraPGM" w:date="2025-11-04T16:55:00Z">
                  <w:rPr>
                    <w:del w:id="2917" w:author="LauraPGM" w:date="2025-10-01T15:48:00Z"/>
                  </w:rPr>
                </w:rPrChange>
              </w:rPr>
            </w:pPr>
            <w:del w:id="2918" w:author="LauraPGM" w:date="2025-10-01T15:48:00Z">
              <w:r w:rsidRPr="008439ED" w:rsidDel="00DC12A4">
                <w:rPr>
                  <w:rFonts w:ascii="Calibri" w:hAnsi="Calibri" w:cs="Calibri"/>
                  <w:rPrChange w:id="2919" w:author="LauraPGM" w:date="2025-11-04T16:55:00Z">
                    <w:rPr/>
                  </w:rPrChange>
                </w:rPr>
                <w:delText>Gastos de fabricación</w:delText>
              </w:r>
            </w:del>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8BDAB7" w14:textId="126A36DB" w:rsidR="0071486D" w:rsidRPr="008439ED" w:rsidDel="00DC12A4" w:rsidRDefault="00242ED4" w:rsidP="001D59AC">
            <w:pPr>
              <w:pStyle w:val="Normal0"/>
              <w:spacing w:line="360" w:lineRule="auto"/>
              <w:jc w:val="both"/>
              <w:rPr>
                <w:del w:id="2920" w:author="LauraPGM" w:date="2025-10-01T15:48:00Z"/>
                <w:rFonts w:ascii="Calibri" w:hAnsi="Calibri" w:cs="Calibri"/>
                <w:rPrChange w:id="2921" w:author="LauraPGM" w:date="2025-11-04T16:55:00Z">
                  <w:rPr>
                    <w:del w:id="2922" w:author="LauraPGM" w:date="2025-10-01T15:48:00Z"/>
                  </w:rPr>
                </w:rPrChange>
              </w:rPr>
            </w:pPr>
            <w:del w:id="2923" w:author="LauraPGM" w:date="2025-10-01T15:48:00Z">
              <w:r w:rsidRPr="008439ED" w:rsidDel="00DC12A4">
                <w:rPr>
                  <w:rFonts w:ascii="Calibri" w:hAnsi="Calibri" w:cs="Calibri"/>
                  <w:rPrChange w:id="2924" w:author="LauraPGM" w:date="2025-11-04T16:55:00Z">
                    <w:rPr/>
                  </w:rPrChange>
                </w:rPr>
                <w:delText>No aplica</w:delText>
              </w:r>
            </w:del>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526571" w14:textId="68ED9B88" w:rsidR="0071486D" w:rsidRPr="008439ED" w:rsidDel="00DC12A4" w:rsidRDefault="00242ED4" w:rsidP="001D59AC">
            <w:pPr>
              <w:pStyle w:val="Normal0"/>
              <w:spacing w:line="360" w:lineRule="auto"/>
              <w:jc w:val="both"/>
              <w:rPr>
                <w:del w:id="2925" w:author="LauraPGM" w:date="2025-10-01T15:48:00Z"/>
                <w:rFonts w:ascii="Calibri" w:hAnsi="Calibri" w:cs="Calibri"/>
                <w:rPrChange w:id="2926" w:author="LauraPGM" w:date="2025-11-04T16:55:00Z">
                  <w:rPr>
                    <w:del w:id="2927" w:author="LauraPGM" w:date="2025-10-01T15:48:00Z"/>
                  </w:rPr>
                </w:rPrChange>
              </w:rPr>
            </w:pPr>
            <w:del w:id="2928" w:author="LauraPGM" w:date="2025-10-01T15:48:00Z">
              <w:r w:rsidRPr="008439ED" w:rsidDel="00DC12A4">
                <w:rPr>
                  <w:rFonts w:ascii="Calibri" w:hAnsi="Calibri" w:cs="Calibri"/>
                  <w:rPrChange w:id="2929" w:author="LauraPGM" w:date="2025-11-04T16:55:00Z">
                    <w:rPr/>
                  </w:rPrChange>
                </w:rPr>
                <w:delText>No aplica</w:delText>
              </w:r>
            </w:del>
          </w:p>
        </w:tc>
      </w:tr>
      <w:tr w:rsidR="0071486D" w:rsidRPr="008439ED" w:rsidDel="00DC12A4" w14:paraId="2794B0EE" w14:textId="6F5FD668" w:rsidTr="0095486F">
        <w:trPr>
          <w:del w:id="2930" w:author="LauraPGM" w:date="2025-10-01T15:48:00Z"/>
        </w:trPr>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D4752CF" w14:textId="5863FEFF" w:rsidR="0071486D" w:rsidRPr="008439ED" w:rsidDel="00DC12A4" w:rsidRDefault="0071486D" w:rsidP="001D59AC">
            <w:pPr>
              <w:pStyle w:val="Normal0"/>
              <w:spacing w:line="360" w:lineRule="auto"/>
              <w:jc w:val="both"/>
              <w:rPr>
                <w:del w:id="2931" w:author="LauraPGM" w:date="2025-10-01T15:48:00Z"/>
                <w:rFonts w:ascii="Calibri" w:hAnsi="Calibri" w:cs="Calibri"/>
                <w:rPrChange w:id="2932" w:author="LauraPGM" w:date="2025-11-04T16:55:00Z">
                  <w:rPr>
                    <w:del w:id="2933" w:author="LauraPGM" w:date="2025-10-01T15:48:00Z"/>
                  </w:rPr>
                </w:rPrChange>
              </w:rPr>
            </w:pPr>
            <w:del w:id="2934" w:author="LauraPGM" w:date="2025-10-01T15:48:00Z">
              <w:r w:rsidRPr="008439ED" w:rsidDel="00DC12A4">
                <w:rPr>
                  <w:rFonts w:ascii="Calibri" w:hAnsi="Calibri" w:cs="Calibri"/>
                  <w:rPrChange w:id="2935" w:author="LauraPGM" w:date="2025-11-04T16:55:00Z">
                    <w:rPr/>
                  </w:rPrChange>
                </w:rPr>
                <w:delText>Gastos de administración</w:delText>
              </w:r>
            </w:del>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440C91C" w14:textId="4E367F6B" w:rsidR="0071486D" w:rsidRPr="008439ED" w:rsidDel="00DC12A4" w:rsidRDefault="00242ED4" w:rsidP="001D59AC">
            <w:pPr>
              <w:pStyle w:val="Normal0"/>
              <w:spacing w:line="360" w:lineRule="auto"/>
              <w:jc w:val="both"/>
              <w:rPr>
                <w:del w:id="2936" w:author="LauraPGM" w:date="2025-10-01T15:48:00Z"/>
                <w:rFonts w:ascii="Calibri" w:hAnsi="Calibri" w:cs="Calibri"/>
                <w:rPrChange w:id="2937" w:author="LauraPGM" w:date="2025-11-04T16:55:00Z">
                  <w:rPr>
                    <w:del w:id="2938" w:author="LauraPGM" w:date="2025-10-01T15:48:00Z"/>
                  </w:rPr>
                </w:rPrChange>
              </w:rPr>
            </w:pPr>
            <w:del w:id="2939" w:author="LauraPGM" w:date="2025-10-01T15:48:00Z">
              <w:r w:rsidRPr="008439ED" w:rsidDel="00DC12A4">
                <w:rPr>
                  <w:rFonts w:ascii="Calibri" w:hAnsi="Calibri" w:cs="Calibri"/>
                  <w:rPrChange w:id="2940" w:author="LauraPGM" w:date="2025-11-04T16:55:00Z">
                    <w:rPr/>
                  </w:rPrChange>
                </w:rPr>
                <w:delText>No aplica</w:delText>
              </w:r>
            </w:del>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46FFEF5" w14:textId="2711C283" w:rsidR="0071486D" w:rsidRPr="008439ED" w:rsidDel="00DC12A4" w:rsidRDefault="00242ED4" w:rsidP="001D59AC">
            <w:pPr>
              <w:pStyle w:val="Normal0"/>
              <w:spacing w:line="360" w:lineRule="auto"/>
              <w:jc w:val="both"/>
              <w:rPr>
                <w:del w:id="2941" w:author="LauraPGM" w:date="2025-10-01T15:48:00Z"/>
                <w:rFonts w:ascii="Calibri" w:hAnsi="Calibri" w:cs="Calibri"/>
                <w:rPrChange w:id="2942" w:author="LauraPGM" w:date="2025-11-04T16:55:00Z">
                  <w:rPr>
                    <w:del w:id="2943" w:author="LauraPGM" w:date="2025-10-01T15:48:00Z"/>
                  </w:rPr>
                </w:rPrChange>
              </w:rPr>
            </w:pPr>
            <w:del w:id="2944" w:author="LauraPGM" w:date="2025-10-01T15:48:00Z">
              <w:r w:rsidRPr="008439ED" w:rsidDel="00DC12A4">
                <w:rPr>
                  <w:rFonts w:ascii="Calibri" w:hAnsi="Calibri" w:cs="Calibri"/>
                  <w:rPrChange w:id="2945" w:author="LauraPGM" w:date="2025-11-04T16:55:00Z">
                    <w:rPr/>
                  </w:rPrChange>
                </w:rPr>
                <w:delText>No aplica</w:delText>
              </w:r>
            </w:del>
          </w:p>
        </w:tc>
      </w:tr>
      <w:tr w:rsidR="0071486D" w:rsidRPr="008439ED" w:rsidDel="00DC12A4" w14:paraId="405EEC54" w14:textId="0B329B45" w:rsidTr="0095486F">
        <w:trPr>
          <w:del w:id="2946" w:author="LauraPGM" w:date="2025-10-01T15:48:00Z"/>
        </w:trPr>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E546F95" w14:textId="4AB1442C" w:rsidR="0071486D" w:rsidRPr="008439ED" w:rsidDel="00DC12A4" w:rsidRDefault="0071486D" w:rsidP="001D59AC">
            <w:pPr>
              <w:pStyle w:val="Normal0"/>
              <w:spacing w:line="360" w:lineRule="auto"/>
              <w:jc w:val="both"/>
              <w:rPr>
                <w:del w:id="2947" w:author="LauraPGM" w:date="2025-10-01T15:48:00Z"/>
                <w:rFonts w:ascii="Calibri" w:hAnsi="Calibri" w:cs="Calibri"/>
                <w:rPrChange w:id="2948" w:author="LauraPGM" w:date="2025-11-04T16:55:00Z">
                  <w:rPr>
                    <w:del w:id="2949" w:author="LauraPGM" w:date="2025-10-01T15:48:00Z"/>
                  </w:rPr>
                </w:rPrChange>
              </w:rPr>
            </w:pPr>
            <w:del w:id="2950" w:author="LauraPGM" w:date="2025-10-01T15:48:00Z">
              <w:r w:rsidRPr="008439ED" w:rsidDel="00DC12A4">
                <w:rPr>
                  <w:rFonts w:ascii="Calibri" w:hAnsi="Calibri" w:cs="Calibri"/>
                  <w:rPrChange w:id="2951" w:author="LauraPGM" w:date="2025-11-04T16:55:00Z">
                    <w:rPr/>
                  </w:rPrChange>
                </w:rPr>
                <w:delText>Gastos de venta</w:delText>
              </w:r>
            </w:del>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84967CA" w14:textId="260EA4BD" w:rsidR="0071486D" w:rsidRPr="008439ED" w:rsidDel="00DC12A4" w:rsidRDefault="00242ED4" w:rsidP="001D59AC">
            <w:pPr>
              <w:pStyle w:val="Normal0"/>
              <w:spacing w:line="360" w:lineRule="auto"/>
              <w:jc w:val="both"/>
              <w:rPr>
                <w:del w:id="2952" w:author="LauraPGM" w:date="2025-10-01T15:48:00Z"/>
                <w:rFonts w:ascii="Calibri" w:hAnsi="Calibri" w:cs="Calibri"/>
                <w:rPrChange w:id="2953" w:author="LauraPGM" w:date="2025-11-04T16:55:00Z">
                  <w:rPr>
                    <w:del w:id="2954" w:author="LauraPGM" w:date="2025-10-01T15:48:00Z"/>
                  </w:rPr>
                </w:rPrChange>
              </w:rPr>
            </w:pPr>
            <w:del w:id="2955" w:author="LauraPGM" w:date="2025-10-01T15:48:00Z">
              <w:r w:rsidRPr="008439ED" w:rsidDel="00DC12A4">
                <w:rPr>
                  <w:rFonts w:ascii="Calibri" w:hAnsi="Calibri" w:cs="Calibri"/>
                  <w:rPrChange w:id="2956" w:author="LauraPGM" w:date="2025-11-04T16:55:00Z">
                    <w:rPr/>
                  </w:rPrChange>
                </w:rPr>
                <w:delText>No aplica</w:delText>
              </w:r>
            </w:del>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31FA739" w14:textId="2232A00B" w:rsidR="0071486D" w:rsidRPr="008439ED" w:rsidDel="00DC12A4" w:rsidRDefault="00242ED4" w:rsidP="001D59AC">
            <w:pPr>
              <w:pStyle w:val="Normal0"/>
              <w:spacing w:line="360" w:lineRule="auto"/>
              <w:jc w:val="both"/>
              <w:rPr>
                <w:del w:id="2957" w:author="LauraPGM" w:date="2025-10-01T15:48:00Z"/>
                <w:rFonts w:ascii="Calibri" w:hAnsi="Calibri" w:cs="Calibri"/>
                <w:rPrChange w:id="2958" w:author="LauraPGM" w:date="2025-11-04T16:55:00Z">
                  <w:rPr>
                    <w:del w:id="2959" w:author="LauraPGM" w:date="2025-10-01T15:48:00Z"/>
                  </w:rPr>
                </w:rPrChange>
              </w:rPr>
            </w:pPr>
            <w:del w:id="2960" w:author="LauraPGM" w:date="2025-10-01T15:48:00Z">
              <w:r w:rsidRPr="008439ED" w:rsidDel="00DC12A4">
                <w:rPr>
                  <w:rFonts w:ascii="Calibri" w:hAnsi="Calibri" w:cs="Calibri"/>
                  <w:rPrChange w:id="2961" w:author="LauraPGM" w:date="2025-11-04T16:55:00Z">
                    <w:rPr/>
                  </w:rPrChange>
                </w:rPr>
                <w:delText>No aplica</w:delText>
              </w:r>
            </w:del>
          </w:p>
        </w:tc>
      </w:tr>
      <w:tr w:rsidR="0071486D" w:rsidRPr="008439ED" w:rsidDel="00DC12A4" w14:paraId="1965ECB8" w14:textId="23DEBAB9" w:rsidTr="0095486F">
        <w:trPr>
          <w:del w:id="2962" w:author="LauraPGM" w:date="2025-10-01T15:48:00Z"/>
        </w:trPr>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49D3C51" w14:textId="2F7B4E4E" w:rsidR="0071486D" w:rsidRPr="008439ED" w:rsidDel="00DC12A4" w:rsidRDefault="0071486D" w:rsidP="001D59AC">
            <w:pPr>
              <w:pStyle w:val="Normal0"/>
              <w:spacing w:line="360" w:lineRule="auto"/>
              <w:jc w:val="both"/>
              <w:rPr>
                <w:del w:id="2963" w:author="LauraPGM" w:date="2025-10-01T15:48:00Z"/>
                <w:rFonts w:ascii="Calibri" w:hAnsi="Calibri" w:cs="Calibri"/>
                <w:rPrChange w:id="2964" w:author="LauraPGM" w:date="2025-11-04T16:55:00Z">
                  <w:rPr>
                    <w:del w:id="2965" w:author="LauraPGM" w:date="2025-10-01T15:48:00Z"/>
                  </w:rPr>
                </w:rPrChange>
              </w:rPr>
            </w:pPr>
            <w:del w:id="2966" w:author="LauraPGM" w:date="2025-10-01T15:48:00Z">
              <w:r w:rsidRPr="008439ED" w:rsidDel="00DC12A4">
                <w:rPr>
                  <w:rFonts w:ascii="Calibri" w:hAnsi="Calibri" w:cs="Calibri"/>
                  <w:rPrChange w:id="2967" w:author="LauraPGM" w:date="2025-11-04T16:55:00Z">
                    <w:rPr/>
                  </w:rPrChange>
                </w:rPr>
                <w:delText>Gastos financieros</w:delText>
              </w:r>
            </w:del>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F1FB52E" w14:textId="173C6E6A" w:rsidR="0071486D" w:rsidRPr="008439ED" w:rsidDel="00DC12A4" w:rsidRDefault="00242ED4" w:rsidP="001D59AC">
            <w:pPr>
              <w:pStyle w:val="Normal0"/>
              <w:spacing w:line="360" w:lineRule="auto"/>
              <w:jc w:val="both"/>
              <w:rPr>
                <w:del w:id="2968" w:author="LauraPGM" w:date="2025-10-01T15:48:00Z"/>
                <w:rFonts w:ascii="Calibri" w:hAnsi="Calibri" w:cs="Calibri"/>
                <w:rPrChange w:id="2969" w:author="LauraPGM" w:date="2025-11-04T16:55:00Z">
                  <w:rPr>
                    <w:del w:id="2970" w:author="LauraPGM" w:date="2025-10-01T15:48:00Z"/>
                  </w:rPr>
                </w:rPrChange>
              </w:rPr>
            </w:pPr>
            <w:del w:id="2971" w:author="LauraPGM" w:date="2025-10-01T15:48:00Z">
              <w:r w:rsidRPr="008439ED" w:rsidDel="00DC12A4">
                <w:rPr>
                  <w:rFonts w:ascii="Calibri" w:hAnsi="Calibri" w:cs="Calibri"/>
                  <w:rPrChange w:id="2972" w:author="LauraPGM" w:date="2025-11-04T16:55:00Z">
                    <w:rPr/>
                  </w:rPrChange>
                </w:rPr>
                <w:delText>No aplica</w:delText>
              </w:r>
            </w:del>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76AA09" w14:textId="21B124D5" w:rsidR="0071486D" w:rsidRPr="008439ED" w:rsidDel="00DC12A4" w:rsidRDefault="00242ED4" w:rsidP="001D59AC">
            <w:pPr>
              <w:pStyle w:val="Normal0"/>
              <w:spacing w:line="360" w:lineRule="auto"/>
              <w:jc w:val="both"/>
              <w:rPr>
                <w:del w:id="2973" w:author="LauraPGM" w:date="2025-10-01T15:48:00Z"/>
                <w:rFonts w:ascii="Calibri" w:hAnsi="Calibri" w:cs="Calibri"/>
                <w:b/>
                <w:rPrChange w:id="2974" w:author="LauraPGM" w:date="2025-11-04T16:55:00Z">
                  <w:rPr>
                    <w:del w:id="2975" w:author="LauraPGM" w:date="2025-10-01T15:48:00Z"/>
                    <w:b/>
                  </w:rPr>
                </w:rPrChange>
              </w:rPr>
            </w:pPr>
            <w:del w:id="2976" w:author="LauraPGM" w:date="2025-10-01T15:48:00Z">
              <w:r w:rsidRPr="008439ED" w:rsidDel="00DC12A4">
                <w:rPr>
                  <w:rFonts w:ascii="Calibri" w:hAnsi="Calibri" w:cs="Calibri"/>
                  <w:rPrChange w:id="2977" w:author="LauraPGM" w:date="2025-11-04T16:55:00Z">
                    <w:rPr/>
                  </w:rPrChange>
                </w:rPr>
                <w:delText>No aplica</w:delText>
              </w:r>
            </w:del>
          </w:p>
        </w:tc>
      </w:tr>
      <w:tr w:rsidR="0071486D" w:rsidRPr="008439ED" w:rsidDel="00DC12A4" w14:paraId="4D54551A" w14:textId="4E545B72" w:rsidTr="0095486F">
        <w:trPr>
          <w:del w:id="2978" w:author="LauraPGM" w:date="2025-10-01T15:48:00Z"/>
        </w:trPr>
        <w:tc>
          <w:tcPr>
            <w:tcW w:w="190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6371353" w14:textId="5D011857" w:rsidR="0071486D" w:rsidRPr="008439ED" w:rsidDel="00DC12A4" w:rsidRDefault="0071486D" w:rsidP="001D59AC">
            <w:pPr>
              <w:pStyle w:val="Normal0"/>
              <w:spacing w:line="360" w:lineRule="auto"/>
              <w:jc w:val="both"/>
              <w:rPr>
                <w:del w:id="2979" w:author="LauraPGM" w:date="2025-10-01T15:48:00Z"/>
                <w:rFonts w:ascii="Calibri" w:hAnsi="Calibri" w:cs="Calibri"/>
                <w:rPrChange w:id="2980" w:author="LauraPGM" w:date="2025-11-04T16:55:00Z">
                  <w:rPr>
                    <w:del w:id="2981" w:author="LauraPGM" w:date="2025-10-01T15:48:00Z"/>
                  </w:rPr>
                </w:rPrChange>
              </w:rPr>
            </w:pPr>
            <w:del w:id="2982" w:author="LauraPGM" w:date="2025-10-01T15:48:00Z">
              <w:r w:rsidRPr="008439ED" w:rsidDel="00DC12A4">
                <w:rPr>
                  <w:rFonts w:ascii="Calibri" w:hAnsi="Calibri" w:cs="Calibri"/>
                  <w:b/>
                  <w:bCs/>
                  <w:rPrChange w:id="2983" w:author="LauraPGM" w:date="2025-11-04T16:55:00Z">
                    <w:rPr>
                      <w:b/>
                      <w:bCs/>
                    </w:rPr>
                  </w:rPrChange>
                </w:rPr>
                <w:delText>TOTAL</w:delText>
              </w:r>
            </w:del>
          </w:p>
        </w:tc>
        <w:tc>
          <w:tcPr>
            <w:tcW w:w="133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9ED581B" w14:textId="0BF2C63D" w:rsidR="0071486D" w:rsidRPr="008439ED" w:rsidDel="00DC12A4" w:rsidRDefault="00242ED4" w:rsidP="001D59AC">
            <w:pPr>
              <w:pStyle w:val="Normal0"/>
              <w:spacing w:line="360" w:lineRule="auto"/>
              <w:jc w:val="both"/>
              <w:rPr>
                <w:del w:id="2984" w:author="LauraPGM" w:date="2025-10-01T15:48:00Z"/>
                <w:rFonts w:ascii="Calibri" w:hAnsi="Calibri" w:cs="Calibri"/>
                <w:rPrChange w:id="2985" w:author="LauraPGM" w:date="2025-11-04T16:55:00Z">
                  <w:rPr>
                    <w:del w:id="2986" w:author="LauraPGM" w:date="2025-10-01T15:48:00Z"/>
                  </w:rPr>
                </w:rPrChange>
              </w:rPr>
            </w:pPr>
            <w:del w:id="2987" w:author="LauraPGM" w:date="2025-10-01T15:48:00Z">
              <w:r w:rsidRPr="008439ED" w:rsidDel="00DC12A4">
                <w:rPr>
                  <w:rFonts w:ascii="Calibri" w:hAnsi="Calibri" w:cs="Calibri"/>
                  <w:rPrChange w:id="2988" w:author="LauraPGM" w:date="2025-11-04T16:55:00Z">
                    <w:rPr/>
                  </w:rPrChange>
                </w:rPr>
                <w:delText>No aplica</w:delText>
              </w:r>
            </w:del>
          </w:p>
        </w:tc>
        <w:tc>
          <w:tcPr>
            <w:tcW w:w="175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159CE83" w14:textId="092E3FDB" w:rsidR="0071486D" w:rsidRPr="008439ED" w:rsidDel="00DC12A4" w:rsidRDefault="00242ED4" w:rsidP="001D59AC">
            <w:pPr>
              <w:pStyle w:val="Normal0"/>
              <w:spacing w:line="360" w:lineRule="auto"/>
              <w:jc w:val="both"/>
              <w:rPr>
                <w:del w:id="2989" w:author="LauraPGM" w:date="2025-10-01T15:48:00Z"/>
                <w:rFonts w:ascii="Calibri" w:hAnsi="Calibri" w:cs="Calibri"/>
                <w:rPrChange w:id="2990" w:author="LauraPGM" w:date="2025-11-04T16:55:00Z">
                  <w:rPr>
                    <w:del w:id="2991" w:author="LauraPGM" w:date="2025-10-01T15:48:00Z"/>
                  </w:rPr>
                </w:rPrChange>
              </w:rPr>
            </w:pPr>
            <w:del w:id="2992" w:author="LauraPGM" w:date="2025-10-01T15:48:00Z">
              <w:r w:rsidRPr="008439ED" w:rsidDel="00DC12A4">
                <w:rPr>
                  <w:rFonts w:ascii="Calibri" w:hAnsi="Calibri" w:cs="Calibri"/>
                  <w:rPrChange w:id="2993" w:author="LauraPGM" w:date="2025-11-04T16:55:00Z">
                    <w:rPr/>
                  </w:rPrChange>
                </w:rPr>
                <w:delText>No aplica</w:delText>
              </w:r>
            </w:del>
          </w:p>
        </w:tc>
      </w:tr>
    </w:tbl>
    <w:p w14:paraId="5D115903" w14:textId="154508AC" w:rsidR="0083758A" w:rsidRPr="008439ED" w:rsidDel="00DC12A4" w:rsidRDefault="0083758A" w:rsidP="001D59AC">
      <w:pPr>
        <w:pStyle w:val="Normal0"/>
        <w:spacing w:line="360" w:lineRule="auto"/>
        <w:jc w:val="both"/>
        <w:rPr>
          <w:del w:id="2994" w:author="LauraPGM" w:date="2025-10-01T15:48:00Z"/>
          <w:rFonts w:ascii="Calibri" w:hAnsi="Calibri" w:cs="Calibri"/>
          <w:rPrChange w:id="2995" w:author="LauraPGM" w:date="2025-11-04T16:55:00Z">
            <w:rPr>
              <w:del w:id="2996" w:author="LauraPGM" w:date="2025-10-01T15:48:00Z"/>
            </w:rPr>
          </w:rPrChange>
        </w:rPr>
      </w:pPr>
    </w:p>
    <w:p w14:paraId="7D90B03D" w14:textId="146A6350" w:rsidR="0083758A" w:rsidRPr="008439ED" w:rsidDel="00DC12A4" w:rsidRDefault="0083758A" w:rsidP="001D59AC">
      <w:pPr>
        <w:pStyle w:val="Normal0"/>
        <w:spacing w:line="360" w:lineRule="auto"/>
        <w:jc w:val="both"/>
        <w:rPr>
          <w:del w:id="2997" w:author="LauraPGM" w:date="2025-10-01T15:48:00Z"/>
          <w:rFonts w:ascii="Calibri" w:hAnsi="Calibri" w:cs="Calibri"/>
          <w:rPrChange w:id="2998" w:author="LauraPGM" w:date="2025-11-04T16:55:00Z">
            <w:rPr>
              <w:del w:id="2999" w:author="LauraPGM" w:date="2025-10-01T15:48:00Z"/>
            </w:rPr>
          </w:rPrChange>
        </w:rPr>
      </w:pPr>
    </w:p>
    <w:p w14:paraId="15CFDF4E" w14:textId="5070A9B6" w:rsidR="007A7310" w:rsidRPr="008439ED" w:rsidDel="00DC12A4" w:rsidRDefault="007A7310" w:rsidP="001D59AC">
      <w:pPr>
        <w:pStyle w:val="Normal0"/>
        <w:spacing w:line="360" w:lineRule="auto"/>
        <w:jc w:val="both"/>
        <w:rPr>
          <w:del w:id="3000" w:author="LauraPGM" w:date="2025-10-01T15:48:00Z"/>
          <w:rFonts w:ascii="Calibri" w:hAnsi="Calibri" w:cs="Calibri"/>
          <w:rPrChange w:id="3001" w:author="LauraPGM" w:date="2025-11-04T16:55:00Z">
            <w:rPr>
              <w:del w:id="3002" w:author="LauraPGM" w:date="2025-10-01T15:48:00Z"/>
            </w:rPr>
          </w:rPrChange>
        </w:rPr>
      </w:pPr>
      <w:del w:id="3003" w:author="LauraPGM" w:date="2025-10-01T15:48:00Z">
        <w:r w:rsidRPr="008439ED" w:rsidDel="00DC12A4">
          <w:rPr>
            <w:rFonts w:ascii="Calibri" w:hAnsi="Calibri" w:cs="Calibri"/>
            <w:rPrChange w:id="3004" w:author="LauraPGM" w:date="2025-11-04T16:55:00Z">
              <w:rPr/>
            </w:rPrChange>
          </w:rPr>
          <w:delText>Cuando se ha determinado el total de los costos fijos y costos variables, se puede establecer los costos totales de producción, usando la siguiente fórmula:</w:delText>
        </w:r>
      </w:del>
    </w:p>
    <w:p w14:paraId="62B67F03" w14:textId="0D2B870F" w:rsidR="007A7310" w:rsidRPr="008439ED" w:rsidDel="00DC12A4" w:rsidRDefault="007A7310" w:rsidP="001D59AC">
      <w:pPr>
        <w:pStyle w:val="Normal0"/>
        <w:spacing w:line="360" w:lineRule="auto"/>
        <w:jc w:val="both"/>
        <w:rPr>
          <w:del w:id="3005" w:author="LauraPGM" w:date="2025-10-01T15:48:00Z"/>
          <w:rFonts w:ascii="Calibri" w:hAnsi="Calibri" w:cs="Calibri"/>
          <w:rPrChange w:id="3006" w:author="LauraPGM" w:date="2025-11-04T16:55:00Z">
            <w:rPr>
              <w:del w:id="3007" w:author="LauraPGM" w:date="2025-10-01T15:48:00Z"/>
            </w:rPr>
          </w:rPrChange>
        </w:rPr>
      </w:pPr>
    </w:p>
    <w:p w14:paraId="68FA70DE" w14:textId="062E0211" w:rsidR="007A7310" w:rsidRPr="008439ED" w:rsidDel="00DC12A4" w:rsidRDefault="0065590F" w:rsidP="001D59AC">
      <w:pPr>
        <w:pStyle w:val="Normal0"/>
        <w:spacing w:line="360" w:lineRule="auto"/>
        <w:jc w:val="both"/>
        <w:rPr>
          <w:del w:id="3008" w:author="LauraPGM" w:date="2025-10-01T15:48:00Z"/>
          <w:rFonts w:ascii="Calibri" w:hAnsi="Calibri" w:cs="Calibri"/>
          <w:rPrChange w:id="3009" w:author="LauraPGM" w:date="2025-11-04T16:55:00Z">
            <w:rPr>
              <w:del w:id="3010" w:author="LauraPGM" w:date="2025-10-01T15:48:00Z"/>
            </w:rPr>
          </w:rPrChange>
        </w:rPr>
      </w:pPr>
      <w:del w:id="3011" w:author="LauraPGM" w:date="2025-10-01T15:48:00Z">
        <w:r w:rsidRPr="008439ED" w:rsidDel="00DC12A4">
          <w:rPr>
            <w:rFonts w:ascii="Calibri" w:hAnsi="Calibri" w:cs="Calibri"/>
            <w:rPrChange w:id="3012" w:author="LauraPGM" w:date="2025-11-04T16:55:00Z">
              <w:rPr/>
            </w:rPrChange>
          </w:rPr>
          <w:delText>CT = CF + CV, en dónde:</w:delText>
        </w:r>
      </w:del>
    </w:p>
    <w:p w14:paraId="398BAAB2" w14:textId="49C09A5A" w:rsidR="007A7310" w:rsidRPr="008439ED" w:rsidDel="00DC12A4" w:rsidRDefault="008954CB" w:rsidP="001D59AC">
      <w:pPr>
        <w:pStyle w:val="Normal0"/>
        <w:spacing w:line="360" w:lineRule="auto"/>
        <w:jc w:val="both"/>
        <w:rPr>
          <w:del w:id="3013" w:author="LauraPGM" w:date="2025-10-01T15:48:00Z"/>
          <w:rFonts w:ascii="Calibri" w:hAnsi="Calibri" w:cs="Calibri"/>
          <w:rPrChange w:id="3014" w:author="LauraPGM" w:date="2025-11-04T16:55:00Z">
            <w:rPr>
              <w:del w:id="3015" w:author="LauraPGM" w:date="2025-10-01T15:48:00Z"/>
            </w:rPr>
          </w:rPrChange>
        </w:rPr>
      </w:pPr>
      <w:del w:id="3016" w:author="LauraPGM" w:date="2025-10-01T15:48:00Z">
        <w:r w:rsidRPr="008439ED" w:rsidDel="00DC12A4">
          <w:rPr>
            <w:rFonts w:ascii="Calibri" w:hAnsi="Calibri" w:cs="Calibri"/>
            <w:rPrChange w:id="3017" w:author="LauraPGM" w:date="2025-11-04T16:55:00Z">
              <w:rPr/>
            </w:rPrChange>
          </w:rPr>
          <w:delText>CT = Costo t</w:delText>
        </w:r>
        <w:r w:rsidR="0065590F" w:rsidRPr="008439ED" w:rsidDel="00DC12A4">
          <w:rPr>
            <w:rFonts w:ascii="Calibri" w:hAnsi="Calibri" w:cs="Calibri"/>
            <w:rPrChange w:id="3018" w:author="LauraPGM" w:date="2025-11-04T16:55:00Z">
              <w:rPr/>
            </w:rPrChange>
          </w:rPr>
          <w:delText>otal</w:delText>
        </w:r>
        <w:r w:rsidR="00D6189B" w:rsidRPr="008439ED" w:rsidDel="00DC12A4">
          <w:rPr>
            <w:rFonts w:ascii="Calibri" w:hAnsi="Calibri" w:cs="Calibri"/>
            <w:rPrChange w:id="3019" w:author="LauraPGM" w:date="2025-11-04T16:55:00Z">
              <w:rPr/>
            </w:rPrChange>
          </w:rPr>
          <w:delText>.</w:delText>
        </w:r>
      </w:del>
    </w:p>
    <w:p w14:paraId="78704430" w14:textId="1670DCC4" w:rsidR="007A7310" w:rsidRPr="008439ED" w:rsidDel="00DC12A4" w:rsidRDefault="008954CB" w:rsidP="001D59AC">
      <w:pPr>
        <w:pStyle w:val="Normal0"/>
        <w:spacing w:line="360" w:lineRule="auto"/>
        <w:jc w:val="both"/>
        <w:rPr>
          <w:del w:id="3020" w:author="LauraPGM" w:date="2025-10-01T15:48:00Z"/>
          <w:rFonts w:ascii="Calibri" w:hAnsi="Calibri" w:cs="Calibri"/>
          <w:rPrChange w:id="3021" w:author="LauraPGM" w:date="2025-11-04T16:55:00Z">
            <w:rPr>
              <w:del w:id="3022" w:author="LauraPGM" w:date="2025-10-01T15:48:00Z"/>
            </w:rPr>
          </w:rPrChange>
        </w:rPr>
      </w:pPr>
      <w:del w:id="3023" w:author="LauraPGM" w:date="2025-10-01T15:48:00Z">
        <w:r w:rsidRPr="008439ED" w:rsidDel="00DC12A4">
          <w:rPr>
            <w:rFonts w:ascii="Calibri" w:hAnsi="Calibri" w:cs="Calibri"/>
            <w:rPrChange w:id="3024" w:author="LauraPGM" w:date="2025-11-04T16:55:00Z">
              <w:rPr/>
            </w:rPrChange>
          </w:rPr>
          <w:delText>CF = Costos f</w:delText>
        </w:r>
        <w:r w:rsidR="0065590F" w:rsidRPr="008439ED" w:rsidDel="00DC12A4">
          <w:rPr>
            <w:rFonts w:ascii="Calibri" w:hAnsi="Calibri" w:cs="Calibri"/>
            <w:rPrChange w:id="3025" w:author="LauraPGM" w:date="2025-11-04T16:55:00Z">
              <w:rPr/>
            </w:rPrChange>
          </w:rPr>
          <w:delText>ijos</w:delText>
        </w:r>
        <w:r w:rsidR="00D6189B" w:rsidRPr="008439ED" w:rsidDel="00DC12A4">
          <w:rPr>
            <w:rFonts w:ascii="Calibri" w:hAnsi="Calibri" w:cs="Calibri"/>
            <w:rPrChange w:id="3026" w:author="LauraPGM" w:date="2025-11-04T16:55:00Z">
              <w:rPr/>
            </w:rPrChange>
          </w:rPr>
          <w:delText>.</w:delText>
        </w:r>
      </w:del>
    </w:p>
    <w:p w14:paraId="05F4CE6A" w14:textId="6603C0F1" w:rsidR="007A7310" w:rsidRPr="008439ED" w:rsidDel="00DC12A4" w:rsidRDefault="008954CB" w:rsidP="001D59AC">
      <w:pPr>
        <w:pStyle w:val="Normal0"/>
        <w:spacing w:line="360" w:lineRule="auto"/>
        <w:jc w:val="both"/>
        <w:rPr>
          <w:del w:id="3027" w:author="LauraPGM" w:date="2025-10-01T15:48:00Z"/>
          <w:rFonts w:ascii="Calibri" w:hAnsi="Calibri" w:cs="Calibri"/>
          <w:rPrChange w:id="3028" w:author="LauraPGM" w:date="2025-11-04T16:55:00Z">
            <w:rPr>
              <w:del w:id="3029" w:author="LauraPGM" w:date="2025-10-01T15:48:00Z"/>
            </w:rPr>
          </w:rPrChange>
        </w:rPr>
      </w:pPr>
      <w:del w:id="3030" w:author="LauraPGM" w:date="2025-10-01T15:48:00Z">
        <w:r w:rsidRPr="008439ED" w:rsidDel="00DC12A4">
          <w:rPr>
            <w:rFonts w:ascii="Calibri" w:hAnsi="Calibri" w:cs="Calibri"/>
            <w:rPrChange w:id="3031" w:author="LauraPGM" w:date="2025-11-04T16:55:00Z">
              <w:rPr/>
            </w:rPrChange>
          </w:rPr>
          <w:delText>CV = Costos v</w:delText>
        </w:r>
        <w:r w:rsidR="007A7310" w:rsidRPr="008439ED" w:rsidDel="00DC12A4">
          <w:rPr>
            <w:rFonts w:ascii="Calibri" w:hAnsi="Calibri" w:cs="Calibri"/>
            <w:rPrChange w:id="3032" w:author="LauraPGM" w:date="2025-11-04T16:55:00Z">
              <w:rPr/>
            </w:rPrChange>
          </w:rPr>
          <w:delText>ariables</w:delText>
        </w:r>
        <w:r w:rsidR="00D6189B" w:rsidRPr="008439ED" w:rsidDel="00DC12A4">
          <w:rPr>
            <w:rFonts w:ascii="Calibri" w:hAnsi="Calibri" w:cs="Calibri"/>
            <w:rPrChange w:id="3033" w:author="LauraPGM" w:date="2025-11-04T16:55:00Z">
              <w:rPr/>
            </w:rPrChange>
          </w:rPr>
          <w:delText>.</w:delText>
        </w:r>
      </w:del>
    </w:p>
    <w:p w14:paraId="1B9F7E6B" w14:textId="390DBE95" w:rsidR="007A7310" w:rsidRPr="008439ED" w:rsidDel="00DC12A4" w:rsidRDefault="007A7310" w:rsidP="001D59AC">
      <w:pPr>
        <w:pStyle w:val="Normal0"/>
        <w:spacing w:line="360" w:lineRule="auto"/>
        <w:jc w:val="both"/>
        <w:rPr>
          <w:del w:id="3034" w:author="LauraPGM" w:date="2025-10-01T15:48:00Z"/>
          <w:rFonts w:ascii="Calibri" w:hAnsi="Calibri" w:cs="Calibri"/>
          <w:rPrChange w:id="3035" w:author="LauraPGM" w:date="2025-11-04T16:55:00Z">
            <w:rPr>
              <w:del w:id="3036" w:author="LauraPGM" w:date="2025-10-01T15:48:00Z"/>
            </w:rPr>
          </w:rPrChange>
        </w:rPr>
      </w:pPr>
    </w:p>
    <w:p w14:paraId="50C19467" w14:textId="5F553C95" w:rsidR="007A7310" w:rsidRPr="008439ED" w:rsidDel="00DC12A4" w:rsidRDefault="007A7310" w:rsidP="001D59AC">
      <w:pPr>
        <w:pStyle w:val="Normal0"/>
        <w:spacing w:line="360" w:lineRule="auto"/>
        <w:jc w:val="both"/>
        <w:rPr>
          <w:del w:id="3037" w:author="LauraPGM" w:date="2025-10-01T15:48:00Z"/>
          <w:rFonts w:ascii="Calibri" w:hAnsi="Calibri" w:cs="Calibri"/>
          <w:rPrChange w:id="3038" w:author="LauraPGM" w:date="2025-11-04T16:55:00Z">
            <w:rPr>
              <w:del w:id="3039" w:author="LauraPGM" w:date="2025-10-01T15:48:00Z"/>
            </w:rPr>
          </w:rPrChange>
        </w:rPr>
      </w:pPr>
      <w:del w:id="3040" w:author="LauraPGM" w:date="2025-10-01T15:48:00Z">
        <w:r w:rsidRPr="008439ED" w:rsidDel="00DC12A4">
          <w:rPr>
            <w:rFonts w:ascii="Calibri" w:hAnsi="Calibri" w:cs="Calibri"/>
            <w:rPrChange w:id="3041" w:author="LauraPGM" w:date="2025-11-04T16:55:00Z">
              <w:rPr/>
            </w:rPrChange>
          </w:rPr>
          <w:delText>Teniendo el dato del costo total, el fabricante, puede determinar cuánto le cuesta producir una unidad, es decir el costo unitario, aplicando la siguiente fórmula.</w:delText>
        </w:r>
      </w:del>
    </w:p>
    <w:p w14:paraId="2D6722D6" w14:textId="640213E4" w:rsidR="007A7310" w:rsidRPr="008439ED" w:rsidDel="00DC12A4" w:rsidRDefault="007A7310" w:rsidP="001D59AC">
      <w:pPr>
        <w:pStyle w:val="Normal0"/>
        <w:spacing w:line="360" w:lineRule="auto"/>
        <w:jc w:val="both"/>
        <w:rPr>
          <w:del w:id="3042" w:author="LauraPGM" w:date="2025-10-01T15:48:00Z"/>
          <w:rFonts w:ascii="Calibri" w:hAnsi="Calibri" w:cs="Calibri"/>
          <w:rPrChange w:id="3043" w:author="LauraPGM" w:date="2025-11-04T16:55:00Z">
            <w:rPr>
              <w:del w:id="3044" w:author="LauraPGM" w:date="2025-10-01T15:48:00Z"/>
            </w:rPr>
          </w:rPrChange>
        </w:rPr>
      </w:pPr>
    </w:p>
    <w:p w14:paraId="4DFCD034" w14:textId="342106C3" w:rsidR="007A7310" w:rsidRPr="008439ED" w:rsidDel="00DC12A4" w:rsidRDefault="0065590F" w:rsidP="001D59AC">
      <w:pPr>
        <w:pStyle w:val="Normal0"/>
        <w:spacing w:line="360" w:lineRule="auto"/>
        <w:jc w:val="both"/>
        <w:rPr>
          <w:del w:id="3045" w:author="LauraPGM" w:date="2025-10-01T15:48:00Z"/>
          <w:rFonts w:ascii="Calibri" w:hAnsi="Calibri" w:cs="Calibri"/>
          <w:rPrChange w:id="3046" w:author="LauraPGM" w:date="2025-11-04T16:55:00Z">
            <w:rPr>
              <w:del w:id="3047" w:author="LauraPGM" w:date="2025-10-01T15:48:00Z"/>
            </w:rPr>
          </w:rPrChange>
        </w:rPr>
      </w:pPr>
      <w:del w:id="3048" w:author="LauraPGM" w:date="2025-10-01T15:48:00Z">
        <w:r w:rsidRPr="008439ED" w:rsidDel="00DC12A4">
          <w:rPr>
            <w:rFonts w:ascii="Calibri" w:hAnsi="Calibri" w:cs="Calibri"/>
            <w:rPrChange w:id="3049" w:author="LauraPGM" w:date="2025-11-04T16:55:00Z">
              <w:rPr/>
            </w:rPrChange>
          </w:rPr>
          <w:delText>CU = CT/n, en dónde:</w:delText>
        </w:r>
      </w:del>
    </w:p>
    <w:p w14:paraId="15FDF9DB" w14:textId="630486C7" w:rsidR="007A7310" w:rsidRPr="008439ED" w:rsidDel="00DC12A4" w:rsidRDefault="00D16DFF" w:rsidP="001D59AC">
      <w:pPr>
        <w:pStyle w:val="Normal0"/>
        <w:spacing w:line="360" w:lineRule="auto"/>
        <w:jc w:val="both"/>
        <w:rPr>
          <w:del w:id="3050" w:author="LauraPGM" w:date="2025-10-01T15:48:00Z"/>
          <w:rFonts w:ascii="Calibri" w:hAnsi="Calibri" w:cs="Calibri"/>
          <w:rPrChange w:id="3051" w:author="LauraPGM" w:date="2025-11-04T16:55:00Z">
            <w:rPr>
              <w:del w:id="3052" w:author="LauraPGM" w:date="2025-10-01T15:48:00Z"/>
            </w:rPr>
          </w:rPrChange>
        </w:rPr>
      </w:pPr>
      <w:del w:id="3053" w:author="LauraPGM" w:date="2025-10-01T15:48:00Z">
        <w:r w:rsidRPr="008439ED" w:rsidDel="00DC12A4">
          <w:rPr>
            <w:rFonts w:ascii="Calibri" w:hAnsi="Calibri" w:cs="Calibri"/>
            <w:rPrChange w:id="3054" w:author="LauraPGM" w:date="2025-11-04T16:55:00Z">
              <w:rPr/>
            </w:rPrChange>
          </w:rPr>
          <w:delText>CU = Costo u</w:delText>
        </w:r>
        <w:r w:rsidR="0065590F" w:rsidRPr="008439ED" w:rsidDel="00DC12A4">
          <w:rPr>
            <w:rFonts w:ascii="Calibri" w:hAnsi="Calibri" w:cs="Calibri"/>
            <w:rPrChange w:id="3055" w:author="LauraPGM" w:date="2025-11-04T16:55:00Z">
              <w:rPr/>
            </w:rPrChange>
          </w:rPr>
          <w:delText>nitario</w:delText>
        </w:r>
        <w:r w:rsidR="00D6189B" w:rsidRPr="008439ED" w:rsidDel="00DC12A4">
          <w:rPr>
            <w:rFonts w:ascii="Calibri" w:hAnsi="Calibri" w:cs="Calibri"/>
            <w:rPrChange w:id="3056" w:author="LauraPGM" w:date="2025-11-04T16:55:00Z">
              <w:rPr/>
            </w:rPrChange>
          </w:rPr>
          <w:delText>.</w:delText>
        </w:r>
      </w:del>
    </w:p>
    <w:p w14:paraId="484E000C" w14:textId="098F4A69" w:rsidR="007A7310" w:rsidRPr="008439ED" w:rsidDel="00DC12A4" w:rsidRDefault="007A7310" w:rsidP="001D59AC">
      <w:pPr>
        <w:pStyle w:val="Normal0"/>
        <w:spacing w:line="360" w:lineRule="auto"/>
        <w:jc w:val="both"/>
        <w:rPr>
          <w:del w:id="3057" w:author="LauraPGM" w:date="2025-10-01T15:48:00Z"/>
          <w:rFonts w:ascii="Calibri" w:hAnsi="Calibri" w:cs="Calibri"/>
          <w:rPrChange w:id="3058" w:author="LauraPGM" w:date="2025-11-04T16:55:00Z">
            <w:rPr>
              <w:del w:id="3059" w:author="LauraPGM" w:date="2025-10-01T15:48:00Z"/>
            </w:rPr>
          </w:rPrChange>
        </w:rPr>
      </w:pPr>
      <w:del w:id="3060" w:author="LauraPGM" w:date="2025-10-01T15:48:00Z">
        <w:r w:rsidRPr="008439ED" w:rsidDel="00DC12A4">
          <w:rPr>
            <w:rFonts w:ascii="Calibri" w:hAnsi="Calibri" w:cs="Calibri"/>
            <w:rPrChange w:id="3061" w:author="LauraPGM" w:date="2025-11-04T16:55:00Z">
              <w:rPr/>
            </w:rPrChange>
          </w:rPr>
          <w:delText>CT =</w:delText>
        </w:r>
        <w:r w:rsidR="00D16DFF" w:rsidRPr="008439ED" w:rsidDel="00DC12A4">
          <w:rPr>
            <w:rFonts w:ascii="Calibri" w:hAnsi="Calibri" w:cs="Calibri"/>
            <w:rPrChange w:id="3062" w:author="LauraPGM" w:date="2025-11-04T16:55:00Z">
              <w:rPr/>
            </w:rPrChange>
          </w:rPr>
          <w:delText xml:space="preserve"> Costo total de p</w:delText>
        </w:r>
        <w:r w:rsidR="0065590F" w:rsidRPr="008439ED" w:rsidDel="00DC12A4">
          <w:rPr>
            <w:rFonts w:ascii="Calibri" w:hAnsi="Calibri" w:cs="Calibri"/>
            <w:rPrChange w:id="3063" w:author="LauraPGM" w:date="2025-11-04T16:55:00Z">
              <w:rPr/>
            </w:rPrChange>
          </w:rPr>
          <w:delText>roducción</w:delText>
        </w:r>
        <w:r w:rsidR="00D6189B" w:rsidRPr="008439ED" w:rsidDel="00DC12A4">
          <w:rPr>
            <w:rFonts w:ascii="Calibri" w:hAnsi="Calibri" w:cs="Calibri"/>
            <w:rPrChange w:id="3064" w:author="LauraPGM" w:date="2025-11-04T16:55:00Z">
              <w:rPr/>
            </w:rPrChange>
          </w:rPr>
          <w:delText>.</w:delText>
        </w:r>
      </w:del>
    </w:p>
    <w:p w14:paraId="6ECDA273" w14:textId="3D8C85BE" w:rsidR="0065590F" w:rsidRPr="008439ED" w:rsidDel="00DC12A4" w:rsidRDefault="007A7310" w:rsidP="001D59AC">
      <w:pPr>
        <w:pStyle w:val="Normal0"/>
        <w:spacing w:line="360" w:lineRule="auto"/>
        <w:jc w:val="both"/>
        <w:rPr>
          <w:del w:id="3065" w:author="LauraPGM" w:date="2025-10-01T15:48:00Z"/>
          <w:rFonts w:ascii="Calibri" w:hAnsi="Calibri" w:cs="Calibri"/>
          <w:rPrChange w:id="3066" w:author="LauraPGM" w:date="2025-11-04T16:55:00Z">
            <w:rPr>
              <w:del w:id="3067" w:author="LauraPGM" w:date="2025-10-01T15:48:00Z"/>
            </w:rPr>
          </w:rPrChange>
        </w:rPr>
      </w:pPr>
      <w:del w:id="3068" w:author="LauraPGM" w:date="2025-10-01T15:48:00Z">
        <w:r w:rsidRPr="008439ED" w:rsidDel="00DC12A4">
          <w:rPr>
            <w:rFonts w:ascii="Calibri" w:hAnsi="Calibri" w:cs="Calibri"/>
            <w:rPrChange w:id="3069" w:author="LauraPGM" w:date="2025-11-04T16:55:00Z">
              <w:rPr/>
            </w:rPrChange>
          </w:rPr>
          <w:delText>n = número total de unidades producidas</w:delText>
        </w:r>
        <w:r w:rsidR="00D6189B" w:rsidRPr="008439ED" w:rsidDel="00DC12A4">
          <w:rPr>
            <w:rFonts w:ascii="Calibri" w:hAnsi="Calibri" w:cs="Calibri"/>
            <w:rPrChange w:id="3070" w:author="LauraPGM" w:date="2025-11-04T16:55:00Z">
              <w:rPr/>
            </w:rPrChange>
          </w:rPr>
          <w:delText>.</w:delText>
        </w:r>
      </w:del>
    </w:p>
    <w:p w14:paraId="57A10DDC" w14:textId="52F39567" w:rsidR="007A7310" w:rsidRPr="008439ED" w:rsidDel="00DC12A4" w:rsidRDefault="007A7310" w:rsidP="001D59AC">
      <w:pPr>
        <w:pStyle w:val="Normal0"/>
        <w:spacing w:line="360" w:lineRule="auto"/>
        <w:jc w:val="both"/>
        <w:rPr>
          <w:del w:id="3071" w:author="LauraPGM" w:date="2025-10-01T15:48:00Z"/>
          <w:rFonts w:ascii="Calibri" w:hAnsi="Calibri" w:cs="Calibri"/>
          <w:rPrChange w:id="3072" w:author="LauraPGM" w:date="2025-11-04T16:55:00Z">
            <w:rPr>
              <w:del w:id="3073" w:author="LauraPGM" w:date="2025-10-01T15:48:00Z"/>
            </w:rPr>
          </w:rPrChange>
        </w:rPr>
      </w:pPr>
    </w:p>
    <w:p w14:paraId="43C902A8" w14:textId="65B75FEA" w:rsidR="007A7310" w:rsidRPr="008439ED" w:rsidDel="00DC12A4" w:rsidRDefault="007A7310" w:rsidP="001D59AC">
      <w:pPr>
        <w:pStyle w:val="Normal0"/>
        <w:spacing w:line="360" w:lineRule="auto"/>
        <w:jc w:val="both"/>
        <w:rPr>
          <w:del w:id="3074" w:author="LauraPGM" w:date="2025-10-01T15:48:00Z"/>
          <w:rFonts w:ascii="Calibri" w:hAnsi="Calibri" w:cs="Calibri"/>
          <w:b/>
          <w:rPrChange w:id="3075" w:author="LauraPGM" w:date="2025-11-04T16:55:00Z">
            <w:rPr>
              <w:del w:id="3076" w:author="LauraPGM" w:date="2025-10-01T15:48:00Z"/>
              <w:b/>
            </w:rPr>
          </w:rPrChange>
        </w:rPr>
      </w:pPr>
      <w:del w:id="3077" w:author="LauraPGM" w:date="2025-10-01T15:48:00Z">
        <w:r w:rsidRPr="008439ED" w:rsidDel="00DC12A4">
          <w:rPr>
            <w:rFonts w:ascii="Calibri" w:hAnsi="Calibri" w:cs="Calibri"/>
            <w:b/>
            <w:rPrChange w:id="3078" w:author="LauraPGM" w:date="2025-11-04T16:55:00Z">
              <w:rPr>
                <w:b/>
              </w:rPr>
            </w:rPrChange>
          </w:rPr>
          <w:delText>1.3. Precio de venta</w:delText>
        </w:r>
      </w:del>
    </w:p>
    <w:p w14:paraId="710B67EE" w14:textId="46E7897F" w:rsidR="0083758A" w:rsidRPr="008439ED" w:rsidDel="00DC12A4" w:rsidRDefault="0083758A" w:rsidP="001D59AC">
      <w:pPr>
        <w:pStyle w:val="Normal0"/>
        <w:spacing w:line="360" w:lineRule="auto"/>
        <w:jc w:val="both"/>
        <w:rPr>
          <w:del w:id="3079" w:author="LauraPGM" w:date="2025-10-01T15:48:00Z"/>
          <w:rFonts w:ascii="Calibri" w:hAnsi="Calibri" w:cs="Calibri"/>
          <w:rPrChange w:id="3080" w:author="LauraPGM" w:date="2025-11-04T16:55:00Z">
            <w:rPr>
              <w:del w:id="3081" w:author="LauraPGM" w:date="2025-10-01T15:48:00Z"/>
            </w:rPr>
          </w:rPrChange>
        </w:rPr>
      </w:pPr>
    </w:p>
    <w:p w14:paraId="31A02C4B" w14:textId="0308A2E9" w:rsidR="000941CE" w:rsidRPr="008439ED" w:rsidDel="00DC12A4" w:rsidRDefault="000941CE" w:rsidP="001D59AC">
      <w:pPr>
        <w:pStyle w:val="Normal0"/>
        <w:spacing w:line="360" w:lineRule="auto"/>
        <w:rPr>
          <w:del w:id="3082" w:author="LauraPGM" w:date="2025-10-01T15:48:00Z"/>
          <w:rFonts w:ascii="Calibri" w:hAnsi="Calibri" w:cs="Calibri"/>
          <w:rPrChange w:id="3083" w:author="LauraPGM" w:date="2025-11-04T16:55:00Z">
            <w:rPr>
              <w:del w:id="3084" w:author="LauraPGM" w:date="2025-10-01T15:48:00Z"/>
            </w:rPr>
          </w:rPrChange>
        </w:rPr>
      </w:pPr>
      <w:del w:id="3085" w:author="LauraPGM" w:date="2025-10-01T15:48:00Z">
        <w:r w:rsidRPr="008439ED" w:rsidDel="00DC12A4">
          <w:rPr>
            <w:rFonts w:ascii="Calibri" w:hAnsi="Calibri" w:cs="Calibri"/>
            <w:rPrChange w:id="3086" w:author="LauraPGM" w:date="2025-11-04T16:55:00Z">
              <w:rPr/>
            </w:rPrChange>
          </w:rPr>
          <w:delText>Una vez se ha establecido el costo unitario de producción, el siguiente paso es definir el margen de utilidad deseado, es decir, el porcentaje o monto adicional que se espera obtener como ganancia por cada unidad vendida. Este margen es determinado generalmente por la gerencia, el área contable o financiera, y forma parte esencial del proceso de fijación del precio de venta.</w:delText>
        </w:r>
      </w:del>
    </w:p>
    <w:p w14:paraId="68D0163B" w14:textId="7D5E83A8" w:rsidR="000941CE" w:rsidRPr="008439ED" w:rsidDel="00DC12A4" w:rsidRDefault="000941CE" w:rsidP="001D59AC">
      <w:pPr>
        <w:pStyle w:val="Normal0"/>
        <w:spacing w:line="360" w:lineRule="auto"/>
        <w:rPr>
          <w:del w:id="3087" w:author="LauraPGM" w:date="2025-10-01T15:48:00Z"/>
          <w:rFonts w:ascii="Calibri" w:hAnsi="Calibri" w:cs="Calibri"/>
          <w:rPrChange w:id="3088" w:author="LauraPGM" w:date="2025-11-04T16:55:00Z">
            <w:rPr>
              <w:del w:id="3089" w:author="LauraPGM" w:date="2025-10-01T15:48:00Z"/>
            </w:rPr>
          </w:rPrChange>
        </w:rPr>
      </w:pPr>
    </w:p>
    <w:p w14:paraId="11F1BF3C" w14:textId="0BC8639A" w:rsidR="000941CE" w:rsidRPr="008439ED" w:rsidDel="00DC12A4" w:rsidRDefault="000941CE" w:rsidP="001D59AC">
      <w:pPr>
        <w:pStyle w:val="Normal0"/>
        <w:spacing w:line="360" w:lineRule="auto"/>
        <w:rPr>
          <w:del w:id="3090" w:author="LauraPGM" w:date="2025-10-01T15:48:00Z"/>
          <w:rFonts w:ascii="Calibri" w:hAnsi="Calibri" w:cs="Calibri"/>
          <w:rPrChange w:id="3091" w:author="LauraPGM" w:date="2025-11-04T16:55:00Z">
            <w:rPr>
              <w:del w:id="3092" w:author="LauraPGM" w:date="2025-10-01T15:48:00Z"/>
            </w:rPr>
          </w:rPrChange>
        </w:rPr>
      </w:pPr>
      <w:del w:id="3093" w:author="LauraPGM" w:date="2025-10-01T15:48:00Z">
        <w:r w:rsidRPr="008439ED" w:rsidDel="00DC12A4">
          <w:rPr>
            <w:rFonts w:ascii="Calibri" w:hAnsi="Calibri" w:cs="Calibri"/>
            <w:rPrChange w:id="3094" w:author="LauraPGM" w:date="2025-11-04T16:55:00Z">
              <w:rPr/>
            </w:rPrChange>
          </w:rPr>
          <w:delText>El precio de venta no debe fijarse únicamente con base en el costo, sino también considerando múltiples variables internas y externas que influyen en la capacidad del producto para competir en el mercado y generar valor. Una decisión errada en la determinación del precio puede afectar gravemente tanto la rentabilidad como la sostenibilidad del negocio.</w:delText>
        </w:r>
      </w:del>
    </w:p>
    <w:p w14:paraId="0242268F" w14:textId="21A1CE28" w:rsidR="000941CE" w:rsidRPr="008439ED" w:rsidDel="00DC12A4" w:rsidRDefault="000941CE" w:rsidP="001D59AC">
      <w:pPr>
        <w:pStyle w:val="Normal0"/>
        <w:spacing w:line="360" w:lineRule="auto"/>
        <w:rPr>
          <w:del w:id="3095" w:author="LauraPGM" w:date="2025-10-01T15:48:00Z"/>
          <w:rFonts w:ascii="Calibri" w:hAnsi="Calibri" w:cs="Calibri"/>
          <w:rPrChange w:id="3096" w:author="LauraPGM" w:date="2025-11-04T16:55:00Z">
            <w:rPr>
              <w:del w:id="3097" w:author="LauraPGM" w:date="2025-10-01T15:48:00Z"/>
            </w:rPr>
          </w:rPrChange>
        </w:rPr>
      </w:pPr>
    </w:p>
    <w:p w14:paraId="3ECDF38C" w14:textId="576EABBF" w:rsidR="000941CE" w:rsidRPr="008439ED" w:rsidDel="00DC12A4" w:rsidRDefault="000941CE" w:rsidP="001D59AC">
      <w:pPr>
        <w:pStyle w:val="Normal0"/>
        <w:spacing w:line="360" w:lineRule="auto"/>
        <w:rPr>
          <w:del w:id="3098" w:author="LauraPGM" w:date="2025-10-01T15:48:00Z"/>
          <w:rFonts w:ascii="Calibri" w:hAnsi="Calibri" w:cs="Calibri"/>
          <w:b/>
          <w:rPrChange w:id="3099" w:author="LauraPGM" w:date="2025-11-04T16:55:00Z">
            <w:rPr>
              <w:del w:id="3100" w:author="LauraPGM" w:date="2025-10-01T15:48:00Z"/>
              <w:b/>
            </w:rPr>
          </w:rPrChange>
        </w:rPr>
      </w:pPr>
      <w:del w:id="3101" w:author="LauraPGM" w:date="2025-10-01T15:48:00Z">
        <w:r w:rsidRPr="008439ED" w:rsidDel="00DC12A4">
          <w:rPr>
            <w:rFonts w:ascii="Calibri" w:hAnsi="Calibri" w:cs="Calibri"/>
            <w:b/>
            <w:rPrChange w:id="3102" w:author="LauraPGM" w:date="2025-11-04T16:55:00Z">
              <w:rPr>
                <w:b/>
              </w:rPr>
            </w:rPrChange>
          </w:rPr>
          <w:delText>Factores clave al definir el precio de venta:</w:delText>
        </w:r>
      </w:del>
    </w:p>
    <w:p w14:paraId="01F53213" w14:textId="4BBFA8B6" w:rsidR="00CB4158" w:rsidRPr="008439ED" w:rsidDel="00DC12A4" w:rsidRDefault="00CB4158" w:rsidP="001D59AC">
      <w:pPr>
        <w:pStyle w:val="Normal0"/>
        <w:spacing w:line="360" w:lineRule="auto"/>
        <w:rPr>
          <w:del w:id="3103" w:author="LauraPGM" w:date="2025-10-01T15:48:00Z"/>
          <w:rFonts w:ascii="Calibri" w:hAnsi="Calibri" w:cs="Calibri"/>
          <w:rPrChange w:id="3104" w:author="LauraPGM" w:date="2025-11-04T16:55:00Z">
            <w:rPr>
              <w:del w:id="3105" w:author="LauraPGM" w:date="2025-10-01T15:48:00Z"/>
            </w:rPr>
          </w:rPrChange>
        </w:rPr>
      </w:pPr>
    </w:p>
    <w:p w14:paraId="7E051328" w14:textId="1AD3FA1F" w:rsidR="000941CE" w:rsidRPr="008439ED" w:rsidDel="00DC12A4" w:rsidRDefault="000941CE">
      <w:pPr>
        <w:pStyle w:val="Normal0"/>
        <w:numPr>
          <w:ilvl w:val="0"/>
          <w:numId w:val="14"/>
        </w:numPr>
        <w:spacing w:line="360" w:lineRule="auto"/>
        <w:rPr>
          <w:del w:id="3106" w:author="LauraPGM" w:date="2025-10-01T15:48:00Z"/>
          <w:rFonts w:ascii="Calibri" w:hAnsi="Calibri" w:cs="Calibri"/>
          <w:rPrChange w:id="3107" w:author="LauraPGM" w:date="2025-11-04T16:55:00Z">
            <w:rPr>
              <w:del w:id="3108" w:author="LauraPGM" w:date="2025-10-01T15:48:00Z"/>
            </w:rPr>
          </w:rPrChange>
        </w:rPr>
        <w:pPrChange w:id="3109" w:author="LauraPGM" w:date="2025-10-01T09:45:00Z">
          <w:pPr>
            <w:pStyle w:val="Normal0"/>
            <w:numPr>
              <w:numId w:val="15"/>
            </w:numPr>
            <w:tabs>
              <w:tab w:val="num" w:pos="720"/>
            </w:tabs>
            <w:spacing w:line="360" w:lineRule="auto"/>
            <w:ind w:left="720" w:hanging="360"/>
          </w:pPr>
        </w:pPrChange>
      </w:pPr>
      <w:del w:id="3110" w:author="LauraPGM" w:date="2025-10-01T15:48:00Z">
        <w:r w:rsidRPr="008439ED" w:rsidDel="00DC12A4">
          <w:rPr>
            <w:rFonts w:ascii="Calibri" w:hAnsi="Calibri" w:cs="Calibri"/>
            <w:b/>
            <w:rPrChange w:id="3111" w:author="LauraPGM" w:date="2025-11-04T16:55:00Z">
              <w:rPr>
                <w:b/>
              </w:rPr>
            </w:rPrChange>
          </w:rPr>
          <w:delText>P</w:delText>
        </w:r>
        <w:r w:rsidR="00CB4158" w:rsidRPr="008439ED" w:rsidDel="00DC12A4">
          <w:rPr>
            <w:rFonts w:ascii="Calibri" w:hAnsi="Calibri" w:cs="Calibri"/>
            <w:b/>
            <w:rPrChange w:id="3112" w:author="LauraPGM" w:date="2025-11-04T16:55:00Z">
              <w:rPr>
                <w:b/>
              </w:rPr>
            </w:rPrChange>
          </w:rPr>
          <w:delText>recios de productos similares:</w:delText>
        </w:r>
        <w:r w:rsidR="00CB4158" w:rsidRPr="008439ED" w:rsidDel="00DC12A4">
          <w:rPr>
            <w:rFonts w:ascii="Calibri" w:hAnsi="Calibri" w:cs="Calibri"/>
            <w:rPrChange w:id="3113" w:author="LauraPGM" w:date="2025-11-04T16:55:00Z">
              <w:rPr/>
            </w:rPrChange>
          </w:rPr>
          <w:delText xml:space="preserve"> e</w:delText>
        </w:r>
        <w:r w:rsidRPr="008439ED" w:rsidDel="00DC12A4">
          <w:rPr>
            <w:rFonts w:ascii="Calibri" w:hAnsi="Calibri" w:cs="Calibri"/>
            <w:rPrChange w:id="3114" w:author="LauraPGM" w:date="2025-11-04T16:55:00Z">
              <w:rPr/>
            </w:rPrChange>
          </w:rPr>
          <w:delText>s importante conocer cuánto están cobrando otras empresas por bienes similares para mantener la competitividad sin comprometer la utilidad.</w:delText>
        </w:r>
      </w:del>
    </w:p>
    <w:p w14:paraId="23BCD973" w14:textId="512F27E4" w:rsidR="000941CE" w:rsidRPr="008439ED" w:rsidDel="00DC12A4" w:rsidRDefault="000941CE" w:rsidP="001D59AC">
      <w:pPr>
        <w:pStyle w:val="Normal0"/>
        <w:spacing w:line="360" w:lineRule="auto"/>
        <w:rPr>
          <w:del w:id="3115" w:author="LauraPGM" w:date="2025-10-01T15:48:00Z"/>
          <w:rFonts w:ascii="Calibri" w:hAnsi="Calibri" w:cs="Calibri"/>
          <w:rPrChange w:id="3116" w:author="LauraPGM" w:date="2025-11-04T16:55:00Z">
            <w:rPr>
              <w:del w:id="3117" w:author="LauraPGM" w:date="2025-10-01T15:48:00Z"/>
            </w:rPr>
          </w:rPrChange>
        </w:rPr>
      </w:pPr>
    </w:p>
    <w:p w14:paraId="1EEEC441" w14:textId="544845FA" w:rsidR="000941CE" w:rsidRPr="008439ED" w:rsidDel="00DC12A4" w:rsidRDefault="000941CE">
      <w:pPr>
        <w:pStyle w:val="Normal0"/>
        <w:numPr>
          <w:ilvl w:val="0"/>
          <w:numId w:val="14"/>
        </w:numPr>
        <w:spacing w:line="360" w:lineRule="auto"/>
        <w:rPr>
          <w:del w:id="3118" w:author="LauraPGM" w:date="2025-10-01T15:48:00Z"/>
          <w:rFonts w:ascii="Calibri" w:hAnsi="Calibri" w:cs="Calibri"/>
          <w:rPrChange w:id="3119" w:author="LauraPGM" w:date="2025-11-04T16:55:00Z">
            <w:rPr>
              <w:del w:id="3120" w:author="LauraPGM" w:date="2025-10-01T15:48:00Z"/>
            </w:rPr>
          </w:rPrChange>
        </w:rPr>
        <w:pPrChange w:id="3121" w:author="LauraPGM" w:date="2025-10-01T09:45:00Z">
          <w:pPr>
            <w:pStyle w:val="Normal0"/>
            <w:numPr>
              <w:numId w:val="15"/>
            </w:numPr>
            <w:tabs>
              <w:tab w:val="num" w:pos="720"/>
            </w:tabs>
            <w:spacing w:line="360" w:lineRule="auto"/>
            <w:ind w:left="720" w:hanging="360"/>
          </w:pPr>
        </w:pPrChange>
      </w:pPr>
      <w:del w:id="3122" w:author="LauraPGM" w:date="2025-10-01T15:48:00Z">
        <w:r w:rsidRPr="008439ED" w:rsidDel="00DC12A4">
          <w:rPr>
            <w:rFonts w:ascii="Calibri" w:hAnsi="Calibri" w:cs="Calibri"/>
            <w:b/>
            <w:rPrChange w:id="3123" w:author="LauraPGM" w:date="2025-11-04T16:55:00Z">
              <w:rPr>
                <w:b/>
              </w:rPr>
            </w:rPrChange>
          </w:rPr>
          <w:delText>Pr</w:delText>
        </w:r>
        <w:r w:rsidR="00CB4158" w:rsidRPr="008439ED" w:rsidDel="00DC12A4">
          <w:rPr>
            <w:rFonts w:ascii="Calibri" w:hAnsi="Calibri" w:cs="Calibri"/>
            <w:b/>
            <w:rPrChange w:id="3124" w:author="LauraPGM" w:date="2025-11-04T16:55:00Z">
              <w:rPr>
                <w:b/>
              </w:rPr>
            </w:rPrChange>
          </w:rPr>
          <w:delText>ecios de productos sustitutos:</w:delText>
        </w:r>
        <w:r w:rsidR="00CB4158" w:rsidRPr="008439ED" w:rsidDel="00DC12A4">
          <w:rPr>
            <w:rFonts w:ascii="Calibri" w:hAnsi="Calibri" w:cs="Calibri"/>
            <w:rPrChange w:id="3125" w:author="LauraPGM" w:date="2025-11-04T16:55:00Z">
              <w:rPr/>
            </w:rPrChange>
          </w:rPr>
          <w:delText xml:space="preserve"> a</w:delText>
        </w:r>
        <w:r w:rsidRPr="008439ED" w:rsidDel="00DC12A4">
          <w:rPr>
            <w:rFonts w:ascii="Calibri" w:hAnsi="Calibri" w:cs="Calibri"/>
            <w:rPrChange w:id="3126" w:author="LauraPGM" w:date="2025-11-04T16:55:00Z">
              <w:rPr/>
            </w:rPrChange>
          </w:rPr>
          <w:delText>lgunos productos pueden cumplir la misma función que el nuestro. Analizar estos precios ayuda a posicionar la oferta dentro de un rango aceptable para el consumidor.</w:delText>
        </w:r>
      </w:del>
    </w:p>
    <w:p w14:paraId="48EBC349" w14:textId="73B16388" w:rsidR="000941CE" w:rsidRPr="008439ED" w:rsidDel="00DC12A4" w:rsidRDefault="000941CE" w:rsidP="001D59AC">
      <w:pPr>
        <w:pStyle w:val="Normal0"/>
        <w:spacing w:line="360" w:lineRule="auto"/>
        <w:rPr>
          <w:del w:id="3127" w:author="LauraPGM" w:date="2025-10-01T15:48:00Z"/>
          <w:rFonts w:ascii="Calibri" w:hAnsi="Calibri" w:cs="Calibri"/>
          <w:rPrChange w:id="3128" w:author="LauraPGM" w:date="2025-11-04T16:55:00Z">
            <w:rPr>
              <w:del w:id="3129" w:author="LauraPGM" w:date="2025-10-01T15:48:00Z"/>
            </w:rPr>
          </w:rPrChange>
        </w:rPr>
      </w:pPr>
    </w:p>
    <w:p w14:paraId="17AFA0E9" w14:textId="09B8BD38" w:rsidR="000941CE" w:rsidRPr="008439ED" w:rsidDel="00DC12A4" w:rsidRDefault="000941CE">
      <w:pPr>
        <w:pStyle w:val="Normal0"/>
        <w:numPr>
          <w:ilvl w:val="0"/>
          <w:numId w:val="14"/>
        </w:numPr>
        <w:spacing w:line="360" w:lineRule="auto"/>
        <w:rPr>
          <w:del w:id="3130" w:author="LauraPGM" w:date="2025-10-01T15:48:00Z"/>
          <w:rFonts w:ascii="Calibri" w:hAnsi="Calibri" w:cs="Calibri"/>
          <w:rPrChange w:id="3131" w:author="LauraPGM" w:date="2025-11-04T16:55:00Z">
            <w:rPr>
              <w:del w:id="3132" w:author="LauraPGM" w:date="2025-10-01T15:48:00Z"/>
            </w:rPr>
          </w:rPrChange>
        </w:rPr>
        <w:pPrChange w:id="3133" w:author="LauraPGM" w:date="2025-10-01T09:45:00Z">
          <w:pPr>
            <w:pStyle w:val="Normal0"/>
            <w:numPr>
              <w:numId w:val="15"/>
            </w:numPr>
            <w:tabs>
              <w:tab w:val="num" w:pos="720"/>
            </w:tabs>
            <w:spacing w:line="360" w:lineRule="auto"/>
            <w:ind w:left="720" w:hanging="360"/>
          </w:pPr>
        </w:pPrChange>
      </w:pPr>
      <w:del w:id="3134" w:author="LauraPGM" w:date="2025-10-01T15:48:00Z">
        <w:r w:rsidRPr="008439ED" w:rsidDel="00DC12A4">
          <w:rPr>
            <w:rFonts w:ascii="Calibri" w:hAnsi="Calibri" w:cs="Calibri"/>
            <w:b/>
            <w:rPrChange w:id="3135" w:author="LauraPGM" w:date="2025-11-04T16:55:00Z">
              <w:rPr>
                <w:b/>
              </w:rPr>
            </w:rPrChange>
          </w:rPr>
          <w:delText>Nivel d</w:delText>
        </w:r>
        <w:r w:rsidR="00CB4158" w:rsidRPr="008439ED" w:rsidDel="00DC12A4">
          <w:rPr>
            <w:rFonts w:ascii="Calibri" w:hAnsi="Calibri" w:cs="Calibri"/>
            <w:b/>
            <w:rPrChange w:id="3136" w:author="LauraPGM" w:date="2025-11-04T16:55:00Z">
              <w:rPr>
                <w:b/>
              </w:rPr>
            </w:rPrChange>
          </w:rPr>
          <w:delText>e demanda del producto:</w:delText>
        </w:r>
        <w:r w:rsidR="00CB4158" w:rsidRPr="008439ED" w:rsidDel="00DC12A4">
          <w:rPr>
            <w:rFonts w:ascii="Calibri" w:hAnsi="Calibri" w:cs="Calibri"/>
            <w:rPrChange w:id="3137" w:author="LauraPGM" w:date="2025-11-04T16:55:00Z">
              <w:rPr/>
            </w:rPrChange>
          </w:rPr>
          <w:delText xml:space="preserve"> s</w:delText>
        </w:r>
        <w:r w:rsidRPr="008439ED" w:rsidDel="00DC12A4">
          <w:rPr>
            <w:rFonts w:ascii="Calibri" w:hAnsi="Calibri" w:cs="Calibri"/>
            <w:rPrChange w:id="3138" w:author="LauraPGM" w:date="2025-11-04T16:55:00Z">
              <w:rPr/>
            </w:rPrChange>
          </w:rPr>
          <w:delText>i el producto es altamente demandado y tiene pocas alternativas, puede justificar un precio más alto.</w:delText>
        </w:r>
      </w:del>
    </w:p>
    <w:p w14:paraId="47BCD8DF" w14:textId="0F3FCD30" w:rsidR="000941CE" w:rsidRPr="008439ED" w:rsidDel="00DC12A4" w:rsidRDefault="000941CE" w:rsidP="001D59AC">
      <w:pPr>
        <w:pStyle w:val="Normal0"/>
        <w:spacing w:line="360" w:lineRule="auto"/>
        <w:rPr>
          <w:del w:id="3139" w:author="LauraPGM" w:date="2025-10-01T15:48:00Z"/>
          <w:rFonts w:ascii="Calibri" w:hAnsi="Calibri" w:cs="Calibri"/>
          <w:rPrChange w:id="3140" w:author="LauraPGM" w:date="2025-11-04T16:55:00Z">
            <w:rPr>
              <w:del w:id="3141" w:author="LauraPGM" w:date="2025-10-01T15:48:00Z"/>
            </w:rPr>
          </w:rPrChange>
        </w:rPr>
      </w:pPr>
    </w:p>
    <w:p w14:paraId="32D8AEC4" w14:textId="32E00807" w:rsidR="000941CE" w:rsidRPr="008439ED" w:rsidDel="00DC12A4" w:rsidRDefault="00CB4158">
      <w:pPr>
        <w:pStyle w:val="Normal0"/>
        <w:numPr>
          <w:ilvl w:val="0"/>
          <w:numId w:val="14"/>
        </w:numPr>
        <w:spacing w:line="360" w:lineRule="auto"/>
        <w:rPr>
          <w:del w:id="3142" w:author="LauraPGM" w:date="2025-10-01T15:48:00Z"/>
          <w:rFonts w:ascii="Calibri" w:hAnsi="Calibri" w:cs="Calibri"/>
          <w:rPrChange w:id="3143" w:author="LauraPGM" w:date="2025-11-04T16:55:00Z">
            <w:rPr>
              <w:del w:id="3144" w:author="LauraPGM" w:date="2025-10-01T15:48:00Z"/>
            </w:rPr>
          </w:rPrChange>
        </w:rPr>
        <w:pPrChange w:id="3145" w:author="LauraPGM" w:date="2025-10-01T09:45:00Z">
          <w:pPr>
            <w:pStyle w:val="Normal0"/>
            <w:numPr>
              <w:numId w:val="15"/>
            </w:numPr>
            <w:tabs>
              <w:tab w:val="num" w:pos="720"/>
            </w:tabs>
            <w:spacing w:line="360" w:lineRule="auto"/>
            <w:ind w:left="720" w:hanging="360"/>
          </w:pPr>
        </w:pPrChange>
      </w:pPr>
      <w:del w:id="3146" w:author="LauraPGM" w:date="2025-10-01T15:48:00Z">
        <w:r w:rsidRPr="008439ED" w:rsidDel="00DC12A4">
          <w:rPr>
            <w:rFonts w:ascii="Calibri" w:hAnsi="Calibri" w:cs="Calibri"/>
            <w:b/>
            <w:rPrChange w:id="3147" w:author="LauraPGM" w:date="2025-11-04T16:55:00Z">
              <w:rPr>
                <w:b/>
              </w:rPr>
            </w:rPrChange>
          </w:rPr>
          <w:delText>Percepción de valor y calidad:</w:delText>
        </w:r>
        <w:r w:rsidRPr="008439ED" w:rsidDel="00DC12A4">
          <w:rPr>
            <w:rFonts w:ascii="Calibri" w:hAnsi="Calibri" w:cs="Calibri"/>
            <w:rPrChange w:id="3148" w:author="LauraPGM" w:date="2025-11-04T16:55:00Z">
              <w:rPr/>
            </w:rPrChange>
          </w:rPr>
          <w:delText xml:space="preserve"> e</w:delText>
        </w:r>
        <w:r w:rsidR="000941CE" w:rsidRPr="008439ED" w:rsidDel="00DC12A4">
          <w:rPr>
            <w:rFonts w:ascii="Calibri" w:hAnsi="Calibri" w:cs="Calibri"/>
            <w:rPrChange w:id="3149" w:author="LauraPGM" w:date="2025-11-04T16:55:00Z">
              <w:rPr/>
            </w:rPrChange>
          </w:rPr>
          <w:delText>l precio debe reflejar el valor que el cliente percibe. Un producto con atributos diferenciadores puede tener un precio superior si está bien posicionado.</w:delText>
        </w:r>
      </w:del>
    </w:p>
    <w:p w14:paraId="3DB5612E" w14:textId="57A0CEFB" w:rsidR="000941CE" w:rsidRPr="008439ED" w:rsidDel="00DC12A4" w:rsidRDefault="000941CE" w:rsidP="001D59AC">
      <w:pPr>
        <w:pStyle w:val="Normal0"/>
        <w:spacing w:line="360" w:lineRule="auto"/>
        <w:rPr>
          <w:del w:id="3150" w:author="LauraPGM" w:date="2025-10-01T15:48:00Z"/>
          <w:rFonts w:ascii="Calibri" w:hAnsi="Calibri" w:cs="Calibri"/>
          <w:rPrChange w:id="3151" w:author="LauraPGM" w:date="2025-11-04T16:55:00Z">
            <w:rPr>
              <w:del w:id="3152" w:author="LauraPGM" w:date="2025-10-01T15:48:00Z"/>
            </w:rPr>
          </w:rPrChange>
        </w:rPr>
      </w:pPr>
    </w:p>
    <w:p w14:paraId="725E0297" w14:textId="3FECF5A8" w:rsidR="000941CE" w:rsidRPr="008439ED" w:rsidDel="00DC12A4" w:rsidRDefault="000941CE">
      <w:pPr>
        <w:pStyle w:val="Normal0"/>
        <w:numPr>
          <w:ilvl w:val="0"/>
          <w:numId w:val="14"/>
        </w:numPr>
        <w:spacing w:line="360" w:lineRule="auto"/>
        <w:rPr>
          <w:del w:id="3153" w:author="LauraPGM" w:date="2025-10-01T15:48:00Z"/>
          <w:rFonts w:ascii="Calibri" w:hAnsi="Calibri" w:cs="Calibri"/>
          <w:rPrChange w:id="3154" w:author="LauraPGM" w:date="2025-11-04T16:55:00Z">
            <w:rPr>
              <w:del w:id="3155" w:author="LauraPGM" w:date="2025-10-01T15:48:00Z"/>
            </w:rPr>
          </w:rPrChange>
        </w:rPr>
        <w:pPrChange w:id="3156" w:author="LauraPGM" w:date="2025-10-01T09:45:00Z">
          <w:pPr>
            <w:pStyle w:val="Normal0"/>
            <w:numPr>
              <w:numId w:val="15"/>
            </w:numPr>
            <w:tabs>
              <w:tab w:val="num" w:pos="720"/>
            </w:tabs>
            <w:spacing w:line="360" w:lineRule="auto"/>
            <w:ind w:left="720" w:hanging="360"/>
          </w:pPr>
        </w:pPrChange>
      </w:pPr>
      <w:del w:id="3157" w:author="LauraPGM" w:date="2025-10-01T15:48:00Z">
        <w:r w:rsidRPr="008439ED" w:rsidDel="00DC12A4">
          <w:rPr>
            <w:rFonts w:ascii="Calibri" w:hAnsi="Calibri" w:cs="Calibri"/>
            <w:b/>
            <w:rPrChange w:id="3158" w:author="LauraPGM" w:date="2025-11-04T16:55:00Z">
              <w:rPr>
                <w:b/>
              </w:rPr>
            </w:rPrChange>
          </w:rPr>
          <w:delText>Objetivos financieros de la empresa:</w:delText>
        </w:r>
        <w:r w:rsidR="00411761" w:rsidRPr="008439ED" w:rsidDel="00DC12A4">
          <w:rPr>
            <w:rFonts w:ascii="Calibri" w:hAnsi="Calibri" w:cs="Calibri"/>
            <w:rPrChange w:id="3159" w:author="LauraPGM" w:date="2025-11-04T16:55:00Z">
              <w:rPr/>
            </w:rPrChange>
          </w:rPr>
          <w:delText xml:space="preserve"> l</w:delText>
        </w:r>
        <w:r w:rsidRPr="008439ED" w:rsidDel="00DC12A4">
          <w:rPr>
            <w:rFonts w:ascii="Calibri" w:hAnsi="Calibri" w:cs="Calibri"/>
            <w:rPrChange w:id="3160" w:author="LauraPGM" w:date="2025-11-04T16:55:00Z">
              <w:rPr/>
            </w:rPrChange>
          </w:rPr>
          <w:delText>as metas de rentabilidad, cobertura de costos fijos y variables, así como la recuperación de la inversión, son elementos que influyen directamente en el precio.</w:delText>
        </w:r>
      </w:del>
    </w:p>
    <w:p w14:paraId="1B9655BE" w14:textId="00991510" w:rsidR="000941CE" w:rsidRPr="008439ED" w:rsidDel="00DC12A4" w:rsidRDefault="000941CE" w:rsidP="001D59AC">
      <w:pPr>
        <w:pStyle w:val="Normal0"/>
        <w:spacing w:line="360" w:lineRule="auto"/>
        <w:rPr>
          <w:del w:id="3161" w:author="LauraPGM" w:date="2025-10-01T15:48:00Z"/>
          <w:rFonts w:ascii="Calibri" w:hAnsi="Calibri" w:cs="Calibri"/>
          <w:rPrChange w:id="3162" w:author="LauraPGM" w:date="2025-11-04T16:55:00Z">
            <w:rPr>
              <w:del w:id="3163" w:author="LauraPGM" w:date="2025-10-01T15:48:00Z"/>
            </w:rPr>
          </w:rPrChange>
        </w:rPr>
      </w:pPr>
    </w:p>
    <w:p w14:paraId="7164094D" w14:textId="1C94CA25" w:rsidR="000941CE" w:rsidRPr="008439ED" w:rsidDel="00DC12A4" w:rsidRDefault="000941CE">
      <w:pPr>
        <w:pStyle w:val="Normal0"/>
        <w:numPr>
          <w:ilvl w:val="0"/>
          <w:numId w:val="14"/>
        </w:numPr>
        <w:spacing w:line="360" w:lineRule="auto"/>
        <w:rPr>
          <w:del w:id="3164" w:author="LauraPGM" w:date="2025-10-01T15:48:00Z"/>
          <w:rFonts w:ascii="Calibri" w:hAnsi="Calibri" w:cs="Calibri"/>
          <w:rPrChange w:id="3165" w:author="LauraPGM" w:date="2025-11-04T16:55:00Z">
            <w:rPr>
              <w:del w:id="3166" w:author="LauraPGM" w:date="2025-10-01T15:48:00Z"/>
            </w:rPr>
          </w:rPrChange>
        </w:rPr>
        <w:pPrChange w:id="3167" w:author="LauraPGM" w:date="2025-10-01T09:45:00Z">
          <w:pPr>
            <w:pStyle w:val="Normal0"/>
            <w:numPr>
              <w:numId w:val="15"/>
            </w:numPr>
            <w:tabs>
              <w:tab w:val="num" w:pos="720"/>
            </w:tabs>
            <w:spacing w:line="360" w:lineRule="auto"/>
            <w:ind w:left="720" w:hanging="360"/>
          </w:pPr>
        </w:pPrChange>
      </w:pPr>
      <w:del w:id="3168" w:author="LauraPGM" w:date="2025-10-01T15:48:00Z">
        <w:r w:rsidRPr="008439ED" w:rsidDel="00DC12A4">
          <w:rPr>
            <w:rFonts w:ascii="Calibri" w:hAnsi="Calibri" w:cs="Calibri"/>
            <w:b/>
            <w:rPrChange w:id="3169" w:author="LauraPGM" w:date="2025-11-04T16:55:00Z">
              <w:rPr>
                <w:b/>
              </w:rPr>
            </w:rPrChange>
          </w:rPr>
          <w:delText>Ciclo de vida del producto:</w:delText>
        </w:r>
        <w:r w:rsidR="00411761" w:rsidRPr="008439ED" w:rsidDel="00DC12A4">
          <w:rPr>
            <w:rFonts w:ascii="Calibri" w:hAnsi="Calibri" w:cs="Calibri"/>
            <w:rPrChange w:id="3170" w:author="LauraPGM" w:date="2025-11-04T16:55:00Z">
              <w:rPr/>
            </w:rPrChange>
          </w:rPr>
          <w:delText xml:space="preserve"> e</w:delText>
        </w:r>
        <w:r w:rsidRPr="008439ED" w:rsidDel="00DC12A4">
          <w:rPr>
            <w:rFonts w:ascii="Calibri" w:hAnsi="Calibri" w:cs="Calibri"/>
            <w:rPrChange w:id="3171" w:author="LauraPGM" w:date="2025-11-04T16:55:00Z">
              <w:rPr/>
            </w:rPrChange>
          </w:rPr>
          <w:delText>n etapas iniciales (introducción o desarrollo), puede utilizarse un precio promocional; mientras que en etapas de madurez, se puede ajustar en función de la demanda y competencia.</w:delText>
        </w:r>
      </w:del>
    </w:p>
    <w:p w14:paraId="25C5C06B" w14:textId="131BC1D0" w:rsidR="000941CE" w:rsidRPr="008439ED" w:rsidDel="00DC12A4" w:rsidRDefault="000941CE" w:rsidP="001D59AC">
      <w:pPr>
        <w:pStyle w:val="Normal0"/>
        <w:spacing w:line="360" w:lineRule="auto"/>
        <w:rPr>
          <w:del w:id="3172" w:author="LauraPGM" w:date="2025-10-01T15:48:00Z"/>
          <w:rFonts w:ascii="Calibri" w:hAnsi="Calibri" w:cs="Calibri"/>
          <w:rPrChange w:id="3173" w:author="LauraPGM" w:date="2025-11-04T16:55:00Z">
            <w:rPr>
              <w:del w:id="3174" w:author="LauraPGM" w:date="2025-10-01T15:48:00Z"/>
            </w:rPr>
          </w:rPrChange>
        </w:rPr>
      </w:pPr>
    </w:p>
    <w:p w14:paraId="2E737CA6" w14:textId="50528E9E" w:rsidR="000941CE" w:rsidRPr="008439ED" w:rsidDel="00DC12A4" w:rsidRDefault="000941CE">
      <w:pPr>
        <w:pStyle w:val="Normal0"/>
        <w:numPr>
          <w:ilvl w:val="0"/>
          <w:numId w:val="14"/>
        </w:numPr>
        <w:spacing w:line="360" w:lineRule="auto"/>
        <w:rPr>
          <w:del w:id="3175" w:author="LauraPGM" w:date="2025-10-01T15:48:00Z"/>
          <w:rFonts w:ascii="Calibri" w:hAnsi="Calibri" w:cs="Calibri"/>
          <w:rPrChange w:id="3176" w:author="LauraPGM" w:date="2025-11-04T16:55:00Z">
            <w:rPr>
              <w:del w:id="3177" w:author="LauraPGM" w:date="2025-10-01T15:48:00Z"/>
            </w:rPr>
          </w:rPrChange>
        </w:rPr>
        <w:pPrChange w:id="3178" w:author="LauraPGM" w:date="2025-10-01T09:45:00Z">
          <w:pPr>
            <w:pStyle w:val="Normal0"/>
            <w:numPr>
              <w:numId w:val="15"/>
            </w:numPr>
            <w:tabs>
              <w:tab w:val="num" w:pos="720"/>
            </w:tabs>
            <w:spacing w:line="360" w:lineRule="auto"/>
            <w:ind w:left="720" w:hanging="360"/>
          </w:pPr>
        </w:pPrChange>
      </w:pPr>
      <w:del w:id="3179" w:author="LauraPGM" w:date="2025-10-01T15:48:00Z">
        <w:r w:rsidRPr="008439ED" w:rsidDel="00DC12A4">
          <w:rPr>
            <w:rFonts w:ascii="Calibri" w:hAnsi="Calibri" w:cs="Calibri"/>
            <w:b/>
            <w:rPrChange w:id="3180" w:author="LauraPGM" w:date="2025-11-04T16:55:00Z">
              <w:rPr>
                <w:b/>
              </w:rPr>
            </w:rPrChange>
          </w:rPr>
          <w:delText>Condiciones del mercado y economía:</w:delText>
        </w:r>
        <w:r w:rsidR="00411761" w:rsidRPr="008439ED" w:rsidDel="00DC12A4">
          <w:rPr>
            <w:rFonts w:ascii="Calibri" w:hAnsi="Calibri" w:cs="Calibri"/>
            <w:rPrChange w:id="3181" w:author="LauraPGM" w:date="2025-11-04T16:55:00Z">
              <w:rPr/>
            </w:rPrChange>
          </w:rPr>
          <w:delText xml:space="preserve"> f</w:delText>
        </w:r>
        <w:r w:rsidRPr="008439ED" w:rsidDel="00DC12A4">
          <w:rPr>
            <w:rFonts w:ascii="Calibri" w:hAnsi="Calibri" w:cs="Calibri"/>
            <w:rPrChange w:id="3182" w:author="LauraPGM" w:date="2025-11-04T16:55:00Z">
              <w:rPr/>
            </w:rPrChange>
          </w:rPr>
          <w:delText>actores como inflación, poder adquisitivo, costos de insumos y cambios regulatorios también deben considerarse.</w:delText>
        </w:r>
      </w:del>
    </w:p>
    <w:p w14:paraId="1F81B37D" w14:textId="0A361E5D" w:rsidR="000941CE" w:rsidRPr="008439ED" w:rsidDel="00DC12A4" w:rsidRDefault="000941CE" w:rsidP="001D59AC">
      <w:pPr>
        <w:pStyle w:val="Normal0"/>
        <w:spacing w:line="360" w:lineRule="auto"/>
        <w:jc w:val="both"/>
        <w:rPr>
          <w:del w:id="3183" w:author="LauraPGM" w:date="2025-10-01T15:48:00Z"/>
          <w:rFonts w:ascii="Calibri" w:hAnsi="Calibri" w:cs="Calibri"/>
          <w:rPrChange w:id="3184" w:author="LauraPGM" w:date="2025-11-04T16:55:00Z">
            <w:rPr>
              <w:del w:id="3185" w:author="LauraPGM" w:date="2025-10-01T15:48:00Z"/>
            </w:rPr>
          </w:rPrChange>
        </w:rPr>
      </w:pPr>
    </w:p>
    <w:p w14:paraId="0939F31D" w14:textId="59379CE4" w:rsidR="00891FF3" w:rsidRPr="008439ED" w:rsidDel="00DC12A4" w:rsidRDefault="00891FF3" w:rsidP="001D59AC">
      <w:pPr>
        <w:pStyle w:val="Normal0"/>
        <w:spacing w:line="360" w:lineRule="auto"/>
        <w:jc w:val="both"/>
        <w:rPr>
          <w:del w:id="3186" w:author="LauraPGM" w:date="2025-10-01T15:48:00Z"/>
          <w:rFonts w:ascii="Calibri" w:hAnsi="Calibri" w:cs="Calibri"/>
          <w:rPrChange w:id="3187" w:author="LauraPGM" w:date="2025-11-04T16:55:00Z">
            <w:rPr>
              <w:del w:id="3188" w:author="LauraPGM" w:date="2025-10-01T15:48:00Z"/>
            </w:rPr>
          </w:rPrChange>
        </w:rPr>
      </w:pPr>
    </w:p>
    <w:p w14:paraId="4DCF8B51" w14:textId="458ABF21" w:rsidR="000941CE" w:rsidRPr="008439ED" w:rsidDel="00DC12A4" w:rsidRDefault="000941CE" w:rsidP="001D59AC">
      <w:pPr>
        <w:pStyle w:val="Normal0"/>
        <w:spacing w:line="360" w:lineRule="auto"/>
        <w:jc w:val="both"/>
        <w:rPr>
          <w:del w:id="3189" w:author="LauraPGM" w:date="2025-10-01T15:48:00Z"/>
          <w:rFonts w:ascii="Calibri" w:hAnsi="Calibri" w:cs="Calibri"/>
          <w:b/>
          <w:rPrChange w:id="3190" w:author="LauraPGM" w:date="2025-11-04T16:55:00Z">
            <w:rPr>
              <w:del w:id="3191" w:author="LauraPGM" w:date="2025-10-01T15:48:00Z"/>
              <w:b/>
            </w:rPr>
          </w:rPrChange>
        </w:rPr>
      </w:pPr>
      <w:del w:id="3192" w:author="LauraPGM" w:date="2025-10-01T15:48:00Z">
        <w:r w:rsidRPr="008439ED" w:rsidDel="00DC12A4">
          <w:rPr>
            <w:rFonts w:ascii="Calibri" w:hAnsi="Calibri" w:cs="Calibri"/>
            <w:b/>
            <w:rPrChange w:id="3193" w:author="LauraPGM" w:date="2025-11-04T16:55:00Z">
              <w:rPr>
                <w:b/>
              </w:rPr>
            </w:rPrChange>
          </w:rPr>
          <w:delText>Fórmula básica para determinar el precio de venta:</w:delText>
        </w:r>
      </w:del>
    </w:p>
    <w:p w14:paraId="20425E8B" w14:textId="76D328D4" w:rsidR="00411761" w:rsidRPr="008439ED" w:rsidDel="00DC12A4" w:rsidRDefault="00411761" w:rsidP="001D59AC">
      <w:pPr>
        <w:pStyle w:val="Normal0"/>
        <w:spacing w:line="360" w:lineRule="auto"/>
        <w:jc w:val="both"/>
        <w:rPr>
          <w:del w:id="3194" w:author="LauraPGM" w:date="2025-10-01T15:48:00Z"/>
          <w:rFonts w:ascii="Calibri" w:hAnsi="Calibri" w:cs="Calibri"/>
          <w:rPrChange w:id="3195" w:author="LauraPGM" w:date="2025-11-04T16:55:00Z">
            <w:rPr>
              <w:del w:id="3196" w:author="LauraPGM" w:date="2025-10-01T15:48:00Z"/>
            </w:rPr>
          </w:rPrChange>
        </w:rPr>
      </w:pPr>
    </w:p>
    <w:p w14:paraId="2DC7FFD6" w14:textId="25CB7543" w:rsidR="000941CE" w:rsidRPr="008439ED" w:rsidDel="00DC12A4" w:rsidRDefault="000941CE" w:rsidP="001D59AC">
      <w:pPr>
        <w:pStyle w:val="Normal0"/>
        <w:spacing w:line="360" w:lineRule="auto"/>
        <w:rPr>
          <w:del w:id="3197" w:author="LauraPGM" w:date="2025-10-01T15:48:00Z"/>
          <w:rFonts w:ascii="Calibri" w:hAnsi="Calibri" w:cs="Calibri"/>
          <w:rPrChange w:id="3198" w:author="LauraPGM" w:date="2025-11-04T16:55:00Z">
            <w:rPr>
              <w:del w:id="3199" w:author="LauraPGM" w:date="2025-10-01T15:48:00Z"/>
            </w:rPr>
          </w:rPrChange>
        </w:rPr>
      </w:pPr>
      <w:del w:id="3200" w:author="LauraPGM" w:date="2025-10-01T15:48:00Z">
        <w:r w:rsidRPr="008439ED" w:rsidDel="00DC12A4">
          <w:rPr>
            <w:rFonts w:ascii="Calibri" w:hAnsi="Calibri" w:cs="Calibri"/>
            <w:rPrChange w:id="3201" w:author="LauraPGM" w:date="2025-11-04T16:55:00Z">
              <w:rPr/>
            </w:rPrChange>
          </w:rPr>
          <w:delText>PV = CT + MU</w:delText>
        </w:r>
        <w:r w:rsidR="009D39C2" w:rsidRPr="008439ED" w:rsidDel="00DC12A4">
          <w:rPr>
            <w:rFonts w:ascii="Calibri" w:hAnsi="Calibri" w:cs="Calibri"/>
            <w:rPrChange w:id="3202" w:author="LauraPGM" w:date="2025-11-04T16:55:00Z">
              <w:rPr/>
            </w:rPrChange>
          </w:rPr>
          <w:delText>.</w:delText>
        </w:r>
      </w:del>
    </w:p>
    <w:p w14:paraId="7CB27D8D" w14:textId="03FDB72A" w:rsidR="000941CE" w:rsidRPr="008439ED" w:rsidDel="00DC12A4" w:rsidRDefault="0065590F" w:rsidP="001D59AC">
      <w:pPr>
        <w:pStyle w:val="Normal0"/>
        <w:spacing w:line="360" w:lineRule="auto"/>
        <w:rPr>
          <w:del w:id="3203" w:author="LauraPGM" w:date="2025-10-01T15:48:00Z"/>
          <w:rFonts w:ascii="Calibri" w:hAnsi="Calibri" w:cs="Calibri"/>
          <w:rPrChange w:id="3204" w:author="LauraPGM" w:date="2025-11-04T16:55:00Z">
            <w:rPr>
              <w:del w:id="3205" w:author="LauraPGM" w:date="2025-10-01T15:48:00Z"/>
            </w:rPr>
          </w:rPrChange>
        </w:rPr>
      </w:pPr>
      <w:del w:id="3206" w:author="LauraPGM" w:date="2025-10-01T15:48:00Z">
        <w:r w:rsidRPr="008439ED" w:rsidDel="00DC12A4">
          <w:rPr>
            <w:rFonts w:ascii="Calibri" w:hAnsi="Calibri" w:cs="Calibri"/>
            <w:rPrChange w:id="3207" w:author="LauraPGM" w:date="2025-11-04T16:55:00Z">
              <w:rPr/>
            </w:rPrChange>
          </w:rPr>
          <w:delText>Donde:</w:delText>
        </w:r>
      </w:del>
    </w:p>
    <w:p w14:paraId="78FE8788" w14:textId="4E958601" w:rsidR="000941CE" w:rsidRPr="008439ED" w:rsidDel="00DC12A4" w:rsidRDefault="00D16DFF" w:rsidP="001D59AC">
      <w:pPr>
        <w:pStyle w:val="Normal0"/>
        <w:spacing w:line="360" w:lineRule="auto"/>
        <w:rPr>
          <w:del w:id="3208" w:author="LauraPGM" w:date="2025-10-01T15:48:00Z"/>
          <w:rFonts w:ascii="Calibri" w:hAnsi="Calibri" w:cs="Calibri"/>
          <w:rPrChange w:id="3209" w:author="LauraPGM" w:date="2025-11-04T16:55:00Z">
            <w:rPr>
              <w:del w:id="3210" w:author="LauraPGM" w:date="2025-10-01T15:48:00Z"/>
            </w:rPr>
          </w:rPrChange>
        </w:rPr>
      </w:pPr>
      <w:del w:id="3211" w:author="LauraPGM" w:date="2025-10-01T15:48:00Z">
        <w:r w:rsidRPr="008439ED" w:rsidDel="00DC12A4">
          <w:rPr>
            <w:rFonts w:ascii="Calibri" w:hAnsi="Calibri" w:cs="Calibri"/>
            <w:rPrChange w:id="3212" w:author="LauraPGM" w:date="2025-11-04T16:55:00Z">
              <w:rPr/>
            </w:rPrChange>
          </w:rPr>
          <w:delText>PV = Precio de v</w:delText>
        </w:r>
        <w:r w:rsidR="0065590F" w:rsidRPr="008439ED" w:rsidDel="00DC12A4">
          <w:rPr>
            <w:rFonts w:ascii="Calibri" w:hAnsi="Calibri" w:cs="Calibri"/>
            <w:rPrChange w:id="3213" w:author="LauraPGM" w:date="2025-11-04T16:55:00Z">
              <w:rPr/>
            </w:rPrChange>
          </w:rPr>
          <w:delText>enta</w:delText>
        </w:r>
        <w:r w:rsidR="009D39C2" w:rsidRPr="008439ED" w:rsidDel="00DC12A4">
          <w:rPr>
            <w:rFonts w:ascii="Calibri" w:hAnsi="Calibri" w:cs="Calibri"/>
            <w:rPrChange w:id="3214" w:author="LauraPGM" w:date="2025-11-04T16:55:00Z">
              <w:rPr/>
            </w:rPrChange>
          </w:rPr>
          <w:delText>.</w:delText>
        </w:r>
      </w:del>
    </w:p>
    <w:p w14:paraId="0B41E476" w14:textId="153FE9D4" w:rsidR="000941CE" w:rsidRPr="008439ED" w:rsidDel="00DC12A4" w:rsidRDefault="00D16DFF" w:rsidP="001D59AC">
      <w:pPr>
        <w:pStyle w:val="Normal0"/>
        <w:spacing w:line="360" w:lineRule="auto"/>
        <w:rPr>
          <w:del w:id="3215" w:author="LauraPGM" w:date="2025-10-01T15:48:00Z"/>
          <w:rFonts w:ascii="Calibri" w:hAnsi="Calibri" w:cs="Calibri"/>
          <w:rPrChange w:id="3216" w:author="LauraPGM" w:date="2025-11-04T16:55:00Z">
            <w:rPr>
              <w:del w:id="3217" w:author="LauraPGM" w:date="2025-10-01T15:48:00Z"/>
            </w:rPr>
          </w:rPrChange>
        </w:rPr>
      </w:pPr>
      <w:del w:id="3218" w:author="LauraPGM" w:date="2025-10-01T15:48:00Z">
        <w:r w:rsidRPr="008439ED" w:rsidDel="00DC12A4">
          <w:rPr>
            <w:rFonts w:ascii="Calibri" w:hAnsi="Calibri" w:cs="Calibri"/>
            <w:rPrChange w:id="3219" w:author="LauraPGM" w:date="2025-11-04T16:55:00Z">
              <w:rPr/>
            </w:rPrChange>
          </w:rPr>
          <w:delText>CT = Costo t</w:delText>
        </w:r>
        <w:r w:rsidR="000941CE" w:rsidRPr="008439ED" w:rsidDel="00DC12A4">
          <w:rPr>
            <w:rFonts w:ascii="Calibri" w:hAnsi="Calibri" w:cs="Calibri"/>
            <w:rPrChange w:id="3220" w:author="LauraPGM" w:date="2025-11-04T16:55:00Z">
              <w:rPr/>
            </w:rPrChange>
          </w:rPr>
          <w:delText>otal (su</w:delText>
        </w:r>
        <w:r w:rsidR="0065590F" w:rsidRPr="008439ED" w:rsidDel="00DC12A4">
          <w:rPr>
            <w:rFonts w:ascii="Calibri" w:hAnsi="Calibri" w:cs="Calibri"/>
            <w:rPrChange w:id="3221" w:author="LauraPGM" w:date="2025-11-04T16:55:00Z">
              <w:rPr/>
            </w:rPrChange>
          </w:rPr>
          <w:delText>ma de costos fijos y variables)</w:delText>
        </w:r>
        <w:r w:rsidR="009D39C2" w:rsidRPr="008439ED" w:rsidDel="00DC12A4">
          <w:rPr>
            <w:rFonts w:ascii="Calibri" w:hAnsi="Calibri" w:cs="Calibri"/>
            <w:rPrChange w:id="3222" w:author="LauraPGM" w:date="2025-11-04T16:55:00Z">
              <w:rPr/>
            </w:rPrChange>
          </w:rPr>
          <w:delText>.</w:delText>
        </w:r>
      </w:del>
    </w:p>
    <w:p w14:paraId="79E6440D" w14:textId="02889696" w:rsidR="000941CE" w:rsidRPr="008439ED" w:rsidDel="00DC12A4" w:rsidRDefault="00D16DFF" w:rsidP="001D59AC">
      <w:pPr>
        <w:pStyle w:val="Normal0"/>
        <w:spacing w:line="360" w:lineRule="auto"/>
        <w:rPr>
          <w:del w:id="3223" w:author="LauraPGM" w:date="2025-10-01T15:48:00Z"/>
          <w:rFonts w:ascii="Calibri" w:hAnsi="Calibri" w:cs="Calibri"/>
          <w:rPrChange w:id="3224" w:author="LauraPGM" w:date="2025-11-04T16:55:00Z">
            <w:rPr>
              <w:del w:id="3225" w:author="LauraPGM" w:date="2025-10-01T15:48:00Z"/>
            </w:rPr>
          </w:rPrChange>
        </w:rPr>
      </w:pPr>
      <w:del w:id="3226" w:author="LauraPGM" w:date="2025-10-01T15:48:00Z">
        <w:r w:rsidRPr="008439ED" w:rsidDel="00DC12A4">
          <w:rPr>
            <w:rFonts w:ascii="Calibri" w:hAnsi="Calibri" w:cs="Calibri"/>
            <w:rPrChange w:id="3227" w:author="LauraPGM" w:date="2025-11-04T16:55:00Z">
              <w:rPr/>
            </w:rPrChange>
          </w:rPr>
          <w:delText>MU = Margen de u</w:delText>
        </w:r>
        <w:r w:rsidR="000941CE" w:rsidRPr="008439ED" w:rsidDel="00DC12A4">
          <w:rPr>
            <w:rFonts w:ascii="Calibri" w:hAnsi="Calibri" w:cs="Calibri"/>
            <w:rPrChange w:id="3228" w:author="LauraPGM" w:date="2025-11-04T16:55:00Z">
              <w:rPr/>
            </w:rPrChange>
          </w:rPr>
          <w:delText>tilidad (monto o porcentaje que se desea ganar por unidad)</w:delText>
        </w:r>
        <w:r w:rsidR="009D39C2" w:rsidRPr="008439ED" w:rsidDel="00DC12A4">
          <w:rPr>
            <w:rFonts w:ascii="Calibri" w:hAnsi="Calibri" w:cs="Calibri"/>
            <w:rPrChange w:id="3229" w:author="LauraPGM" w:date="2025-11-04T16:55:00Z">
              <w:rPr/>
            </w:rPrChange>
          </w:rPr>
          <w:delText>.</w:delText>
        </w:r>
      </w:del>
    </w:p>
    <w:p w14:paraId="11CDA7FA" w14:textId="4D05AB5E" w:rsidR="000941CE" w:rsidRPr="008439ED" w:rsidDel="00DC12A4" w:rsidRDefault="000941CE" w:rsidP="001D59AC">
      <w:pPr>
        <w:pStyle w:val="Normal0"/>
        <w:spacing w:line="360" w:lineRule="auto"/>
        <w:rPr>
          <w:del w:id="3230" w:author="LauraPGM" w:date="2025-10-01T15:48:00Z"/>
          <w:rFonts w:ascii="Calibri" w:hAnsi="Calibri" w:cs="Calibri"/>
          <w:rPrChange w:id="3231" w:author="LauraPGM" w:date="2025-11-04T16:55:00Z">
            <w:rPr>
              <w:del w:id="3232" w:author="LauraPGM" w:date="2025-10-01T15:48:00Z"/>
            </w:rPr>
          </w:rPrChange>
        </w:rPr>
      </w:pPr>
    </w:p>
    <w:p w14:paraId="5839404B" w14:textId="0E90BDA7" w:rsidR="000941CE" w:rsidRPr="008439ED" w:rsidDel="00DC12A4" w:rsidRDefault="00411761" w:rsidP="001D59AC">
      <w:pPr>
        <w:pStyle w:val="Normal0"/>
        <w:spacing w:line="360" w:lineRule="auto"/>
        <w:rPr>
          <w:del w:id="3233" w:author="LauraPGM" w:date="2025-10-01T15:48:00Z"/>
          <w:rFonts w:ascii="Calibri" w:hAnsi="Calibri" w:cs="Calibri"/>
          <w:b/>
          <w:rPrChange w:id="3234" w:author="LauraPGM" w:date="2025-11-04T16:55:00Z">
            <w:rPr>
              <w:del w:id="3235" w:author="LauraPGM" w:date="2025-10-01T15:48:00Z"/>
              <w:b/>
            </w:rPr>
          </w:rPrChange>
        </w:rPr>
      </w:pPr>
      <w:del w:id="3236" w:author="LauraPGM" w:date="2025-10-01T15:48:00Z">
        <w:r w:rsidRPr="008439ED" w:rsidDel="00DC12A4">
          <w:rPr>
            <w:rFonts w:ascii="Calibri" w:hAnsi="Calibri" w:cs="Calibri"/>
            <w:b/>
            <w:rPrChange w:id="3237" w:author="LauraPGM" w:date="2025-11-04T16:55:00Z">
              <w:rPr>
                <w:b/>
              </w:rPr>
            </w:rPrChange>
          </w:rPr>
          <w:delText xml:space="preserve">Ejemplo ilustrativo: </w:delText>
        </w:r>
        <w:r w:rsidRPr="008439ED" w:rsidDel="00DC12A4">
          <w:rPr>
            <w:rFonts w:ascii="Calibri" w:hAnsi="Calibri" w:cs="Calibri"/>
            <w:rPrChange w:id="3238" w:author="LauraPGM" w:date="2025-11-04T16:55:00Z">
              <w:rPr/>
            </w:rPrChange>
          </w:rPr>
          <w:delText>s</w:delText>
        </w:r>
        <w:r w:rsidR="000941CE" w:rsidRPr="008439ED" w:rsidDel="00DC12A4">
          <w:rPr>
            <w:rFonts w:ascii="Calibri" w:hAnsi="Calibri" w:cs="Calibri"/>
            <w:rPrChange w:id="3239" w:author="LauraPGM" w:date="2025-11-04T16:55:00Z">
              <w:rPr/>
            </w:rPrChange>
          </w:rPr>
          <w:delText>i producir un artículo cuesta $50.000 (CT) y se desea obtener un margen de utilidad de $20.000 (MU), el precio de venta será:</w:delText>
        </w:r>
      </w:del>
    </w:p>
    <w:p w14:paraId="276472F6" w14:textId="61C86098" w:rsidR="000941CE" w:rsidRPr="008439ED" w:rsidDel="00DC12A4" w:rsidRDefault="000941CE" w:rsidP="001D59AC">
      <w:pPr>
        <w:pStyle w:val="Normal0"/>
        <w:spacing w:line="360" w:lineRule="auto"/>
        <w:rPr>
          <w:del w:id="3240" w:author="LauraPGM" w:date="2025-10-01T15:48:00Z"/>
          <w:rFonts w:ascii="Calibri" w:hAnsi="Calibri" w:cs="Calibri"/>
          <w:rPrChange w:id="3241" w:author="LauraPGM" w:date="2025-11-04T16:55:00Z">
            <w:rPr>
              <w:del w:id="3242" w:author="LauraPGM" w:date="2025-10-01T15:48:00Z"/>
            </w:rPr>
          </w:rPrChange>
        </w:rPr>
      </w:pPr>
    </w:p>
    <w:p w14:paraId="539B088E" w14:textId="199DA5A5" w:rsidR="000941CE" w:rsidRPr="008439ED" w:rsidDel="00DC12A4" w:rsidRDefault="000941CE" w:rsidP="001D59AC">
      <w:pPr>
        <w:pStyle w:val="Normal0"/>
        <w:spacing w:line="360" w:lineRule="auto"/>
        <w:rPr>
          <w:del w:id="3243" w:author="LauraPGM" w:date="2025-10-01T15:48:00Z"/>
          <w:rFonts w:ascii="Calibri" w:hAnsi="Calibri" w:cs="Calibri"/>
          <w:rPrChange w:id="3244" w:author="LauraPGM" w:date="2025-11-04T16:55:00Z">
            <w:rPr>
              <w:del w:id="3245" w:author="LauraPGM" w:date="2025-10-01T15:48:00Z"/>
            </w:rPr>
          </w:rPrChange>
        </w:rPr>
      </w:pPr>
      <w:del w:id="3246" w:author="LauraPGM" w:date="2025-10-01T15:48:00Z">
        <w:r w:rsidRPr="008439ED" w:rsidDel="00DC12A4">
          <w:rPr>
            <w:rFonts w:ascii="Calibri" w:hAnsi="Calibri" w:cs="Calibri"/>
            <w:rPrChange w:id="3247" w:author="LauraPGM" w:date="2025-11-04T16:55:00Z">
              <w:rPr/>
            </w:rPrChange>
          </w:rPr>
          <w:delText>PV = $50.000 + $20.000 = $70.000</w:delText>
        </w:r>
      </w:del>
    </w:p>
    <w:p w14:paraId="7DA40A78" w14:textId="4FE86C6E" w:rsidR="000941CE" w:rsidRPr="008439ED" w:rsidDel="00DC12A4" w:rsidRDefault="000941CE" w:rsidP="001D59AC">
      <w:pPr>
        <w:pStyle w:val="Normal0"/>
        <w:spacing w:line="360" w:lineRule="auto"/>
        <w:rPr>
          <w:del w:id="3248" w:author="LauraPGM" w:date="2025-10-01T15:48:00Z"/>
          <w:rFonts w:ascii="Calibri" w:hAnsi="Calibri" w:cs="Calibri"/>
          <w:rPrChange w:id="3249" w:author="LauraPGM" w:date="2025-11-04T16:55:00Z">
            <w:rPr>
              <w:del w:id="3250" w:author="LauraPGM" w:date="2025-10-01T15:48:00Z"/>
            </w:rPr>
          </w:rPrChange>
        </w:rPr>
      </w:pPr>
    </w:p>
    <w:p w14:paraId="5D9F0BD9" w14:textId="37400771" w:rsidR="0083758A" w:rsidRPr="008439ED" w:rsidDel="00DC12A4" w:rsidRDefault="000941CE" w:rsidP="001D59AC">
      <w:pPr>
        <w:pStyle w:val="Normal0"/>
        <w:spacing w:line="360" w:lineRule="auto"/>
        <w:rPr>
          <w:del w:id="3251" w:author="LauraPGM" w:date="2025-10-01T15:48:00Z"/>
          <w:rFonts w:ascii="Calibri" w:hAnsi="Calibri" w:cs="Calibri"/>
          <w:rPrChange w:id="3252" w:author="LauraPGM" w:date="2025-11-04T16:55:00Z">
            <w:rPr>
              <w:del w:id="3253" w:author="LauraPGM" w:date="2025-10-01T15:48:00Z"/>
            </w:rPr>
          </w:rPrChange>
        </w:rPr>
      </w:pPr>
      <w:del w:id="3254" w:author="LauraPGM" w:date="2025-10-01T15:48:00Z">
        <w:r w:rsidRPr="008439ED" w:rsidDel="00DC12A4">
          <w:rPr>
            <w:rFonts w:ascii="Calibri" w:hAnsi="Calibri" w:cs="Calibri"/>
            <w:rPrChange w:id="3255" w:author="LauraPGM" w:date="2025-11-04T16:55:00Z">
              <w:rPr/>
            </w:rPrChange>
          </w:rPr>
          <w:delText>Este valor deberá analizarse frente al mercado para garantizar que sea competitivo y atractivo para el consumidor.</w:delText>
        </w:r>
      </w:del>
    </w:p>
    <w:p w14:paraId="08E9A905" w14:textId="2E6A419C" w:rsidR="006322BA" w:rsidRPr="008439ED" w:rsidDel="00DC12A4" w:rsidRDefault="006322BA" w:rsidP="001D59AC">
      <w:pPr>
        <w:pStyle w:val="Normal0"/>
        <w:spacing w:line="360" w:lineRule="auto"/>
        <w:jc w:val="both"/>
        <w:rPr>
          <w:del w:id="3256" w:author="LauraPGM" w:date="2025-10-01T15:48:00Z"/>
          <w:rFonts w:ascii="Calibri" w:hAnsi="Calibri" w:cs="Calibri"/>
          <w:rPrChange w:id="3257" w:author="LauraPGM" w:date="2025-11-04T16:55:00Z">
            <w:rPr>
              <w:del w:id="3258" w:author="LauraPGM" w:date="2025-10-01T15:48:00Z"/>
            </w:rPr>
          </w:rPrChange>
        </w:rPr>
      </w:pPr>
    </w:p>
    <w:p w14:paraId="39965D5F" w14:textId="373ED192" w:rsidR="0083758A" w:rsidRPr="008439ED" w:rsidDel="00DC12A4" w:rsidRDefault="006322BA" w:rsidP="001D59AC">
      <w:pPr>
        <w:pStyle w:val="Normal0"/>
        <w:spacing w:line="360" w:lineRule="auto"/>
        <w:jc w:val="both"/>
        <w:rPr>
          <w:del w:id="3259" w:author="LauraPGM" w:date="2025-10-01T15:48:00Z"/>
          <w:rFonts w:ascii="Calibri" w:hAnsi="Calibri" w:cs="Calibri"/>
          <w:b/>
          <w:rPrChange w:id="3260" w:author="LauraPGM" w:date="2025-11-04T16:55:00Z">
            <w:rPr>
              <w:del w:id="3261" w:author="LauraPGM" w:date="2025-10-01T15:48:00Z"/>
              <w:b/>
            </w:rPr>
          </w:rPrChange>
        </w:rPr>
      </w:pPr>
      <w:del w:id="3262" w:author="LauraPGM" w:date="2025-10-01T15:48:00Z">
        <w:r w:rsidRPr="008439ED" w:rsidDel="00DC12A4">
          <w:rPr>
            <w:rFonts w:ascii="Calibri" w:hAnsi="Calibri" w:cs="Calibri"/>
            <w:b/>
            <w:rPrChange w:id="3263" w:author="LauraPGM" w:date="2025-11-04T16:55:00Z">
              <w:rPr>
                <w:b/>
              </w:rPr>
            </w:rPrChange>
          </w:rPr>
          <w:delText>2. Estados financieros</w:delText>
        </w:r>
      </w:del>
    </w:p>
    <w:p w14:paraId="5888E1AC" w14:textId="7FFA8D93" w:rsidR="0083758A" w:rsidRPr="008439ED" w:rsidDel="00DC12A4" w:rsidRDefault="0083758A" w:rsidP="001D59AC">
      <w:pPr>
        <w:pStyle w:val="Normal0"/>
        <w:spacing w:line="360" w:lineRule="auto"/>
        <w:jc w:val="both"/>
        <w:rPr>
          <w:del w:id="3264" w:author="LauraPGM" w:date="2025-10-01T15:48:00Z"/>
          <w:rFonts w:ascii="Calibri" w:hAnsi="Calibri" w:cs="Calibri"/>
          <w:rPrChange w:id="3265" w:author="LauraPGM" w:date="2025-11-04T16:55:00Z">
            <w:rPr>
              <w:del w:id="3266" w:author="LauraPGM" w:date="2025-10-01T15:48:00Z"/>
            </w:rPr>
          </w:rPrChange>
        </w:rPr>
      </w:pPr>
    </w:p>
    <w:p w14:paraId="4A208460" w14:textId="66B73058" w:rsidR="000D11FE" w:rsidRPr="008439ED" w:rsidDel="00DC12A4" w:rsidRDefault="000D11FE" w:rsidP="001D59AC">
      <w:pPr>
        <w:pStyle w:val="Normal0"/>
        <w:spacing w:line="360" w:lineRule="auto"/>
        <w:rPr>
          <w:del w:id="3267" w:author="LauraPGM" w:date="2025-10-01T15:48:00Z"/>
          <w:rFonts w:ascii="Calibri" w:hAnsi="Calibri" w:cs="Calibri"/>
          <w:rPrChange w:id="3268" w:author="LauraPGM" w:date="2025-11-04T16:55:00Z">
            <w:rPr>
              <w:del w:id="3269" w:author="LauraPGM" w:date="2025-10-01T15:48:00Z"/>
            </w:rPr>
          </w:rPrChange>
        </w:rPr>
      </w:pPr>
      <w:del w:id="3270" w:author="LauraPGM" w:date="2025-10-01T15:48:00Z">
        <w:r w:rsidRPr="008439ED" w:rsidDel="00DC12A4">
          <w:rPr>
            <w:rFonts w:ascii="Calibri" w:hAnsi="Calibri" w:cs="Calibri"/>
            <w:rPrChange w:id="3271" w:author="LauraPGM" w:date="2025-11-04T16:55:00Z">
              <w:rPr/>
            </w:rPrChange>
          </w:rPr>
          <w:delText xml:space="preserve">Los </w:delText>
        </w:r>
        <w:r w:rsidRPr="008439ED" w:rsidDel="00DC12A4">
          <w:rPr>
            <w:rFonts w:ascii="Calibri" w:hAnsi="Calibri" w:cs="Calibri"/>
            <w:bCs/>
            <w:rPrChange w:id="3272" w:author="LauraPGM" w:date="2025-11-04T16:55:00Z">
              <w:rPr>
                <w:bCs/>
              </w:rPr>
            </w:rPrChange>
          </w:rPr>
          <w:delText>estados financieros</w:delText>
        </w:r>
        <w:r w:rsidRPr="008439ED" w:rsidDel="00DC12A4">
          <w:rPr>
            <w:rFonts w:ascii="Calibri" w:hAnsi="Calibri" w:cs="Calibri"/>
            <w:rPrChange w:id="3273" w:author="LauraPGM" w:date="2025-11-04T16:55:00Z">
              <w:rPr/>
            </w:rPrChange>
          </w:rPr>
          <w:delText xml:space="preserve"> son informes contables que reflejan la situación económica y los resultados operativos de una empresa en un periodo determinado, su función principal es proporcionar información clara, estructurada y verificable sobre el desempeño financiero del negocio, facilitando la toma de decisiones estratégicas por parte de directivos, inversionistas y entidades financieras.</w:delText>
        </w:r>
      </w:del>
    </w:p>
    <w:p w14:paraId="592CEE7A" w14:textId="1CC69E60" w:rsidR="000D11FE" w:rsidRPr="008439ED" w:rsidDel="00DC12A4" w:rsidRDefault="000D11FE" w:rsidP="001D59AC">
      <w:pPr>
        <w:pStyle w:val="Normal0"/>
        <w:spacing w:line="360" w:lineRule="auto"/>
        <w:jc w:val="both"/>
        <w:rPr>
          <w:del w:id="3274" w:author="LauraPGM" w:date="2025-10-01T15:48:00Z"/>
          <w:rFonts w:ascii="Calibri" w:hAnsi="Calibri" w:cs="Calibri"/>
          <w:rPrChange w:id="3275" w:author="LauraPGM" w:date="2025-11-04T16:55:00Z">
            <w:rPr>
              <w:del w:id="3276" w:author="LauraPGM" w:date="2025-10-01T15:48:00Z"/>
            </w:rPr>
          </w:rPrChange>
        </w:rPr>
      </w:pPr>
    </w:p>
    <w:p w14:paraId="5C832FD0" w14:textId="736F2AD6" w:rsidR="000D11FE" w:rsidRPr="008439ED" w:rsidDel="00DC12A4" w:rsidRDefault="000D11FE" w:rsidP="001D59AC">
      <w:pPr>
        <w:pStyle w:val="Normal0"/>
        <w:spacing w:line="360" w:lineRule="auto"/>
        <w:rPr>
          <w:del w:id="3277" w:author="LauraPGM" w:date="2025-10-01T15:48:00Z"/>
          <w:rFonts w:ascii="Calibri" w:hAnsi="Calibri" w:cs="Calibri"/>
          <w:rPrChange w:id="3278" w:author="LauraPGM" w:date="2025-11-04T16:55:00Z">
            <w:rPr>
              <w:del w:id="3279" w:author="LauraPGM" w:date="2025-10-01T15:48:00Z"/>
            </w:rPr>
          </w:rPrChange>
        </w:rPr>
      </w:pPr>
      <w:del w:id="3280" w:author="LauraPGM" w:date="2025-10-01T15:48:00Z">
        <w:r w:rsidRPr="008439ED" w:rsidDel="00DC12A4">
          <w:rPr>
            <w:rFonts w:ascii="Calibri" w:hAnsi="Calibri" w:cs="Calibri"/>
            <w:rPrChange w:id="3281" w:author="LauraPGM" w:date="2025-11-04T16:55:00Z">
              <w:rPr/>
            </w:rPrChange>
          </w:rPr>
          <w:delText xml:space="preserve">En el contexto de un proyecto de emprendimiento, los estados financieros cumplen un papel clave, ya que permiten proyectar el comportamiento económico de la empresa durante su </w:delText>
        </w:r>
        <w:r w:rsidRPr="008439ED" w:rsidDel="00DC12A4">
          <w:rPr>
            <w:rFonts w:ascii="Calibri" w:hAnsi="Calibri" w:cs="Calibri"/>
            <w:bCs/>
            <w:rPrChange w:id="3282" w:author="LauraPGM" w:date="2025-11-04T16:55:00Z">
              <w:rPr>
                <w:bCs/>
              </w:rPr>
            </w:rPrChange>
          </w:rPr>
          <w:delText>vida útil estimada</w:delText>
        </w:r>
        <w:r w:rsidRPr="008439ED" w:rsidDel="00DC12A4">
          <w:rPr>
            <w:rFonts w:ascii="Calibri" w:hAnsi="Calibri" w:cs="Calibri"/>
            <w:rPrChange w:id="3283" w:author="LauraPGM" w:date="2025-11-04T16:55:00Z">
              <w:rPr/>
            </w:rPrChange>
          </w:rPr>
          <w:delText xml:space="preserve">. Estas proyecciones ayudan a anticipar cómo evolucionarán las </w:delText>
        </w:r>
        <w:r w:rsidRPr="008439ED" w:rsidDel="00DC12A4">
          <w:rPr>
            <w:rFonts w:ascii="Calibri" w:hAnsi="Calibri" w:cs="Calibri"/>
            <w:bCs/>
            <w:rPrChange w:id="3284" w:author="LauraPGM" w:date="2025-11-04T16:55:00Z">
              <w:rPr>
                <w:bCs/>
              </w:rPr>
            </w:rPrChange>
          </w:rPr>
          <w:delText>necesidades de financiamiento</w:delText>
        </w:r>
        <w:r w:rsidRPr="008439ED" w:rsidDel="00DC12A4">
          <w:rPr>
            <w:rFonts w:ascii="Calibri" w:hAnsi="Calibri" w:cs="Calibri"/>
            <w:rPrChange w:id="3285" w:author="LauraPGM" w:date="2025-11-04T16:55:00Z">
              <w:rPr/>
            </w:rPrChange>
          </w:rPr>
          <w:delText xml:space="preserve">, los </w:delText>
        </w:r>
        <w:r w:rsidRPr="008439ED" w:rsidDel="00DC12A4">
          <w:rPr>
            <w:rFonts w:ascii="Calibri" w:hAnsi="Calibri" w:cs="Calibri"/>
            <w:bCs/>
            <w:rPrChange w:id="3286" w:author="LauraPGM" w:date="2025-11-04T16:55:00Z">
              <w:rPr>
                <w:bCs/>
              </w:rPr>
            </w:rPrChange>
          </w:rPr>
          <w:delText>costos y gastos operativos</w:delText>
        </w:r>
        <w:r w:rsidRPr="008439ED" w:rsidDel="00DC12A4">
          <w:rPr>
            <w:rFonts w:ascii="Calibri" w:hAnsi="Calibri" w:cs="Calibri"/>
            <w:rPrChange w:id="3287" w:author="LauraPGM" w:date="2025-11-04T16:55:00Z">
              <w:rPr/>
            </w:rPrChange>
          </w:rPr>
          <w:delText xml:space="preserve">, los </w:delText>
        </w:r>
        <w:r w:rsidRPr="008439ED" w:rsidDel="00DC12A4">
          <w:rPr>
            <w:rFonts w:ascii="Calibri" w:hAnsi="Calibri" w:cs="Calibri"/>
            <w:bCs/>
            <w:rPrChange w:id="3288" w:author="LauraPGM" w:date="2025-11-04T16:55:00Z">
              <w:rPr>
                <w:bCs/>
              </w:rPr>
            </w:rPrChange>
          </w:rPr>
          <w:delText>ingresos esperados</w:delText>
        </w:r>
        <w:r w:rsidRPr="008439ED" w:rsidDel="00DC12A4">
          <w:rPr>
            <w:rFonts w:ascii="Calibri" w:hAnsi="Calibri" w:cs="Calibri"/>
            <w:rPrChange w:id="3289" w:author="LauraPGM" w:date="2025-11-04T16:55:00Z">
              <w:rPr/>
            </w:rPrChange>
          </w:rPr>
          <w:delText xml:space="preserve">, y las </w:delText>
        </w:r>
        <w:r w:rsidRPr="008439ED" w:rsidDel="00DC12A4">
          <w:rPr>
            <w:rFonts w:ascii="Calibri" w:hAnsi="Calibri" w:cs="Calibri"/>
            <w:bCs/>
            <w:rPrChange w:id="3290" w:author="LauraPGM" w:date="2025-11-04T16:55:00Z">
              <w:rPr>
                <w:bCs/>
              </w:rPr>
            </w:rPrChange>
          </w:rPr>
          <w:delText>utilidades generadas</w:delText>
        </w:r>
        <w:r w:rsidRPr="008439ED" w:rsidDel="00DC12A4">
          <w:rPr>
            <w:rFonts w:ascii="Calibri" w:hAnsi="Calibri" w:cs="Calibri"/>
            <w:rPrChange w:id="3291" w:author="LauraPGM" w:date="2025-11-04T16:55:00Z">
              <w:rPr/>
            </w:rPrChange>
          </w:rPr>
          <w:delText xml:space="preserve"> a lo largo del tiempo.</w:delText>
        </w:r>
      </w:del>
    </w:p>
    <w:p w14:paraId="2FCE2FB5" w14:textId="0ACB5812" w:rsidR="000D11FE" w:rsidRPr="008439ED" w:rsidDel="00DC12A4" w:rsidRDefault="000D11FE" w:rsidP="001D59AC">
      <w:pPr>
        <w:pStyle w:val="Normal0"/>
        <w:spacing w:line="360" w:lineRule="auto"/>
        <w:jc w:val="both"/>
        <w:rPr>
          <w:del w:id="3292" w:author="LauraPGM" w:date="2025-10-01T15:48:00Z"/>
          <w:rFonts w:ascii="Calibri" w:hAnsi="Calibri" w:cs="Calibri"/>
          <w:rPrChange w:id="3293" w:author="LauraPGM" w:date="2025-11-04T16:55:00Z">
            <w:rPr>
              <w:del w:id="3294" w:author="LauraPGM" w:date="2025-10-01T15:48:00Z"/>
            </w:rPr>
          </w:rPrChange>
        </w:rPr>
      </w:pPr>
      <w:del w:id="3295" w:author="LauraPGM" w:date="2025-10-01T15:48:00Z">
        <w:r w:rsidRPr="008439ED" w:rsidDel="00DC12A4">
          <w:rPr>
            <w:rFonts w:ascii="Calibri" w:hAnsi="Calibri" w:cs="Calibri"/>
            <w:rPrChange w:id="3296" w:author="LauraPGM" w:date="2025-11-04T16:55:00Z">
              <w:rPr/>
            </w:rPrChange>
          </w:rPr>
          <w:delText>Además, permiten identificar:</w:delText>
        </w:r>
      </w:del>
    </w:p>
    <w:p w14:paraId="2BC5B3F6" w14:textId="35FE55A0" w:rsidR="000D11FE" w:rsidRPr="008439ED" w:rsidDel="00DC12A4" w:rsidRDefault="000D11FE" w:rsidP="001D59AC">
      <w:pPr>
        <w:pStyle w:val="Normal0"/>
        <w:spacing w:line="360" w:lineRule="auto"/>
        <w:jc w:val="both"/>
        <w:rPr>
          <w:del w:id="3297" w:author="LauraPGM" w:date="2025-10-01T15:48:00Z"/>
          <w:rFonts w:ascii="Calibri" w:hAnsi="Calibri" w:cs="Calibri"/>
          <w:rPrChange w:id="3298" w:author="LauraPGM" w:date="2025-11-04T16:55:00Z">
            <w:rPr>
              <w:del w:id="3299" w:author="LauraPGM" w:date="2025-10-01T15:48:00Z"/>
            </w:rPr>
          </w:rPrChange>
        </w:rPr>
      </w:pPr>
    </w:p>
    <w:p w14:paraId="1408F0DF" w14:textId="0022FE44" w:rsidR="000D11FE" w:rsidRPr="008439ED" w:rsidDel="00DC12A4" w:rsidRDefault="000D11FE">
      <w:pPr>
        <w:pStyle w:val="Normal0"/>
        <w:numPr>
          <w:ilvl w:val="0"/>
          <w:numId w:val="15"/>
        </w:numPr>
        <w:spacing w:line="360" w:lineRule="auto"/>
        <w:rPr>
          <w:del w:id="3300" w:author="LauraPGM" w:date="2025-10-01T15:48:00Z"/>
          <w:rFonts w:ascii="Calibri" w:hAnsi="Calibri" w:cs="Calibri"/>
          <w:rPrChange w:id="3301" w:author="LauraPGM" w:date="2025-11-04T16:55:00Z">
            <w:rPr>
              <w:del w:id="3302" w:author="LauraPGM" w:date="2025-10-01T15:48:00Z"/>
            </w:rPr>
          </w:rPrChange>
        </w:rPr>
        <w:pPrChange w:id="3303" w:author="LauraPGM" w:date="2025-10-01T09:45:00Z">
          <w:pPr>
            <w:pStyle w:val="Normal0"/>
            <w:numPr>
              <w:numId w:val="16"/>
            </w:numPr>
            <w:tabs>
              <w:tab w:val="num" w:pos="720"/>
            </w:tabs>
            <w:spacing w:line="360" w:lineRule="auto"/>
            <w:ind w:left="720" w:hanging="360"/>
          </w:pPr>
        </w:pPrChange>
      </w:pPr>
      <w:del w:id="3304" w:author="LauraPGM" w:date="2025-10-01T15:48:00Z">
        <w:r w:rsidRPr="008439ED" w:rsidDel="00DC12A4">
          <w:rPr>
            <w:rFonts w:ascii="Calibri" w:hAnsi="Calibri" w:cs="Calibri"/>
            <w:rPrChange w:id="3305" w:author="LauraPGM" w:date="2025-11-04T16:55:00Z">
              <w:rPr/>
            </w:rPrChange>
          </w:rPr>
          <w:delText>La cantidad de fondos que se requerirán para ejecutar y sostener el proyecto.</w:delText>
        </w:r>
      </w:del>
    </w:p>
    <w:p w14:paraId="360D64BE" w14:textId="53252176" w:rsidR="000D11FE" w:rsidRPr="008439ED" w:rsidDel="00DC12A4" w:rsidRDefault="000D11FE">
      <w:pPr>
        <w:pStyle w:val="Normal0"/>
        <w:numPr>
          <w:ilvl w:val="0"/>
          <w:numId w:val="15"/>
        </w:numPr>
        <w:spacing w:line="360" w:lineRule="auto"/>
        <w:rPr>
          <w:del w:id="3306" w:author="LauraPGM" w:date="2025-10-01T15:48:00Z"/>
          <w:rFonts w:ascii="Calibri" w:hAnsi="Calibri" w:cs="Calibri"/>
          <w:rPrChange w:id="3307" w:author="LauraPGM" w:date="2025-11-04T16:55:00Z">
            <w:rPr>
              <w:del w:id="3308" w:author="LauraPGM" w:date="2025-10-01T15:48:00Z"/>
            </w:rPr>
          </w:rPrChange>
        </w:rPr>
        <w:pPrChange w:id="3309" w:author="LauraPGM" w:date="2025-10-01T09:45:00Z">
          <w:pPr>
            <w:pStyle w:val="Normal0"/>
            <w:numPr>
              <w:numId w:val="16"/>
            </w:numPr>
            <w:tabs>
              <w:tab w:val="num" w:pos="720"/>
            </w:tabs>
            <w:spacing w:line="360" w:lineRule="auto"/>
            <w:ind w:left="720" w:hanging="360"/>
          </w:pPr>
        </w:pPrChange>
      </w:pPr>
      <w:del w:id="3310" w:author="LauraPGM" w:date="2025-10-01T15:48:00Z">
        <w:r w:rsidRPr="008439ED" w:rsidDel="00DC12A4">
          <w:rPr>
            <w:rFonts w:ascii="Calibri" w:hAnsi="Calibri" w:cs="Calibri"/>
            <w:rPrChange w:id="3311" w:author="LauraPGM" w:date="2025-11-04T16:55:00Z">
              <w:rPr/>
            </w:rPrChange>
          </w:rPr>
          <w:delText xml:space="preserve">El impacto que tendrán los </w:delText>
        </w:r>
        <w:r w:rsidRPr="008439ED" w:rsidDel="00DC12A4">
          <w:rPr>
            <w:rFonts w:ascii="Calibri" w:hAnsi="Calibri" w:cs="Calibri"/>
            <w:bCs/>
            <w:rPrChange w:id="3312" w:author="LauraPGM" w:date="2025-11-04T16:55:00Z">
              <w:rPr>
                <w:bCs/>
              </w:rPr>
            </w:rPrChange>
          </w:rPr>
          <w:delText>costos financieros</w:delText>
        </w:r>
        <w:r w:rsidRPr="008439ED" w:rsidDel="00DC12A4">
          <w:rPr>
            <w:rFonts w:ascii="Calibri" w:hAnsi="Calibri" w:cs="Calibri"/>
            <w:rPrChange w:id="3313" w:author="LauraPGM" w:date="2025-11-04T16:55:00Z">
              <w:rPr/>
            </w:rPrChange>
          </w:rPr>
          <w:delText xml:space="preserve"> derivados del uso de créditos o capital externo.</w:delText>
        </w:r>
      </w:del>
    </w:p>
    <w:p w14:paraId="3ADE9CAC" w14:textId="52819CB5" w:rsidR="000D11FE" w:rsidRPr="008439ED" w:rsidDel="00DC12A4" w:rsidRDefault="000D11FE">
      <w:pPr>
        <w:pStyle w:val="Normal0"/>
        <w:numPr>
          <w:ilvl w:val="0"/>
          <w:numId w:val="15"/>
        </w:numPr>
        <w:spacing w:line="360" w:lineRule="auto"/>
        <w:rPr>
          <w:del w:id="3314" w:author="LauraPGM" w:date="2025-10-01T15:48:00Z"/>
          <w:rFonts w:ascii="Calibri" w:hAnsi="Calibri" w:cs="Calibri"/>
          <w:rPrChange w:id="3315" w:author="LauraPGM" w:date="2025-11-04T16:55:00Z">
            <w:rPr>
              <w:del w:id="3316" w:author="LauraPGM" w:date="2025-10-01T15:48:00Z"/>
            </w:rPr>
          </w:rPrChange>
        </w:rPr>
        <w:pPrChange w:id="3317" w:author="LauraPGM" w:date="2025-10-01T09:45:00Z">
          <w:pPr>
            <w:pStyle w:val="Normal0"/>
            <w:numPr>
              <w:numId w:val="16"/>
            </w:numPr>
            <w:tabs>
              <w:tab w:val="num" w:pos="720"/>
            </w:tabs>
            <w:spacing w:line="360" w:lineRule="auto"/>
            <w:ind w:left="720" w:hanging="360"/>
          </w:pPr>
        </w:pPrChange>
      </w:pPr>
      <w:del w:id="3318" w:author="LauraPGM" w:date="2025-10-01T15:48:00Z">
        <w:r w:rsidRPr="008439ED" w:rsidDel="00DC12A4">
          <w:rPr>
            <w:rFonts w:ascii="Calibri" w:hAnsi="Calibri" w:cs="Calibri"/>
            <w:rPrChange w:id="3319" w:author="LauraPGM" w:date="2025-11-04T16:55:00Z">
              <w:rPr/>
            </w:rPrChange>
          </w:rPr>
          <w:delText>La estabilidad del modelo de ingresos y su capacidad para cubrir compromisos adquiridos.</w:delText>
        </w:r>
      </w:del>
    </w:p>
    <w:p w14:paraId="092D4F8D" w14:textId="46B9256C" w:rsidR="000D11FE" w:rsidRPr="008439ED" w:rsidDel="00DC12A4" w:rsidRDefault="000D11FE">
      <w:pPr>
        <w:pStyle w:val="Normal0"/>
        <w:numPr>
          <w:ilvl w:val="0"/>
          <w:numId w:val="15"/>
        </w:numPr>
        <w:spacing w:line="360" w:lineRule="auto"/>
        <w:rPr>
          <w:del w:id="3320" w:author="LauraPGM" w:date="2025-10-01T15:48:00Z"/>
          <w:rFonts w:ascii="Calibri" w:hAnsi="Calibri" w:cs="Calibri"/>
          <w:rPrChange w:id="3321" w:author="LauraPGM" w:date="2025-11-04T16:55:00Z">
            <w:rPr>
              <w:del w:id="3322" w:author="LauraPGM" w:date="2025-10-01T15:48:00Z"/>
            </w:rPr>
          </w:rPrChange>
        </w:rPr>
        <w:pPrChange w:id="3323" w:author="LauraPGM" w:date="2025-10-01T09:45:00Z">
          <w:pPr>
            <w:pStyle w:val="Normal0"/>
            <w:numPr>
              <w:numId w:val="16"/>
            </w:numPr>
            <w:tabs>
              <w:tab w:val="num" w:pos="720"/>
            </w:tabs>
            <w:spacing w:line="360" w:lineRule="auto"/>
            <w:ind w:left="720" w:hanging="360"/>
          </w:pPr>
        </w:pPrChange>
      </w:pPr>
      <w:del w:id="3324" w:author="LauraPGM" w:date="2025-10-01T15:48:00Z">
        <w:r w:rsidRPr="008439ED" w:rsidDel="00DC12A4">
          <w:rPr>
            <w:rFonts w:ascii="Calibri" w:hAnsi="Calibri" w:cs="Calibri"/>
            <w:rPrChange w:id="3325" w:author="LauraPGM" w:date="2025-11-04T16:55:00Z">
              <w:rPr/>
            </w:rPrChange>
          </w:rPr>
          <w:delText>La generación de excedentes que puedan ser utilizados para reinversión o distribución de beneficios.</w:delText>
        </w:r>
      </w:del>
    </w:p>
    <w:p w14:paraId="2A517844" w14:textId="47DD6E62" w:rsidR="000D11FE" w:rsidRPr="008439ED" w:rsidDel="00DC12A4" w:rsidRDefault="000D11FE">
      <w:pPr>
        <w:pStyle w:val="Normal0"/>
        <w:numPr>
          <w:ilvl w:val="0"/>
          <w:numId w:val="15"/>
        </w:numPr>
        <w:spacing w:line="360" w:lineRule="auto"/>
        <w:rPr>
          <w:del w:id="3326" w:author="LauraPGM" w:date="2025-10-01T15:48:00Z"/>
          <w:rFonts w:ascii="Calibri" w:hAnsi="Calibri" w:cs="Calibri"/>
          <w:rPrChange w:id="3327" w:author="LauraPGM" w:date="2025-11-04T16:55:00Z">
            <w:rPr>
              <w:del w:id="3328" w:author="LauraPGM" w:date="2025-10-01T15:48:00Z"/>
            </w:rPr>
          </w:rPrChange>
        </w:rPr>
        <w:pPrChange w:id="3329" w:author="LauraPGM" w:date="2025-10-01T09:45:00Z">
          <w:pPr>
            <w:pStyle w:val="Normal0"/>
            <w:numPr>
              <w:numId w:val="16"/>
            </w:numPr>
            <w:tabs>
              <w:tab w:val="num" w:pos="720"/>
            </w:tabs>
            <w:spacing w:line="360" w:lineRule="auto"/>
            <w:ind w:left="720" w:hanging="360"/>
          </w:pPr>
        </w:pPrChange>
      </w:pPr>
      <w:del w:id="3330" w:author="LauraPGM" w:date="2025-10-01T15:48:00Z">
        <w:r w:rsidRPr="008439ED" w:rsidDel="00DC12A4">
          <w:rPr>
            <w:rFonts w:ascii="Calibri" w:hAnsi="Calibri" w:cs="Calibri"/>
            <w:rPrChange w:id="3331" w:author="LauraPGM" w:date="2025-11-04T16:55:00Z">
              <w:rPr/>
            </w:rPrChange>
          </w:rPr>
          <w:delText>La evolución de la rentabilidad y el comportamiento del patrimonio empresarial.</w:delText>
        </w:r>
      </w:del>
    </w:p>
    <w:p w14:paraId="5B6DE4FB" w14:textId="14E090C1" w:rsidR="000D11FE" w:rsidRPr="008439ED" w:rsidDel="00DC12A4" w:rsidRDefault="000D11FE" w:rsidP="001D59AC">
      <w:pPr>
        <w:pStyle w:val="Normal0"/>
        <w:spacing w:line="360" w:lineRule="auto"/>
        <w:jc w:val="both"/>
        <w:rPr>
          <w:del w:id="3332" w:author="LauraPGM" w:date="2025-10-01T15:48:00Z"/>
          <w:rFonts w:ascii="Calibri" w:hAnsi="Calibri" w:cs="Calibri"/>
          <w:rPrChange w:id="3333" w:author="LauraPGM" w:date="2025-11-04T16:55:00Z">
            <w:rPr>
              <w:del w:id="3334" w:author="LauraPGM" w:date="2025-10-01T15:48:00Z"/>
            </w:rPr>
          </w:rPrChange>
        </w:rPr>
      </w:pPr>
    </w:p>
    <w:p w14:paraId="41EB09F1" w14:textId="4B9CB748" w:rsidR="000D11FE" w:rsidRPr="008439ED" w:rsidDel="00DC12A4" w:rsidRDefault="000D11FE" w:rsidP="001D59AC">
      <w:pPr>
        <w:pStyle w:val="Normal0"/>
        <w:spacing w:line="360" w:lineRule="auto"/>
        <w:rPr>
          <w:del w:id="3335" w:author="LauraPGM" w:date="2025-10-01T15:48:00Z"/>
          <w:rFonts w:ascii="Calibri" w:hAnsi="Calibri" w:cs="Calibri"/>
          <w:rPrChange w:id="3336" w:author="LauraPGM" w:date="2025-11-04T16:55:00Z">
            <w:rPr>
              <w:del w:id="3337" w:author="LauraPGM" w:date="2025-10-01T15:48:00Z"/>
            </w:rPr>
          </w:rPrChange>
        </w:rPr>
      </w:pPr>
      <w:del w:id="3338" w:author="LauraPGM" w:date="2025-10-01T15:48:00Z">
        <w:r w:rsidRPr="008439ED" w:rsidDel="00DC12A4">
          <w:rPr>
            <w:rFonts w:ascii="Calibri" w:hAnsi="Calibri" w:cs="Calibri"/>
            <w:rPrChange w:id="3339" w:author="LauraPGM" w:date="2025-11-04T16:55:00Z">
              <w:rPr/>
            </w:rPrChange>
          </w:rPr>
          <w:delText xml:space="preserve">Los estados financieros son también fundamentales para calcular los </w:delText>
        </w:r>
        <w:r w:rsidRPr="008439ED" w:rsidDel="00DC12A4">
          <w:rPr>
            <w:rFonts w:ascii="Calibri" w:hAnsi="Calibri" w:cs="Calibri"/>
            <w:bCs/>
            <w:rPrChange w:id="3340" w:author="LauraPGM" w:date="2025-11-04T16:55:00Z">
              <w:rPr>
                <w:bCs/>
              </w:rPr>
            </w:rPrChange>
          </w:rPr>
          <w:delText>indicadores financieros</w:delText>
        </w:r>
        <w:r w:rsidRPr="008439ED" w:rsidDel="00DC12A4">
          <w:rPr>
            <w:rFonts w:ascii="Calibri" w:hAnsi="Calibri" w:cs="Calibri"/>
            <w:rPrChange w:id="3341" w:author="LauraPGM" w:date="2025-11-04T16:55:00Z">
              <w:rPr/>
            </w:rPrChange>
          </w:rPr>
          <w:delText xml:space="preserve">, como la rentabilidad, el margen de utilidad, el endeudamiento y la eficiencia operativa, los cuales son herramientas clave durante la </w:delText>
        </w:r>
        <w:r w:rsidRPr="008439ED" w:rsidDel="00DC12A4">
          <w:rPr>
            <w:rFonts w:ascii="Calibri" w:hAnsi="Calibri" w:cs="Calibri"/>
            <w:bCs/>
            <w:rPrChange w:id="3342" w:author="LauraPGM" w:date="2025-11-04T16:55:00Z">
              <w:rPr>
                <w:bCs/>
              </w:rPr>
            </w:rPrChange>
          </w:rPr>
          <w:delText>evaluación financiera del proyecto</w:delText>
        </w:r>
        <w:r w:rsidRPr="008439ED" w:rsidDel="00DC12A4">
          <w:rPr>
            <w:rFonts w:ascii="Calibri" w:hAnsi="Calibri" w:cs="Calibri"/>
            <w:rPrChange w:id="3343" w:author="LauraPGM" w:date="2025-11-04T16:55:00Z">
              <w:rPr/>
            </w:rPrChange>
          </w:rPr>
          <w:delText xml:space="preserve">. A través de estos análisis, es posible determinar si el negocio es viable, necesita ajustes o no resulta financieramente sostenible, los estados financieros también permiten visualizar de manera anticipada el </w:delText>
        </w:r>
        <w:r w:rsidRPr="008439ED" w:rsidDel="00DC12A4">
          <w:rPr>
            <w:rFonts w:ascii="Calibri" w:hAnsi="Calibri" w:cs="Calibri"/>
            <w:bCs/>
            <w:rPrChange w:id="3344" w:author="LauraPGM" w:date="2025-11-04T16:55:00Z">
              <w:rPr>
                <w:bCs/>
              </w:rPr>
            </w:rPrChange>
          </w:rPr>
          <w:delText>desempeño futuro del proyecto</w:delText>
        </w:r>
        <w:r w:rsidRPr="008439ED" w:rsidDel="00DC12A4">
          <w:rPr>
            <w:rFonts w:ascii="Calibri" w:hAnsi="Calibri" w:cs="Calibri"/>
            <w:rPrChange w:id="3345" w:author="LauraPGM" w:date="2025-11-04T16:55:00Z">
              <w:rPr/>
            </w:rPrChange>
          </w:rPr>
          <w:delText>, ayudando a minimizar riesgos, optimizar recursos y planificar estratégicamente el crecimiento de la empresa.</w:delText>
        </w:r>
      </w:del>
    </w:p>
    <w:p w14:paraId="40752518" w14:textId="5630134E" w:rsidR="005B6D0D" w:rsidRPr="008439ED" w:rsidDel="00DC12A4" w:rsidRDefault="005B6D0D" w:rsidP="001D59AC">
      <w:pPr>
        <w:pStyle w:val="Normal0"/>
        <w:spacing w:line="360" w:lineRule="auto"/>
        <w:rPr>
          <w:del w:id="3346" w:author="LauraPGM" w:date="2025-10-01T15:48:00Z"/>
          <w:rFonts w:ascii="Calibri" w:hAnsi="Calibri" w:cs="Calibri"/>
          <w:b/>
          <w:rPrChange w:id="3347" w:author="LauraPGM" w:date="2025-11-04T16:55:00Z">
            <w:rPr>
              <w:del w:id="3348" w:author="LauraPGM" w:date="2025-10-01T15:48:00Z"/>
              <w:b/>
            </w:rPr>
          </w:rPrChange>
        </w:rPr>
      </w:pPr>
    </w:p>
    <w:p w14:paraId="1C964AD5" w14:textId="0D61827D" w:rsidR="005B6D0D" w:rsidRPr="008439ED" w:rsidDel="00DC12A4" w:rsidRDefault="005B6D0D" w:rsidP="001D59AC">
      <w:pPr>
        <w:pStyle w:val="Normal0"/>
        <w:spacing w:line="360" w:lineRule="auto"/>
        <w:rPr>
          <w:del w:id="3349" w:author="LauraPGM" w:date="2025-10-01T15:48:00Z"/>
          <w:rFonts w:ascii="Calibri" w:hAnsi="Calibri" w:cs="Calibri"/>
          <w:b/>
          <w:rPrChange w:id="3350" w:author="LauraPGM" w:date="2025-11-04T16:55:00Z">
            <w:rPr>
              <w:del w:id="3351" w:author="LauraPGM" w:date="2025-10-01T15:48:00Z"/>
              <w:b/>
            </w:rPr>
          </w:rPrChange>
        </w:rPr>
      </w:pPr>
      <w:del w:id="3352" w:author="LauraPGM" w:date="2025-10-01T15:48:00Z">
        <w:r w:rsidRPr="008439ED" w:rsidDel="00DC12A4">
          <w:rPr>
            <w:rFonts w:ascii="Calibri" w:hAnsi="Calibri" w:cs="Calibri"/>
            <w:b/>
            <w:rPrChange w:id="3353" w:author="LauraPGM" w:date="2025-11-04T16:55:00Z">
              <w:rPr>
                <w:b/>
              </w:rPr>
            </w:rPrChange>
          </w:rPr>
          <w:delText>2.1. Balance inicial</w:delText>
        </w:r>
      </w:del>
    </w:p>
    <w:p w14:paraId="4CC184D3" w14:textId="70D79F24" w:rsidR="005B6D0D" w:rsidRPr="008439ED" w:rsidDel="00DC12A4" w:rsidRDefault="005B6D0D" w:rsidP="001D59AC">
      <w:pPr>
        <w:pStyle w:val="Normal0"/>
        <w:spacing w:line="360" w:lineRule="auto"/>
        <w:rPr>
          <w:del w:id="3354" w:author="LauraPGM" w:date="2025-10-01T15:48:00Z"/>
          <w:rFonts w:ascii="Calibri" w:hAnsi="Calibri" w:cs="Calibri"/>
          <w:rPrChange w:id="3355" w:author="LauraPGM" w:date="2025-11-04T16:55:00Z">
            <w:rPr>
              <w:del w:id="3356" w:author="LauraPGM" w:date="2025-10-01T15:48:00Z"/>
            </w:rPr>
          </w:rPrChange>
        </w:rPr>
      </w:pPr>
    </w:p>
    <w:p w14:paraId="37117C61" w14:textId="0CF319EB" w:rsidR="005B6D0D" w:rsidRPr="008439ED" w:rsidDel="00DC12A4" w:rsidRDefault="005B6D0D" w:rsidP="001D59AC">
      <w:pPr>
        <w:pStyle w:val="Normal0"/>
        <w:spacing w:line="360" w:lineRule="auto"/>
        <w:rPr>
          <w:del w:id="3357" w:author="LauraPGM" w:date="2025-10-01T15:48:00Z"/>
          <w:rFonts w:ascii="Calibri" w:hAnsi="Calibri" w:cs="Calibri"/>
          <w:rPrChange w:id="3358" w:author="LauraPGM" w:date="2025-11-04T16:55:00Z">
            <w:rPr>
              <w:del w:id="3359" w:author="LauraPGM" w:date="2025-10-01T15:48:00Z"/>
            </w:rPr>
          </w:rPrChange>
        </w:rPr>
      </w:pPr>
      <w:del w:id="3360" w:author="LauraPGM" w:date="2025-10-01T15:48:00Z">
        <w:r w:rsidRPr="008439ED" w:rsidDel="00DC12A4">
          <w:rPr>
            <w:rFonts w:ascii="Calibri" w:hAnsi="Calibri" w:cs="Calibri"/>
            <w:rPrChange w:id="3361" w:author="LauraPGM" w:date="2025-11-04T16:55:00Z">
              <w:rPr/>
            </w:rPrChange>
          </w:rPr>
          <w:delText xml:space="preserve">El </w:delText>
        </w:r>
        <w:r w:rsidRPr="008439ED" w:rsidDel="00DC12A4">
          <w:rPr>
            <w:rFonts w:ascii="Calibri" w:hAnsi="Calibri" w:cs="Calibri"/>
            <w:bCs/>
            <w:rPrChange w:id="3362" w:author="LauraPGM" w:date="2025-11-04T16:55:00Z">
              <w:rPr>
                <w:bCs/>
              </w:rPr>
            </w:rPrChange>
          </w:rPr>
          <w:delText>balance inicial</w:delText>
        </w:r>
        <w:r w:rsidRPr="008439ED" w:rsidDel="00DC12A4">
          <w:rPr>
            <w:rFonts w:ascii="Calibri" w:hAnsi="Calibri" w:cs="Calibri"/>
            <w:rPrChange w:id="3363" w:author="LauraPGM" w:date="2025-11-04T16:55:00Z">
              <w:rPr/>
            </w:rPrChange>
          </w:rPr>
          <w:delText xml:space="preserve"> es un estado financiero que refleja la situación económica y patrimonial de una empresa en el momento previo al inicio de sus operaciones, es un documento fundamental para establecer la base contable del negocio, ya que muestra detalladamente los </w:delText>
        </w:r>
        <w:r w:rsidRPr="008439ED" w:rsidDel="00DC12A4">
          <w:rPr>
            <w:rFonts w:ascii="Calibri" w:hAnsi="Calibri" w:cs="Calibri"/>
            <w:bCs/>
            <w:rPrChange w:id="3364" w:author="LauraPGM" w:date="2025-11-04T16:55:00Z">
              <w:rPr>
                <w:bCs/>
              </w:rPr>
            </w:rPrChange>
          </w:rPr>
          <w:delText>activos</w:delText>
        </w:r>
        <w:r w:rsidRPr="008439ED" w:rsidDel="00DC12A4">
          <w:rPr>
            <w:rFonts w:ascii="Calibri" w:hAnsi="Calibri" w:cs="Calibri"/>
            <w:rPrChange w:id="3365" w:author="LauraPGM" w:date="2025-11-04T16:55:00Z">
              <w:rPr/>
            </w:rPrChange>
          </w:rPr>
          <w:delText xml:space="preserve">, </w:delText>
        </w:r>
        <w:r w:rsidRPr="008439ED" w:rsidDel="00DC12A4">
          <w:rPr>
            <w:rFonts w:ascii="Calibri" w:hAnsi="Calibri" w:cs="Calibri"/>
            <w:bCs/>
            <w:rPrChange w:id="3366" w:author="LauraPGM" w:date="2025-11-04T16:55:00Z">
              <w:rPr>
                <w:bCs/>
              </w:rPr>
            </w:rPrChange>
          </w:rPr>
          <w:delText>pasivos</w:delText>
        </w:r>
        <w:r w:rsidRPr="008439ED" w:rsidDel="00DC12A4">
          <w:rPr>
            <w:rFonts w:ascii="Calibri" w:hAnsi="Calibri" w:cs="Calibri"/>
            <w:rPrChange w:id="3367" w:author="LauraPGM" w:date="2025-11-04T16:55:00Z">
              <w:rPr/>
            </w:rPrChange>
          </w:rPr>
          <w:delText xml:space="preserve"> y </w:delText>
        </w:r>
        <w:r w:rsidRPr="008439ED" w:rsidDel="00DC12A4">
          <w:rPr>
            <w:rFonts w:ascii="Calibri" w:hAnsi="Calibri" w:cs="Calibri"/>
            <w:bCs/>
            <w:rPrChange w:id="3368" w:author="LauraPGM" w:date="2025-11-04T16:55:00Z">
              <w:rPr>
                <w:bCs/>
              </w:rPr>
            </w:rPrChange>
          </w:rPr>
          <w:delText>patrimonio</w:delText>
        </w:r>
        <w:r w:rsidRPr="008439ED" w:rsidDel="00DC12A4">
          <w:rPr>
            <w:rFonts w:ascii="Calibri" w:hAnsi="Calibri" w:cs="Calibri"/>
            <w:rPrChange w:id="3369" w:author="LauraPGM" w:date="2025-11-04T16:55:00Z">
              <w:rPr/>
            </w:rPrChange>
          </w:rPr>
          <w:delText xml:space="preserve"> con los que cuenta la organización al comenzar su actividad.</w:delText>
        </w:r>
      </w:del>
    </w:p>
    <w:p w14:paraId="34DD5407" w14:textId="65360324" w:rsidR="005B6D0D" w:rsidRPr="008439ED" w:rsidDel="00DC12A4" w:rsidRDefault="005B6D0D" w:rsidP="001D59AC">
      <w:pPr>
        <w:pStyle w:val="Normal0"/>
        <w:spacing w:line="360" w:lineRule="auto"/>
        <w:rPr>
          <w:del w:id="3370" w:author="LauraPGM" w:date="2025-10-01T15:48:00Z"/>
          <w:rFonts w:ascii="Calibri" w:hAnsi="Calibri" w:cs="Calibri"/>
          <w:rPrChange w:id="3371" w:author="LauraPGM" w:date="2025-11-04T16:55:00Z">
            <w:rPr>
              <w:del w:id="3372" w:author="LauraPGM" w:date="2025-10-01T15:48:00Z"/>
            </w:rPr>
          </w:rPrChange>
        </w:rPr>
      </w:pPr>
    </w:p>
    <w:p w14:paraId="29ED72A0" w14:textId="3F1ED671" w:rsidR="005B6D0D" w:rsidRPr="008439ED" w:rsidDel="00DC12A4" w:rsidRDefault="005B6D0D" w:rsidP="001D59AC">
      <w:pPr>
        <w:pStyle w:val="Normal0"/>
        <w:spacing w:line="360" w:lineRule="auto"/>
        <w:rPr>
          <w:del w:id="3373" w:author="LauraPGM" w:date="2025-10-01T15:48:00Z"/>
          <w:rFonts w:ascii="Calibri" w:hAnsi="Calibri" w:cs="Calibri"/>
          <w:rPrChange w:id="3374" w:author="LauraPGM" w:date="2025-11-04T16:55:00Z">
            <w:rPr>
              <w:del w:id="3375" w:author="LauraPGM" w:date="2025-10-01T15:48:00Z"/>
            </w:rPr>
          </w:rPrChange>
        </w:rPr>
      </w:pPr>
      <w:del w:id="3376" w:author="LauraPGM" w:date="2025-10-01T15:48:00Z">
        <w:r w:rsidRPr="008439ED" w:rsidDel="00DC12A4">
          <w:rPr>
            <w:rFonts w:ascii="Calibri" w:hAnsi="Calibri" w:cs="Calibri"/>
            <w:rPrChange w:id="3377" w:author="LauraPGM" w:date="2025-11-04T16:55:00Z">
              <w:rPr/>
            </w:rPrChange>
          </w:rPr>
          <w:delText>Su función principal es evidenciar los recursos disponibles (activos), las obligaciones que se deben cubrir (pasivos) y la participación de los socios o propietarios (patrimonio), permitiendo así una visión clara de la estructura financiera inicial del proyecto.</w:delText>
        </w:r>
      </w:del>
    </w:p>
    <w:p w14:paraId="1553350D" w14:textId="1D158BC3" w:rsidR="005B6D0D" w:rsidRPr="008439ED" w:rsidDel="00DC12A4" w:rsidRDefault="005B6D0D" w:rsidP="001D59AC">
      <w:pPr>
        <w:pStyle w:val="Normal0"/>
        <w:spacing w:line="360" w:lineRule="auto"/>
        <w:rPr>
          <w:del w:id="3378" w:author="LauraPGM" w:date="2025-10-01T15:48:00Z"/>
          <w:rFonts w:ascii="Calibri" w:hAnsi="Calibri" w:cs="Calibri"/>
          <w:rPrChange w:id="3379" w:author="LauraPGM" w:date="2025-11-04T16:55:00Z">
            <w:rPr>
              <w:del w:id="3380" w:author="LauraPGM" w:date="2025-10-01T15:48:00Z"/>
            </w:rPr>
          </w:rPrChange>
        </w:rPr>
      </w:pPr>
    </w:p>
    <w:p w14:paraId="3426EDCB" w14:textId="5E9F8218" w:rsidR="005B6D0D" w:rsidRPr="008439ED" w:rsidDel="00DC12A4" w:rsidRDefault="005B6D0D" w:rsidP="001D59AC">
      <w:pPr>
        <w:pStyle w:val="Normal0"/>
        <w:spacing w:line="360" w:lineRule="auto"/>
        <w:rPr>
          <w:del w:id="3381" w:author="LauraPGM" w:date="2025-10-01T15:48:00Z"/>
          <w:rFonts w:ascii="Calibri" w:hAnsi="Calibri" w:cs="Calibri"/>
          <w:rPrChange w:id="3382" w:author="LauraPGM" w:date="2025-11-04T16:55:00Z">
            <w:rPr>
              <w:del w:id="3383" w:author="LauraPGM" w:date="2025-10-01T15:48:00Z"/>
            </w:rPr>
          </w:rPrChange>
        </w:rPr>
      </w:pPr>
      <w:del w:id="3384" w:author="LauraPGM" w:date="2025-10-01T15:48:00Z">
        <w:r w:rsidRPr="008439ED" w:rsidDel="00DC12A4">
          <w:rPr>
            <w:rFonts w:ascii="Calibri" w:hAnsi="Calibri" w:cs="Calibri"/>
            <w:rPrChange w:id="3385" w:author="LauraPGM" w:date="2025-11-04T16:55:00Z">
              <w:rPr/>
            </w:rPrChange>
          </w:rPr>
          <w:delText>El balance inicial es clave para:</w:delText>
        </w:r>
      </w:del>
    </w:p>
    <w:p w14:paraId="547D55D1" w14:textId="284EACC9" w:rsidR="005B6D0D" w:rsidRPr="008439ED" w:rsidDel="00DC12A4" w:rsidRDefault="005B6D0D" w:rsidP="001D59AC">
      <w:pPr>
        <w:pStyle w:val="Normal0"/>
        <w:spacing w:line="360" w:lineRule="auto"/>
        <w:rPr>
          <w:del w:id="3386" w:author="LauraPGM" w:date="2025-10-01T15:48:00Z"/>
          <w:rFonts w:ascii="Calibri" w:hAnsi="Calibri" w:cs="Calibri"/>
          <w:rPrChange w:id="3387" w:author="LauraPGM" w:date="2025-11-04T16:55:00Z">
            <w:rPr>
              <w:del w:id="3388" w:author="LauraPGM" w:date="2025-10-01T15:48:00Z"/>
            </w:rPr>
          </w:rPrChange>
        </w:rPr>
      </w:pPr>
    </w:p>
    <w:p w14:paraId="6752214B" w14:textId="0E484301" w:rsidR="005B6D0D" w:rsidRPr="008439ED" w:rsidDel="00DC12A4" w:rsidRDefault="005B6D0D">
      <w:pPr>
        <w:pStyle w:val="Normal0"/>
        <w:numPr>
          <w:ilvl w:val="0"/>
          <w:numId w:val="19"/>
        </w:numPr>
        <w:spacing w:line="360" w:lineRule="auto"/>
        <w:rPr>
          <w:del w:id="3389" w:author="LauraPGM" w:date="2025-10-01T15:48:00Z"/>
          <w:rFonts w:ascii="Calibri" w:hAnsi="Calibri" w:cs="Calibri"/>
          <w:rPrChange w:id="3390" w:author="LauraPGM" w:date="2025-11-04T16:55:00Z">
            <w:rPr>
              <w:del w:id="3391" w:author="LauraPGM" w:date="2025-10-01T15:48:00Z"/>
            </w:rPr>
          </w:rPrChange>
        </w:rPr>
        <w:pPrChange w:id="3392" w:author="LauraPGM" w:date="2025-10-01T09:45:00Z">
          <w:pPr>
            <w:pStyle w:val="Normal0"/>
            <w:numPr>
              <w:numId w:val="20"/>
            </w:numPr>
            <w:tabs>
              <w:tab w:val="num" w:pos="720"/>
            </w:tabs>
            <w:spacing w:line="360" w:lineRule="auto"/>
            <w:ind w:left="720" w:hanging="360"/>
          </w:pPr>
        </w:pPrChange>
      </w:pPr>
      <w:del w:id="3393" w:author="LauraPGM" w:date="2025-10-01T15:48:00Z">
        <w:r w:rsidRPr="008439ED" w:rsidDel="00DC12A4">
          <w:rPr>
            <w:rFonts w:ascii="Calibri" w:hAnsi="Calibri" w:cs="Calibri"/>
            <w:rPrChange w:id="3394" w:author="LauraPGM" w:date="2025-11-04T16:55:00Z">
              <w:rPr/>
            </w:rPrChange>
          </w:rPr>
          <w:delText xml:space="preserve">Identificar el </w:delText>
        </w:r>
        <w:r w:rsidRPr="008439ED" w:rsidDel="00DC12A4">
          <w:rPr>
            <w:rFonts w:ascii="Calibri" w:hAnsi="Calibri" w:cs="Calibri"/>
            <w:bCs/>
            <w:rPrChange w:id="3395" w:author="LauraPGM" w:date="2025-11-04T16:55:00Z">
              <w:rPr>
                <w:bCs/>
              </w:rPr>
            </w:rPrChange>
          </w:rPr>
          <w:delText>capital disponible</w:delText>
        </w:r>
        <w:r w:rsidRPr="008439ED" w:rsidDel="00DC12A4">
          <w:rPr>
            <w:rFonts w:ascii="Calibri" w:hAnsi="Calibri" w:cs="Calibri"/>
            <w:rPrChange w:id="3396" w:author="LauraPGM" w:date="2025-11-04T16:55:00Z">
              <w:rPr/>
            </w:rPrChange>
          </w:rPr>
          <w:delText xml:space="preserve"> para operar.</w:delText>
        </w:r>
      </w:del>
    </w:p>
    <w:p w14:paraId="54D42970" w14:textId="7F537CE7" w:rsidR="005B6D0D" w:rsidRPr="008439ED" w:rsidDel="00DC12A4" w:rsidRDefault="005B6D0D">
      <w:pPr>
        <w:pStyle w:val="Normal0"/>
        <w:numPr>
          <w:ilvl w:val="0"/>
          <w:numId w:val="19"/>
        </w:numPr>
        <w:spacing w:line="360" w:lineRule="auto"/>
        <w:rPr>
          <w:del w:id="3397" w:author="LauraPGM" w:date="2025-10-01T15:48:00Z"/>
          <w:rFonts w:ascii="Calibri" w:hAnsi="Calibri" w:cs="Calibri"/>
          <w:rPrChange w:id="3398" w:author="LauraPGM" w:date="2025-11-04T16:55:00Z">
            <w:rPr>
              <w:del w:id="3399" w:author="LauraPGM" w:date="2025-10-01T15:48:00Z"/>
            </w:rPr>
          </w:rPrChange>
        </w:rPr>
        <w:pPrChange w:id="3400" w:author="LauraPGM" w:date="2025-10-01T09:45:00Z">
          <w:pPr>
            <w:pStyle w:val="Normal0"/>
            <w:numPr>
              <w:numId w:val="20"/>
            </w:numPr>
            <w:tabs>
              <w:tab w:val="num" w:pos="720"/>
            </w:tabs>
            <w:spacing w:line="360" w:lineRule="auto"/>
            <w:ind w:left="720" w:hanging="360"/>
          </w:pPr>
        </w:pPrChange>
      </w:pPr>
      <w:del w:id="3401" w:author="LauraPGM" w:date="2025-10-01T15:48:00Z">
        <w:r w:rsidRPr="008439ED" w:rsidDel="00DC12A4">
          <w:rPr>
            <w:rFonts w:ascii="Calibri" w:hAnsi="Calibri" w:cs="Calibri"/>
            <w:rPrChange w:id="3402" w:author="LauraPGM" w:date="2025-11-04T16:55:00Z">
              <w:rPr/>
            </w:rPrChange>
          </w:rPr>
          <w:delText xml:space="preserve">Evaluar la </w:delText>
        </w:r>
        <w:r w:rsidRPr="008439ED" w:rsidDel="00DC12A4">
          <w:rPr>
            <w:rFonts w:ascii="Calibri" w:hAnsi="Calibri" w:cs="Calibri"/>
            <w:bCs/>
            <w:rPrChange w:id="3403" w:author="LauraPGM" w:date="2025-11-04T16:55:00Z">
              <w:rPr>
                <w:bCs/>
              </w:rPr>
            </w:rPrChange>
          </w:rPr>
          <w:delText>solidez financiera</w:delText>
        </w:r>
        <w:r w:rsidRPr="008439ED" w:rsidDel="00DC12A4">
          <w:rPr>
            <w:rFonts w:ascii="Calibri" w:hAnsi="Calibri" w:cs="Calibri"/>
            <w:rPrChange w:id="3404" w:author="LauraPGM" w:date="2025-11-04T16:55:00Z">
              <w:rPr/>
            </w:rPrChange>
          </w:rPr>
          <w:delText xml:space="preserve"> del emprendimiento desde su punto de partida.</w:delText>
        </w:r>
      </w:del>
    </w:p>
    <w:p w14:paraId="6A469CCE" w14:textId="40EBA3C0" w:rsidR="005B6D0D" w:rsidRPr="008439ED" w:rsidDel="00DC12A4" w:rsidRDefault="005B6D0D">
      <w:pPr>
        <w:pStyle w:val="Normal0"/>
        <w:numPr>
          <w:ilvl w:val="0"/>
          <w:numId w:val="19"/>
        </w:numPr>
        <w:spacing w:line="360" w:lineRule="auto"/>
        <w:rPr>
          <w:del w:id="3405" w:author="LauraPGM" w:date="2025-10-01T15:48:00Z"/>
          <w:rFonts w:ascii="Calibri" w:hAnsi="Calibri" w:cs="Calibri"/>
          <w:rPrChange w:id="3406" w:author="LauraPGM" w:date="2025-11-04T16:55:00Z">
            <w:rPr>
              <w:del w:id="3407" w:author="LauraPGM" w:date="2025-10-01T15:48:00Z"/>
            </w:rPr>
          </w:rPrChange>
        </w:rPr>
        <w:pPrChange w:id="3408" w:author="LauraPGM" w:date="2025-10-01T09:45:00Z">
          <w:pPr>
            <w:pStyle w:val="Normal0"/>
            <w:numPr>
              <w:numId w:val="20"/>
            </w:numPr>
            <w:tabs>
              <w:tab w:val="num" w:pos="720"/>
            </w:tabs>
            <w:spacing w:line="360" w:lineRule="auto"/>
            <w:ind w:left="720" w:hanging="360"/>
          </w:pPr>
        </w:pPrChange>
      </w:pPr>
      <w:del w:id="3409" w:author="LauraPGM" w:date="2025-10-01T15:48:00Z">
        <w:r w:rsidRPr="008439ED" w:rsidDel="00DC12A4">
          <w:rPr>
            <w:rFonts w:ascii="Calibri" w:hAnsi="Calibri" w:cs="Calibri"/>
            <w:rPrChange w:id="3410" w:author="LauraPGM" w:date="2025-11-04T16:55:00Z">
              <w:rPr/>
            </w:rPrChange>
          </w:rPr>
          <w:delText>Servir como base para proyectar otros estados financieros, como el flujo de efectivo y el estado de resultados.</w:delText>
        </w:r>
      </w:del>
    </w:p>
    <w:p w14:paraId="31FA72FD" w14:textId="2AF5E414" w:rsidR="005B6D0D" w:rsidRPr="008439ED" w:rsidDel="00DC12A4" w:rsidRDefault="005B6D0D">
      <w:pPr>
        <w:pStyle w:val="Normal0"/>
        <w:numPr>
          <w:ilvl w:val="0"/>
          <w:numId w:val="19"/>
        </w:numPr>
        <w:spacing w:line="360" w:lineRule="auto"/>
        <w:rPr>
          <w:del w:id="3411" w:author="LauraPGM" w:date="2025-10-01T15:48:00Z"/>
          <w:rFonts w:ascii="Calibri" w:hAnsi="Calibri" w:cs="Calibri"/>
          <w:rPrChange w:id="3412" w:author="LauraPGM" w:date="2025-11-04T16:55:00Z">
            <w:rPr>
              <w:del w:id="3413" w:author="LauraPGM" w:date="2025-10-01T15:48:00Z"/>
            </w:rPr>
          </w:rPrChange>
        </w:rPr>
        <w:pPrChange w:id="3414" w:author="LauraPGM" w:date="2025-10-01T09:45:00Z">
          <w:pPr>
            <w:pStyle w:val="Normal0"/>
            <w:numPr>
              <w:numId w:val="20"/>
            </w:numPr>
            <w:tabs>
              <w:tab w:val="num" w:pos="720"/>
            </w:tabs>
            <w:spacing w:line="360" w:lineRule="auto"/>
            <w:ind w:left="720" w:hanging="360"/>
          </w:pPr>
        </w:pPrChange>
      </w:pPr>
      <w:del w:id="3415" w:author="LauraPGM" w:date="2025-10-01T15:48:00Z">
        <w:r w:rsidRPr="008439ED" w:rsidDel="00DC12A4">
          <w:rPr>
            <w:rFonts w:ascii="Calibri" w:hAnsi="Calibri" w:cs="Calibri"/>
            <w:rPrChange w:id="3416" w:author="LauraPGM" w:date="2025-11-04T16:55:00Z">
              <w:rPr/>
            </w:rPrChange>
          </w:rPr>
          <w:delText>Cumplir con requerimientos contables, tributarios y legales.</w:delText>
        </w:r>
      </w:del>
    </w:p>
    <w:p w14:paraId="282423EF" w14:textId="363B9940" w:rsidR="00F11BC4" w:rsidRPr="008439ED" w:rsidDel="00DC12A4" w:rsidRDefault="00F11BC4" w:rsidP="001D59AC">
      <w:pPr>
        <w:pStyle w:val="Normal0"/>
        <w:spacing w:line="360" w:lineRule="auto"/>
        <w:rPr>
          <w:del w:id="3417" w:author="LauraPGM" w:date="2025-10-01T15:48:00Z"/>
          <w:rFonts w:ascii="Calibri" w:hAnsi="Calibri" w:cs="Calibri"/>
          <w:rPrChange w:id="3418" w:author="LauraPGM" w:date="2025-11-04T16:55:00Z">
            <w:rPr>
              <w:del w:id="3419" w:author="LauraPGM" w:date="2025-10-01T15:48:00Z"/>
            </w:rPr>
          </w:rPrChange>
        </w:rPr>
      </w:pPr>
    </w:p>
    <w:p w14:paraId="701A19D1" w14:textId="2772F8C1" w:rsidR="005B6D0D" w:rsidRPr="008439ED" w:rsidDel="00DC12A4" w:rsidRDefault="005B6D0D" w:rsidP="001D59AC">
      <w:pPr>
        <w:pStyle w:val="Normal0"/>
        <w:spacing w:line="360" w:lineRule="auto"/>
        <w:rPr>
          <w:del w:id="3420" w:author="LauraPGM" w:date="2025-10-01T15:48:00Z"/>
          <w:rFonts w:ascii="Calibri" w:hAnsi="Calibri" w:cs="Calibri"/>
          <w:rPrChange w:id="3421" w:author="LauraPGM" w:date="2025-11-04T16:55:00Z">
            <w:rPr>
              <w:del w:id="3422" w:author="LauraPGM" w:date="2025-10-01T15:48:00Z"/>
            </w:rPr>
          </w:rPrChange>
        </w:rPr>
      </w:pPr>
      <w:del w:id="3423" w:author="LauraPGM" w:date="2025-10-01T15:48:00Z">
        <w:r w:rsidRPr="008439ED" w:rsidDel="00DC12A4">
          <w:rPr>
            <w:rFonts w:ascii="Calibri" w:hAnsi="Calibri" w:cs="Calibri"/>
            <w:rPrChange w:id="3424" w:author="LauraPGM" w:date="2025-11-04T16:55:00Z">
              <w:rPr/>
            </w:rPrChange>
          </w:rPr>
          <w:delText>Un balance inicial está compuesto por:</w:delText>
        </w:r>
      </w:del>
    </w:p>
    <w:p w14:paraId="0D835082" w14:textId="00BDC90D" w:rsidR="00F11BC4" w:rsidRPr="008439ED" w:rsidDel="00DC12A4" w:rsidRDefault="00F11BC4" w:rsidP="001D59AC">
      <w:pPr>
        <w:pStyle w:val="Normal0"/>
        <w:spacing w:line="360" w:lineRule="auto"/>
        <w:rPr>
          <w:del w:id="3425" w:author="LauraPGM" w:date="2025-10-01T15:48:00Z"/>
          <w:rFonts w:ascii="Calibri" w:hAnsi="Calibri" w:cs="Calibri"/>
          <w:rPrChange w:id="3426" w:author="LauraPGM" w:date="2025-11-04T16:55:00Z">
            <w:rPr>
              <w:del w:id="3427" w:author="LauraPGM" w:date="2025-10-01T15:48:00Z"/>
            </w:rPr>
          </w:rPrChange>
        </w:rPr>
      </w:pPr>
    </w:p>
    <w:p w14:paraId="345D52D3" w14:textId="00923324" w:rsidR="005B6D0D" w:rsidRPr="008439ED" w:rsidDel="00DC12A4" w:rsidRDefault="005B6D0D">
      <w:pPr>
        <w:pStyle w:val="Normal0"/>
        <w:numPr>
          <w:ilvl w:val="0"/>
          <w:numId w:val="20"/>
        </w:numPr>
        <w:spacing w:line="360" w:lineRule="auto"/>
        <w:rPr>
          <w:del w:id="3428" w:author="LauraPGM" w:date="2025-10-01T15:48:00Z"/>
          <w:rFonts w:ascii="Calibri" w:hAnsi="Calibri" w:cs="Calibri"/>
          <w:rPrChange w:id="3429" w:author="LauraPGM" w:date="2025-11-04T16:55:00Z">
            <w:rPr>
              <w:del w:id="3430" w:author="LauraPGM" w:date="2025-10-01T15:48:00Z"/>
            </w:rPr>
          </w:rPrChange>
        </w:rPr>
        <w:pPrChange w:id="3431" w:author="LauraPGM" w:date="2025-10-01T09:45:00Z">
          <w:pPr>
            <w:pStyle w:val="Normal0"/>
            <w:numPr>
              <w:numId w:val="21"/>
            </w:numPr>
            <w:tabs>
              <w:tab w:val="num" w:pos="720"/>
            </w:tabs>
            <w:spacing w:line="360" w:lineRule="auto"/>
            <w:ind w:left="720" w:hanging="360"/>
          </w:pPr>
        </w:pPrChange>
      </w:pPr>
      <w:del w:id="3432" w:author="LauraPGM" w:date="2025-10-01T15:48:00Z">
        <w:r w:rsidRPr="008439ED" w:rsidDel="00DC12A4">
          <w:rPr>
            <w:rFonts w:ascii="Calibri" w:hAnsi="Calibri" w:cs="Calibri"/>
            <w:b/>
            <w:bCs/>
            <w:rPrChange w:id="3433" w:author="LauraPGM" w:date="2025-11-04T16:55:00Z">
              <w:rPr>
                <w:b/>
                <w:bCs/>
              </w:rPr>
            </w:rPrChange>
          </w:rPr>
          <w:delText>Activos:</w:delText>
        </w:r>
        <w:r w:rsidR="00F11BC4" w:rsidRPr="008439ED" w:rsidDel="00DC12A4">
          <w:rPr>
            <w:rFonts w:ascii="Calibri" w:hAnsi="Calibri" w:cs="Calibri"/>
            <w:rPrChange w:id="3434" w:author="LauraPGM" w:date="2025-11-04T16:55:00Z">
              <w:rPr/>
            </w:rPrChange>
          </w:rPr>
          <w:delText xml:space="preserve"> b</w:delText>
        </w:r>
        <w:r w:rsidRPr="008439ED" w:rsidDel="00DC12A4">
          <w:rPr>
            <w:rFonts w:ascii="Calibri" w:hAnsi="Calibri" w:cs="Calibri"/>
            <w:rPrChange w:id="3435" w:author="LauraPGM" w:date="2025-11-04T16:55:00Z">
              <w:rPr/>
            </w:rPrChange>
          </w:rPr>
          <w:delText>ienes y derechos que posee la empresa (dinero en efectivo, cuentas por cobrar, inventarios, maquinaria, equipos, entre otros).</w:delText>
        </w:r>
      </w:del>
    </w:p>
    <w:p w14:paraId="7B3F31B4" w14:textId="7C038F9C" w:rsidR="005B6D0D" w:rsidRPr="008439ED" w:rsidDel="00DC12A4" w:rsidRDefault="005B6D0D">
      <w:pPr>
        <w:pStyle w:val="Normal0"/>
        <w:numPr>
          <w:ilvl w:val="0"/>
          <w:numId w:val="20"/>
        </w:numPr>
        <w:spacing w:line="360" w:lineRule="auto"/>
        <w:rPr>
          <w:del w:id="3436" w:author="LauraPGM" w:date="2025-10-01T15:48:00Z"/>
          <w:rFonts w:ascii="Calibri" w:hAnsi="Calibri" w:cs="Calibri"/>
          <w:rPrChange w:id="3437" w:author="LauraPGM" w:date="2025-11-04T16:55:00Z">
            <w:rPr>
              <w:del w:id="3438" w:author="LauraPGM" w:date="2025-10-01T15:48:00Z"/>
            </w:rPr>
          </w:rPrChange>
        </w:rPr>
        <w:pPrChange w:id="3439" w:author="LauraPGM" w:date="2025-10-01T09:45:00Z">
          <w:pPr>
            <w:pStyle w:val="Normal0"/>
            <w:numPr>
              <w:numId w:val="21"/>
            </w:numPr>
            <w:tabs>
              <w:tab w:val="num" w:pos="720"/>
            </w:tabs>
            <w:spacing w:line="360" w:lineRule="auto"/>
            <w:ind w:left="720" w:hanging="360"/>
          </w:pPr>
        </w:pPrChange>
      </w:pPr>
      <w:del w:id="3440" w:author="LauraPGM" w:date="2025-10-01T15:48:00Z">
        <w:r w:rsidRPr="008439ED" w:rsidDel="00DC12A4">
          <w:rPr>
            <w:rFonts w:ascii="Calibri" w:hAnsi="Calibri" w:cs="Calibri"/>
            <w:b/>
            <w:bCs/>
            <w:rPrChange w:id="3441" w:author="LauraPGM" w:date="2025-11-04T16:55:00Z">
              <w:rPr>
                <w:b/>
                <w:bCs/>
              </w:rPr>
            </w:rPrChange>
          </w:rPr>
          <w:delText>Pasivos:</w:delText>
        </w:r>
        <w:r w:rsidR="00F11BC4" w:rsidRPr="008439ED" w:rsidDel="00DC12A4">
          <w:rPr>
            <w:rFonts w:ascii="Calibri" w:hAnsi="Calibri" w:cs="Calibri"/>
            <w:rPrChange w:id="3442" w:author="LauraPGM" w:date="2025-11-04T16:55:00Z">
              <w:rPr/>
            </w:rPrChange>
          </w:rPr>
          <w:delText xml:space="preserve"> d</w:delText>
        </w:r>
        <w:r w:rsidRPr="008439ED" w:rsidDel="00DC12A4">
          <w:rPr>
            <w:rFonts w:ascii="Calibri" w:hAnsi="Calibri" w:cs="Calibri"/>
            <w:rPrChange w:id="3443" w:author="LauraPGM" w:date="2025-11-04T16:55:00Z">
              <w:rPr/>
            </w:rPrChange>
          </w:rPr>
          <w:delText>eudas y obligaciones pendientes de pago (préstamos, cuentas por pagar, servicios por cancelar, etc.).</w:delText>
        </w:r>
      </w:del>
    </w:p>
    <w:p w14:paraId="4262CA6A" w14:textId="6703E395" w:rsidR="005B6D0D" w:rsidRPr="008439ED" w:rsidDel="00DC12A4" w:rsidRDefault="005B6D0D">
      <w:pPr>
        <w:pStyle w:val="Normal0"/>
        <w:numPr>
          <w:ilvl w:val="0"/>
          <w:numId w:val="20"/>
        </w:numPr>
        <w:spacing w:line="360" w:lineRule="auto"/>
        <w:rPr>
          <w:del w:id="3444" w:author="LauraPGM" w:date="2025-10-01T15:48:00Z"/>
          <w:rFonts w:ascii="Calibri" w:hAnsi="Calibri" w:cs="Calibri"/>
          <w:rPrChange w:id="3445" w:author="LauraPGM" w:date="2025-11-04T16:55:00Z">
            <w:rPr>
              <w:del w:id="3446" w:author="LauraPGM" w:date="2025-10-01T15:48:00Z"/>
            </w:rPr>
          </w:rPrChange>
        </w:rPr>
        <w:pPrChange w:id="3447" w:author="LauraPGM" w:date="2025-10-01T09:45:00Z">
          <w:pPr>
            <w:pStyle w:val="Normal0"/>
            <w:numPr>
              <w:numId w:val="21"/>
            </w:numPr>
            <w:tabs>
              <w:tab w:val="num" w:pos="720"/>
            </w:tabs>
            <w:spacing w:line="360" w:lineRule="auto"/>
            <w:ind w:left="720" w:hanging="360"/>
          </w:pPr>
        </w:pPrChange>
      </w:pPr>
      <w:del w:id="3448" w:author="LauraPGM" w:date="2025-10-01T15:48:00Z">
        <w:r w:rsidRPr="008439ED" w:rsidDel="00DC12A4">
          <w:rPr>
            <w:rFonts w:ascii="Calibri" w:hAnsi="Calibri" w:cs="Calibri"/>
            <w:b/>
            <w:bCs/>
            <w:rPrChange w:id="3449" w:author="LauraPGM" w:date="2025-11-04T16:55:00Z">
              <w:rPr>
                <w:b/>
                <w:bCs/>
              </w:rPr>
            </w:rPrChange>
          </w:rPr>
          <w:delText>Patrimonio:</w:delText>
        </w:r>
        <w:r w:rsidR="00F11BC4" w:rsidRPr="008439ED" w:rsidDel="00DC12A4">
          <w:rPr>
            <w:rFonts w:ascii="Calibri" w:hAnsi="Calibri" w:cs="Calibri"/>
            <w:rPrChange w:id="3450" w:author="LauraPGM" w:date="2025-11-04T16:55:00Z">
              <w:rPr/>
            </w:rPrChange>
          </w:rPr>
          <w:delText xml:space="preserve"> a</w:delText>
        </w:r>
        <w:r w:rsidRPr="008439ED" w:rsidDel="00DC12A4">
          <w:rPr>
            <w:rFonts w:ascii="Calibri" w:hAnsi="Calibri" w:cs="Calibri"/>
            <w:rPrChange w:id="3451" w:author="LauraPGM" w:date="2025-11-04T16:55:00Z">
              <w:rPr/>
            </w:rPrChange>
          </w:rPr>
          <w:delText>portes de los socios o capital propio, resultado de la diferencia entre activos y pasivos.</w:delText>
        </w:r>
      </w:del>
    </w:p>
    <w:commentRangeStart w:id="3452"/>
    <w:p w14:paraId="362A027A" w14:textId="1964F973" w:rsidR="00F11BC4" w:rsidRPr="008439ED" w:rsidDel="00DC12A4" w:rsidRDefault="00F11BC4" w:rsidP="001D59AC">
      <w:pPr>
        <w:pStyle w:val="Normal0"/>
        <w:spacing w:line="360" w:lineRule="auto"/>
        <w:rPr>
          <w:del w:id="3453" w:author="LauraPGM" w:date="2025-10-01T15:48:00Z"/>
          <w:rFonts w:ascii="Calibri" w:hAnsi="Calibri" w:cs="Calibri"/>
          <w:rPrChange w:id="3454" w:author="LauraPGM" w:date="2025-11-04T16:55:00Z">
            <w:rPr>
              <w:del w:id="3455" w:author="LauraPGM" w:date="2025-10-01T15:48:00Z"/>
            </w:rPr>
          </w:rPrChange>
        </w:rPr>
      </w:pPr>
      <w:del w:id="3456" w:author="LauraPGM" w:date="2025-10-01T15:48:00Z">
        <w:r w:rsidRPr="008439ED" w:rsidDel="00DC12A4">
          <w:rPr>
            <w:rFonts w:ascii="Calibri" w:hAnsi="Calibri" w:cs="Calibri"/>
            <w:noProof/>
            <w:lang w:eastAsia="es-CO"/>
            <w:rPrChange w:id="3457" w:author="LauraPGM" w:date="2025-11-04T16:55:00Z">
              <w:rPr>
                <w:noProof/>
                <w:lang w:eastAsia="es-CO"/>
              </w:rPr>
            </w:rPrChange>
          </w:rPr>
          <mc:AlternateContent>
            <mc:Choice Requires="wps">
              <w:drawing>
                <wp:anchor distT="0" distB="0" distL="114300" distR="114300" simplePos="0" relativeHeight="251679744" behindDoc="1" locked="0" layoutInCell="1" allowOverlap="1" wp14:anchorId="4DA91F70" wp14:editId="0BB44812">
                  <wp:simplePos x="0" y="0"/>
                  <wp:positionH relativeFrom="column">
                    <wp:posOffset>-2540</wp:posOffset>
                  </wp:positionH>
                  <wp:positionV relativeFrom="paragraph">
                    <wp:posOffset>138430</wp:posOffset>
                  </wp:positionV>
                  <wp:extent cx="4451350" cy="539750"/>
                  <wp:effectExtent l="57150" t="19050" r="82550" b="88900"/>
                  <wp:wrapNone/>
                  <wp:docPr id="25" name="Rectángulo 25"/>
                  <wp:cNvGraphicFramePr/>
                  <a:graphic xmlns:a="http://schemas.openxmlformats.org/drawingml/2006/main">
                    <a:graphicData uri="http://schemas.microsoft.com/office/word/2010/wordprocessingShape">
                      <wps:wsp>
                        <wps:cNvSpPr/>
                        <wps:spPr>
                          <a:xfrm>
                            <a:off x="0" y="0"/>
                            <a:ext cx="4451350" cy="5397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A868DC" id="Rectángulo 25" o:spid="_x0000_s1026" style="position:absolute;margin-left:-.2pt;margin-top:10.9pt;width:350.5pt;height:42.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452"/>
        <w:r w:rsidRPr="008439ED" w:rsidDel="00DC12A4">
          <w:rPr>
            <w:rStyle w:val="Refdecomentario"/>
            <w:rFonts w:ascii="Calibri" w:hAnsi="Calibri" w:cs="Calibri"/>
            <w:sz w:val="22"/>
            <w:szCs w:val="22"/>
            <w:rPrChange w:id="3458" w:author="LauraPGM" w:date="2025-11-04T16:55:00Z">
              <w:rPr>
                <w:rStyle w:val="Refdecomentario"/>
                <w:sz w:val="22"/>
                <w:szCs w:val="22"/>
              </w:rPr>
            </w:rPrChange>
          </w:rPr>
          <w:commentReference w:id="3452"/>
        </w:r>
      </w:del>
    </w:p>
    <w:p w14:paraId="7D758A61" w14:textId="30BE6715" w:rsidR="005B6D0D" w:rsidRPr="008439ED" w:rsidDel="00DC12A4" w:rsidRDefault="005B6D0D" w:rsidP="001D59AC">
      <w:pPr>
        <w:pStyle w:val="Normal0"/>
        <w:spacing w:line="360" w:lineRule="auto"/>
        <w:rPr>
          <w:del w:id="3459" w:author="LauraPGM" w:date="2025-10-01T15:48:00Z"/>
          <w:rFonts w:ascii="Calibri" w:hAnsi="Calibri" w:cs="Calibri"/>
          <w:rPrChange w:id="3460" w:author="LauraPGM" w:date="2025-11-04T16:55:00Z">
            <w:rPr>
              <w:del w:id="3461" w:author="LauraPGM" w:date="2025-10-01T15:48:00Z"/>
            </w:rPr>
          </w:rPrChange>
        </w:rPr>
      </w:pPr>
      <w:del w:id="3462" w:author="LauraPGM" w:date="2025-10-01T15:48:00Z">
        <w:r w:rsidRPr="008439ED" w:rsidDel="00DC12A4">
          <w:rPr>
            <w:rFonts w:ascii="Calibri" w:hAnsi="Calibri" w:cs="Calibri"/>
            <w:rPrChange w:id="3463" w:author="LauraPGM" w:date="2025-11-04T16:55:00Z">
              <w:rPr/>
            </w:rPrChange>
          </w:rPr>
          <w:delText>La ecuación básica del balance es:</w:delText>
        </w:r>
        <w:r w:rsidR="00F11BC4" w:rsidRPr="008439ED" w:rsidDel="00DC12A4">
          <w:rPr>
            <w:rFonts w:ascii="Calibri" w:hAnsi="Calibri" w:cs="Calibri"/>
            <w:rPrChange w:id="3464" w:author="LauraPGM" w:date="2025-11-04T16:55:00Z">
              <w:rPr/>
            </w:rPrChange>
          </w:rPr>
          <w:delText xml:space="preserve"> </w:delText>
        </w:r>
        <w:r w:rsidR="00F11BC4" w:rsidRPr="008439ED" w:rsidDel="00DC12A4">
          <w:rPr>
            <w:rFonts w:ascii="Calibri" w:hAnsi="Calibri" w:cs="Calibri"/>
            <w:b/>
            <w:bCs/>
            <w:rPrChange w:id="3465" w:author="LauraPGM" w:date="2025-11-04T16:55:00Z">
              <w:rPr>
                <w:b/>
                <w:bCs/>
              </w:rPr>
            </w:rPrChange>
          </w:rPr>
          <w:delText>activo = pasivo + p</w:delText>
        </w:r>
        <w:r w:rsidRPr="008439ED" w:rsidDel="00DC12A4">
          <w:rPr>
            <w:rFonts w:ascii="Calibri" w:hAnsi="Calibri" w:cs="Calibri"/>
            <w:b/>
            <w:bCs/>
            <w:rPrChange w:id="3466" w:author="LauraPGM" w:date="2025-11-04T16:55:00Z">
              <w:rPr>
                <w:b/>
                <w:bCs/>
              </w:rPr>
            </w:rPrChange>
          </w:rPr>
          <w:delText>atrimonio</w:delText>
        </w:r>
        <w:r w:rsidR="001008E1" w:rsidRPr="008439ED" w:rsidDel="00DC12A4">
          <w:rPr>
            <w:rFonts w:ascii="Calibri" w:hAnsi="Calibri" w:cs="Calibri"/>
            <w:b/>
            <w:bCs/>
            <w:rPrChange w:id="3467" w:author="LauraPGM" w:date="2025-11-04T16:55:00Z">
              <w:rPr>
                <w:b/>
                <w:bCs/>
              </w:rPr>
            </w:rPrChange>
          </w:rPr>
          <w:delText>.</w:delText>
        </w:r>
      </w:del>
    </w:p>
    <w:p w14:paraId="7AF2DE97" w14:textId="13855DCF" w:rsidR="00F11BC4" w:rsidRPr="008439ED" w:rsidDel="00DC12A4" w:rsidRDefault="00F11BC4" w:rsidP="001D59AC">
      <w:pPr>
        <w:pStyle w:val="Normal0"/>
        <w:spacing w:line="360" w:lineRule="auto"/>
        <w:rPr>
          <w:del w:id="3468" w:author="LauraPGM" w:date="2025-10-01T15:48:00Z"/>
          <w:rFonts w:ascii="Calibri" w:hAnsi="Calibri" w:cs="Calibri"/>
          <w:rPrChange w:id="3469" w:author="LauraPGM" w:date="2025-11-04T16:55:00Z">
            <w:rPr>
              <w:del w:id="3470" w:author="LauraPGM" w:date="2025-10-01T15:48:00Z"/>
            </w:rPr>
          </w:rPrChange>
        </w:rPr>
      </w:pPr>
    </w:p>
    <w:p w14:paraId="525230E1" w14:textId="7E6C851E" w:rsidR="00F11BC4" w:rsidRPr="008439ED" w:rsidDel="00DC12A4" w:rsidRDefault="00F11BC4" w:rsidP="001D59AC">
      <w:pPr>
        <w:pStyle w:val="Normal0"/>
        <w:spacing w:line="360" w:lineRule="auto"/>
        <w:rPr>
          <w:del w:id="3471" w:author="LauraPGM" w:date="2025-10-01T15:48:00Z"/>
          <w:rFonts w:ascii="Calibri" w:hAnsi="Calibri" w:cs="Calibri"/>
          <w:rPrChange w:id="3472" w:author="LauraPGM" w:date="2025-11-04T16:55:00Z">
            <w:rPr>
              <w:del w:id="3473" w:author="LauraPGM" w:date="2025-10-01T15:48:00Z"/>
            </w:rPr>
          </w:rPrChange>
        </w:rPr>
      </w:pPr>
    </w:p>
    <w:p w14:paraId="0C988816" w14:textId="28E8554F" w:rsidR="003648E2" w:rsidRPr="008439ED" w:rsidDel="00DC12A4" w:rsidRDefault="005B6D0D" w:rsidP="001D59AC">
      <w:pPr>
        <w:pStyle w:val="Normal0"/>
        <w:spacing w:line="360" w:lineRule="auto"/>
        <w:rPr>
          <w:del w:id="3474" w:author="LauraPGM" w:date="2025-10-01T15:48:00Z"/>
          <w:rFonts w:ascii="Calibri" w:hAnsi="Calibri" w:cs="Calibri"/>
          <w:rPrChange w:id="3475" w:author="LauraPGM" w:date="2025-11-04T16:55:00Z">
            <w:rPr>
              <w:del w:id="3476" w:author="LauraPGM" w:date="2025-10-01T15:48:00Z"/>
            </w:rPr>
          </w:rPrChange>
        </w:rPr>
      </w:pPr>
      <w:del w:id="3477" w:author="LauraPGM" w:date="2025-10-01T15:48:00Z">
        <w:r w:rsidRPr="008439ED" w:rsidDel="00DC12A4">
          <w:rPr>
            <w:rFonts w:ascii="Calibri" w:hAnsi="Calibri" w:cs="Calibri"/>
            <w:rPrChange w:id="3478" w:author="LauraPGM" w:date="2025-11-04T16:55:00Z">
              <w:rPr/>
            </w:rPrChange>
          </w:rPr>
          <w:delText>Este estado debe ser elaborado con precisión y con base en información real, ya que será el punto de partida para evaluar el desempeño financiero de la empresa a lo largo del tiempo.</w:delText>
        </w:r>
      </w:del>
    </w:p>
    <w:p w14:paraId="36F2C823" w14:textId="741D7AE8" w:rsidR="00E41592" w:rsidRPr="008439ED" w:rsidDel="00DC12A4" w:rsidRDefault="00E41592" w:rsidP="001D59AC">
      <w:pPr>
        <w:pStyle w:val="Normal0"/>
        <w:spacing w:line="360" w:lineRule="auto"/>
        <w:rPr>
          <w:del w:id="3479" w:author="LauraPGM" w:date="2025-10-01T15:48:00Z"/>
          <w:rFonts w:ascii="Calibri" w:hAnsi="Calibri" w:cs="Calibri"/>
          <w:rPrChange w:id="3480" w:author="LauraPGM" w:date="2025-11-04T16:55:00Z">
            <w:rPr>
              <w:del w:id="3481" w:author="LauraPGM" w:date="2025-10-01T15:48:00Z"/>
            </w:rPr>
          </w:rPrChange>
        </w:rPr>
      </w:pPr>
    </w:p>
    <w:p w14:paraId="1AF4A68E" w14:textId="2A0113DD" w:rsidR="00E41592" w:rsidRPr="008439ED" w:rsidDel="00DC12A4" w:rsidRDefault="00E41592" w:rsidP="001D59AC">
      <w:pPr>
        <w:pStyle w:val="Normal0"/>
        <w:spacing w:line="360" w:lineRule="auto"/>
        <w:rPr>
          <w:del w:id="3482" w:author="LauraPGM" w:date="2025-10-01T15:48:00Z"/>
          <w:rFonts w:ascii="Calibri" w:hAnsi="Calibri" w:cs="Calibri"/>
          <w:rPrChange w:id="3483" w:author="LauraPGM" w:date="2025-11-04T16:55:00Z">
            <w:rPr>
              <w:del w:id="3484" w:author="LauraPGM" w:date="2025-10-01T15:48:00Z"/>
            </w:rPr>
          </w:rPrChange>
        </w:rPr>
      </w:pPr>
    </w:p>
    <w:p w14:paraId="52A974BB" w14:textId="0663C940" w:rsidR="003648E2" w:rsidRPr="008439ED" w:rsidDel="00DC12A4" w:rsidRDefault="003648E2" w:rsidP="001D59AC">
      <w:pPr>
        <w:pStyle w:val="Normal0"/>
        <w:spacing w:line="360" w:lineRule="auto"/>
        <w:rPr>
          <w:del w:id="3485" w:author="LauraPGM" w:date="2025-10-01T15:48:00Z"/>
          <w:rFonts w:ascii="Calibri" w:hAnsi="Calibri" w:cs="Calibri"/>
          <w:rPrChange w:id="3486" w:author="LauraPGM" w:date="2025-11-04T16:55:00Z">
            <w:rPr>
              <w:del w:id="3487" w:author="LauraPGM" w:date="2025-10-01T15:48:00Z"/>
            </w:rPr>
          </w:rPrChange>
        </w:rPr>
      </w:pPr>
    </w:p>
    <w:commentRangeStart w:id="3488"/>
    <w:p w14:paraId="1FD4CA7F" w14:textId="3BD3CE84" w:rsidR="00EB710B" w:rsidRPr="008439ED" w:rsidDel="00DC12A4" w:rsidRDefault="003648E2" w:rsidP="001D59AC">
      <w:pPr>
        <w:pStyle w:val="Normal0"/>
        <w:spacing w:line="360" w:lineRule="auto"/>
        <w:rPr>
          <w:del w:id="3489" w:author="LauraPGM" w:date="2025-10-01T15:48:00Z"/>
          <w:rFonts w:ascii="Calibri" w:hAnsi="Calibri" w:cs="Calibri"/>
          <w:rPrChange w:id="3490" w:author="LauraPGM" w:date="2025-11-04T16:55:00Z">
            <w:rPr>
              <w:del w:id="3491" w:author="LauraPGM" w:date="2025-10-01T15:48:00Z"/>
            </w:rPr>
          </w:rPrChange>
        </w:rPr>
      </w:pPr>
      <w:del w:id="3492" w:author="LauraPGM" w:date="2025-10-01T15:48:00Z">
        <w:r w:rsidRPr="008439ED" w:rsidDel="00DC12A4">
          <w:rPr>
            <w:rFonts w:ascii="Calibri" w:hAnsi="Calibri" w:cs="Calibri"/>
            <w:noProof/>
            <w:lang w:eastAsia="es-CO"/>
            <w:rPrChange w:id="3493" w:author="LauraPGM" w:date="2025-11-04T16:55:00Z">
              <w:rPr>
                <w:noProof/>
                <w:lang w:eastAsia="es-CO"/>
              </w:rPr>
            </w:rPrChange>
          </w:rPr>
          <mc:AlternateContent>
            <mc:Choice Requires="wps">
              <w:drawing>
                <wp:anchor distT="0" distB="0" distL="114300" distR="114300" simplePos="0" relativeHeight="251680768" behindDoc="1" locked="0" layoutInCell="1" allowOverlap="1" wp14:anchorId="0B03317E" wp14:editId="039C6DD1">
                  <wp:simplePos x="0" y="0"/>
                  <wp:positionH relativeFrom="column">
                    <wp:posOffset>-72976</wp:posOffset>
                  </wp:positionH>
                  <wp:positionV relativeFrom="paragraph">
                    <wp:posOffset>196556</wp:posOffset>
                  </wp:positionV>
                  <wp:extent cx="6091311" cy="1519311"/>
                  <wp:effectExtent l="57150" t="19050" r="81280" b="100330"/>
                  <wp:wrapNone/>
                  <wp:docPr id="26" name="Rectángulo 26"/>
                  <wp:cNvGraphicFramePr/>
                  <a:graphic xmlns:a="http://schemas.openxmlformats.org/drawingml/2006/main">
                    <a:graphicData uri="http://schemas.microsoft.com/office/word/2010/wordprocessingShape">
                      <wps:wsp>
                        <wps:cNvSpPr/>
                        <wps:spPr>
                          <a:xfrm>
                            <a:off x="0" y="0"/>
                            <a:ext cx="6091311" cy="1519311"/>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DA3B3" id="Rectángulo 26" o:spid="_x0000_s1026" style="position:absolute;margin-left:-5.75pt;margin-top:15.5pt;width:479.65pt;height:119.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" fillcolor="white [3212]" strokecolor="#4579b8 [3044]">
                  <v:shadow on="t" color="black" opacity="22937f" origin=",.5" offset="0,.63889mm"/>
                </v:rect>
              </w:pict>
            </mc:Fallback>
          </mc:AlternateContent>
        </w:r>
        <w:commentRangeEnd w:id="3488"/>
        <w:r w:rsidR="00EB710B" w:rsidRPr="008439ED" w:rsidDel="00DC12A4">
          <w:rPr>
            <w:rStyle w:val="Refdecomentario"/>
            <w:rFonts w:ascii="Calibri" w:hAnsi="Calibri" w:cs="Calibri"/>
            <w:sz w:val="22"/>
            <w:szCs w:val="22"/>
            <w:rPrChange w:id="3494" w:author="LauraPGM" w:date="2025-11-04T16:55:00Z">
              <w:rPr>
                <w:rStyle w:val="Refdecomentario"/>
                <w:sz w:val="22"/>
                <w:szCs w:val="22"/>
              </w:rPr>
            </w:rPrChange>
          </w:rPr>
          <w:commentReference w:id="3488"/>
        </w:r>
      </w:del>
    </w:p>
    <w:p w14:paraId="61A145AB" w14:textId="56A22BB0" w:rsidR="00584AF2" w:rsidRPr="008439ED" w:rsidDel="00DC12A4" w:rsidRDefault="00584AF2" w:rsidP="001D59AC">
      <w:pPr>
        <w:pStyle w:val="Normal0"/>
        <w:spacing w:line="360" w:lineRule="auto"/>
        <w:jc w:val="center"/>
        <w:rPr>
          <w:del w:id="3495" w:author="LauraPGM" w:date="2025-10-01T15:48:00Z"/>
          <w:rFonts w:ascii="Calibri" w:hAnsi="Calibri" w:cs="Calibri"/>
          <w:rPrChange w:id="3496" w:author="LauraPGM" w:date="2025-11-04T16:55:00Z">
            <w:rPr>
              <w:del w:id="3497" w:author="LauraPGM" w:date="2025-10-01T15:48:00Z"/>
            </w:rPr>
          </w:rPrChange>
        </w:rPr>
      </w:pPr>
      <w:del w:id="3498" w:author="LauraPGM" w:date="2025-10-01T15:48:00Z">
        <w:r w:rsidRPr="008439ED" w:rsidDel="00DC12A4">
          <w:rPr>
            <w:rFonts w:ascii="Calibri" w:hAnsi="Calibri" w:cs="Calibri"/>
            <w:highlight w:val="green"/>
            <w:rPrChange w:id="3499" w:author="LauraPGM" w:date="2025-11-04T16:55:00Z">
              <w:rPr>
                <w:highlight w:val="green"/>
              </w:rPr>
            </w:rPrChange>
          </w:rPr>
          <w:delText>LLAMADO A LA ACCION</w:delText>
        </w:r>
      </w:del>
    </w:p>
    <w:p w14:paraId="666378FE" w14:textId="2672D88E" w:rsidR="00584AF2" w:rsidRPr="008439ED" w:rsidDel="00DC12A4" w:rsidRDefault="00584AF2" w:rsidP="001D59AC">
      <w:pPr>
        <w:pStyle w:val="Normal0"/>
        <w:spacing w:line="360" w:lineRule="auto"/>
        <w:rPr>
          <w:del w:id="3500" w:author="LauraPGM" w:date="2025-10-01T15:48:00Z"/>
          <w:rFonts w:ascii="Calibri" w:hAnsi="Calibri" w:cs="Calibri"/>
          <w:rPrChange w:id="3501" w:author="LauraPGM" w:date="2025-11-04T16:55:00Z">
            <w:rPr>
              <w:del w:id="3502" w:author="LauraPGM" w:date="2025-10-01T15:48:00Z"/>
            </w:rPr>
          </w:rPrChange>
        </w:rPr>
      </w:pPr>
      <w:del w:id="3503" w:author="LauraPGM" w:date="2025-10-01T15:48:00Z">
        <w:r w:rsidRPr="008439ED" w:rsidDel="00DC12A4">
          <w:rPr>
            <w:rFonts w:ascii="Calibri" w:hAnsi="Calibri" w:cs="Calibri"/>
            <w:rPrChange w:id="3504" w:author="LauraPGM" w:date="2025-11-04T16:55:00Z">
              <w:rPr/>
            </w:rPrChange>
          </w:rPr>
          <w:delText xml:space="preserve">Balance inicial </w:delText>
        </w:r>
      </w:del>
    </w:p>
    <w:p w14:paraId="42984387" w14:textId="1EEA7C5B" w:rsidR="00584AF2" w:rsidRPr="008439ED" w:rsidDel="00DC12A4" w:rsidRDefault="00584AF2" w:rsidP="001D59AC">
      <w:pPr>
        <w:pStyle w:val="Normal0"/>
        <w:spacing w:line="360" w:lineRule="auto"/>
        <w:rPr>
          <w:del w:id="3505" w:author="LauraPGM" w:date="2025-10-01T15:48:00Z"/>
          <w:rFonts w:ascii="Calibri" w:hAnsi="Calibri" w:cs="Calibri"/>
          <w:rPrChange w:id="3506" w:author="LauraPGM" w:date="2025-11-04T16:55:00Z">
            <w:rPr>
              <w:del w:id="3507" w:author="LauraPGM" w:date="2025-10-01T15:48:00Z"/>
            </w:rPr>
          </w:rPrChange>
        </w:rPr>
      </w:pPr>
    </w:p>
    <w:p w14:paraId="2F9D16FA" w14:textId="49CCD40E" w:rsidR="003648E2" w:rsidRPr="008439ED" w:rsidDel="00DC12A4" w:rsidRDefault="00EB710B" w:rsidP="001D59AC">
      <w:pPr>
        <w:pStyle w:val="Normal0"/>
        <w:spacing w:line="360" w:lineRule="auto"/>
        <w:rPr>
          <w:del w:id="3508" w:author="LauraPGM" w:date="2025-10-01T15:48:00Z"/>
          <w:rFonts w:ascii="Calibri" w:hAnsi="Calibri" w:cs="Calibri"/>
          <w:rPrChange w:id="3509" w:author="LauraPGM" w:date="2025-11-04T16:55:00Z">
            <w:rPr>
              <w:del w:id="3510" w:author="LauraPGM" w:date="2025-10-01T15:48:00Z"/>
            </w:rPr>
          </w:rPrChange>
        </w:rPr>
      </w:pPr>
      <w:del w:id="3511" w:author="LauraPGM" w:date="2025-10-01T15:48:00Z">
        <w:r w:rsidRPr="008439ED" w:rsidDel="00DC12A4">
          <w:rPr>
            <w:rFonts w:ascii="Calibri" w:hAnsi="Calibri" w:cs="Calibri"/>
            <w:rPrChange w:id="3512" w:author="LauraPGM" w:date="2025-11-04T16:55:00Z">
              <w:rPr/>
            </w:rPrChange>
          </w:rPr>
          <w:delText>Para fortalecer el tema anteriormente plasmado, se presenta el siguiente video</w:delText>
        </w:r>
        <w:r w:rsidR="00584AF2" w:rsidRPr="008439ED" w:rsidDel="00DC12A4">
          <w:rPr>
            <w:rFonts w:ascii="Calibri" w:hAnsi="Calibri" w:cs="Calibri"/>
            <w:rPrChange w:id="3513" w:author="LauraPGM" w:date="2025-11-04T16:55:00Z">
              <w:rPr/>
            </w:rPrChange>
          </w:rPr>
          <w:delText xml:space="preserve">: </w:delText>
        </w:r>
      </w:del>
    </w:p>
    <w:p w14:paraId="16466D5C" w14:textId="51F00084" w:rsidR="0083758A" w:rsidRPr="008439ED" w:rsidDel="00DC12A4" w:rsidRDefault="0083758A" w:rsidP="001D59AC">
      <w:pPr>
        <w:pStyle w:val="Normal0"/>
        <w:spacing w:line="360" w:lineRule="auto"/>
        <w:jc w:val="both"/>
        <w:rPr>
          <w:del w:id="3514" w:author="LauraPGM" w:date="2025-10-01T15:48:00Z"/>
          <w:rFonts w:ascii="Calibri" w:hAnsi="Calibri" w:cs="Calibri"/>
          <w:rPrChange w:id="3515" w:author="LauraPGM" w:date="2025-11-04T16:55:00Z">
            <w:rPr>
              <w:del w:id="3516" w:author="LauraPGM" w:date="2025-10-01T15:48:00Z"/>
            </w:rPr>
          </w:rPrChange>
        </w:rPr>
      </w:pPr>
    </w:p>
    <w:p w14:paraId="7F043AC6" w14:textId="7F50A336" w:rsidR="00EB710B" w:rsidRPr="008439ED" w:rsidDel="00DC12A4" w:rsidRDefault="00EB710B" w:rsidP="001D59AC">
      <w:pPr>
        <w:pStyle w:val="Normal0"/>
        <w:spacing w:line="360" w:lineRule="auto"/>
        <w:jc w:val="both"/>
        <w:rPr>
          <w:del w:id="3517" w:author="LauraPGM" w:date="2025-10-01T15:48:00Z"/>
          <w:rFonts w:ascii="Calibri" w:hAnsi="Calibri" w:cs="Calibri"/>
          <w:b/>
          <w:rPrChange w:id="3518" w:author="LauraPGM" w:date="2025-11-04T16:55:00Z">
            <w:rPr>
              <w:del w:id="3519" w:author="LauraPGM" w:date="2025-10-01T15:48:00Z"/>
              <w:b/>
            </w:rPr>
          </w:rPrChange>
        </w:rPr>
      </w:pPr>
    </w:p>
    <w:p w14:paraId="3AC98C59" w14:textId="539257F6" w:rsidR="00584AF2" w:rsidRPr="008439ED" w:rsidDel="00DC12A4" w:rsidRDefault="00584AF2" w:rsidP="001D59AC">
      <w:pPr>
        <w:pStyle w:val="Normal0"/>
        <w:spacing w:line="360" w:lineRule="auto"/>
        <w:jc w:val="both"/>
        <w:rPr>
          <w:del w:id="3520" w:author="LauraPGM" w:date="2025-10-01T15:48:00Z"/>
          <w:rFonts w:ascii="Calibri" w:hAnsi="Calibri" w:cs="Calibri"/>
          <w:b/>
          <w:rPrChange w:id="3521" w:author="LauraPGM" w:date="2025-11-04T16:55:00Z">
            <w:rPr>
              <w:del w:id="3522" w:author="LauraPGM" w:date="2025-10-01T15:48:00Z"/>
              <w:b/>
            </w:rPr>
          </w:rPrChange>
        </w:rPr>
      </w:pPr>
    </w:p>
    <w:p w14:paraId="26DE2F26" w14:textId="15577855" w:rsidR="0083758A" w:rsidRPr="008439ED" w:rsidDel="00DC12A4" w:rsidRDefault="005B6D0D" w:rsidP="001D59AC">
      <w:pPr>
        <w:pStyle w:val="Normal0"/>
        <w:spacing w:line="360" w:lineRule="auto"/>
        <w:jc w:val="both"/>
        <w:rPr>
          <w:del w:id="3523" w:author="LauraPGM" w:date="2025-10-01T15:48:00Z"/>
          <w:rFonts w:ascii="Calibri" w:hAnsi="Calibri" w:cs="Calibri"/>
          <w:b/>
          <w:rPrChange w:id="3524" w:author="LauraPGM" w:date="2025-11-04T16:55:00Z">
            <w:rPr>
              <w:del w:id="3525" w:author="LauraPGM" w:date="2025-10-01T15:48:00Z"/>
              <w:b/>
            </w:rPr>
          </w:rPrChange>
        </w:rPr>
      </w:pPr>
      <w:del w:id="3526" w:author="LauraPGM" w:date="2025-10-01T15:48:00Z">
        <w:r w:rsidRPr="008439ED" w:rsidDel="00DC12A4">
          <w:rPr>
            <w:rFonts w:ascii="Calibri" w:hAnsi="Calibri" w:cs="Calibri"/>
            <w:b/>
            <w:rPrChange w:id="3527" w:author="LauraPGM" w:date="2025-11-04T16:55:00Z">
              <w:rPr>
                <w:b/>
              </w:rPr>
            </w:rPrChange>
          </w:rPr>
          <w:delText>2.2.</w:delText>
        </w:r>
        <w:r w:rsidR="000D11FE" w:rsidRPr="008439ED" w:rsidDel="00DC12A4">
          <w:rPr>
            <w:rFonts w:ascii="Calibri" w:hAnsi="Calibri" w:cs="Calibri"/>
            <w:b/>
            <w:rPrChange w:id="3528" w:author="LauraPGM" w:date="2025-11-04T16:55:00Z">
              <w:rPr>
                <w:b/>
              </w:rPr>
            </w:rPrChange>
          </w:rPr>
          <w:delText xml:space="preserve"> Flujo de caja o efectivo</w:delText>
        </w:r>
      </w:del>
    </w:p>
    <w:p w14:paraId="16BA0E97" w14:textId="57B01970" w:rsidR="0067113E" w:rsidRPr="008439ED" w:rsidDel="00DC12A4" w:rsidRDefault="0067113E" w:rsidP="001D59AC">
      <w:pPr>
        <w:pStyle w:val="Normal0"/>
        <w:spacing w:line="360" w:lineRule="auto"/>
        <w:rPr>
          <w:del w:id="3529" w:author="LauraPGM" w:date="2025-10-01T15:48:00Z"/>
          <w:rFonts w:ascii="Calibri" w:hAnsi="Calibri" w:cs="Calibri"/>
          <w:b/>
          <w:rPrChange w:id="3530" w:author="LauraPGM" w:date="2025-11-04T16:55:00Z">
            <w:rPr>
              <w:del w:id="3531" w:author="LauraPGM" w:date="2025-10-01T15:48:00Z"/>
              <w:b/>
            </w:rPr>
          </w:rPrChange>
        </w:rPr>
      </w:pPr>
    </w:p>
    <w:p w14:paraId="5D021243" w14:textId="56F38D94" w:rsidR="008524BE" w:rsidRPr="008439ED" w:rsidDel="00DC12A4" w:rsidRDefault="008524BE" w:rsidP="001D59AC">
      <w:pPr>
        <w:pStyle w:val="Normal0"/>
        <w:spacing w:line="360" w:lineRule="auto"/>
        <w:rPr>
          <w:del w:id="3532" w:author="LauraPGM" w:date="2025-10-01T15:48:00Z"/>
          <w:rFonts w:ascii="Calibri" w:hAnsi="Calibri" w:cs="Calibri"/>
          <w:rPrChange w:id="3533" w:author="LauraPGM" w:date="2025-11-04T16:55:00Z">
            <w:rPr>
              <w:del w:id="3534" w:author="LauraPGM" w:date="2025-10-01T15:48:00Z"/>
            </w:rPr>
          </w:rPrChange>
        </w:rPr>
      </w:pPr>
      <w:del w:id="3535" w:author="LauraPGM" w:date="2025-10-01T15:48:00Z">
        <w:r w:rsidRPr="008439ED" w:rsidDel="00DC12A4">
          <w:rPr>
            <w:rFonts w:ascii="Calibri" w:hAnsi="Calibri" w:cs="Calibri"/>
            <w:rPrChange w:id="3536" w:author="LauraPGM" w:date="2025-11-04T16:55:00Z">
              <w:rPr/>
            </w:rPrChange>
          </w:rPr>
          <w:delText xml:space="preserve">Toda empresa ofrece productos o servicios orientados a satisfacer las necesidades de un cliente específico. A cambio, recibe una </w:delText>
        </w:r>
        <w:r w:rsidRPr="008439ED" w:rsidDel="00DC12A4">
          <w:rPr>
            <w:rFonts w:ascii="Calibri" w:hAnsi="Calibri" w:cs="Calibri"/>
            <w:bCs/>
            <w:rPrChange w:id="3537" w:author="LauraPGM" w:date="2025-11-04T16:55:00Z">
              <w:rPr>
                <w:bCs/>
              </w:rPr>
            </w:rPrChange>
          </w:rPr>
          <w:delText>compensación económica</w:delText>
        </w:r>
        <w:r w:rsidRPr="008439ED" w:rsidDel="00DC12A4">
          <w:rPr>
            <w:rFonts w:ascii="Calibri" w:hAnsi="Calibri" w:cs="Calibri"/>
            <w:rPrChange w:id="3538" w:author="LauraPGM" w:date="2025-11-04T16:55:00Z">
              <w:rPr/>
            </w:rPrChange>
          </w:rPr>
          <w:delText xml:space="preserve"> que constituye sus </w:delText>
        </w:r>
        <w:r w:rsidRPr="008439ED" w:rsidDel="00DC12A4">
          <w:rPr>
            <w:rFonts w:ascii="Calibri" w:hAnsi="Calibri" w:cs="Calibri"/>
            <w:bCs/>
            <w:rPrChange w:id="3539" w:author="LauraPGM" w:date="2025-11-04T16:55:00Z">
              <w:rPr>
                <w:bCs/>
              </w:rPr>
            </w:rPrChange>
          </w:rPr>
          <w:delText>ingresos</w:delText>
        </w:r>
        <w:r w:rsidRPr="008439ED" w:rsidDel="00DC12A4">
          <w:rPr>
            <w:rFonts w:ascii="Calibri" w:hAnsi="Calibri" w:cs="Calibri"/>
            <w:rPrChange w:id="3540" w:author="LauraPGM" w:date="2025-11-04T16:55:00Z">
              <w:rPr/>
            </w:rPrChange>
          </w:rPr>
          <w:delText xml:space="preserve">. Estos ingresos son fundamentales para garantizar la continuidad del negocio, mantener la </w:delText>
        </w:r>
        <w:r w:rsidRPr="008439ED" w:rsidDel="00DC12A4">
          <w:rPr>
            <w:rFonts w:ascii="Calibri" w:hAnsi="Calibri" w:cs="Calibri"/>
            <w:bCs/>
            <w:rPrChange w:id="3541" w:author="LauraPGM" w:date="2025-11-04T16:55:00Z">
              <w:rPr>
                <w:bCs/>
              </w:rPr>
            </w:rPrChange>
          </w:rPr>
          <w:delText>estabilidad financiera</w:delText>
        </w:r>
        <w:r w:rsidRPr="008439ED" w:rsidDel="00DC12A4">
          <w:rPr>
            <w:rFonts w:ascii="Calibri" w:hAnsi="Calibri" w:cs="Calibri"/>
            <w:rPrChange w:id="3542" w:author="LauraPGM" w:date="2025-11-04T16:55:00Z">
              <w:rPr/>
            </w:rPrChange>
          </w:rPr>
          <w:delText xml:space="preserve"> y asegurar la rentabilidad esperada por los socios, así como el bienestar de los colaboradores.</w:delText>
        </w:r>
      </w:del>
    </w:p>
    <w:p w14:paraId="09266037" w14:textId="588B3E6E" w:rsidR="008524BE" w:rsidRPr="008439ED" w:rsidDel="00DC12A4" w:rsidRDefault="008524BE" w:rsidP="001D59AC">
      <w:pPr>
        <w:pStyle w:val="Normal0"/>
        <w:spacing w:line="360" w:lineRule="auto"/>
        <w:rPr>
          <w:del w:id="3543" w:author="LauraPGM" w:date="2025-10-01T15:48:00Z"/>
          <w:rFonts w:ascii="Calibri" w:hAnsi="Calibri" w:cs="Calibri"/>
          <w:rPrChange w:id="3544" w:author="LauraPGM" w:date="2025-11-04T16:55:00Z">
            <w:rPr>
              <w:del w:id="3545" w:author="LauraPGM" w:date="2025-10-01T15:48:00Z"/>
            </w:rPr>
          </w:rPrChange>
        </w:rPr>
      </w:pPr>
    </w:p>
    <w:p w14:paraId="33836C62" w14:textId="2A7D045E" w:rsidR="008524BE" w:rsidRPr="008439ED" w:rsidDel="00DC12A4" w:rsidRDefault="008524BE" w:rsidP="001D59AC">
      <w:pPr>
        <w:pStyle w:val="Normal0"/>
        <w:spacing w:line="360" w:lineRule="auto"/>
        <w:rPr>
          <w:del w:id="3546" w:author="LauraPGM" w:date="2025-10-01T15:48:00Z"/>
          <w:rFonts w:ascii="Calibri" w:hAnsi="Calibri" w:cs="Calibri"/>
          <w:rPrChange w:id="3547" w:author="LauraPGM" w:date="2025-11-04T16:55:00Z">
            <w:rPr>
              <w:del w:id="3548" w:author="LauraPGM" w:date="2025-10-01T15:48:00Z"/>
            </w:rPr>
          </w:rPrChange>
        </w:rPr>
      </w:pPr>
      <w:del w:id="3549" w:author="LauraPGM" w:date="2025-10-01T15:48:00Z">
        <w:r w:rsidRPr="008439ED" w:rsidDel="00DC12A4">
          <w:rPr>
            <w:rFonts w:ascii="Calibri" w:hAnsi="Calibri" w:cs="Calibri"/>
            <w:rPrChange w:id="3550" w:author="LauraPGM" w:date="2025-11-04T16:55:00Z">
              <w:rPr/>
            </w:rPrChange>
          </w:rPr>
          <w:delText xml:space="preserve">Sin embargo, tener ingresos elevados no es suficiente para garantizar la sostenibilidad. Si los </w:delText>
        </w:r>
        <w:r w:rsidRPr="008439ED" w:rsidDel="00DC12A4">
          <w:rPr>
            <w:rFonts w:ascii="Calibri" w:hAnsi="Calibri" w:cs="Calibri"/>
            <w:bCs/>
            <w:rPrChange w:id="3551" w:author="LauraPGM" w:date="2025-11-04T16:55:00Z">
              <w:rPr>
                <w:bCs/>
              </w:rPr>
            </w:rPrChange>
          </w:rPr>
          <w:delText>egresos</w:delText>
        </w:r>
        <w:r w:rsidRPr="008439ED" w:rsidDel="00DC12A4">
          <w:rPr>
            <w:rFonts w:ascii="Calibri" w:hAnsi="Calibri" w:cs="Calibri"/>
            <w:rPrChange w:id="3552" w:author="LauraPGM" w:date="2025-11-04T16:55:00Z">
              <w:rPr/>
            </w:rPrChange>
          </w:rPr>
          <w:delText>, es decir, los costos y gastos operativos, superan los ingresos, la empresa podría enfrentar dificultades financieras que comprometan su permanencia en el mercado. Los egresos incluyen pagos por materias primas, salarios, servicios, suministros, mantenimiento y todos aquellos elementos necesarios para el funcionamiento diario del negocio.</w:delText>
        </w:r>
      </w:del>
    </w:p>
    <w:p w14:paraId="2045E191" w14:textId="191D42A6" w:rsidR="008524BE" w:rsidRPr="008439ED" w:rsidDel="00DC12A4" w:rsidRDefault="008524BE" w:rsidP="001D59AC">
      <w:pPr>
        <w:pStyle w:val="Normal0"/>
        <w:spacing w:line="360" w:lineRule="auto"/>
        <w:rPr>
          <w:del w:id="3553" w:author="LauraPGM" w:date="2025-10-01T15:48:00Z"/>
          <w:rFonts w:ascii="Calibri" w:hAnsi="Calibri" w:cs="Calibri"/>
          <w:rPrChange w:id="3554" w:author="LauraPGM" w:date="2025-11-04T16:55:00Z">
            <w:rPr>
              <w:del w:id="3555" w:author="LauraPGM" w:date="2025-10-01T15:48:00Z"/>
            </w:rPr>
          </w:rPrChange>
        </w:rPr>
      </w:pPr>
    </w:p>
    <w:p w14:paraId="53E1AF7C" w14:textId="30582C47" w:rsidR="008524BE" w:rsidRPr="008439ED" w:rsidDel="00DC12A4" w:rsidRDefault="008524BE" w:rsidP="001D59AC">
      <w:pPr>
        <w:pStyle w:val="Normal0"/>
        <w:spacing w:line="360" w:lineRule="auto"/>
        <w:rPr>
          <w:del w:id="3556" w:author="LauraPGM" w:date="2025-10-01T15:48:00Z"/>
          <w:rFonts w:ascii="Calibri" w:hAnsi="Calibri" w:cs="Calibri"/>
          <w:rPrChange w:id="3557" w:author="LauraPGM" w:date="2025-11-04T16:55:00Z">
            <w:rPr>
              <w:del w:id="3558" w:author="LauraPGM" w:date="2025-10-01T15:48:00Z"/>
            </w:rPr>
          </w:rPrChange>
        </w:rPr>
      </w:pPr>
      <w:del w:id="3559" w:author="LauraPGM" w:date="2025-10-01T15:48:00Z">
        <w:r w:rsidRPr="008439ED" w:rsidDel="00DC12A4">
          <w:rPr>
            <w:rFonts w:ascii="Calibri" w:hAnsi="Calibri" w:cs="Calibri"/>
            <w:rPrChange w:id="3560" w:author="LauraPGM" w:date="2025-11-04T16:55:00Z">
              <w:rPr/>
            </w:rPrChange>
          </w:rPr>
          <w:delText xml:space="preserve">En este contexto, el </w:delText>
        </w:r>
        <w:r w:rsidRPr="008439ED" w:rsidDel="00DC12A4">
          <w:rPr>
            <w:rFonts w:ascii="Calibri" w:hAnsi="Calibri" w:cs="Calibri"/>
            <w:bCs/>
            <w:rPrChange w:id="3561" w:author="LauraPGM" w:date="2025-11-04T16:55:00Z">
              <w:rPr>
                <w:bCs/>
              </w:rPr>
            </w:rPrChange>
          </w:rPr>
          <w:delText>flujo de caja</w:delText>
        </w:r>
        <w:r w:rsidRPr="008439ED" w:rsidDel="00DC12A4">
          <w:rPr>
            <w:rFonts w:ascii="Calibri" w:hAnsi="Calibri" w:cs="Calibri"/>
            <w:rPrChange w:id="3562" w:author="LauraPGM" w:date="2025-11-04T16:55:00Z">
              <w:rPr/>
            </w:rPrChange>
          </w:rPr>
          <w:delText xml:space="preserve"> (también conocido como </w:delText>
        </w:r>
        <w:r w:rsidRPr="008439ED" w:rsidDel="00DC12A4">
          <w:rPr>
            <w:rFonts w:ascii="Calibri" w:hAnsi="Calibri" w:cs="Calibri"/>
            <w:bCs/>
            <w:rPrChange w:id="3563" w:author="LauraPGM" w:date="2025-11-04T16:55:00Z">
              <w:rPr>
                <w:bCs/>
              </w:rPr>
            </w:rPrChange>
          </w:rPr>
          <w:delText>flujo de efectivo</w:delText>
        </w:r>
        <w:r w:rsidRPr="008439ED" w:rsidDel="00DC12A4">
          <w:rPr>
            <w:rFonts w:ascii="Calibri" w:hAnsi="Calibri" w:cs="Calibri"/>
            <w:rPrChange w:id="3564" w:author="LauraPGM" w:date="2025-11-04T16:55:00Z">
              <w:rPr/>
            </w:rPrChange>
          </w:rPr>
          <w:delText xml:space="preserve"> o </w:delText>
        </w:r>
        <w:r w:rsidRPr="008439ED" w:rsidDel="00DC12A4">
          <w:rPr>
            <w:rFonts w:ascii="Calibri" w:hAnsi="Calibri" w:cs="Calibri"/>
            <w:bCs/>
            <w:rPrChange w:id="3565" w:author="LauraPGM" w:date="2025-11-04T16:55:00Z">
              <w:rPr>
                <w:bCs/>
              </w:rPr>
            </w:rPrChange>
          </w:rPr>
          <w:delText>flujo de tesorería</w:delText>
        </w:r>
        <w:r w:rsidRPr="008439ED" w:rsidDel="00DC12A4">
          <w:rPr>
            <w:rFonts w:ascii="Calibri" w:hAnsi="Calibri" w:cs="Calibri"/>
            <w:rPrChange w:id="3566" w:author="LauraPGM" w:date="2025-11-04T16:55:00Z">
              <w:rPr/>
            </w:rPrChange>
          </w:rPr>
          <w:delText xml:space="preserve">) se convierte en una herramienta clave de análisis. Representa la relación entre los </w:delText>
        </w:r>
        <w:r w:rsidRPr="008439ED" w:rsidDel="00DC12A4">
          <w:rPr>
            <w:rFonts w:ascii="Calibri" w:hAnsi="Calibri" w:cs="Calibri"/>
            <w:bCs/>
            <w:rPrChange w:id="3567" w:author="LauraPGM" w:date="2025-11-04T16:55:00Z">
              <w:rPr>
                <w:bCs/>
              </w:rPr>
            </w:rPrChange>
          </w:rPr>
          <w:delText>ingresos y egresos</w:delText>
        </w:r>
        <w:r w:rsidRPr="008439ED" w:rsidDel="00DC12A4">
          <w:rPr>
            <w:rFonts w:ascii="Calibri" w:hAnsi="Calibri" w:cs="Calibri"/>
            <w:rPrChange w:id="3568" w:author="LauraPGM" w:date="2025-11-04T16:55:00Z">
              <w:rPr/>
            </w:rPrChange>
          </w:rPr>
          <w:delText xml:space="preserve"> de dinero dentro de un periodo determinado, proporcionando una visión clara de la </w:delText>
        </w:r>
        <w:r w:rsidRPr="008439ED" w:rsidDel="00DC12A4">
          <w:rPr>
            <w:rFonts w:ascii="Calibri" w:hAnsi="Calibri" w:cs="Calibri"/>
            <w:bCs/>
            <w:rPrChange w:id="3569" w:author="LauraPGM" w:date="2025-11-04T16:55:00Z">
              <w:rPr>
                <w:bCs/>
              </w:rPr>
            </w:rPrChange>
          </w:rPr>
          <w:delText>liquidez operativa</w:delText>
        </w:r>
        <w:r w:rsidRPr="008439ED" w:rsidDel="00DC12A4">
          <w:rPr>
            <w:rFonts w:ascii="Calibri" w:hAnsi="Calibri" w:cs="Calibri"/>
            <w:rPrChange w:id="3570" w:author="LauraPGM" w:date="2025-11-04T16:55:00Z">
              <w:rPr/>
            </w:rPrChange>
          </w:rPr>
          <w:delText xml:space="preserve"> de la empresa. Es decir, permite saber si la empresa cuenta con el efectivo suficiente para cubrir sus compromisos a corto y largo plazo.</w:delText>
        </w:r>
      </w:del>
    </w:p>
    <w:p w14:paraId="33EB4B5F" w14:textId="41A7767C" w:rsidR="008524BE" w:rsidRPr="008439ED" w:rsidDel="00DC12A4" w:rsidRDefault="008524BE" w:rsidP="001D59AC">
      <w:pPr>
        <w:pStyle w:val="Normal0"/>
        <w:spacing w:line="360" w:lineRule="auto"/>
        <w:rPr>
          <w:del w:id="3571" w:author="LauraPGM" w:date="2025-10-01T15:48:00Z"/>
          <w:rFonts w:ascii="Calibri" w:hAnsi="Calibri" w:cs="Calibri"/>
          <w:rPrChange w:id="3572" w:author="LauraPGM" w:date="2025-11-04T16:55:00Z">
            <w:rPr>
              <w:del w:id="3573" w:author="LauraPGM" w:date="2025-10-01T15:48:00Z"/>
            </w:rPr>
          </w:rPrChange>
        </w:rPr>
      </w:pPr>
    </w:p>
    <w:p w14:paraId="1416179E" w14:textId="5DA3C6EC" w:rsidR="008524BE" w:rsidRPr="008439ED" w:rsidDel="00DC12A4" w:rsidRDefault="008524BE" w:rsidP="001D59AC">
      <w:pPr>
        <w:pStyle w:val="Normal0"/>
        <w:spacing w:line="360" w:lineRule="auto"/>
        <w:rPr>
          <w:del w:id="3574" w:author="LauraPGM" w:date="2025-10-01T15:48:00Z"/>
          <w:rFonts w:ascii="Calibri" w:hAnsi="Calibri" w:cs="Calibri"/>
          <w:rPrChange w:id="3575" w:author="LauraPGM" w:date="2025-11-04T16:55:00Z">
            <w:rPr>
              <w:del w:id="3576" w:author="LauraPGM" w:date="2025-10-01T15:48:00Z"/>
            </w:rPr>
          </w:rPrChange>
        </w:rPr>
      </w:pPr>
      <w:del w:id="3577" w:author="LauraPGM" w:date="2025-10-01T15:48:00Z">
        <w:r w:rsidRPr="008439ED" w:rsidDel="00DC12A4">
          <w:rPr>
            <w:rFonts w:ascii="Calibri" w:hAnsi="Calibri" w:cs="Calibri"/>
            <w:rPrChange w:id="3578" w:author="LauraPGM" w:date="2025-11-04T16:55:00Z">
              <w:rPr/>
            </w:rPrChange>
          </w:rPr>
          <w:delText xml:space="preserve">El flujo de caja puede elaborarse tanto para periodos pasados como para periodos futuros. En el primer caso, se habla de un </w:delText>
        </w:r>
        <w:r w:rsidRPr="008439ED" w:rsidDel="00DC12A4">
          <w:rPr>
            <w:rFonts w:ascii="Calibri" w:hAnsi="Calibri" w:cs="Calibri"/>
            <w:bCs/>
            <w:rPrChange w:id="3579" w:author="LauraPGM" w:date="2025-11-04T16:55:00Z">
              <w:rPr>
                <w:bCs/>
              </w:rPr>
            </w:rPrChange>
          </w:rPr>
          <w:delText>flujo de efectivo histórico</w:delText>
        </w:r>
        <w:r w:rsidRPr="008439ED" w:rsidDel="00DC12A4">
          <w:rPr>
            <w:rFonts w:ascii="Calibri" w:hAnsi="Calibri" w:cs="Calibri"/>
            <w:rPrChange w:id="3580" w:author="LauraPGM" w:date="2025-11-04T16:55:00Z">
              <w:rPr/>
            </w:rPrChange>
          </w:rPr>
          <w:delText xml:space="preserve">, útil para el análisis contable y la revisión de resultados. En el segundo, se construye un </w:delText>
        </w:r>
        <w:r w:rsidRPr="008439ED" w:rsidDel="00DC12A4">
          <w:rPr>
            <w:rFonts w:ascii="Calibri" w:hAnsi="Calibri" w:cs="Calibri"/>
            <w:bCs/>
            <w:rPrChange w:id="3581" w:author="LauraPGM" w:date="2025-11-04T16:55:00Z">
              <w:rPr>
                <w:bCs/>
              </w:rPr>
            </w:rPrChange>
          </w:rPr>
          <w:delText>flujo de efectivo proyectado o presupuestado</w:delText>
        </w:r>
        <w:r w:rsidRPr="008439ED" w:rsidDel="00DC12A4">
          <w:rPr>
            <w:rFonts w:ascii="Calibri" w:hAnsi="Calibri" w:cs="Calibri"/>
            <w:rPrChange w:id="3582" w:author="LauraPGM" w:date="2025-11-04T16:55:00Z">
              <w:rPr/>
            </w:rPrChange>
          </w:rPr>
          <w:delText>, utilizado en la planificación financiera y la formulación de proyectos, ya que anticipa el comportamiento del efectivo en función de variables como ventas, costos, inversiones, gastos operacionales y necesidades de financiación.</w:delText>
        </w:r>
      </w:del>
    </w:p>
    <w:p w14:paraId="18D2ADFD" w14:textId="6F133FCC" w:rsidR="008524BE" w:rsidRPr="008439ED" w:rsidDel="00DC12A4" w:rsidRDefault="008524BE" w:rsidP="001D59AC">
      <w:pPr>
        <w:pStyle w:val="Normal0"/>
        <w:spacing w:line="360" w:lineRule="auto"/>
        <w:rPr>
          <w:del w:id="3583" w:author="LauraPGM" w:date="2025-10-01T15:48:00Z"/>
          <w:rFonts w:ascii="Calibri" w:hAnsi="Calibri" w:cs="Calibri"/>
          <w:rPrChange w:id="3584" w:author="LauraPGM" w:date="2025-11-04T16:55:00Z">
            <w:rPr>
              <w:del w:id="3585" w:author="LauraPGM" w:date="2025-10-01T15:48:00Z"/>
            </w:rPr>
          </w:rPrChange>
        </w:rPr>
      </w:pPr>
    </w:p>
    <w:p w14:paraId="2E94CDA2" w14:textId="5A8C5A06" w:rsidR="008524BE" w:rsidRPr="008439ED" w:rsidDel="00DC12A4" w:rsidRDefault="008524BE" w:rsidP="001D59AC">
      <w:pPr>
        <w:pStyle w:val="Normal0"/>
        <w:spacing w:line="360" w:lineRule="auto"/>
        <w:rPr>
          <w:del w:id="3586" w:author="LauraPGM" w:date="2025-10-01T15:48:00Z"/>
          <w:rFonts w:ascii="Calibri" w:hAnsi="Calibri" w:cs="Calibri"/>
          <w:rPrChange w:id="3587" w:author="LauraPGM" w:date="2025-11-04T16:55:00Z">
            <w:rPr>
              <w:del w:id="3588" w:author="LauraPGM" w:date="2025-10-01T15:48:00Z"/>
            </w:rPr>
          </w:rPrChange>
        </w:rPr>
      </w:pPr>
      <w:del w:id="3589" w:author="LauraPGM" w:date="2025-10-01T15:48:00Z">
        <w:r w:rsidRPr="008439ED" w:rsidDel="00DC12A4">
          <w:rPr>
            <w:rFonts w:ascii="Calibri" w:hAnsi="Calibri" w:cs="Calibri"/>
            <w:rPrChange w:id="3590" w:author="LauraPGM" w:date="2025-11-04T16:55:00Z">
              <w:rPr/>
            </w:rPrChange>
          </w:rPr>
          <w:delText>Este estado financiero es especialmente valioso para:</w:delText>
        </w:r>
      </w:del>
    </w:p>
    <w:p w14:paraId="342F934B" w14:textId="55667670" w:rsidR="008524BE" w:rsidRPr="008439ED" w:rsidDel="00DC12A4" w:rsidRDefault="008524BE" w:rsidP="001D59AC">
      <w:pPr>
        <w:pStyle w:val="Normal0"/>
        <w:spacing w:line="360" w:lineRule="auto"/>
        <w:rPr>
          <w:del w:id="3591" w:author="LauraPGM" w:date="2025-10-01T15:48:00Z"/>
          <w:rFonts w:ascii="Calibri" w:hAnsi="Calibri" w:cs="Calibri"/>
          <w:rPrChange w:id="3592" w:author="LauraPGM" w:date="2025-11-04T16:55:00Z">
            <w:rPr>
              <w:del w:id="3593" w:author="LauraPGM" w:date="2025-10-01T15:48:00Z"/>
            </w:rPr>
          </w:rPrChange>
        </w:rPr>
      </w:pPr>
    </w:p>
    <w:p w14:paraId="1DA19366" w14:textId="56DA93DB" w:rsidR="008524BE" w:rsidRPr="008439ED" w:rsidDel="00DC12A4" w:rsidRDefault="008524BE">
      <w:pPr>
        <w:pStyle w:val="Normal0"/>
        <w:numPr>
          <w:ilvl w:val="0"/>
          <w:numId w:val="16"/>
        </w:numPr>
        <w:spacing w:line="360" w:lineRule="auto"/>
        <w:rPr>
          <w:del w:id="3594" w:author="LauraPGM" w:date="2025-10-01T15:48:00Z"/>
          <w:rFonts w:ascii="Calibri" w:hAnsi="Calibri" w:cs="Calibri"/>
          <w:rPrChange w:id="3595" w:author="LauraPGM" w:date="2025-11-04T16:55:00Z">
            <w:rPr>
              <w:del w:id="3596" w:author="LauraPGM" w:date="2025-10-01T15:48:00Z"/>
            </w:rPr>
          </w:rPrChange>
        </w:rPr>
        <w:pPrChange w:id="3597" w:author="LauraPGM" w:date="2025-10-01T09:45:00Z">
          <w:pPr>
            <w:pStyle w:val="Normal0"/>
            <w:numPr>
              <w:numId w:val="17"/>
            </w:numPr>
            <w:tabs>
              <w:tab w:val="num" w:pos="720"/>
            </w:tabs>
            <w:spacing w:line="360" w:lineRule="auto"/>
            <w:ind w:left="720" w:hanging="360"/>
          </w:pPr>
        </w:pPrChange>
      </w:pPr>
      <w:del w:id="3598" w:author="LauraPGM" w:date="2025-10-01T15:48:00Z">
        <w:r w:rsidRPr="008439ED" w:rsidDel="00DC12A4">
          <w:rPr>
            <w:rFonts w:ascii="Calibri" w:hAnsi="Calibri" w:cs="Calibri"/>
            <w:rPrChange w:id="3599" w:author="LauraPGM" w:date="2025-11-04T16:55:00Z">
              <w:rPr/>
            </w:rPrChange>
          </w:rPr>
          <w:delText>Evaluar la capacidad de pago de la empresa.</w:delText>
        </w:r>
      </w:del>
    </w:p>
    <w:p w14:paraId="5AA077D6" w14:textId="1A672B5A" w:rsidR="008524BE" w:rsidRPr="008439ED" w:rsidDel="00DC12A4" w:rsidRDefault="008524BE">
      <w:pPr>
        <w:pStyle w:val="Normal0"/>
        <w:numPr>
          <w:ilvl w:val="0"/>
          <w:numId w:val="16"/>
        </w:numPr>
        <w:spacing w:line="360" w:lineRule="auto"/>
        <w:rPr>
          <w:del w:id="3600" w:author="LauraPGM" w:date="2025-10-01T15:48:00Z"/>
          <w:rFonts w:ascii="Calibri" w:hAnsi="Calibri" w:cs="Calibri"/>
          <w:rPrChange w:id="3601" w:author="LauraPGM" w:date="2025-11-04T16:55:00Z">
            <w:rPr>
              <w:del w:id="3602" w:author="LauraPGM" w:date="2025-10-01T15:48:00Z"/>
            </w:rPr>
          </w:rPrChange>
        </w:rPr>
        <w:pPrChange w:id="3603" w:author="LauraPGM" w:date="2025-10-01T09:45:00Z">
          <w:pPr>
            <w:pStyle w:val="Normal0"/>
            <w:numPr>
              <w:numId w:val="17"/>
            </w:numPr>
            <w:tabs>
              <w:tab w:val="num" w:pos="720"/>
            </w:tabs>
            <w:spacing w:line="360" w:lineRule="auto"/>
            <w:ind w:left="720" w:hanging="360"/>
          </w:pPr>
        </w:pPrChange>
      </w:pPr>
      <w:del w:id="3604" w:author="LauraPGM" w:date="2025-10-01T15:48:00Z">
        <w:r w:rsidRPr="008439ED" w:rsidDel="00DC12A4">
          <w:rPr>
            <w:rFonts w:ascii="Calibri" w:hAnsi="Calibri" w:cs="Calibri"/>
            <w:rPrChange w:id="3605" w:author="LauraPGM" w:date="2025-11-04T16:55:00Z">
              <w:rPr/>
            </w:rPrChange>
          </w:rPr>
          <w:delText>Determinar la necesidad de financiamiento externo.</w:delText>
        </w:r>
      </w:del>
    </w:p>
    <w:p w14:paraId="59222708" w14:textId="02F6D9AA" w:rsidR="008524BE" w:rsidRPr="008439ED" w:rsidDel="00DC12A4" w:rsidRDefault="008524BE">
      <w:pPr>
        <w:pStyle w:val="Normal0"/>
        <w:numPr>
          <w:ilvl w:val="0"/>
          <w:numId w:val="16"/>
        </w:numPr>
        <w:spacing w:line="360" w:lineRule="auto"/>
        <w:rPr>
          <w:del w:id="3606" w:author="LauraPGM" w:date="2025-10-01T15:48:00Z"/>
          <w:rFonts w:ascii="Calibri" w:hAnsi="Calibri" w:cs="Calibri"/>
          <w:rPrChange w:id="3607" w:author="LauraPGM" w:date="2025-11-04T16:55:00Z">
            <w:rPr>
              <w:del w:id="3608" w:author="LauraPGM" w:date="2025-10-01T15:48:00Z"/>
            </w:rPr>
          </w:rPrChange>
        </w:rPr>
        <w:pPrChange w:id="3609" w:author="LauraPGM" w:date="2025-10-01T09:45:00Z">
          <w:pPr>
            <w:pStyle w:val="Normal0"/>
            <w:numPr>
              <w:numId w:val="17"/>
            </w:numPr>
            <w:tabs>
              <w:tab w:val="num" w:pos="720"/>
            </w:tabs>
            <w:spacing w:line="360" w:lineRule="auto"/>
            <w:ind w:left="720" w:hanging="360"/>
          </w:pPr>
        </w:pPrChange>
      </w:pPr>
      <w:del w:id="3610" w:author="LauraPGM" w:date="2025-10-01T15:48:00Z">
        <w:r w:rsidRPr="008439ED" w:rsidDel="00DC12A4">
          <w:rPr>
            <w:rFonts w:ascii="Calibri" w:hAnsi="Calibri" w:cs="Calibri"/>
            <w:rPrChange w:id="3611" w:author="LauraPGM" w:date="2025-11-04T16:55:00Z">
              <w:rPr/>
            </w:rPrChange>
          </w:rPr>
          <w:delText>Analizar propuestas de crédito y evaluar la solvencia.</w:delText>
        </w:r>
      </w:del>
    </w:p>
    <w:p w14:paraId="0E403307" w14:textId="55D99AD9" w:rsidR="008524BE" w:rsidRPr="008439ED" w:rsidDel="00DC12A4" w:rsidRDefault="008524BE">
      <w:pPr>
        <w:pStyle w:val="Normal0"/>
        <w:numPr>
          <w:ilvl w:val="0"/>
          <w:numId w:val="16"/>
        </w:numPr>
        <w:spacing w:line="360" w:lineRule="auto"/>
        <w:jc w:val="both"/>
        <w:rPr>
          <w:del w:id="3612" w:author="LauraPGM" w:date="2025-10-01T15:48:00Z"/>
          <w:rFonts w:ascii="Calibri" w:hAnsi="Calibri" w:cs="Calibri"/>
          <w:rPrChange w:id="3613" w:author="LauraPGM" w:date="2025-11-04T16:55:00Z">
            <w:rPr>
              <w:del w:id="3614" w:author="LauraPGM" w:date="2025-10-01T15:48:00Z"/>
            </w:rPr>
          </w:rPrChange>
        </w:rPr>
        <w:pPrChange w:id="3615" w:author="LauraPGM" w:date="2025-10-01T09:45:00Z">
          <w:pPr>
            <w:pStyle w:val="Normal0"/>
            <w:numPr>
              <w:numId w:val="17"/>
            </w:numPr>
            <w:tabs>
              <w:tab w:val="num" w:pos="720"/>
            </w:tabs>
            <w:spacing w:line="360" w:lineRule="auto"/>
            <w:ind w:left="720" w:hanging="360"/>
            <w:jc w:val="both"/>
          </w:pPr>
        </w:pPrChange>
      </w:pPr>
      <w:del w:id="3616" w:author="LauraPGM" w:date="2025-10-01T15:48:00Z">
        <w:r w:rsidRPr="008439ED" w:rsidDel="00DC12A4">
          <w:rPr>
            <w:rFonts w:ascii="Calibri" w:hAnsi="Calibri" w:cs="Calibri"/>
            <w:rPrChange w:id="3617" w:author="LauraPGM" w:date="2025-11-04T16:55:00Z">
              <w:rPr/>
            </w:rPrChange>
          </w:rPr>
          <w:delText xml:space="preserve">Valorar la capacidad del proyecto para </w:delText>
        </w:r>
        <w:r w:rsidRPr="008439ED" w:rsidDel="00DC12A4">
          <w:rPr>
            <w:rFonts w:ascii="Calibri" w:hAnsi="Calibri" w:cs="Calibri"/>
            <w:bCs/>
            <w:rPrChange w:id="3618" w:author="LauraPGM" w:date="2025-11-04T16:55:00Z">
              <w:rPr>
                <w:bCs/>
              </w:rPr>
            </w:rPrChange>
          </w:rPr>
          <w:delText>generar efectivo</w:delText>
        </w:r>
        <w:r w:rsidRPr="008439ED" w:rsidDel="00DC12A4">
          <w:rPr>
            <w:rFonts w:ascii="Calibri" w:hAnsi="Calibri" w:cs="Calibri"/>
            <w:rPrChange w:id="3619" w:author="LauraPGM" w:date="2025-11-04T16:55:00Z">
              <w:rPr/>
            </w:rPrChange>
          </w:rPr>
          <w:delText>.</w:delText>
        </w:r>
      </w:del>
    </w:p>
    <w:p w14:paraId="4FF25435" w14:textId="2E43A413" w:rsidR="008524BE" w:rsidRPr="008439ED" w:rsidDel="00DC12A4" w:rsidRDefault="008524BE">
      <w:pPr>
        <w:pStyle w:val="Normal0"/>
        <w:numPr>
          <w:ilvl w:val="0"/>
          <w:numId w:val="16"/>
        </w:numPr>
        <w:spacing w:line="360" w:lineRule="auto"/>
        <w:jc w:val="both"/>
        <w:rPr>
          <w:del w:id="3620" w:author="LauraPGM" w:date="2025-10-01T15:48:00Z"/>
          <w:rFonts w:ascii="Calibri" w:hAnsi="Calibri" w:cs="Calibri"/>
          <w:rPrChange w:id="3621" w:author="LauraPGM" w:date="2025-11-04T16:55:00Z">
            <w:rPr>
              <w:del w:id="3622" w:author="LauraPGM" w:date="2025-10-01T15:48:00Z"/>
            </w:rPr>
          </w:rPrChange>
        </w:rPr>
        <w:pPrChange w:id="3623" w:author="LauraPGM" w:date="2025-10-01T09:45:00Z">
          <w:pPr>
            <w:pStyle w:val="Normal0"/>
            <w:numPr>
              <w:numId w:val="17"/>
            </w:numPr>
            <w:tabs>
              <w:tab w:val="num" w:pos="720"/>
            </w:tabs>
            <w:spacing w:line="360" w:lineRule="auto"/>
            <w:ind w:left="720" w:hanging="360"/>
            <w:jc w:val="both"/>
          </w:pPr>
        </w:pPrChange>
      </w:pPr>
      <w:del w:id="3624" w:author="LauraPGM" w:date="2025-10-01T15:48:00Z">
        <w:r w:rsidRPr="008439ED" w:rsidDel="00DC12A4">
          <w:rPr>
            <w:rFonts w:ascii="Calibri" w:hAnsi="Calibri" w:cs="Calibri"/>
            <w:rPrChange w:id="3625" w:author="LauraPGM" w:date="2025-11-04T16:55:00Z">
              <w:rPr/>
            </w:rPrChange>
          </w:rPr>
          <w:delText>Proyectar escenarios de inversión y sostenibilidad.</w:delText>
        </w:r>
      </w:del>
    </w:p>
    <w:p w14:paraId="0F6516FD" w14:textId="73FA476A" w:rsidR="008524BE" w:rsidRPr="008439ED" w:rsidDel="00DC12A4" w:rsidRDefault="008524BE" w:rsidP="001D59AC">
      <w:pPr>
        <w:pStyle w:val="Normal0"/>
        <w:spacing w:line="360" w:lineRule="auto"/>
        <w:jc w:val="both"/>
        <w:rPr>
          <w:del w:id="3626" w:author="LauraPGM" w:date="2025-10-01T15:48:00Z"/>
          <w:rFonts w:ascii="Calibri" w:hAnsi="Calibri" w:cs="Calibri"/>
          <w:rPrChange w:id="3627" w:author="LauraPGM" w:date="2025-11-04T16:55:00Z">
            <w:rPr>
              <w:del w:id="3628" w:author="LauraPGM" w:date="2025-10-01T15:48:00Z"/>
            </w:rPr>
          </w:rPrChange>
        </w:rPr>
      </w:pPr>
    </w:p>
    <w:p w14:paraId="1E9545BB" w14:textId="7DD4B673" w:rsidR="008524BE" w:rsidRPr="008439ED" w:rsidDel="00DC12A4" w:rsidRDefault="008524BE" w:rsidP="001D59AC">
      <w:pPr>
        <w:pStyle w:val="Normal0"/>
        <w:spacing w:line="360" w:lineRule="auto"/>
        <w:rPr>
          <w:del w:id="3629" w:author="LauraPGM" w:date="2025-10-01T15:48:00Z"/>
          <w:rFonts w:ascii="Calibri" w:hAnsi="Calibri" w:cs="Calibri"/>
          <w:rPrChange w:id="3630" w:author="LauraPGM" w:date="2025-11-04T16:55:00Z">
            <w:rPr>
              <w:del w:id="3631" w:author="LauraPGM" w:date="2025-10-01T15:48:00Z"/>
            </w:rPr>
          </w:rPrChange>
        </w:rPr>
      </w:pPr>
      <w:del w:id="3632" w:author="LauraPGM" w:date="2025-10-01T15:48:00Z">
        <w:r w:rsidRPr="008439ED" w:rsidDel="00DC12A4">
          <w:rPr>
            <w:rFonts w:ascii="Calibri" w:hAnsi="Calibri" w:cs="Calibri"/>
            <w:rPrChange w:id="3633" w:author="LauraPGM" w:date="2025-11-04T16:55:00Z">
              <w:rPr/>
            </w:rPrChange>
          </w:rPr>
          <w:delText xml:space="preserve">El flujo de caja se interpreta como un indicador </w:delText>
        </w:r>
        <w:r w:rsidRPr="008439ED" w:rsidDel="00DC12A4">
          <w:rPr>
            <w:rFonts w:ascii="Calibri" w:hAnsi="Calibri" w:cs="Calibri"/>
            <w:bCs/>
            <w:rPrChange w:id="3634" w:author="LauraPGM" w:date="2025-11-04T16:55:00Z">
              <w:rPr>
                <w:bCs/>
              </w:rPr>
            </w:rPrChange>
          </w:rPr>
          <w:delText>dinámico</w:delText>
        </w:r>
        <w:r w:rsidRPr="008439ED" w:rsidDel="00DC12A4">
          <w:rPr>
            <w:rFonts w:ascii="Calibri" w:hAnsi="Calibri" w:cs="Calibri"/>
            <w:rPrChange w:id="3635" w:author="LauraPGM" w:date="2025-11-04T16:55:00Z">
              <w:rPr/>
            </w:rPrChange>
          </w:rPr>
          <w:delText xml:space="preserve">, ya que expresa el movimiento real del dinero. Generalmente, los </w:delText>
        </w:r>
        <w:r w:rsidRPr="008439ED" w:rsidDel="00DC12A4">
          <w:rPr>
            <w:rFonts w:ascii="Calibri" w:hAnsi="Calibri" w:cs="Calibri"/>
            <w:bCs/>
            <w:rPrChange w:id="3636" w:author="LauraPGM" w:date="2025-11-04T16:55:00Z">
              <w:rPr>
                <w:bCs/>
              </w:rPr>
            </w:rPrChange>
          </w:rPr>
          <w:delText>ingresos se representan con el signo (+)</w:delText>
        </w:r>
        <w:r w:rsidRPr="008439ED" w:rsidDel="00DC12A4">
          <w:rPr>
            <w:rFonts w:ascii="Calibri" w:hAnsi="Calibri" w:cs="Calibri"/>
            <w:rPrChange w:id="3637" w:author="LauraPGM" w:date="2025-11-04T16:55:00Z">
              <w:rPr/>
            </w:rPrChange>
          </w:rPr>
          <w:delText xml:space="preserve"> y los </w:delText>
        </w:r>
        <w:r w:rsidRPr="008439ED" w:rsidDel="00DC12A4">
          <w:rPr>
            <w:rFonts w:ascii="Calibri" w:hAnsi="Calibri" w:cs="Calibri"/>
            <w:bCs/>
            <w:rPrChange w:id="3638" w:author="LauraPGM" w:date="2025-11-04T16:55:00Z">
              <w:rPr>
                <w:bCs/>
              </w:rPr>
            </w:rPrChange>
          </w:rPr>
          <w:delText>egresos con el signo (-)</w:delText>
        </w:r>
        <w:r w:rsidRPr="008439ED" w:rsidDel="00DC12A4">
          <w:rPr>
            <w:rFonts w:ascii="Calibri" w:hAnsi="Calibri" w:cs="Calibri"/>
            <w:rPrChange w:id="3639" w:author="LauraPGM" w:date="2025-11-04T16:55:00Z">
              <w:rPr/>
            </w:rPrChange>
          </w:rPr>
          <w:delText>. Su análisis permite identificar excedentes o déficits de liquidez y tomar decisiones oportunas en cuanto a financiamiento, inversión o ajustes operativos.</w:delText>
        </w:r>
      </w:del>
    </w:p>
    <w:p w14:paraId="2032849B" w14:textId="64686405" w:rsidR="008524BE" w:rsidRPr="008439ED" w:rsidDel="00DC12A4" w:rsidRDefault="008524BE" w:rsidP="001D59AC">
      <w:pPr>
        <w:pStyle w:val="Normal0"/>
        <w:spacing w:line="360" w:lineRule="auto"/>
        <w:jc w:val="both"/>
        <w:rPr>
          <w:del w:id="3640" w:author="LauraPGM" w:date="2025-10-01T15:48:00Z"/>
          <w:rFonts w:ascii="Calibri" w:hAnsi="Calibri" w:cs="Calibri"/>
          <w:rPrChange w:id="3641" w:author="LauraPGM" w:date="2025-11-04T16:55:00Z">
            <w:rPr>
              <w:del w:id="3642" w:author="LauraPGM" w:date="2025-10-01T15:48:00Z"/>
            </w:rPr>
          </w:rPrChange>
        </w:rPr>
      </w:pPr>
    </w:p>
    <w:p w14:paraId="5FA0CD8E" w14:textId="16B2973E" w:rsidR="008524BE" w:rsidRPr="008439ED" w:rsidDel="00DC12A4" w:rsidRDefault="008524BE" w:rsidP="001D59AC">
      <w:pPr>
        <w:pStyle w:val="Normal0"/>
        <w:spacing w:line="360" w:lineRule="auto"/>
        <w:rPr>
          <w:del w:id="3643" w:author="LauraPGM" w:date="2025-10-01T15:48:00Z"/>
          <w:rFonts w:ascii="Calibri" w:hAnsi="Calibri" w:cs="Calibri"/>
          <w:rPrChange w:id="3644" w:author="LauraPGM" w:date="2025-11-04T16:55:00Z">
            <w:rPr>
              <w:del w:id="3645" w:author="LauraPGM" w:date="2025-10-01T15:48:00Z"/>
            </w:rPr>
          </w:rPrChange>
        </w:rPr>
      </w:pPr>
      <w:del w:id="3646" w:author="LauraPGM" w:date="2025-10-01T15:48:00Z">
        <w:r w:rsidRPr="008439ED" w:rsidDel="00DC12A4">
          <w:rPr>
            <w:rFonts w:ascii="Calibri" w:hAnsi="Calibri" w:cs="Calibri"/>
            <w:rPrChange w:id="3647" w:author="LauraPGM" w:date="2025-11-04T16:55:00Z">
              <w:rPr/>
            </w:rPrChange>
          </w:rPr>
          <w:delText xml:space="preserve">Hoy en día, el </w:delText>
        </w:r>
        <w:r w:rsidRPr="008439ED" w:rsidDel="00DC12A4">
          <w:rPr>
            <w:rFonts w:ascii="Calibri" w:hAnsi="Calibri" w:cs="Calibri"/>
            <w:bCs/>
            <w:rPrChange w:id="3648" w:author="LauraPGM" w:date="2025-11-04T16:55:00Z">
              <w:rPr>
                <w:bCs/>
              </w:rPr>
            </w:rPrChange>
          </w:rPr>
          <w:delText>valor de una empresa o proyecto</w:delText>
        </w:r>
        <w:r w:rsidRPr="008439ED" w:rsidDel="00DC12A4">
          <w:rPr>
            <w:rFonts w:ascii="Calibri" w:hAnsi="Calibri" w:cs="Calibri"/>
            <w:rPrChange w:id="3649" w:author="LauraPGM" w:date="2025-11-04T16:55:00Z">
              <w:rPr/>
            </w:rPrChange>
          </w:rPr>
          <w:delText xml:space="preserve"> se entiende en gran medida como su </w:delText>
        </w:r>
        <w:r w:rsidRPr="008439ED" w:rsidDel="00DC12A4">
          <w:rPr>
            <w:rFonts w:ascii="Calibri" w:hAnsi="Calibri" w:cs="Calibri"/>
            <w:bCs/>
            <w:rPrChange w:id="3650" w:author="LauraPGM" w:date="2025-11-04T16:55:00Z">
              <w:rPr>
                <w:bCs/>
              </w:rPr>
            </w:rPrChange>
          </w:rPr>
          <w:delText>capacidad de generar efectivo en el tiempo</w:delText>
        </w:r>
        <w:r w:rsidRPr="008439ED" w:rsidDel="00DC12A4">
          <w:rPr>
            <w:rFonts w:ascii="Calibri" w:hAnsi="Calibri" w:cs="Calibri"/>
            <w:rPrChange w:id="3651" w:author="LauraPGM" w:date="2025-11-04T16:55:00Z">
              <w:rPr/>
            </w:rPrChange>
          </w:rPr>
          <w:delText xml:space="preserve">. De ahí que el flujo de caja sea base para calcular indicadores como el </w:delText>
        </w:r>
        <w:r w:rsidRPr="008439ED" w:rsidDel="00DC12A4">
          <w:rPr>
            <w:rFonts w:ascii="Calibri" w:hAnsi="Calibri" w:cs="Calibri"/>
            <w:bCs/>
            <w:rPrChange w:id="3652" w:author="LauraPGM" w:date="2025-11-04T16:55:00Z">
              <w:rPr>
                <w:bCs/>
              </w:rPr>
            </w:rPrChange>
          </w:rPr>
          <w:delText>Valor Presente Neto (VPN)</w:delText>
        </w:r>
        <w:r w:rsidRPr="008439ED" w:rsidDel="00DC12A4">
          <w:rPr>
            <w:rFonts w:ascii="Calibri" w:hAnsi="Calibri" w:cs="Calibri"/>
            <w:rPrChange w:id="3653" w:author="LauraPGM" w:date="2025-11-04T16:55:00Z">
              <w:rPr/>
            </w:rPrChange>
          </w:rPr>
          <w:delText xml:space="preserve"> o el </w:delText>
        </w:r>
        <w:r w:rsidRPr="008439ED" w:rsidDel="00DC12A4">
          <w:rPr>
            <w:rFonts w:ascii="Calibri" w:hAnsi="Calibri" w:cs="Calibri"/>
            <w:bCs/>
            <w:rPrChange w:id="3654" w:author="LauraPGM" w:date="2025-11-04T16:55:00Z">
              <w:rPr>
                <w:bCs/>
              </w:rPr>
            </w:rPrChange>
          </w:rPr>
          <w:delText>Costo Anual Equivalente (CAE)</w:delText>
        </w:r>
        <w:r w:rsidRPr="008439ED" w:rsidDel="00DC12A4">
          <w:rPr>
            <w:rFonts w:ascii="Calibri" w:hAnsi="Calibri" w:cs="Calibri"/>
            <w:rPrChange w:id="3655" w:author="LauraPGM" w:date="2025-11-04T16:55:00Z">
              <w:rPr/>
            </w:rPrChange>
          </w:rPr>
          <w:delText>, herramientas clave en la evaluación financiera.</w:delText>
        </w:r>
      </w:del>
    </w:p>
    <w:p w14:paraId="0F70338D" w14:textId="5C60DC12" w:rsidR="00132B9E" w:rsidRPr="008439ED" w:rsidDel="00DC12A4" w:rsidRDefault="00132B9E" w:rsidP="001D59AC">
      <w:pPr>
        <w:pStyle w:val="Normal0"/>
        <w:spacing w:line="360" w:lineRule="auto"/>
        <w:rPr>
          <w:del w:id="3656" w:author="LauraPGM" w:date="2025-10-01T15:48:00Z"/>
          <w:rFonts w:ascii="Calibri" w:hAnsi="Calibri" w:cs="Calibri"/>
          <w:rPrChange w:id="3657" w:author="LauraPGM" w:date="2025-11-04T16:55:00Z">
            <w:rPr>
              <w:del w:id="3658" w:author="LauraPGM" w:date="2025-10-01T15:48:00Z"/>
            </w:rPr>
          </w:rPrChange>
        </w:rPr>
      </w:pPr>
    </w:p>
    <w:p w14:paraId="49675DB9" w14:textId="2FD250EA" w:rsidR="008524BE" w:rsidRPr="008439ED" w:rsidDel="00DC12A4" w:rsidRDefault="00132B9E" w:rsidP="001D59AC">
      <w:pPr>
        <w:pStyle w:val="Normal0"/>
        <w:spacing w:line="360" w:lineRule="auto"/>
        <w:rPr>
          <w:del w:id="3659" w:author="LauraPGM" w:date="2025-10-01T15:48:00Z"/>
          <w:rFonts w:ascii="Calibri" w:hAnsi="Calibri" w:cs="Calibri"/>
          <w:rPrChange w:id="3660" w:author="LauraPGM" w:date="2025-11-04T16:55:00Z">
            <w:rPr>
              <w:del w:id="3661" w:author="LauraPGM" w:date="2025-10-01T15:48:00Z"/>
            </w:rPr>
          </w:rPrChange>
        </w:rPr>
      </w:pPr>
      <w:del w:id="3662" w:author="LauraPGM" w:date="2025-10-01T15:48:00Z">
        <w:r w:rsidRPr="008439ED" w:rsidDel="00DC12A4">
          <w:rPr>
            <w:rFonts w:ascii="Calibri" w:hAnsi="Calibri" w:cs="Calibri"/>
            <w:bCs/>
            <w:rPrChange w:id="3663" w:author="LauraPGM" w:date="2025-11-04T16:55:00Z">
              <w:rPr>
                <w:bCs/>
              </w:rPr>
            </w:rPrChange>
          </w:rPr>
          <w:delText>P</w:delText>
        </w:r>
        <w:r w:rsidR="008524BE" w:rsidRPr="008439ED" w:rsidDel="00DC12A4">
          <w:rPr>
            <w:rFonts w:ascii="Calibri" w:hAnsi="Calibri" w:cs="Calibri"/>
            <w:rPrChange w:id="3664" w:author="LauraPGM" w:date="2025-11-04T16:55:00Z">
              <w:rPr/>
            </w:rPrChange>
          </w:rPr>
          <w:delText>ara estructurar adecuadamente un flujo de efectivo proyectado, se deben incluir los siguientes elementos:</w:delText>
        </w:r>
      </w:del>
    </w:p>
    <w:p w14:paraId="3B49FE8A" w14:textId="3276F5E7" w:rsidR="00132B9E" w:rsidRPr="008439ED" w:rsidDel="00DC12A4" w:rsidRDefault="00132B9E" w:rsidP="001D59AC">
      <w:pPr>
        <w:pStyle w:val="Normal0"/>
        <w:spacing w:line="360" w:lineRule="auto"/>
        <w:rPr>
          <w:del w:id="3665" w:author="LauraPGM" w:date="2025-10-01T15:48:00Z"/>
          <w:rFonts w:ascii="Calibri" w:hAnsi="Calibri" w:cs="Calibri"/>
          <w:bCs/>
          <w:rPrChange w:id="3666" w:author="LauraPGM" w:date="2025-11-04T16:55:00Z">
            <w:rPr>
              <w:del w:id="3667" w:author="LauraPGM" w:date="2025-10-01T15:48:00Z"/>
              <w:bCs/>
            </w:rPr>
          </w:rPrChange>
        </w:rPr>
      </w:pPr>
    </w:p>
    <w:p w14:paraId="1D83602B" w14:textId="43316978" w:rsidR="008524BE" w:rsidRPr="008439ED" w:rsidDel="00DC12A4" w:rsidRDefault="008524BE">
      <w:pPr>
        <w:pStyle w:val="Normal0"/>
        <w:numPr>
          <w:ilvl w:val="0"/>
          <w:numId w:val="17"/>
        </w:numPr>
        <w:spacing w:line="360" w:lineRule="auto"/>
        <w:rPr>
          <w:del w:id="3668" w:author="LauraPGM" w:date="2025-10-01T15:48:00Z"/>
          <w:rFonts w:ascii="Calibri" w:hAnsi="Calibri" w:cs="Calibri"/>
          <w:rPrChange w:id="3669" w:author="LauraPGM" w:date="2025-11-04T16:55:00Z">
            <w:rPr>
              <w:del w:id="3670" w:author="LauraPGM" w:date="2025-10-01T15:48:00Z"/>
            </w:rPr>
          </w:rPrChange>
        </w:rPr>
        <w:pPrChange w:id="3671" w:author="LauraPGM" w:date="2025-10-01T09:45:00Z">
          <w:pPr>
            <w:pStyle w:val="Normal0"/>
            <w:numPr>
              <w:numId w:val="18"/>
            </w:numPr>
            <w:tabs>
              <w:tab w:val="num" w:pos="720"/>
            </w:tabs>
            <w:spacing w:line="360" w:lineRule="auto"/>
            <w:ind w:left="720" w:hanging="360"/>
          </w:pPr>
        </w:pPrChange>
      </w:pPr>
      <w:del w:id="3672" w:author="LauraPGM" w:date="2025-10-01T15:48:00Z">
        <w:r w:rsidRPr="008439ED" w:rsidDel="00DC12A4">
          <w:rPr>
            <w:rFonts w:ascii="Calibri" w:hAnsi="Calibri" w:cs="Calibri"/>
            <w:b/>
            <w:bCs/>
            <w:rPrChange w:id="3673" w:author="LauraPGM" w:date="2025-11-04T16:55:00Z">
              <w:rPr>
                <w:b/>
                <w:bCs/>
              </w:rPr>
            </w:rPrChange>
          </w:rPr>
          <w:delText>Saldo inicial de efectivo</w:delText>
        </w:r>
        <w:r w:rsidRPr="008439ED" w:rsidDel="00DC12A4">
          <w:rPr>
            <w:rFonts w:ascii="Calibri" w:hAnsi="Calibri" w:cs="Calibri"/>
            <w:rPrChange w:id="3674" w:author="LauraPGM" w:date="2025-11-04T16:55:00Z">
              <w:rPr/>
            </w:rPrChange>
          </w:rPr>
          <w:delText>: monto disponible al comienzo del periodo.</w:delText>
        </w:r>
      </w:del>
    </w:p>
    <w:p w14:paraId="540D22EB" w14:textId="1C8CE282" w:rsidR="008524BE" w:rsidRPr="008439ED" w:rsidDel="00DC12A4" w:rsidRDefault="008524BE">
      <w:pPr>
        <w:pStyle w:val="Normal0"/>
        <w:numPr>
          <w:ilvl w:val="0"/>
          <w:numId w:val="17"/>
        </w:numPr>
        <w:spacing w:line="360" w:lineRule="auto"/>
        <w:rPr>
          <w:del w:id="3675" w:author="LauraPGM" w:date="2025-10-01T15:48:00Z"/>
          <w:rFonts w:ascii="Calibri" w:hAnsi="Calibri" w:cs="Calibri"/>
          <w:rPrChange w:id="3676" w:author="LauraPGM" w:date="2025-11-04T16:55:00Z">
            <w:rPr>
              <w:del w:id="3677" w:author="LauraPGM" w:date="2025-10-01T15:48:00Z"/>
            </w:rPr>
          </w:rPrChange>
        </w:rPr>
        <w:pPrChange w:id="3678" w:author="LauraPGM" w:date="2025-10-01T09:45:00Z">
          <w:pPr>
            <w:pStyle w:val="Normal0"/>
            <w:numPr>
              <w:numId w:val="18"/>
            </w:numPr>
            <w:tabs>
              <w:tab w:val="num" w:pos="720"/>
            </w:tabs>
            <w:spacing w:line="360" w:lineRule="auto"/>
            <w:ind w:left="720" w:hanging="360"/>
          </w:pPr>
        </w:pPrChange>
      </w:pPr>
      <w:del w:id="3679" w:author="LauraPGM" w:date="2025-10-01T15:48:00Z">
        <w:r w:rsidRPr="008439ED" w:rsidDel="00DC12A4">
          <w:rPr>
            <w:rFonts w:ascii="Calibri" w:hAnsi="Calibri" w:cs="Calibri"/>
            <w:b/>
            <w:bCs/>
            <w:rPrChange w:id="3680" w:author="LauraPGM" w:date="2025-11-04T16:55:00Z">
              <w:rPr>
                <w:b/>
                <w:bCs/>
              </w:rPr>
            </w:rPrChange>
          </w:rPr>
          <w:delText>Entradas de efectivo</w:delText>
        </w:r>
        <w:r w:rsidRPr="008439ED" w:rsidDel="00DC12A4">
          <w:rPr>
            <w:rFonts w:ascii="Calibri" w:hAnsi="Calibri" w:cs="Calibri"/>
            <w:rPrChange w:id="3681" w:author="LauraPGM" w:date="2025-11-04T16:55:00Z">
              <w:rPr/>
            </w:rPrChange>
          </w:rPr>
          <w:delText>: todas las fuentes de ingresos esperadas (ventas, inversiones, aportes, etc.).</w:delText>
        </w:r>
      </w:del>
    </w:p>
    <w:p w14:paraId="17016E49" w14:textId="08912349" w:rsidR="008524BE" w:rsidRPr="008439ED" w:rsidDel="00DC12A4" w:rsidRDefault="008524BE">
      <w:pPr>
        <w:pStyle w:val="Normal0"/>
        <w:numPr>
          <w:ilvl w:val="0"/>
          <w:numId w:val="17"/>
        </w:numPr>
        <w:spacing w:line="360" w:lineRule="auto"/>
        <w:rPr>
          <w:del w:id="3682" w:author="LauraPGM" w:date="2025-10-01T15:48:00Z"/>
          <w:rFonts w:ascii="Calibri" w:hAnsi="Calibri" w:cs="Calibri"/>
          <w:rPrChange w:id="3683" w:author="LauraPGM" w:date="2025-11-04T16:55:00Z">
            <w:rPr>
              <w:del w:id="3684" w:author="LauraPGM" w:date="2025-10-01T15:48:00Z"/>
            </w:rPr>
          </w:rPrChange>
        </w:rPr>
        <w:pPrChange w:id="3685" w:author="LauraPGM" w:date="2025-10-01T09:45:00Z">
          <w:pPr>
            <w:pStyle w:val="Normal0"/>
            <w:numPr>
              <w:numId w:val="18"/>
            </w:numPr>
            <w:tabs>
              <w:tab w:val="num" w:pos="720"/>
            </w:tabs>
            <w:spacing w:line="360" w:lineRule="auto"/>
            <w:ind w:left="720" w:hanging="360"/>
          </w:pPr>
        </w:pPrChange>
      </w:pPr>
      <w:del w:id="3686" w:author="LauraPGM" w:date="2025-10-01T15:48:00Z">
        <w:r w:rsidRPr="008439ED" w:rsidDel="00DC12A4">
          <w:rPr>
            <w:rFonts w:ascii="Calibri" w:hAnsi="Calibri" w:cs="Calibri"/>
            <w:b/>
            <w:bCs/>
            <w:rPrChange w:id="3687" w:author="LauraPGM" w:date="2025-11-04T16:55:00Z">
              <w:rPr>
                <w:b/>
                <w:bCs/>
              </w:rPr>
            </w:rPrChange>
          </w:rPr>
          <w:delText>Salidas de efectivo</w:delText>
        </w:r>
        <w:r w:rsidRPr="008439ED" w:rsidDel="00DC12A4">
          <w:rPr>
            <w:rFonts w:ascii="Calibri" w:hAnsi="Calibri" w:cs="Calibri"/>
            <w:rPrChange w:id="3688" w:author="LauraPGM" w:date="2025-11-04T16:55:00Z">
              <w:rPr/>
            </w:rPrChange>
          </w:rPr>
          <w:delText>: todos los egresos proyectados (costos operacionales, pagos financieros, inversiones, etc.).</w:delText>
        </w:r>
      </w:del>
    </w:p>
    <w:p w14:paraId="2CF0A2FD" w14:textId="738FF141" w:rsidR="008524BE" w:rsidRPr="008439ED" w:rsidDel="00DC12A4" w:rsidRDefault="008524BE">
      <w:pPr>
        <w:pStyle w:val="Normal0"/>
        <w:numPr>
          <w:ilvl w:val="0"/>
          <w:numId w:val="17"/>
        </w:numPr>
        <w:spacing w:line="360" w:lineRule="auto"/>
        <w:rPr>
          <w:del w:id="3689" w:author="LauraPGM" w:date="2025-10-01T15:48:00Z"/>
          <w:rFonts w:ascii="Calibri" w:hAnsi="Calibri" w:cs="Calibri"/>
          <w:rPrChange w:id="3690" w:author="LauraPGM" w:date="2025-11-04T16:55:00Z">
            <w:rPr>
              <w:del w:id="3691" w:author="LauraPGM" w:date="2025-10-01T15:48:00Z"/>
            </w:rPr>
          </w:rPrChange>
        </w:rPr>
        <w:pPrChange w:id="3692" w:author="LauraPGM" w:date="2025-10-01T09:45:00Z">
          <w:pPr>
            <w:pStyle w:val="Normal0"/>
            <w:numPr>
              <w:numId w:val="18"/>
            </w:numPr>
            <w:tabs>
              <w:tab w:val="num" w:pos="720"/>
            </w:tabs>
            <w:spacing w:line="360" w:lineRule="auto"/>
            <w:ind w:left="720" w:hanging="360"/>
          </w:pPr>
        </w:pPrChange>
      </w:pPr>
      <w:del w:id="3693" w:author="LauraPGM" w:date="2025-10-01T15:48:00Z">
        <w:r w:rsidRPr="008439ED" w:rsidDel="00DC12A4">
          <w:rPr>
            <w:rFonts w:ascii="Calibri" w:hAnsi="Calibri" w:cs="Calibri"/>
            <w:b/>
            <w:bCs/>
            <w:rPrChange w:id="3694" w:author="LauraPGM" w:date="2025-11-04T16:55:00Z">
              <w:rPr>
                <w:b/>
                <w:bCs/>
              </w:rPr>
            </w:rPrChange>
          </w:rPr>
          <w:delText>Flujo neto del periodo</w:delText>
        </w:r>
        <w:r w:rsidRPr="008439ED" w:rsidDel="00DC12A4">
          <w:rPr>
            <w:rFonts w:ascii="Calibri" w:hAnsi="Calibri" w:cs="Calibri"/>
            <w:rPrChange w:id="3695" w:author="LauraPGM" w:date="2025-11-04T16:55:00Z">
              <w:rPr/>
            </w:rPrChange>
          </w:rPr>
          <w:delText>: diferencia entre entradas y salidas de efectivo.</w:delText>
        </w:r>
      </w:del>
    </w:p>
    <w:p w14:paraId="26A98DCB" w14:textId="1F6028DA" w:rsidR="008524BE" w:rsidRPr="008439ED" w:rsidDel="00DC12A4" w:rsidRDefault="008524BE">
      <w:pPr>
        <w:pStyle w:val="Normal0"/>
        <w:numPr>
          <w:ilvl w:val="0"/>
          <w:numId w:val="17"/>
        </w:numPr>
        <w:spacing w:line="360" w:lineRule="auto"/>
        <w:rPr>
          <w:del w:id="3696" w:author="LauraPGM" w:date="2025-10-01T15:48:00Z"/>
          <w:rFonts w:ascii="Calibri" w:hAnsi="Calibri" w:cs="Calibri"/>
          <w:rPrChange w:id="3697" w:author="LauraPGM" w:date="2025-11-04T16:55:00Z">
            <w:rPr>
              <w:del w:id="3698" w:author="LauraPGM" w:date="2025-10-01T15:48:00Z"/>
            </w:rPr>
          </w:rPrChange>
        </w:rPr>
        <w:pPrChange w:id="3699" w:author="LauraPGM" w:date="2025-10-01T09:45:00Z">
          <w:pPr>
            <w:pStyle w:val="Normal0"/>
            <w:numPr>
              <w:numId w:val="18"/>
            </w:numPr>
            <w:tabs>
              <w:tab w:val="num" w:pos="720"/>
            </w:tabs>
            <w:spacing w:line="360" w:lineRule="auto"/>
            <w:ind w:left="720" w:hanging="360"/>
          </w:pPr>
        </w:pPrChange>
      </w:pPr>
      <w:del w:id="3700" w:author="LauraPGM" w:date="2025-10-01T15:48:00Z">
        <w:r w:rsidRPr="008439ED" w:rsidDel="00DC12A4">
          <w:rPr>
            <w:rFonts w:ascii="Calibri" w:hAnsi="Calibri" w:cs="Calibri"/>
            <w:b/>
            <w:bCs/>
            <w:rPrChange w:id="3701" w:author="LauraPGM" w:date="2025-11-04T16:55:00Z">
              <w:rPr>
                <w:b/>
                <w:bCs/>
              </w:rPr>
            </w:rPrChange>
          </w:rPr>
          <w:delText>Saldo final de efectivo</w:delText>
        </w:r>
        <w:r w:rsidRPr="008439ED" w:rsidDel="00DC12A4">
          <w:rPr>
            <w:rFonts w:ascii="Calibri" w:hAnsi="Calibri" w:cs="Calibri"/>
            <w:rPrChange w:id="3702" w:author="LauraPGM" w:date="2025-11-04T16:55:00Z">
              <w:rPr/>
            </w:rPrChange>
          </w:rPr>
          <w:delText>: resultado de sumar el saldo inicial más el flujo neto del periodo.</w:delText>
        </w:r>
      </w:del>
    </w:p>
    <w:p w14:paraId="20B6BBEB" w14:textId="470BF5A8" w:rsidR="00132B9E" w:rsidRPr="008439ED" w:rsidDel="00DC12A4" w:rsidRDefault="00132B9E" w:rsidP="001D59AC">
      <w:pPr>
        <w:pStyle w:val="Normal0"/>
        <w:spacing w:line="360" w:lineRule="auto"/>
        <w:rPr>
          <w:del w:id="3703" w:author="LauraPGM" w:date="2025-10-01T15:48:00Z"/>
          <w:rFonts w:ascii="Calibri" w:hAnsi="Calibri" w:cs="Calibri"/>
          <w:rPrChange w:id="3704" w:author="LauraPGM" w:date="2025-11-04T16:55:00Z">
            <w:rPr>
              <w:del w:id="3705" w:author="LauraPGM" w:date="2025-10-01T15:48:00Z"/>
            </w:rPr>
          </w:rPrChange>
        </w:rPr>
      </w:pPr>
    </w:p>
    <w:p w14:paraId="51B15BF8" w14:textId="04D0600F" w:rsidR="008524BE" w:rsidRPr="008439ED" w:rsidDel="00DC12A4" w:rsidRDefault="008524BE" w:rsidP="001D59AC">
      <w:pPr>
        <w:pStyle w:val="Normal0"/>
        <w:spacing w:line="360" w:lineRule="auto"/>
        <w:rPr>
          <w:del w:id="3706" w:author="LauraPGM" w:date="2025-10-01T15:48:00Z"/>
          <w:rFonts w:ascii="Calibri" w:hAnsi="Calibri" w:cs="Calibri"/>
          <w:rPrChange w:id="3707" w:author="LauraPGM" w:date="2025-11-04T16:55:00Z">
            <w:rPr>
              <w:del w:id="3708" w:author="LauraPGM" w:date="2025-10-01T15:48:00Z"/>
            </w:rPr>
          </w:rPrChange>
        </w:rPr>
      </w:pPr>
      <w:del w:id="3709" w:author="LauraPGM" w:date="2025-10-01T15:48:00Z">
        <w:r w:rsidRPr="008439ED" w:rsidDel="00DC12A4">
          <w:rPr>
            <w:rFonts w:ascii="Calibri" w:hAnsi="Calibri" w:cs="Calibri"/>
            <w:rPrChange w:id="3710" w:author="LauraPGM" w:date="2025-11-04T16:55:00Z">
              <w:rPr/>
            </w:rPrChange>
          </w:rPr>
          <w:delText>La construcción del flujo proyectado debe estar alineada con otras variables determinadas en los estudios de mercado, técnicos y financieros del proyecto, como el nivel de producción, precios, inversiones estimadas y estructura de costos.</w:delText>
        </w:r>
      </w:del>
    </w:p>
    <w:p w14:paraId="5ADB19FC" w14:textId="4901C583" w:rsidR="00132B9E" w:rsidRPr="008439ED" w:rsidDel="00DC12A4" w:rsidRDefault="00132B9E" w:rsidP="001D59AC">
      <w:pPr>
        <w:pStyle w:val="Normal0"/>
        <w:spacing w:line="360" w:lineRule="auto"/>
        <w:rPr>
          <w:del w:id="3711" w:author="LauraPGM" w:date="2025-10-01T15:48:00Z"/>
          <w:rFonts w:ascii="Calibri" w:hAnsi="Calibri" w:cs="Calibri"/>
          <w:rPrChange w:id="3712" w:author="LauraPGM" w:date="2025-11-04T16:55:00Z">
            <w:rPr>
              <w:del w:id="3713" w:author="LauraPGM" w:date="2025-10-01T15:48:00Z"/>
            </w:rPr>
          </w:rPrChange>
        </w:rPr>
      </w:pPr>
    </w:p>
    <w:p w14:paraId="617C9529" w14:textId="65931786" w:rsidR="008524BE" w:rsidRPr="008439ED" w:rsidDel="00DC12A4" w:rsidRDefault="008524BE" w:rsidP="001D59AC">
      <w:pPr>
        <w:pStyle w:val="Normal0"/>
        <w:spacing w:line="360" w:lineRule="auto"/>
        <w:rPr>
          <w:del w:id="3714" w:author="LauraPGM" w:date="2025-10-01T15:48:00Z"/>
          <w:rFonts w:ascii="Calibri" w:hAnsi="Calibri" w:cs="Calibri"/>
          <w:rPrChange w:id="3715" w:author="LauraPGM" w:date="2025-11-04T16:55:00Z">
            <w:rPr>
              <w:del w:id="3716" w:author="LauraPGM" w:date="2025-10-01T15:48:00Z"/>
            </w:rPr>
          </w:rPrChange>
        </w:rPr>
      </w:pPr>
      <w:del w:id="3717" w:author="LauraPGM" w:date="2025-10-01T15:48:00Z">
        <w:r w:rsidRPr="008439ED" w:rsidDel="00DC12A4">
          <w:rPr>
            <w:rFonts w:ascii="Calibri" w:hAnsi="Calibri" w:cs="Calibri"/>
            <w:rPrChange w:id="3718" w:author="LauraPGM" w:date="2025-11-04T16:55:00Z">
              <w:rPr/>
            </w:rPrChange>
          </w:rPr>
          <w:delText>Para elaborar un flujo de efectivo proyectado de manera rigurosa, se requiere:</w:delText>
        </w:r>
      </w:del>
    </w:p>
    <w:p w14:paraId="2280C7E4" w14:textId="56FA6DEF" w:rsidR="00132B9E" w:rsidRPr="008439ED" w:rsidDel="00DC12A4" w:rsidRDefault="00132B9E" w:rsidP="001D59AC">
      <w:pPr>
        <w:pStyle w:val="Normal0"/>
        <w:spacing w:line="360" w:lineRule="auto"/>
        <w:rPr>
          <w:del w:id="3719" w:author="LauraPGM" w:date="2025-10-01T15:48:00Z"/>
          <w:rFonts w:ascii="Calibri" w:hAnsi="Calibri" w:cs="Calibri"/>
          <w:rPrChange w:id="3720" w:author="LauraPGM" w:date="2025-11-04T16:55:00Z">
            <w:rPr>
              <w:del w:id="3721" w:author="LauraPGM" w:date="2025-10-01T15:48:00Z"/>
            </w:rPr>
          </w:rPrChange>
        </w:rPr>
      </w:pPr>
    </w:p>
    <w:p w14:paraId="037326DB" w14:textId="35877E2A" w:rsidR="008524BE" w:rsidRPr="008439ED" w:rsidDel="00DC12A4" w:rsidRDefault="008524BE">
      <w:pPr>
        <w:pStyle w:val="Normal0"/>
        <w:numPr>
          <w:ilvl w:val="0"/>
          <w:numId w:val="18"/>
        </w:numPr>
        <w:spacing w:line="360" w:lineRule="auto"/>
        <w:rPr>
          <w:del w:id="3722" w:author="LauraPGM" w:date="2025-10-01T15:48:00Z"/>
          <w:rFonts w:ascii="Calibri" w:hAnsi="Calibri" w:cs="Calibri"/>
          <w:rPrChange w:id="3723" w:author="LauraPGM" w:date="2025-11-04T16:55:00Z">
            <w:rPr>
              <w:del w:id="3724" w:author="LauraPGM" w:date="2025-10-01T15:48:00Z"/>
            </w:rPr>
          </w:rPrChange>
        </w:rPr>
        <w:pPrChange w:id="3725" w:author="LauraPGM" w:date="2025-10-01T09:45:00Z">
          <w:pPr>
            <w:pStyle w:val="Normal0"/>
            <w:numPr>
              <w:numId w:val="19"/>
            </w:numPr>
            <w:tabs>
              <w:tab w:val="num" w:pos="720"/>
            </w:tabs>
            <w:spacing w:line="360" w:lineRule="auto"/>
            <w:ind w:left="720" w:hanging="360"/>
          </w:pPr>
        </w:pPrChange>
      </w:pPr>
      <w:del w:id="3726" w:author="LauraPGM" w:date="2025-10-01T15:48:00Z">
        <w:r w:rsidRPr="008439ED" w:rsidDel="00DC12A4">
          <w:rPr>
            <w:rFonts w:ascii="Calibri" w:hAnsi="Calibri" w:cs="Calibri"/>
            <w:bCs/>
            <w:rPrChange w:id="3727" w:author="LauraPGM" w:date="2025-11-04T16:55:00Z">
              <w:rPr>
                <w:bCs/>
              </w:rPr>
            </w:rPrChange>
          </w:rPr>
          <w:delText>Balance general del periodo anterior</w:delText>
        </w:r>
        <w:r w:rsidRPr="008439ED" w:rsidDel="00DC12A4">
          <w:rPr>
            <w:rFonts w:ascii="Calibri" w:hAnsi="Calibri" w:cs="Calibri"/>
            <w:rPrChange w:id="3728" w:author="LauraPGM" w:date="2025-11-04T16:55:00Z">
              <w:rPr/>
            </w:rPrChange>
          </w:rPr>
          <w:delText xml:space="preserve"> (o uno inicial si no existe historial).</w:delText>
        </w:r>
      </w:del>
    </w:p>
    <w:p w14:paraId="73A654AE" w14:textId="56B7B49C" w:rsidR="008524BE" w:rsidRPr="008439ED" w:rsidDel="00DC12A4" w:rsidRDefault="008524BE">
      <w:pPr>
        <w:pStyle w:val="Normal0"/>
        <w:numPr>
          <w:ilvl w:val="0"/>
          <w:numId w:val="18"/>
        </w:numPr>
        <w:spacing w:line="360" w:lineRule="auto"/>
        <w:rPr>
          <w:del w:id="3729" w:author="LauraPGM" w:date="2025-10-01T15:48:00Z"/>
          <w:rFonts w:ascii="Calibri" w:hAnsi="Calibri" w:cs="Calibri"/>
          <w:rPrChange w:id="3730" w:author="LauraPGM" w:date="2025-11-04T16:55:00Z">
            <w:rPr>
              <w:del w:id="3731" w:author="LauraPGM" w:date="2025-10-01T15:48:00Z"/>
            </w:rPr>
          </w:rPrChange>
        </w:rPr>
        <w:pPrChange w:id="3732" w:author="LauraPGM" w:date="2025-10-01T09:45:00Z">
          <w:pPr>
            <w:pStyle w:val="Normal0"/>
            <w:numPr>
              <w:numId w:val="19"/>
            </w:numPr>
            <w:tabs>
              <w:tab w:val="num" w:pos="720"/>
            </w:tabs>
            <w:spacing w:line="360" w:lineRule="auto"/>
            <w:ind w:left="720" w:hanging="360"/>
          </w:pPr>
        </w:pPrChange>
      </w:pPr>
      <w:del w:id="3733" w:author="LauraPGM" w:date="2025-10-01T15:48:00Z">
        <w:r w:rsidRPr="008439ED" w:rsidDel="00DC12A4">
          <w:rPr>
            <w:rFonts w:ascii="Calibri" w:hAnsi="Calibri" w:cs="Calibri"/>
            <w:bCs/>
            <w:rPrChange w:id="3734" w:author="LauraPGM" w:date="2025-11-04T16:55:00Z">
              <w:rPr>
                <w:bCs/>
              </w:rPr>
            </w:rPrChange>
          </w:rPr>
          <w:delText>Estado de resultados proyectado</w:delText>
        </w:r>
        <w:r w:rsidRPr="008439ED" w:rsidDel="00DC12A4">
          <w:rPr>
            <w:rFonts w:ascii="Calibri" w:hAnsi="Calibri" w:cs="Calibri"/>
            <w:rPrChange w:id="3735" w:author="LauraPGM" w:date="2025-11-04T16:55:00Z">
              <w:rPr/>
            </w:rPrChange>
          </w:rPr>
          <w:delText>, con base en presupuestos de ventas, costos, gastos y proyecciones financieras.</w:delText>
        </w:r>
      </w:del>
    </w:p>
    <w:p w14:paraId="4F0B8F18" w14:textId="486A88F2" w:rsidR="008524BE" w:rsidRPr="008439ED" w:rsidDel="00DC12A4" w:rsidRDefault="008524BE">
      <w:pPr>
        <w:pStyle w:val="Normal0"/>
        <w:numPr>
          <w:ilvl w:val="0"/>
          <w:numId w:val="18"/>
        </w:numPr>
        <w:spacing w:line="360" w:lineRule="auto"/>
        <w:rPr>
          <w:del w:id="3736" w:author="LauraPGM" w:date="2025-10-01T15:48:00Z"/>
          <w:rFonts w:ascii="Calibri" w:hAnsi="Calibri" w:cs="Calibri"/>
          <w:rPrChange w:id="3737" w:author="LauraPGM" w:date="2025-11-04T16:55:00Z">
            <w:rPr>
              <w:del w:id="3738" w:author="LauraPGM" w:date="2025-10-01T15:48:00Z"/>
            </w:rPr>
          </w:rPrChange>
        </w:rPr>
        <w:pPrChange w:id="3739" w:author="LauraPGM" w:date="2025-10-01T09:45:00Z">
          <w:pPr>
            <w:pStyle w:val="Normal0"/>
            <w:numPr>
              <w:numId w:val="19"/>
            </w:numPr>
            <w:tabs>
              <w:tab w:val="num" w:pos="720"/>
            </w:tabs>
            <w:spacing w:line="360" w:lineRule="auto"/>
            <w:ind w:left="720" w:hanging="360"/>
          </w:pPr>
        </w:pPrChange>
      </w:pPr>
      <w:del w:id="3740" w:author="LauraPGM" w:date="2025-10-01T15:48:00Z">
        <w:r w:rsidRPr="008439ED" w:rsidDel="00DC12A4">
          <w:rPr>
            <w:rFonts w:ascii="Calibri" w:hAnsi="Calibri" w:cs="Calibri"/>
            <w:bCs/>
            <w:rPrChange w:id="3741" w:author="LauraPGM" w:date="2025-11-04T16:55:00Z">
              <w:rPr>
                <w:bCs/>
              </w:rPr>
            </w:rPrChange>
          </w:rPr>
          <w:delText>Políticas internas</w:delText>
        </w:r>
        <w:r w:rsidRPr="008439ED" w:rsidDel="00DC12A4">
          <w:rPr>
            <w:rFonts w:ascii="Calibri" w:hAnsi="Calibri" w:cs="Calibri"/>
            <w:rPrChange w:id="3742" w:author="LauraPGM" w:date="2025-11-04T16:55:00Z">
              <w:rPr/>
            </w:rPrChange>
          </w:rPr>
          <w:delText xml:space="preserve"> de operación, financiamiento e inversión, que puedan incidir en el comportamiento del efectivo.</w:delText>
        </w:r>
      </w:del>
    </w:p>
    <w:p w14:paraId="097D7D8A" w14:textId="3EB861AB" w:rsidR="008524BE" w:rsidRPr="008439ED" w:rsidDel="00DC12A4" w:rsidRDefault="008524BE">
      <w:pPr>
        <w:pStyle w:val="Normal0"/>
        <w:numPr>
          <w:ilvl w:val="0"/>
          <w:numId w:val="18"/>
        </w:numPr>
        <w:spacing w:line="360" w:lineRule="auto"/>
        <w:rPr>
          <w:del w:id="3743" w:author="LauraPGM" w:date="2025-10-01T15:48:00Z"/>
          <w:rFonts w:ascii="Calibri" w:hAnsi="Calibri" w:cs="Calibri"/>
          <w:rPrChange w:id="3744" w:author="LauraPGM" w:date="2025-11-04T16:55:00Z">
            <w:rPr>
              <w:del w:id="3745" w:author="LauraPGM" w:date="2025-10-01T15:48:00Z"/>
            </w:rPr>
          </w:rPrChange>
        </w:rPr>
        <w:pPrChange w:id="3746" w:author="LauraPGM" w:date="2025-10-01T09:45:00Z">
          <w:pPr>
            <w:pStyle w:val="Normal0"/>
            <w:numPr>
              <w:numId w:val="19"/>
            </w:numPr>
            <w:tabs>
              <w:tab w:val="num" w:pos="720"/>
            </w:tabs>
            <w:spacing w:line="360" w:lineRule="auto"/>
            <w:ind w:left="720" w:hanging="360"/>
          </w:pPr>
        </w:pPrChange>
      </w:pPr>
      <w:del w:id="3747" w:author="LauraPGM" w:date="2025-10-01T15:48:00Z">
        <w:r w:rsidRPr="008439ED" w:rsidDel="00DC12A4">
          <w:rPr>
            <w:rFonts w:ascii="Calibri" w:hAnsi="Calibri" w:cs="Calibri"/>
            <w:bCs/>
            <w:rPrChange w:id="3748" w:author="LauraPGM" w:date="2025-11-04T16:55:00Z">
              <w:rPr>
                <w:bCs/>
              </w:rPr>
            </w:rPrChange>
          </w:rPr>
          <w:delText>Estimaciones realistas</w:delText>
        </w:r>
        <w:r w:rsidRPr="008439ED" w:rsidDel="00DC12A4">
          <w:rPr>
            <w:rFonts w:ascii="Calibri" w:hAnsi="Calibri" w:cs="Calibri"/>
            <w:rPrChange w:id="3749" w:author="LauraPGM" w:date="2025-11-04T16:55:00Z">
              <w:rPr/>
            </w:rPrChange>
          </w:rPr>
          <w:delText xml:space="preserve"> sobre ventas, tiempos de cobro y pago, condiciones del mercado y variaciones en los costos.</w:delText>
        </w:r>
      </w:del>
    </w:p>
    <w:p w14:paraId="0B912F07" w14:textId="4287AA5F" w:rsidR="00132B9E" w:rsidRPr="008439ED" w:rsidDel="00DC12A4" w:rsidRDefault="00132B9E" w:rsidP="001D59AC">
      <w:pPr>
        <w:pStyle w:val="Normal0"/>
        <w:spacing w:line="360" w:lineRule="auto"/>
        <w:ind w:left="720"/>
        <w:rPr>
          <w:del w:id="3750" w:author="LauraPGM" w:date="2025-10-01T15:48:00Z"/>
          <w:rFonts w:ascii="Calibri" w:hAnsi="Calibri" w:cs="Calibri"/>
          <w:rPrChange w:id="3751" w:author="LauraPGM" w:date="2025-11-04T16:55:00Z">
            <w:rPr>
              <w:del w:id="3752" w:author="LauraPGM" w:date="2025-10-01T15:48:00Z"/>
            </w:rPr>
          </w:rPrChange>
        </w:rPr>
      </w:pPr>
    </w:p>
    <w:p w14:paraId="1A0AD87C" w14:textId="1BF0518C" w:rsidR="00E33968" w:rsidRPr="008439ED" w:rsidDel="00DC12A4" w:rsidRDefault="008524BE" w:rsidP="001D59AC">
      <w:pPr>
        <w:pStyle w:val="Normal0"/>
        <w:spacing w:line="360" w:lineRule="auto"/>
        <w:rPr>
          <w:del w:id="3753" w:author="LauraPGM" w:date="2025-10-01T15:48:00Z"/>
          <w:rFonts w:ascii="Calibri" w:hAnsi="Calibri" w:cs="Calibri"/>
          <w:rPrChange w:id="3754" w:author="LauraPGM" w:date="2025-11-04T16:55:00Z">
            <w:rPr>
              <w:del w:id="3755" w:author="LauraPGM" w:date="2025-10-01T15:48:00Z"/>
            </w:rPr>
          </w:rPrChange>
        </w:rPr>
      </w:pPr>
      <w:del w:id="3756" w:author="LauraPGM" w:date="2025-10-01T15:48:00Z">
        <w:r w:rsidRPr="008439ED" w:rsidDel="00DC12A4">
          <w:rPr>
            <w:rFonts w:ascii="Calibri" w:hAnsi="Calibri" w:cs="Calibri"/>
            <w:rPrChange w:id="3757" w:author="LauraPGM" w:date="2025-11-04T16:55:00Z">
              <w:rPr/>
            </w:rPrChange>
          </w:rPr>
          <w:delText>Un flujo de caja bien estructurado no solo guía la toma de decisiones, sino que también fortalece la capacidad de negociación con inversionistas, entidades fina</w:delText>
        </w:r>
        <w:r w:rsidR="00DD1ED0" w:rsidRPr="008439ED" w:rsidDel="00DC12A4">
          <w:rPr>
            <w:rFonts w:ascii="Calibri" w:hAnsi="Calibri" w:cs="Calibri"/>
            <w:rPrChange w:id="3758" w:author="LauraPGM" w:date="2025-11-04T16:55:00Z">
              <w:rPr/>
            </w:rPrChange>
          </w:rPr>
          <w:delText>ncieras y aliados estratégicos.</w:delText>
        </w:r>
      </w:del>
    </w:p>
    <w:p w14:paraId="3AE0F009" w14:textId="6D751676" w:rsidR="00E33968" w:rsidRPr="008439ED" w:rsidDel="00DC12A4" w:rsidRDefault="00E33968" w:rsidP="001D59AC">
      <w:pPr>
        <w:pStyle w:val="Normal0"/>
        <w:spacing w:line="360" w:lineRule="auto"/>
        <w:rPr>
          <w:del w:id="3759" w:author="LauraPGM" w:date="2025-10-01T15:48:00Z"/>
          <w:rFonts w:ascii="Calibri" w:hAnsi="Calibri" w:cs="Calibri"/>
          <w:rPrChange w:id="3760" w:author="LauraPGM" w:date="2025-11-04T16:55:00Z">
            <w:rPr>
              <w:del w:id="3761" w:author="LauraPGM" w:date="2025-10-01T15:48:00Z"/>
            </w:rPr>
          </w:rPrChange>
        </w:rPr>
      </w:pPr>
    </w:p>
    <w:p w14:paraId="62655E29" w14:textId="001EF4D2" w:rsidR="00E33968" w:rsidRPr="008439ED" w:rsidDel="00DC12A4" w:rsidRDefault="00132B9E" w:rsidP="001D59AC">
      <w:pPr>
        <w:pStyle w:val="Normal0"/>
        <w:spacing w:line="360" w:lineRule="auto"/>
        <w:rPr>
          <w:del w:id="3762" w:author="LauraPGM" w:date="2025-10-01T15:48:00Z"/>
          <w:rFonts w:ascii="Calibri" w:hAnsi="Calibri" w:cs="Calibri"/>
          <w:rPrChange w:id="3763" w:author="LauraPGM" w:date="2025-11-04T16:55:00Z">
            <w:rPr>
              <w:del w:id="3764" w:author="LauraPGM" w:date="2025-10-01T15:48:00Z"/>
            </w:rPr>
          </w:rPrChange>
        </w:rPr>
      </w:pPr>
      <w:del w:id="3765" w:author="LauraPGM" w:date="2025-10-01T15:48:00Z">
        <w:r w:rsidRPr="008439ED" w:rsidDel="00DC12A4">
          <w:rPr>
            <w:rFonts w:ascii="Calibri" w:hAnsi="Calibri" w:cs="Calibri"/>
            <w:rPrChange w:id="3766" w:author="LauraPGM" w:date="2025-11-04T16:55:00Z">
              <w:rPr/>
            </w:rPrChange>
          </w:rPr>
          <w:delText>Formas de presentar el flujo de efectivo proyectado: el estado de efectivo se puede presentar de manera simplificada, el cual no se organiza con una estructura compleja las entradas</w:delText>
        </w:r>
        <w:r w:rsidR="00612AB2" w:rsidRPr="008439ED" w:rsidDel="00DC12A4">
          <w:rPr>
            <w:rFonts w:ascii="Calibri" w:hAnsi="Calibri" w:cs="Calibri"/>
            <w:rPrChange w:id="3767" w:author="LauraPGM" w:date="2025-11-04T16:55:00Z">
              <w:rPr/>
            </w:rPrChange>
          </w:rPr>
          <w:delText xml:space="preserve"> y salidas de efectivo, la formula se expresa de la siguiente manera: </w:delText>
        </w:r>
      </w:del>
    </w:p>
    <w:commentRangeStart w:id="3768"/>
    <w:p w14:paraId="134B8A96" w14:textId="5553E6D2" w:rsidR="00132B9E" w:rsidRPr="008439ED" w:rsidDel="00DC12A4" w:rsidRDefault="00132B9E" w:rsidP="001D59AC">
      <w:pPr>
        <w:pStyle w:val="Normal0"/>
        <w:spacing w:line="360" w:lineRule="auto"/>
        <w:jc w:val="both"/>
        <w:rPr>
          <w:del w:id="3769" w:author="LauraPGM" w:date="2025-10-01T15:48:00Z"/>
          <w:rFonts w:ascii="Calibri" w:hAnsi="Calibri" w:cs="Calibri"/>
          <w:rPrChange w:id="3770" w:author="LauraPGM" w:date="2025-11-04T16:55:00Z">
            <w:rPr>
              <w:del w:id="3771" w:author="LauraPGM" w:date="2025-10-01T15:48:00Z"/>
            </w:rPr>
          </w:rPrChange>
        </w:rPr>
      </w:pPr>
      <w:del w:id="3772" w:author="LauraPGM" w:date="2025-10-01T15:48:00Z">
        <w:r w:rsidRPr="008439ED" w:rsidDel="00DC12A4">
          <w:rPr>
            <w:rFonts w:ascii="Calibri" w:hAnsi="Calibri" w:cs="Calibri"/>
            <w:noProof/>
            <w:lang w:eastAsia="es-CO"/>
            <w:rPrChange w:id="3773" w:author="LauraPGM" w:date="2025-11-04T16:55:00Z">
              <w:rPr>
                <w:noProof/>
                <w:lang w:eastAsia="es-CO"/>
              </w:rPr>
            </w:rPrChange>
          </w:rPr>
          <mc:AlternateContent>
            <mc:Choice Requires="wps">
              <w:drawing>
                <wp:anchor distT="0" distB="0" distL="114300" distR="114300" simplePos="0" relativeHeight="251678720" behindDoc="1" locked="0" layoutInCell="1" allowOverlap="1" wp14:anchorId="0A4F3800" wp14:editId="6D3A76FD">
                  <wp:simplePos x="0" y="0"/>
                  <wp:positionH relativeFrom="column">
                    <wp:posOffset>-91440</wp:posOffset>
                  </wp:positionH>
                  <wp:positionV relativeFrom="paragraph">
                    <wp:posOffset>253525</wp:posOffset>
                  </wp:positionV>
                  <wp:extent cx="6032500" cy="889000"/>
                  <wp:effectExtent l="57150" t="19050" r="82550" b="101600"/>
                  <wp:wrapNone/>
                  <wp:docPr id="24" name="Rectángulo 24"/>
                  <wp:cNvGraphicFramePr/>
                  <a:graphic xmlns:a="http://schemas.openxmlformats.org/drawingml/2006/main">
                    <a:graphicData uri="http://schemas.microsoft.com/office/word/2010/wordprocessingShape">
                      <wps:wsp>
                        <wps:cNvSpPr/>
                        <wps:spPr>
                          <a:xfrm>
                            <a:off x="0" y="0"/>
                            <a:ext cx="6032500" cy="8890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C386B3" id="Rectángulo 24" o:spid="_x0000_s1026" style="position:absolute;margin-left:-7.2pt;margin-top:19.95pt;width:475pt;height:70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768"/>
        <w:r w:rsidR="0071486D" w:rsidRPr="008439ED" w:rsidDel="00DC12A4">
          <w:rPr>
            <w:rStyle w:val="Refdecomentario"/>
            <w:rFonts w:ascii="Calibri" w:hAnsi="Calibri" w:cs="Calibri"/>
            <w:sz w:val="22"/>
            <w:szCs w:val="22"/>
            <w:rPrChange w:id="3774" w:author="LauraPGM" w:date="2025-11-04T16:55:00Z">
              <w:rPr>
                <w:rStyle w:val="Refdecomentario"/>
              </w:rPr>
            </w:rPrChange>
          </w:rPr>
          <w:commentReference w:id="3768"/>
        </w:r>
      </w:del>
    </w:p>
    <w:p w14:paraId="558C5FB2" w14:textId="0ECAF3EA" w:rsidR="00132B9E" w:rsidRPr="008439ED" w:rsidDel="00DC12A4" w:rsidRDefault="00132B9E" w:rsidP="001D59AC">
      <w:pPr>
        <w:pStyle w:val="Normal0"/>
        <w:spacing w:line="360" w:lineRule="auto"/>
        <w:jc w:val="both"/>
        <w:rPr>
          <w:del w:id="3775" w:author="LauraPGM" w:date="2025-10-01T15:48:00Z"/>
          <w:rFonts w:ascii="Calibri" w:hAnsi="Calibri" w:cs="Calibri"/>
          <w:b/>
          <w:rPrChange w:id="3776" w:author="LauraPGM" w:date="2025-11-04T16:55:00Z">
            <w:rPr>
              <w:del w:id="3777" w:author="LauraPGM" w:date="2025-10-01T15:48:00Z"/>
              <w:b/>
            </w:rPr>
          </w:rPrChange>
        </w:rPr>
      </w:pPr>
    </w:p>
    <w:p w14:paraId="3BBB0429" w14:textId="6CA8AEDA" w:rsidR="005171DA" w:rsidRPr="008439ED" w:rsidDel="00DC12A4" w:rsidRDefault="00132B9E" w:rsidP="001D59AC">
      <w:pPr>
        <w:pStyle w:val="Normal0"/>
        <w:spacing w:line="360" w:lineRule="auto"/>
        <w:jc w:val="both"/>
        <w:rPr>
          <w:del w:id="3778" w:author="LauraPGM" w:date="2025-10-01T15:48:00Z"/>
          <w:rFonts w:ascii="Calibri" w:hAnsi="Calibri" w:cs="Calibri"/>
          <w:rPrChange w:id="3779" w:author="LauraPGM" w:date="2025-11-04T16:55:00Z">
            <w:rPr>
              <w:del w:id="3780" w:author="LauraPGM" w:date="2025-10-01T15:48:00Z"/>
            </w:rPr>
          </w:rPrChange>
        </w:rPr>
      </w:pPr>
      <w:del w:id="3781" w:author="LauraPGM" w:date="2025-10-01T15:48:00Z">
        <w:r w:rsidRPr="008439ED" w:rsidDel="00DC12A4">
          <w:rPr>
            <w:rFonts w:ascii="Calibri" w:hAnsi="Calibri" w:cs="Calibri"/>
            <w:rPrChange w:id="3782" w:author="LauraPGM" w:date="2025-11-04T16:55:00Z">
              <w:rPr/>
            </w:rPrChange>
          </w:rPr>
          <w:delText>Saldo final de c</w:delText>
        </w:r>
        <w:r w:rsidR="0067457E" w:rsidRPr="008439ED" w:rsidDel="00DC12A4">
          <w:rPr>
            <w:rFonts w:ascii="Calibri" w:hAnsi="Calibri" w:cs="Calibri"/>
            <w:rPrChange w:id="3783" w:author="LauraPGM" w:date="2025-11-04T16:55:00Z">
              <w:rPr/>
            </w:rPrChange>
          </w:rPr>
          <w:delText>aja = saldo inicial de caja + (entradas de efectivo – s</w:delText>
        </w:r>
        <w:r w:rsidRPr="008439ED" w:rsidDel="00DC12A4">
          <w:rPr>
            <w:rFonts w:ascii="Calibri" w:hAnsi="Calibri" w:cs="Calibri"/>
            <w:rPrChange w:id="3784" w:author="LauraPGM" w:date="2025-11-04T16:55:00Z">
              <w:rPr/>
            </w:rPrChange>
          </w:rPr>
          <w:delText>alidas de efectivo)</w:delText>
        </w:r>
        <w:r w:rsidR="001008E1" w:rsidRPr="008439ED" w:rsidDel="00DC12A4">
          <w:rPr>
            <w:rFonts w:ascii="Calibri" w:hAnsi="Calibri" w:cs="Calibri"/>
            <w:rPrChange w:id="3785" w:author="LauraPGM" w:date="2025-11-04T16:55:00Z">
              <w:rPr/>
            </w:rPrChange>
          </w:rPr>
          <w:delText>.</w:delText>
        </w:r>
      </w:del>
    </w:p>
    <w:p w14:paraId="19E9499A" w14:textId="1E48E43F" w:rsidR="004819A5" w:rsidRPr="008439ED" w:rsidDel="00DC12A4" w:rsidRDefault="004819A5" w:rsidP="001D59AC">
      <w:pPr>
        <w:pStyle w:val="Normal0"/>
        <w:spacing w:line="360" w:lineRule="auto"/>
        <w:jc w:val="both"/>
        <w:rPr>
          <w:del w:id="3786" w:author="LauraPGM" w:date="2025-10-01T15:48:00Z"/>
          <w:rFonts w:ascii="Calibri" w:hAnsi="Calibri" w:cs="Calibri"/>
          <w:b/>
          <w:rPrChange w:id="3787" w:author="LauraPGM" w:date="2025-11-04T16:55:00Z">
            <w:rPr>
              <w:del w:id="3788" w:author="LauraPGM" w:date="2025-10-01T15:48:00Z"/>
              <w:b/>
            </w:rPr>
          </w:rPrChange>
        </w:rPr>
      </w:pPr>
    </w:p>
    <w:p w14:paraId="0A0EC64F" w14:textId="6D6912E2" w:rsidR="007921CE" w:rsidRPr="008439ED" w:rsidDel="00DC12A4" w:rsidRDefault="007921CE" w:rsidP="001D59AC">
      <w:pPr>
        <w:pStyle w:val="Normal0"/>
        <w:spacing w:line="360" w:lineRule="auto"/>
        <w:jc w:val="both"/>
        <w:rPr>
          <w:del w:id="3789" w:author="LauraPGM" w:date="2025-10-01T15:48:00Z"/>
          <w:rFonts w:ascii="Calibri" w:hAnsi="Calibri" w:cs="Calibri"/>
          <w:b/>
          <w:rPrChange w:id="3790" w:author="LauraPGM" w:date="2025-11-04T16:55:00Z">
            <w:rPr>
              <w:del w:id="3791" w:author="LauraPGM" w:date="2025-10-01T15:48:00Z"/>
              <w:b/>
            </w:rPr>
          </w:rPrChange>
        </w:rPr>
      </w:pPr>
    </w:p>
    <w:p w14:paraId="73DA8283" w14:textId="73066BAC" w:rsidR="007921CE" w:rsidRPr="008439ED" w:rsidDel="00DC12A4" w:rsidRDefault="007921CE" w:rsidP="001D59AC">
      <w:pPr>
        <w:pStyle w:val="Normal0"/>
        <w:spacing w:line="360" w:lineRule="auto"/>
        <w:jc w:val="both"/>
        <w:rPr>
          <w:del w:id="3792" w:author="LauraPGM" w:date="2025-10-01T15:48:00Z"/>
          <w:rFonts w:ascii="Calibri" w:hAnsi="Calibri" w:cs="Calibri"/>
          <w:b/>
          <w:rPrChange w:id="3793" w:author="LauraPGM" w:date="2025-11-04T16:55:00Z">
            <w:rPr>
              <w:del w:id="3794" w:author="LauraPGM" w:date="2025-10-01T15:48:00Z"/>
              <w:b/>
            </w:rPr>
          </w:rPrChange>
        </w:rPr>
      </w:pPr>
    </w:p>
    <w:p w14:paraId="3F8E6B9F" w14:textId="1B70A546" w:rsidR="00591CFD" w:rsidRPr="008439ED" w:rsidDel="00DC12A4" w:rsidRDefault="004819A5" w:rsidP="001D59AC">
      <w:pPr>
        <w:pStyle w:val="Normal0"/>
        <w:spacing w:line="360" w:lineRule="auto"/>
        <w:jc w:val="both"/>
        <w:rPr>
          <w:del w:id="3795" w:author="LauraPGM" w:date="2025-10-01T15:48:00Z"/>
          <w:rFonts w:ascii="Calibri" w:hAnsi="Calibri" w:cs="Calibri"/>
          <w:b/>
          <w:rPrChange w:id="3796" w:author="LauraPGM" w:date="2025-11-04T16:55:00Z">
            <w:rPr>
              <w:del w:id="3797" w:author="LauraPGM" w:date="2025-10-01T15:48:00Z"/>
              <w:b/>
            </w:rPr>
          </w:rPrChange>
        </w:rPr>
      </w:pPr>
      <w:del w:id="3798" w:author="LauraPGM" w:date="2025-10-01T15:48:00Z">
        <w:r w:rsidRPr="008439ED" w:rsidDel="00DC12A4">
          <w:rPr>
            <w:rFonts w:ascii="Calibri" w:hAnsi="Calibri" w:cs="Calibri"/>
            <w:b/>
            <w:rPrChange w:id="3799" w:author="LauraPGM" w:date="2025-11-04T16:55:00Z">
              <w:rPr>
                <w:b/>
              </w:rPr>
            </w:rPrChange>
          </w:rPr>
          <w:delText>3. Indicadores financieros</w:delText>
        </w:r>
      </w:del>
    </w:p>
    <w:p w14:paraId="55C376DF" w14:textId="4B812E1E" w:rsidR="00591CFD" w:rsidRPr="008439ED" w:rsidDel="00DC12A4" w:rsidRDefault="00591CFD" w:rsidP="001D59AC">
      <w:pPr>
        <w:pStyle w:val="Normal0"/>
        <w:spacing w:line="360" w:lineRule="auto"/>
        <w:jc w:val="both"/>
        <w:rPr>
          <w:del w:id="3800" w:author="LauraPGM" w:date="2025-10-01T15:48:00Z"/>
          <w:rFonts w:ascii="Calibri" w:hAnsi="Calibri" w:cs="Calibri"/>
          <w:rPrChange w:id="3801" w:author="LauraPGM" w:date="2025-11-04T16:55:00Z">
            <w:rPr>
              <w:del w:id="3802" w:author="LauraPGM" w:date="2025-10-01T15:48:00Z"/>
            </w:rPr>
          </w:rPrChange>
        </w:rPr>
      </w:pPr>
    </w:p>
    <w:p w14:paraId="61CF4789" w14:textId="1DFF362F" w:rsidR="00A12464" w:rsidRPr="008439ED" w:rsidDel="00DC12A4" w:rsidRDefault="00A12464" w:rsidP="001D59AC">
      <w:pPr>
        <w:pStyle w:val="Normal0"/>
        <w:spacing w:line="360" w:lineRule="auto"/>
        <w:rPr>
          <w:del w:id="3803" w:author="LauraPGM" w:date="2025-10-01T15:48:00Z"/>
          <w:rFonts w:ascii="Calibri" w:hAnsi="Calibri" w:cs="Calibri"/>
          <w:rPrChange w:id="3804" w:author="LauraPGM" w:date="2025-11-04T16:55:00Z">
            <w:rPr>
              <w:del w:id="3805" w:author="LauraPGM" w:date="2025-10-01T15:48:00Z"/>
            </w:rPr>
          </w:rPrChange>
        </w:rPr>
      </w:pPr>
      <w:del w:id="3806" w:author="LauraPGM" w:date="2025-10-01T15:48:00Z">
        <w:r w:rsidRPr="008439ED" w:rsidDel="00DC12A4">
          <w:rPr>
            <w:rFonts w:ascii="Calibri" w:hAnsi="Calibri" w:cs="Calibri"/>
            <w:rPrChange w:id="3807" w:author="LauraPGM" w:date="2025-11-04T16:55:00Z">
              <w:rPr/>
            </w:rPrChange>
          </w:rPr>
          <w:delText>Los indicadores financieros son herramientas clave para evaluar la viabilidad económica de un proyecto o emprendimiento. A través de su análisis, es posible interpretar si la iniciativa generará los recursos suficientes para cubrir sus costos, cumplir con las obligaciones financieras y alcanzar los niveles de rentabilidad esperados. Estos indicadores permiten transformar los datos contables en información útil para la toma de decisiones estratégicas.</w:delText>
        </w:r>
      </w:del>
    </w:p>
    <w:p w14:paraId="67F836A6" w14:textId="62CE7653" w:rsidR="00A12464" w:rsidRPr="008439ED" w:rsidDel="00DC12A4" w:rsidRDefault="00A12464" w:rsidP="001D59AC">
      <w:pPr>
        <w:pStyle w:val="Normal0"/>
        <w:spacing w:line="360" w:lineRule="auto"/>
        <w:jc w:val="both"/>
        <w:rPr>
          <w:del w:id="3808" w:author="LauraPGM" w:date="2025-10-01T15:48:00Z"/>
          <w:rFonts w:ascii="Calibri" w:hAnsi="Calibri" w:cs="Calibri"/>
          <w:rPrChange w:id="3809" w:author="LauraPGM" w:date="2025-11-04T16:55:00Z">
            <w:rPr>
              <w:del w:id="3810" w:author="LauraPGM" w:date="2025-10-01T15:48:00Z"/>
            </w:rPr>
          </w:rPrChange>
        </w:rPr>
      </w:pPr>
    </w:p>
    <w:p w14:paraId="46B4271F" w14:textId="4A4BFFBF" w:rsidR="00591CFD" w:rsidRPr="008439ED" w:rsidDel="00DC12A4" w:rsidRDefault="00A12464" w:rsidP="001D59AC">
      <w:pPr>
        <w:pStyle w:val="Normal0"/>
        <w:spacing w:line="360" w:lineRule="auto"/>
        <w:rPr>
          <w:del w:id="3811" w:author="LauraPGM" w:date="2025-10-01T15:48:00Z"/>
          <w:rFonts w:ascii="Calibri" w:hAnsi="Calibri" w:cs="Calibri"/>
          <w:rPrChange w:id="3812" w:author="LauraPGM" w:date="2025-11-04T16:55:00Z">
            <w:rPr>
              <w:del w:id="3813" w:author="LauraPGM" w:date="2025-10-01T15:48:00Z"/>
            </w:rPr>
          </w:rPrChange>
        </w:rPr>
      </w:pPr>
      <w:del w:id="3814" w:author="LauraPGM" w:date="2025-10-01T15:48:00Z">
        <w:r w:rsidRPr="008439ED" w:rsidDel="00DC12A4">
          <w:rPr>
            <w:rFonts w:ascii="Calibri" w:hAnsi="Calibri" w:cs="Calibri"/>
            <w:rPrChange w:id="3815" w:author="LauraPGM" w:date="2025-11-04T16:55:00Z">
              <w:rPr/>
            </w:rPrChange>
          </w:rPr>
          <w:delText>Al momento de decidir si un proyecto debe ponerse en marcha, el uso de indicadores financieros facilita una evaluación objetiva, basada en cifras concretas. Con ellos, se puede identificar el nivel de riesgo, estimar la rentabilidad, calcular el tiempo de recuperación de la inversión y proyectar el valor que generará el negocio a lo largo del tiempo. En definitiva, estos instrumentos permiten anticipar si una idea empresarial es sostenible, rentable y financieramente viable.</w:delText>
        </w:r>
      </w:del>
    </w:p>
    <w:p w14:paraId="084DAF80" w14:textId="609F175B" w:rsidR="00591CFD" w:rsidRPr="008439ED" w:rsidDel="00DC12A4" w:rsidRDefault="00591CFD" w:rsidP="001D59AC">
      <w:pPr>
        <w:pStyle w:val="Normal0"/>
        <w:spacing w:line="360" w:lineRule="auto"/>
        <w:jc w:val="both"/>
        <w:rPr>
          <w:del w:id="3816" w:author="LauraPGM" w:date="2025-10-01T15:48:00Z"/>
          <w:rFonts w:ascii="Calibri" w:hAnsi="Calibri" w:cs="Calibri"/>
          <w:rPrChange w:id="3817" w:author="LauraPGM" w:date="2025-11-04T16:55:00Z">
            <w:rPr>
              <w:del w:id="3818" w:author="LauraPGM" w:date="2025-10-01T15:48:00Z"/>
            </w:rPr>
          </w:rPrChange>
        </w:rPr>
      </w:pPr>
    </w:p>
    <w:p w14:paraId="27526FCF" w14:textId="5BFDA585" w:rsidR="00591CFD" w:rsidRPr="008439ED" w:rsidDel="00DC12A4" w:rsidRDefault="00A12464" w:rsidP="001D59AC">
      <w:pPr>
        <w:pStyle w:val="Normal0"/>
        <w:spacing w:line="360" w:lineRule="auto"/>
        <w:jc w:val="both"/>
        <w:rPr>
          <w:del w:id="3819" w:author="LauraPGM" w:date="2025-10-01T15:48:00Z"/>
          <w:rFonts w:ascii="Calibri" w:hAnsi="Calibri" w:cs="Calibri"/>
          <w:b/>
          <w:rPrChange w:id="3820" w:author="LauraPGM" w:date="2025-11-04T16:55:00Z">
            <w:rPr>
              <w:del w:id="3821" w:author="LauraPGM" w:date="2025-10-01T15:48:00Z"/>
              <w:b/>
            </w:rPr>
          </w:rPrChange>
        </w:rPr>
      </w:pPr>
      <w:del w:id="3822" w:author="LauraPGM" w:date="2025-10-01T15:48:00Z">
        <w:r w:rsidRPr="008439ED" w:rsidDel="00DC12A4">
          <w:rPr>
            <w:rFonts w:ascii="Calibri" w:hAnsi="Calibri" w:cs="Calibri"/>
            <w:b/>
            <w:rPrChange w:id="3823" w:author="LauraPGM" w:date="2025-11-04T16:55:00Z">
              <w:rPr>
                <w:b/>
              </w:rPr>
            </w:rPrChange>
          </w:rPr>
          <w:delText>3.1 Punto de equilibrio</w:delText>
        </w:r>
      </w:del>
    </w:p>
    <w:p w14:paraId="5650A347" w14:textId="2CC3BB8E" w:rsidR="00A12464" w:rsidRPr="008439ED" w:rsidDel="00DC12A4" w:rsidRDefault="00A12464" w:rsidP="001D59AC">
      <w:pPr>
        <w:pStyle w:val="Normal0"/>
        <w:spacing w:line="360" w:lineRule="auto"/>
        <w:jc w:val="both"/>
        <w:rPr>
          <w:del w:id="3824" w:author="LauraPGM" w:date="2025-10-01T15:48:00Z"/>
          <w:rFonts w:ascii="Calibri" w:hAnsi="Calibri" w:cs="Calibri"/>
          <w:rPrChange w:id="3825" w:author="LauraPGM" w:date="2025-11-04T16:55:00Z">
            <w:rPr>
              <w:del w:id="3826" w:author="LauraPGM" w:date="2025-10-01T15:48:00Z"/>
            </w:rPr>
          </w:rPrChange>
        </w:rPr>
      </w:pPr>
    </w:p>
    <w:p w14:paraId="21D27ADB" w14:textId="70E5CC92" w:rsidR="00A12464" w:rsidRPr="008439ED" w:rsidDel="00DC12A4" w:rsidRDefault="00A12464" w:rsidP="001D59AC">
      <w:pPr>
        <w:pStyle w:val="Normal0"/>
        <w:spacing w:line="360" w:lineRule="auto"/>
        <w:rPr>
          <w:del w:id="3827" w:author="LauraPGM" w:date="2025-10-01T15:48:00Z"/>
          <w:rFonts w:ascii="Calibri" w:hAnsi="Calibri" w:cs="Calibri"/>
          <w:rPrChange w:id="3828" w:author="LauraPGM" w:date="2025-11-04T16:55:00Z">
            <w:rPr>
              <w:del w:id="3829" w:author="LauraPGM" w:date="2025-10-01T15:48:00Z"/>
            </w:rPr>
          </w:rPrChange>
        </w:rPr>
      </w:pPr>
      <w:del w:id="3830" w:author="LauraPGM" w:date="2025-10-01T15:48:00Z">
        <w:r w:rsidRPr="008439ED" w:rsidDel="00DC12A4">
          <w:rPr>
            <w:rFonts w:ascii="Calibri" w:hAnsi="Calibri" w:cs="Calibri"/>
            <w:rPrChange w:id="3831" w:author="LauraPGM" w:date="2025-11-04T16:55:00Z">
              <w:rPr/>
            </w:rPrChange>
          </w:rPr>
          <w:delText xml:space="preserve">El </w:delText>
        </w:r>
        <w:r w:rsidRPr="008439ED" w:rsidDel="00DC12A4">
          <w:rPr>
            <w:rFonts w:ascii="Calibri" w:hAnsi="Calibri" w:cs="Calibri"/>
            <w:bCs/>
            <w:rPrChange w:id="3832" w:author="LauraPGM" w:date="2025-11-04T16:55:00Z">
              <w:rPr>
                <w:bCs/>
              </w:rPr>
            </w:rPrChange>
          </w:rPr>
          <w:delText>punto de equilibrio</w:delText>
        </w:r>
        <w:r w:rsidRPr="008439ED" w:rsidDel="00DC12A4">
          <w:rPr>
            <w:rFonts w:ascii="Calibri" w:hAnsi="Calibri" w:cs="Calibri"/>
            <w:rPrChange w:id="3833" w:author="LauraPGM" w:date="2025-11-04T16:55:00Z">
              <w:rPr/>
            </w:rPrChange>
          </w:rPr>
          <w:delText xml:space="preserve"> es un indicador financiero que permite determinar el nivel mínimo de ventas o producción que una empresa necesita alcanzar para cubrir la totalidad de sus </w:delText>
        </w:r>
        <w:r w:rsidRPr="008439ED" w:rsidDel="00DC12A4">
          <w:rPr>
            <w:rFonts w:ascii="Calibri" w:hAnsi="Calibri" w:cs="Calibri"/>
            <w:bCs/>
            <w:rPrChange w:id="3834" w:author="LauraPGM" w:date="2025-11-04T16:55:00Z">
              <w:rPr>
                <w:bCs/>
              </w:rPr>
            </w:rPrChange>
          </w:rPr>
          <w:delText>costos</w:delText>
        </w:r>
        <w:r w:rsidRPr="008439ED" w:rsidDel="00DC12A4">
          <w:rPr>
            <w:rFonts w:ascii="Calibri" w:hAnsi="Calibri" w:cs="Calibri"/>
            <w:rPrChange w:id="3835" w:author="LauraPGM" w:date="2025-11-04T16:55:00Z">
              <w:rPr/>
            </w:rPrChange>
          </w:rPr>
          <w:delText xml:space="preserve">. En este nivel, los </w:delText>
        </w:r>
        <w:r w:rsidRPr="008439ED" w:rsidDel="00DC12A4">
          <w:rPr>
            <w:rFonts w:ascii="Calibri" w:hAnsi="Calibri" w:cs="Calibri"/>
            <w:bCs/>
            <w:rPrChange w:id="3836" w:author="LauraPGM" w:date="2025-11-04T16:55:00Z">
              <w:rPr>
                <w:bCs/>
              </w:rPr>
            </w:rPrChange>
          </w:rPr>
          <w:delText>ingresos son iguales a los egresos</w:delText>
        </w:r>
        <w:r w:rsidRPr="008439ED" w:rsidDel="00DC12A4">
          <w:rPr>
            <w:rFonts w:ascii="Calibri" w:hAnsi="Calibri" w:cs="Calibri"/>
            <w:rPrChange w:id="3837" w:author="LauraPGM" w:date="2025-11-04T16:55:00Z">
              <w:rPr/>
            </w:rPrChange>
          </w:rPr>
          <w:delText>, por lo que no se generan ni pérdidas ni utilidades. Su análisis es clave para identificar el umbral de viabilidad económica del proyecto, especialmente en las etapas iniciales.</w:delText>
        </w:r>
      </w:del>
    </w:p>
    <w:p w14:paraId="5CA8C0F4" w14:textId="3AE6015D" w:rsidR="00DD1ED0" w:rsidRPr="008439ED" w:rsidDel="00DC12A4" w:rsidRDefault="00DD1ED0" w:rsidP="001D59AC">
      <w:pPr>
        <w:pStyle w:val="Normal0"/>
        <w:spacing w:line="360" w:lineRule="auto"/>
        <w:rPr>
          <w:del w:id="3838" w:author="LauraPGM" w:date="2025-10-01T15:48:00Z"/>
          <w:rFonts w:ascii="Calibri" w:hAnsi="Calibri" w:cs="Calibri"/>
          <w:rPrChange w:id="3839" w:author="LauraPGM" w:date="2025-11-04T16:55:00Z">
            <w:rPr>
              <w:del w:id="3840" w:author="LauraPGM" w:date="2025-10-01T15:48:00Z"/>
            </w:rPr>
          </w:rPrChange>
        </w:rPr>
      </w:pPr>
    </w:p>
    <w:p w14:paraId="22BFEB1E" w14:textId="48E2E604" w:rsidR="00A12464" w:rsidRPr="008439ED" w:rsidDel="00DC12A4" w:rsidRDefault="00A12464" w:rsidP="001D59AC">
      <w:pPr>
        <w:pStyle w:val="Normal0"/>
        <w:spacing w:line="360" w:lineRule="auto"/>
        <w:rPr>
          <w:del w:id="3841" w:author="LauraPGM" w:date="2025-10-01T15:48:00Z"/>
          <w:rFonts w:ascii="Calibri" w:hAnsi="Calibri" w:cs="Calibri"/>
          <w:rPrChange w:id="3842" w:author="LauraPGM" w:date="2025-11-04T16:55:00Z">
            <w:rPr>
              <w:del w:id="3843" w:author="LauraPGM" w:date="2025-10-01T15:48:00Z"/>
            </w:rPr>
          </w:rPrChange>
        </w:rPr>
      </w:pPr>
      <w:del w:id="3844" w:author="LauraPGM" w:date="2025-10-01T15:48:00Z">
        <w:r w:rsidRPr="008439ED" w:rsidDel="00DC12A4">
          <w:rPr>
            <w:rFonts w:ascii="Calibri" w:hAnsi="Calibri" w:cs="Calibri"/>
            <w:rPrChange w:id="3845" w:author="LauraPGM" w:date="2025-11-04T16:55:00Z">
              <w:rPr/>
            </w:rPrChange>
          </w:rPr>
          <w:delText xml:space="preserve">Este cálculo permite establecer las </w:delText>
        </w:r>
        <w:r w:rsidRPr="008439ED" w:rsidDel="00DC12A4">
          <w:rPr>
            <w:rFonts w:ascii="Calibri" w:hAnsi="Calibri" w:cs="Calibri"/>
            <w:bCs/>
            <w:rPrChange w:id="3846" w:author="LauraPGM" w:date="2025-11-04T16:55:00Z">
              <w:rPr>
                <w:bCs/>
              </w:rPr>
            </w:rPrChange>
          </w:rPr>
          <w:delText>líneas mínimas de operación</w:delText>
        </w:r>
        <w:r w:rsidRPr="008439ED" w:rsidDel="00DC12A4">
          <w:rPr>
            <w:rFonts w:ascii="Calibri" w:hAnsi="Calibri" w:cs="Calibri"/>
            <w:rPrChange w:id="3847" w:author="LauraPGM" w:date="2025-11-04T16:55:00Z">
              <w:rPr/>
            </w:rPrChange>
          </w:rPr>
          <w:delText xml:space="preserve"> bajo las cuales un negocio puede mantenerse sin comprometer su sostenibilidad financiera. Cuanto más bajo sea el punto de equilibrio, mayor será la probabilidad de alcanzar utilidades y menor el riesgo de incurrir en pérdidas, lo que mejora la estabilidad del proyecto frente a variaciones en la demanda o en los costos.</w:delText>
        </w:r>
      </w:del>
    </w:p>
    <w:p w14:paraId="6E94AF9C" w14:textId="439EFDFF" w:rsidR="00A12464" w:rsidRPr="008439ED" w:rsidDel="00DC12A4" w:rsidRDefault="00A12464" w:rsidP="001D59AC">
      <w:pPr>
        <w:pStyle w:val="Normal0"/>
        <w:spacing w:line="360" w:lineRule="auto"/>
        <w:rPr>
          <w:del w:id="3848" w:author="LauraPGM" w:date="2025-10-01T15:48:00Z"/>
          <w:rFonts w:ascii="Calibri" w:hAnsi="Calibri" w:cs="Calibri"/>
          <w:rPrChange w:id="3849" w:author="LauraPGM" w:date="2025-11-04T16:55:00Z">
            <w:rPr>
              <w:del w:id="3850" w:author="LauraPGM" w:date="2025-10-01T15:48:00Z"/>
            </w:rPr>
          </w:rPrChange>
        </w:rPr>
      </w:pPr>
    </w:p>
    <w:p w14:paraId="37ABA348" w14:textId="01E485B2" w:rsidR="00A12464" w:rsidRPr="008439ED" w:rsidDel="00DC12A4" w:rsidRDefault="00A12464" w:rsidP="001D59AC">
      <w:pPr>
        <w:pStyle w:val="Normal0"/>
        <w:spacing w:line="360" w:lineRule="auto"/>
        <w:rPr>
          <w:del w:id="3851" w:author="LauraPGM" w:date="2025-10-01T15:48:00Z"/>
          <w:rFonts w:ascii="Calibri" w:hAnsi="Calibri" w:cs="Calibri"/>
          <w:rPrChange w:id="3852" w:author="LauraPGM" w:date="2025-11-04T16:55:00Z">
            <w:rPr>
              <w:del w:id="3853" w:author="LauraPGM" w:date="2025-10-01T15:48:00Z"/>
            </w:rPr>
          </w:rPrChange>
        </w:rPr>
      </w:pPr>
      <w:del w:id="3854" w:author="LauraPGM" w:date="2025-10-01T15:48:00Z">
        <w:r w:rsidRPr="008439ED" w:rsidDel="00DC12A4">
          <w:rPr>
            <w:rFonts w:ascii="Calibri" w:hAnsi="Calibri" w:cs="Calibri"/>
            <w:rPrChange w:id="3855" w:author="LauraPGM" w:date="2025-11-04T16:55:00Z">
              <w:rPr/>
            </w:rPrChange>
          </w:rPr>
          <w:delText xml:space="preserve">Para calcular el punto de equilibrio, es necesario clasificar los </w:delText>
        </w:r>
        <w:r w:rsidRPr="008439ED" w:rsidDel="00DC12A4">
          <w:rPr>
            <w:rFonts w:ascii="Calibri" w:hAnsi="Calibri" w:cs="Calibri"/>
            <w:bCs/>
            <w:rPrChange w:id="3856" w:author="LauraPGM" w:date="2025-11-04T16:55:00Z">
              <w:rPr>
                <w:bCs/>
              </w:rPr>
            </w:rPrChange>
          </w:rPr>
          <w:delText>costos totales</w:delText>
        </w:r>
        <w:r w:rsidRPr="008439ED" w:rsidDel="00DC12A4">
          <w:rPr>
            <w:rFonts w:ascii="Calibri" w:hAnsi="Calibri" w:cs="Calibri"/>
            <w:rPrChange w:id="3857" w:author="LauraPGM" w:date="2025-11-04T16:55:00Z">
              <w:rPr/>
            </w:rPrChange>
          </w:rPr>
          <w:delText xml:space="preserve"> en dos categorías:</w:delText>
        </w:r>
      </w:del>
    </w:p>
    <w:p w14:paraId="339998FC" w14:textId="36E9BB8E" w:rsidR="00A12464" w:rsidRPr="008439ED" w:rsidDel="00DC12A4" w:rsidRDefault="00A12464" w:rsidP="001D59AC">
      <w:pPr>
        <w:pStyle w:val="Normal0"/>
        <w:spacing w:line="360" w:lineRule="auto"/>
        <w:rPr>
          <w:del w:id="3858" w:author="LauraPGM" w:date="2025-10-01T15:48:00Z"/>
          <w:rFonts w:ascii="Calibri" w:hAnsi="Calibri" w:cs="Calibri"/>
          <w:rPrChange w:id="3859" w:author="LauraPGM" w:date="2025-11-04T16:55:00Z">
            <w:rPr>
              <w:del w:id="3860" w:author="LauraPGM" w:date="2025-10-01T15:48:00Z"/>
            </w:rPr>
          </w:rPrChange>
        </w:rPr>
      </w:pPr>
    </w:p>
    <w:p w14:paraId="4EA3E2A3" w14:textId="392FCBF2" w:rsidR="00A12464" w:rsidRPr="008439ED" w:rsidDel="00DC12A4" w:rsidRDefault="00A12464">
      <w:pPr>
        <w:pStyle w:val="Normal0"/>
        <w:numPr>
          <w:ilvl w:val="0"/>
          <w:numId w:val="21"/>
        </w:numPr>
        <w:spacing w:line="360" w:lineRule="auto"/>
        <w:rPr>
          <w:del w:id="3861" w:author="LauraPGM" w:date="2025-10-01T15:48:00Z"/>
          <w:rFonts w:ascii="Calibri" w:hAnsi="Calibri" w:cs="Calibri"/>
          <w:rPrChange w:id="3862" w:author="LauraPGM" w:date="2025-11-04T16:55:00Z">
            <w:rPr>
              <w:del w:id="3863" w:author="LauraPGM" w:date="2025-10-01T15:48:00Z"/>
            </w:rPr>
          </w:rPrChange>
        </w:rPr>
        <w:pPrChange w:id="3864" w:author="LauraPGM" w:date="2025-10-01T09:45:00Z">
          <w:pPr>
            <w:pStyle w:val="Normal0"/>
            <w:numPr>
              <w:numId w:val="22"/>
            </w:numPr>
            <w:tabs>
              <w:tab w:val="num" w:pos="720"/>
            </w:tabs>
            <w:spacing w:line="360" w:lineRule="auto"/>
            <w:ind w:left="720" w:hanging="360"/>
          </w:pPr>
        </w:pPrChange>
      </w:pPr>
      <w:del w:id="3865" w:author="LauraPGM" w:date="2025-10-01T15:48:00Z">
        <w:r w:rsidRPr="008439ED" w:rsidDel="00DC12A4">
          <w:rPr>
            <w:rFonts w:ascii="Calibri" w:hAnsi="Calibri" w:cs="Calibri"/>
            <w:b/>
            <w:bCs/>
            <w:rPrChange w:id="3866" w:author="LauraPGM" w:date="2025-11-04T16:55:00Z">
              <w:rPr>
                <w:b/>
                <w:bCs/>
              </w:rPr>
            </w:rPrChange>
          </w:rPr>
          <w:delText>Costos fijos:</w:delText>
        </w:r>
        <w:r w:rsidRPr="008439ED" w:rsidDel="00DC12A4">
          <w:rPr>
            <w:rFonts w:ascii="Calibri" w:hAnsi="Calibri" w:cs="Calibri"/>
            <w:rPrChange w:id="3867" w:author="LauraPGM" w:date="2025-11-04T16:55:00Z">
              <w:rPr/>
            </w:rPrChange>
          </w:rPr>
          <w:delText xml:space="preserve"> permanecen constantes, independientemente del volumen de producción (ej. alquiler, sueldos administrativos, seguros).</w:delText>
        </w:r>
      </w:del>
    </w:p>
    <w:p w14:paraId="003A6D1F" w14:textId="204DE5A8" w:rsidR="00A12464" w:rsidRPr="008439ED" w:rsidDel="00DC12A4" w:rsidRDefault="00A12464">
      <w:pPr>
        <w:pStyle w:val="Normal0"/>
        <w:numPr>
          <w:ilvl w:val="0"/>
          <w:numId w:val="21"/>
        </w:numPr>
        <w:spacing w:line="360" w:lineRule="auto"/>
        <w:rPr>
          <w:del w:id="3868" w:author="LauraPGM" w:date="2025-10-01T15:48:00Z"/>
          <w:rFonts w:ascii="Calibri" w:hAnsi="Calibri" w:cs="Calibri"/>
          <w:rPrChange w:id="3869" w:author="LauraPGM" w:date="2025-11-04T16:55:00Z">
            <w:rPr>
              <w:del w:id="3870" w:author="LauraPGM" w:date="2025-10-01T15:48:00Z"/>
            </w:rPr>
          </w:rPrChange>
        </w:rPr>
        <w:pPrChange w:id="3871" w:author="LauraPGM" w:date="2025-10-01T09:45:00Z">
          <w:pPr>
            <w:pStyle w:val="Normal0"/>
            <w:numPr>
              <w:numId w:val="22"/>
            </w:numPr>
            <w:tabs>
              <w:tab w:val="num" w:pos="720"/>
            </w:tabs>
            <w:spacing w:line="360" w:lineRule="auto"/>
            <w:ind w:left="720" w:hanging="360"/>
          </w:pPr>
        </w:pPrChange>
      </w:pPr>
      <w:del w:id="3872" w:author="LauraPGM" w:date="2025-10-01T15:48:00Z">
        <w:r w:rsidRPr="008439ED" w:rsidDel="00DC12A4">
          <w:rPr>
            <w:rFonts w:ascii="Calibri" w:hAnsi="Calibri" w:cs="Calibri"/>
            <w:b/>
            <w:bCs/>
            <w:rPrChange w:id="3873" w:author="LauraPGM" w:date="2025-11-04T16:55:00Z">
              <w:rPr>
                <w:b/>
                <w:bCs/>
              </w:rPr>
            </w:rPrChange>
          </w:rPr>
          <w:delText>Costos variables:</w:delText>
        </w:r>
        <w:r w:rsidRPr="008439ED" w:rsidDel="00DC12A4">
          <w:rPr>
            <w:rFonts w:ascii="Calibri" w:hAnsi="Calibri" w:cs="Calibri"/>
            <w:rPrChange w:id="3874" w:author="LauraPGM" w:date="2025-11-04T16:55:00Z">
              <w:rPr/>
            </w:rPrChange>
          </w:rPr>
          <w:delText xml:space="preserve"> varían en proporción directa con el nivel de producción o ventas (ej. insumos, comisiones, mano de obra directa).</w:delText>
        </w:r>
      </w:del>
    </w:p>
    <w:p w14:paraId="268EC98D" w14:textId="67701062" w:rsidR="00A12464" w:rsidRPr="008439ED" w:rsidDel="00DC12A4" w:rsidRDefault="00A12464" w:rsidP="001D59AC">
      <w:pPr>
        <w:pStyle w:val="Normal0"/>
        <w:spacing w:line="360" w:lineRule="auto"/>
        <w:ind w:left="720"/>
        <w:rPr>
          <w:del w:id="3875" w:author="LauraPGM" w:date="2025-10-01T15:48:00Z"/>
          <w:rFonts w:ascii="Calibri" w:hAnsi="Calibri" w:cs="Calibri"/>
          <w:rPrChange w:id="3876" w:author="LauraPGM" w:date="2025-11-04T16:55:00Z">
            <w:rPr>
              <w:del w:id="3877" w:author="LauraPGM" w:date="2025-10-01T15:48:00Z"/>
            </w:rPr>
          </w:rPrChange>
        </w:rPr>
      </w:pPr>
    </w:p>
    <w:p w14:paraId="5C78F2EF" w14:textId="3DB87019" w:rsidR="00A12464" w:rsidRPr="008439ED" w:rsidDel="00DC12A4" w:rsidRDefault="00A12464" w:rsidP="001D59AC">
      <w:pPr>
        <w:pStyle w:val="Normal0"/>
        <w:spacing w:line="360" w:lineRule="auto"/>
        <w:rPr>
          <w:del w:id="3878" w:author="LauraPGM" w:date="2025-10-01T15:48:00Z"/>
          <w:rFonts w:ascii="Calibri" w:hAnsi="Calibri" w:cs="Calibri"/>
          <w:rPrChange w:id="3879" w:author="LauraPGM" w:date="2025-11-04T16:55:00Z">
            <w:rPr>
              <w:del w:id="3880" w:author="LauraPGM" w:date="2025-10-01T15:48:00Z"/>
            </w:rPr>
          </w:rPrChange>
        </w:rPr>
      </w:pPr>
      <w:del w:id="3881" w:author="LauraPGM" w:date="2025-10-01T15:48:00Z">
        <w:r w:rsidRPr="008439ED" w:rsidDel="00DC12A4">
          <w:rPr>
            <w:rFonts w:ascii="Calibri" w:hAnsi="Calibri" w:cs="Calibri"/>
            <w:rPrChange w:id="3882" w:author="LauraPGM" w:date="2025-11-04T16:55:00Z">
              <w:rPr/>
            </w:rPrChange>
          </w:rPr>
          <w:delText xml:space="preserve">Es recomendable trabajar con </w:delText>
        </w:r>
        <w:r w:rsidRPr="008439ED" w:rsidDel="00DC12A4">
          <w:rPr>
            <w:rFonts w:ascii="Calibri" w:hAnsi="Calibri" w:cs="Calibri"/>
            <w:bCs/>
            <w:rPrChange w:id="3883" w:author="LauraPGM" w:date="2025-11-04T16:55:00Z">
              <w:rPr>
                <w:bCs/>
              </w:rPr>
            </w:rPrChange>
          </w:rPr>
          <w:delText>datos anuales o mensuales</w:delText>
        </w:r>
        <w:r w:rsidRPr="008439ED" w:rsidDel="00DC12A4">
          <w:rPr>
            <w:rFonts w:ascii="Calibri" w:hAnsi="Calibri" w:cs="Calibri"/>
            <w:rPrChange w:id="3884" w:author="LauraPGM" w:date="2025-11-04T16:55:00Z">
              <w:rPr/>
            </w:rPrChange>
          </w:rPr>
          <w:delText>, según la periodicidad de la evaluación financiera del proyecto.</w:delText>
        </w:r>
      </w:del>
    </w:p>
    <w:p w14:paraId="139E361F" w14:textId="67B1495E" w:rsidR="007921CE" w:rsidRPr="008439ED" w:rsidDel="00DC12A4" w:rsidRDefault="007921CE" w:rsidP="001D59AC">
      <w:pPr>
        <w:pStyle w:val="Normal0"/>
        <w:spacing w:line="360" w:lineRule="auto"/>
        <w:rPr>
          <w:del w:id="3885" w:author="LauraPGM" w:date="2025-10-01T15:48:00Z"/>
          <w:rFonts w:ascii="Calibri" w:hAnsi="Calibri" w:cs="Calibri"/>
          <w:rPrChange w:id="3886" w:author="LauraPGM" w:date="2025-11-04T16:55:00Z">
            <w:rPr>
              <w:del w:id="3887" w:author="LauraPGM" w:date="2025-10-01T15:48:00Z"/>
            </w:rPr>
          </w:rPrChange>
        </w:rPr>
      </w:pPr>
    </w:p>
    <w:p w14:paraId="270CAF44" w14:textId="3CD758EE" w:rsidR="00A12464" w:rsidRPr="008439ED" w:rsidDel="00DC12A4" w:rsidRDefault="0087160F" w:rsidP="001D59AC">
      <w:pPr>
        <w:pStyle w:val="Normal0"/>
        <w:spacing w:line="360" w:lineRule="auto"/>
        <w:rPr>
          <w:del w:id="3888" w:author="LauraPGM" w:date="2025-10-01T15:48:00Z"/>
          <w:rFonts w:ascii="Calibri" w:hAnsi="Calibri" w:cs="Calibri"/>
          <w:b/>
          <w:bCs/>
          <w:rPrChange w:id="3889" w:author="LauraPGM" w:date="2025-11-04T16:55:00Z">
            <w:rPr>
              <w:del w:id="3890" w:author="LauraPGM" w:date="2025-10-01T15:48:00Z"/>
              <w:b/>
              <w:bCs/>
            </w:rPr>
          </w:rPrChange>
        </w:rPr>
      </w:pPr>
      <w:del w:id="3891" w:author="LauraPGM" w:date="2025-10-01T15:48:00Z">
        <w:r w:rsidRPr="008439ED" w:rsidDel="00DC12A4">
          <w:rPr>
            <w:rFonts w:ascii="Calibri" w:hAnsi="Calibri" w:cs="Calibri"/>
            <w:b/>
            <w:bCs/>
            <w:rPrChange w:id="3892" w:author="LauraPGM" w:date="2025-11-04T16:55:00Z">
              <w:rPr>
                <w:b/>
                <w:bCs/>
              </w:rPr>
            </w:rPrChange>
          </w:rPr>
          <w:delText xml:space="preserve">Figura 2. </w:delText>
        </w:r>
        <w:r w:rsidR="00AD04C8" w:rsidRPr="008439ED" w:rsidDel="00DC12A4">
          <w:rPr>
            <w:rFonts w:ascii="Calibri" w:hAnsi="Calibri" w:cs="Calibri"/>
            <w:b/>
            <w:bCs/>
            <w:rPrChange w:id="3893" w:author="LauraPGM" w:date="2025-11-04T16:55:00Z">
              <w:rPr>
                <w:b/>
                <w:bCs/>
              </w:rPr>
            </w:rPrChange>
          </w:rPr>
          <w:delText xml:space="preserve">Fórmula del punto de </w:delText>
        </w:r>
        <w:commentRangeStart w:id="3894"/>
        <w:r w:rsidR="00AD04C8" w:rsidRPr="008439ED" w:rsidDel="00DC12A4">
          <w:rPr>
            <w:rFonts w:ascii="Calibri" w:hAnsi="Calibri" w:cs="Calibri"/>
            <w:b/>
            <w:bCs/>
            <w:rPrChange w:id="3895" w:author="LauraPGM" w:date="2025-11-04T16:55:00Z">
              <w:rPr>
                <w:b/>
                <w:bCs/>
              </w:rPr>
            </w:rPrChange>
          </w:rPr>
          <w:delText>e</w:delText>
        </w:r>
        <w:r w:rsidR="00A12464" w:rsidRPr="008439ED" w:rsidDel="00DC12A4">
          <w:rPr>
            <w:rFonts w:ascii="Calibri" w:hAnsi="Calibri" w:cs="Calibri"/>
            <w:b/>
            <w:bCs/>
            <w:rPrChange w:id="3896" w:author="LauraPGM" w:date="2025-11-04T16:55:00Z">
              <w:rPr>
                <w:b/>
                <w:bCs/>
              </w:rPr>
            </w:rPrChange>
          </w:rPr>
          <w:delText>quilibrio</w:delText>
        </w:r>
        <w:commentRangeEnd w:id="3894"/>
        <w:r w:rsidR="00094E55" w:rsidRPr="008439ED" w:rsidDel="00DC12A4">
          <w:rPr>
            <w:rStyle w:val="Refdecomentario"/>
            <w:rFonts w:ascii="Calibri" w:hAnsi="Calibri" w:cs="Calibri"/>
            <w:sz w:val="22"/>
            <w:szCs w:val="22"/>
            <w:rPrChange w:id="3897" w:author="LauraPGM" w:date="2025-11-04T16:55:00Z">
              <w:rPr>
                <w:rStyle w:val="Refdecomentario"/>
              </w:rPr>
            </w:rPrChange>
          </w:rPr>
          <w:commentReference w:id="3894"/>
        </w:r>
        <w:r w:rsidR="00A12464" w:rsidRPr="008439ED" w:rsidDel="00DC12A4">
          <w:rPr>
            <w:rFonts w:ascii="Calibri" w:hAnsi="Calibri" w:cs="Calibri"/>
            <w:b/>
            <w:bCs/>
            <w:rPrChange w:id="3898" w:author="LauraPGM" w:date="2025-11-04T16:55:00Z">
              <w:rPr>
                <w:b/>
                <w:bCs/>
              </w:rPr>
            </w:rPrChange>
          </w:rPr>
          <w:delText>:</w:delText>
        </w:r>
      </w:del>
    </w:p>
    <w:p w14:paraId="23EBD3E2" w14:textId="2C7B6838" w:rsidR="00A12464" w:rsidRPr="008439ED" w:rsidDel="00DC12A4" w:rsidRDefault="00A12464" w:rsidP="001D59AC">
      <w:pPr>
        <w:pStyle w:val="Normal0"/>
        <w:spacing w:line="360" w:lineRule="auto"/>
        <w:jc w:val="both"/>
        <w:rPr>
          <w:del w:id="3899" w:author="LauraPGM" w:date="2025-10-01T15:48:00Z"/>
          <w:rFonts w:ascii="Calibri" w:hAnsi="Calibri" w:cs="Calibri"/>
          <w:rPrChange w:id="3900" w:author="LauraPGM" w:date="2025-11-04T16:55:00Z">
            <w:rPr>
              <w:del w:id="3901" w:author="LauraPGM" w:date="2025-10-01T15:48:00Z"/>
            </w:rPr>
          </w:rPrChange>
        </w:rPr>
      </w:pPr>
    </w:p>
    <w:p w14:paraId="07702929" w14:textId="3A4A23A2" w:rsidR="00A12464" w:rsidRPr="008439ED" w:rsidDel="00DC12A4" w:rsidRDefault="00A12464" w:rsidP="001D59AC">
      <w:pPr>
        <w:pStyle w:val="Normal0"/>
        <w:spacing w:line="360" w:lineRule="auto"/>
        <w:jc w:val="both"/>
        <w:rPr>
          <w:del w:id="3902" w:author="LauraPGM" w:date="2025-10-01T15:48:00Z"/>
          <w:rFonts w:ascii="Calibri" w:hAnsi="Calibri" w:cs="Calibri"/>
          <w:rPrChange w:id="3903" w:author="LauraPGM" w:date="2025-11-04T16:55:00Z">
            <w:rPr>
              <w:del w:id="3904" w:author="LauraPGM" w:date="2025-10-01T15:48:00Z"/>
            </w:rPr>
          </w:rPrChange>
        </w:rPr>
      </w:pPr>
      <w:del w:id="3905" w:author="LauraPGM" w:date="2025-10-01T15:48:00Z">
        <w:r w:rsidRPr="008439ED" w:rsidDel="00DC12A4">
          <w:rPr>
            <w:rFonts w:ascii="Calibri" w:hAnsi="Calibri" w:cs="Calibri"/>
            <w:noProof/>
            <w:lang w:eastAsia="es-CO"/>
            <w:rPrChange w:id="3906" w:author="LauraPGM" w:date="2025-11-04T16:55:00Z">
              <w:rPr>
                <w:noProof/>
                <w:lang w:eastAsia="es-CO"/>
              </w:rPr>
            </w:rPrChange>
          </w:rPr>
          <w:drawing>
            <wp:inline distT="0" distB="0" distL="0" distR="0" wp14:anchorId="3ECC080C" wp14:editId="192DF4EC">
              <wp:extent cx="5460999" cy="596900"/>
              <wp:effectExtent l="0" t="0" r="698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468C495.tmp"/>
                      <pic:cNvPicPr/>
                    </pic:nvPicPr>
                    <pic:blipFill rotWithShape="1">
                      <a:blip r:embed="rId23">
                        <a:extLst>
                          <a:ext uri="{28A0092B-C50C-407E-A947-70E740481C1C}">
                            <a14:useLocalDpi xmlns:a14="http://schemas.microsoft.com/office/drawing/2010/main" val="0"/>
                          </a:ext>
                        </a:extLst>
                      </a:blip>
                      <a:srcRect t="28022" b="20330"/>
                      <a:stretch/>
                    </pic:blipFill>
                    <pic:spPr bwMode="auto">
                      <a:xfrm>
                        <a:off x="0" y="0"/>
                        <a:ext cx="5461281" cy="596931"/>
                      </a:xfrm>
                      <a:prstGeom prst="rect">
                        <a:avLst/>
                      </a:prstGeom>
                      <a:ln>
                        <a:noFill/>
                      </a:ln>
                      <a:extLst>
                        <a:ext uri="{53640926-AAD7-44D8-BBD7-CCE9431645EC}">
                          <a14:shadowObscured xmlns:a14="http://schemas.microsoft.com/office/drawing/2010/main"/>
                        </a:ext>
                      </a:extLst>
                    </pic:spPr>
                  </pic:pic>
                </a:graphicData>
              </a:graphic>
            </wp:inline>
          </w:drawing>
        </w:r>
      </w:del>
    </w:p>
    <w:p w14:paraId="20C7035D" w14:textId="211C36FB" w:rsidR="00783878" w:rsidRPr="008439ED" w:rsidDel="00DC12A4" w:rsidRDefault="00783878" w:rsidP="001D59AC">
      <w:pPr>
        <w:pStyle w:val="Normal0"/>
        <w:spacing w:line="360" w:lineRule="auto"/>
        <w:rPr>
          <w:del w:id="3907" w:author="LauraPGM" w:date="2025-10-01T15:48:00Z"/>
          <w:rFonts w:ascii="Calibri" w:hAnsi="Calibri" w:cs="Calibri"/>
          <w:rPrChange w:id="3908" w:author="LauraPGM" w:date="2025-11-04T16:55:00Z">
            <w:rPr>
              <w:del w:id="3909" w:author="LauraPGM" w:date="2025-10-01T15:48:00Z"/>
            </w:rPr>
          </w:rPrChange>
        </w:rPr>
      </w:pPr>
    </w:p>
    <w:p w14:paraId="292C3E80" w14:textId="50BE3052" w:rsidR="00A12464" w:rsidRPr="008439ED" w:rsidDel="00DC12A4" w:rsidRDefault="004F3293" w:rsidP="001D59AC">
      <w:pPr>
        <w:pStyle w:val="Normal0"/>
        <w:spacing w:line="360" w:lineRule="auto"/>
        <w:rPr>
          <w:del w:id="3910" w:author="LauraPGM" w:date="2025-10-01T15:48:00Z"/>
          <w:rFonts w:ascii="Calibri" w:hAnsi="Calibri" w:cs="Calibri"/>
          <w:rPrChange w:id="3911" w:author="LauraPGM" w:date="2025-11-04T16:55:00Z">
            <w:rPr>
              <w:del w:id="3912" w:author="LauraPGM" w:date="2025-10-01T15:48:00Z"/>
            </w:rPr>
          </w:rPrChange>
        </w:rPr>
      </w:pPr>
      <w:del w:id="3913" w:author="LauraPGM" w:date="2025-10-01T15:48:00Z">
        <w:r w:rsidRPr="008439ED" w:rsidDel="00DC12A4">
          <w:rPr>
            <w:rFonts w:ascii="Calibri" w:hAnsi="Calibri" w:cs="Calibri"/>
            <w:rPrChange w:id="3914" w:author="LauraPGM" w:date="2025-11-04T16:55:00Z">
              <w:rPr/>
            </w:rPrChange>
          </w:rPr>
          <w:delText>Esta fórmula permite calcular cuántas unidades se deben vender para cubrir todos los costos, sin generar pérdidas ni utilidades.</w:delText>
        </w:r>
      </w:del>
    </w:p>
    <w:p w14:paraId="015EF9F4" w14:textId="2B50944E" w:rsidR="004F3293" w:rsidRPr="008439ED" w:rsidDel="00DC12A4" w:rsidRDefault="004F3293" w:rsidP="001D59AC">
      <w:pPr>
        <w:pStyle w:val="Normal0"/>
        <w:spacing w:line="360" w:lineRule="auto"/>
        <w:rPr>
          <w:del w:id="3915" w:author="LauraPGM" w:date="2025-10-01T15:48:00Z"/>
          <w:rFonts w:ascii="Calibri" w:hAnsi="Calibri" w:cs="Calibri"/>
          <w:rPrChange w:id="3916" w:author="LauraPGM" w:date="2025-11-04T16:55:00Z">
            <w:rPr>
              <w:del w:id="3917" w:author="LauraPGM" w:date="2025-10-01T15:48:00Z"/>
            </w:rPr>
          </w:rPrChange>
        </w:rPr>
      </w:pPr>
    </w:p>
    <w:p w14:paraId="33A7BBD1" w14:textId="4D5637FF" w:rsidR="004F3293" w:rsidRPr="008439ED" w:rsidDel="00DC12A4" w:rsidRDefault="004F3293" w:rsidP="001D59AC">
      <w:pPr>
        <w:pStyle w:val="Normal0"/>
        <w:spacing w:line="360" w:lineRule="auto"/>
        <w:rPr>
          <w:del w:id="3918" w:author="LauraPGM" w:date="2025-10-01T15:48:00Z"/>
          <w:rFonts w:ascii="Calibri" w:hAnsi="Calibri" w:cs="Calibri"/>
          <w:rPrChange w:id="3919" w:author="LauraPGM" w:date="2025-11-04T16:55:00Z">
            <w:rPr>
              <w:del w:id="3920" w:author="LauraPGM" w:date="2025-10-01T15:48:00Z"/>
            </w:rPr>
          </w:rPrChange>
        </w:rPr>
      </w:pPr>
      <w:del w:id="3921" w:author="LauraPGM" w:date="2025-10-01T15:48:00Z">
        <w:r w:rsidRPr="008439ED" w:rsidDel="00DC12A4">
          <w:rPr>
            <w:rFonts w:ascii="Calibri" w:hAnsi="Calibri" w:cs="Calibri"/>
            <w:rPrChange w:id="3922" w:author="LauraPGM" w:date="2025-11-04T16:55:00Z">
              <w:rPr/>
            </w:rPrChange>
          </w:rPr>
          <w:delText>En términos gráficos, el punto de equilibrio puede representarse de la siguiente manera:</w:delText>
        </w:r>
      </w:del>
    </w:p>
    <w:p w14:paraId="7221E841" w14:textId="7FAF0C4C" w:rsidR="004F3293" w:rsidRPr="008439ED" w:rsidDel="00DC12A4" w:rsidRDefault="004F3293" w:rsidP="001D59AC">
      <w:pPr>
        <w:pStyle w:val="Normal0"/>
        <w:spacing w:line="360" w:lineRule="auto"/>
        <w:jc w:val="both"/>
        <w:rPr>
          <w:del w:id="3923" w:author="LauraPGM" w:date="2025-10-01T15:48:00Z"/>
          <w:rFonts w:ascii="Calibri" w:hAnsi="Calibri" w:cs="Calibri"/>
          <w:rPrChange w:id="3924" w:author="LauraPGM" w:date="2025-11-04T16:55:00Z">
            <w:rPr>
              <w:del w:id="3925" w:author="LauraPGM" w:date="2025-10-01T15:48:00Z"/>
            </w:rPr>
          </w:rPrChange>
        </w:rPr>
      </w:pPr>
    </w:p>
    <w:p w14:paraId="0BDBD6CE" w14:textId="67681728" w:rsidR="004F3293" w:rsidRPr="008439ED" w:rsidDel="00DC12A4" w:rsidRDefault="0087160F" w:rsidP="001D59AC">
      <w:pPr>
        <w:pStyle w:val="Normal0"/>
        <w:spacing w:line="360" w:lineRule="auto"/>
        <w:jc w:val="both"/>
        <w:rPr>
          <w:del w:id="3926" w:author="LauraPGM" w:date="2025-10-01T15:48:00Z"/>
          <w:rFonts w:ascii="Calibri" w:hAnsi="Calibri" w:cs="Calibri"/>
          <w:b/>
          <w:rPrChange w:id="3927" w:author="LauraPGM" w:date="2025-11-04T16:55:00Z">
            <w:rPr>
              <w:del w:id="3928" w:author="LauraPGM" w:date="2025-10-01T15:48:00Z"/>
              <w:b/>
            </w:rPr>
          </w:rPrChange>
        </w:rPr>
      </w:pPr>
      <w:del w:id="3929" w:author="LauraPGM" w:date="2025-10-01T15:48:00Z">
        <w:r w:rsidRPr="008439ED" w:rsidDel="00DC12A4">
          <w:rPr>
            <w:rFonts w:ascii="Calibri" w:hAnsi="Calibri" w:cs="Calibri"/>
            <w:b/>
            <w:rPrChange w:id="3930" w:author="LauraPGM" w:date="2025-11-04T16:55:00Z">
              <w:rPr>
                <w:b/>
              </w:rPr>
            </w:rPrChange>
          </w:rPr>
          <w:delText>Figura 3</w:delText>
        </w:r>
        <w:r w:rsidR="004F3293" w:rsidRPr="008439ED" w:rsidDel="00DC12A4">
          <w:rPr>
            <w:rFonts w:ascii="Calibri" w:hAnsi="Calibri" w:cs="Calibri"/>
            <w:b/>
            <w:rPrChange w:id="3931" w:author="LauraPGM" w:date="2025-11-04T16:55:00Z">
              <w:rPr>
                <w:b/>
              </w:rPr>
            </w:rPrChange>
          </w:rPr>
          <w:delText>. Representación gráfica del punto de equilibrio</w:delText>
        </w:r>
      </w:del>
    </w:p>
    <w:p w14:paraId="689C1D8D" w14:textId="1F4D4E20" w:rsidR="00891FF3" w:rsidRPr="008439ED" w:rsidDel="00DC12A4" w:rsidRDefault="00891FF3" w:rsidP="001D59AC">
      <w:pPr>
        <w:pStyle w:val="Normal0"/>
        <w:spacing w:line="360" w:lineRule="auto"/>
        <w:jc w:val="both"/>
        <w:rPr>
          <w:del w:id="3932" w:author="LauraPGM" w:date="2025-10-01T15:48:00Z"/>
          <w:rFonts w:ascii="Calibri" w:hAnsi="Calibri" w:cs="Calibri"/>
          <w:b/>
          <w:rPrChange w:id="3933" w:author="LauraPGM" w:date="2025-11-04T16:55:00Z">
            <w:rPr>
              <w:del w:id="3934" w:author="LauraPGM" w:date="2025-10-01T15:48:00Z"/>
              <w:b/>
            </w:rPr>
          </w:rPrChange>
        </w:rPr>
      </w:pPr>
    </w:p>
    <w:p w14:paraId="0BCC4873" w14:textId="2A9196E6" w:rsidR="004F3293" w:rsidRPr="008439ED" w:rsidDel="00DC12A4" w:rsidRDefault="004F3293" w:rsidP="001D59AC">
      <w:pPr>
        <w:pStyle w:val="Normal0"/>
        <w:spacing w:line="360" w:lineRule="auto"/>
        <w:jc w:val="both"/>
        <w:rPr>
          <w:del w:id="3935" w:author="LauraPGM" w:date="2025-10-01T15:48:00Z"/>
          <w:rFonts w:ascii="Calibri" w:hAnsi="Calibri" w:cs="Calibri"/>
          <w:rPrChange w:id="3936" w:author="LauraPGM" w:date="2025-11-04T16:55:00Z">
            <w:rPr>
              <w:del w:id="3937" w:author="LauraPGM" w:date="2025-10-01T15:48:00Z"/>
            </w:rPr>
          </w:rPrChange>
        </w:rPr>
      </w:pPr>
      <w:commentRangeStart w:id="3938"/>
      <w:del w:id="3939" w:author="LauraPGM" w:date="2025-10-01T15:48:00Z">
        <w:r w:rsidRPr="008439ED" w:rsidDel="00DC12A4">
          <w:rPr>
            <w:rFonts w:ascii="Calibri" w:hAnsi="Calibri" w:cs="Calibri"/>
            <w:noProof/>
            <w:lang w:eastAsia="es-CO"/>
            <w:rPrChange w:id="3940" w:author="LauraPGM" w:date="2025-11-04T16:55:00Z">
              <w:rPr>
                <w:noProof/>
                <w:lang w:eastAsia="es-CO"/>
              </w:rPr>
            </w:rPrChange>
          </w:rPr>
          <w:drawing>
            <wp:inline distT="0" distB="0" distL="0" distR="0" wp14:anchorId="478C67DF" wp14:editId="63D0B852">
              <wp:extent cx="3848100" cy="2543474"/>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468F37C.tmp"/>
                      <pic:cNvPicPr/>
                    </pic:nvPicPr>
                    <pic:blipFill>
                      <a:blip r:embed="rId24">
                        <a:extLst>
                          <a:ext uri="{28A0092B-C50C-407E-A947-70E740481C1C}">
                            <a14:useLocalDpi xmlns:a14="http://schemas.microsoft.com/office/drawing/2010/main" val="0"/>
                          </a:ext>
                        </a:extLst>
                      </a:blip>
                      <a:stretch>
                        <a:fillRect/>
                      </a:stretch>
                    </pic:blipFill>
                    <pic:spPr>
                      <a:xfrm>
                        <a:off x="0" y="0"/>
                        <a:ext cx="3857147" cy="2549454"/>
                      </a:xfrm>
                      <a:prstGeom prst="rect">
                        <a:avLst/>
                      </a:prstGeom>
                    </pic:spPr>
                  </pic:pic>
                </a:graphicData>
              </a:graphic>
            </wp:inline>
          </w:drawing>
        </w:r>
        <w:commentRangeEnd w:id="3938"/>
        <w:r w:rsidR="0071486D" w:rsidRPr="008439ED" w:rsidDel="00DC12A4">
          <w:rPr>
            <w:rStyle w:val="Refdecomentario"/>
            <w:rFonts w:ascii="Calibri" w:hAnsi="Calibri" w:cs="Calibri"/>
            <w:sz w:val="22"/>
            <w:szCs w:val="22"/>
            <w:rPrChange w:id="3941" w:author="LauraPGM" w:date="2025-11-04T16:55:00Z">
              <w:rPr>
                <w:rStyle w:val="Refdecomentario"/>
              </w:rPr>
            </w:rPrChange>
          </w:rPr>
          <w:commentReference w:id="3938"/>
        </w:r>
      </w:del>
    </w:p>
    <w:p w14:paraId="21666D39" w14:textId="2E56C91A" w:rsidR="00A12464" w:rsidRPr="008439ED" w:rsidDel="00DC12A4" w:rsidRDefault="00A12464" w:rsidP="001D59AC">
      <w:pPr>
        <w:pStyle w:val="Normal0"/>
        <w:spacing w:line="360" w:lineRule="auto"/>
        <w:jc w:val="both"/>
        <w:rPr>
          <w:del w:id="3942" w:author="LauraPGM" w:date="2025-10-01T15:48:00Z"/>
          <w:rFonts w:ascii="Calibri" w:hAnsi="Calibri" w:cs="Calibri"/>
          <w:rPrChange w:id="3943" w:author="LauraPGM" w:date="2025-11-04T16:55:00Z">
            <w:rPr>
              <w:del w:id="3944" w:author="LauraPGM" w:date="2025-10-01T15:48:00Z"/>
            </w:rPr>
          </w:rPrChange>
        </w:rPr>
      </w:pPr>
    </w:p>
    <w:p w14:paraId="2098156B" w14:textId="526DB23A" w:rsidR="00591CFD" w:rsidRPr="008439ED" w:rsidDel="00DC12A4" w:rsidRDefault="00591CFD" w:rsidP="001D59AC">
      <w:pPr>
        <w:pStyle w:val="Normal0"/>
        <w:spacing w:line="360" w:lineRule="auto"/>
        <w:jc w:val="both"/>
        <w:rPr>
          <w:del w:id="3945" w:author="LauraPGM" w:date="2025-10-01T15:48:00Z"/>
          <w:rFonts w:ascii="Calibri" w:hAnsi="Calibri" w:cs="Calibri"/>
          <w:rPrChange w:id="3946" w:author="LauraPGM" w:date="2025-11-04T16:55:00Z">
            <w:rPr>
              <w:del w:id="3947" w:author="LauraPGM" w:date="2025-10-01T15:48:00Z"/>
            </w:rPr>
          </w:rPrChange>
        </w:rPr>
      </w:pPr>
    </w:p>
    <w:p w14:paraId="057A6CB6" w14:textId="4CFE9829" w:rsidR="00591CFD" w:rsidRPr="008439ED" w:rsidDel="00DC12A4" w:rsidRDefault="00783878" w:rsidP="001D59AC">
      <w:pPr>
        <w:pStyle w:val="Normal0"/>
        <w:spacing w:line="360" w:lineRule="auto"/>
        <w:jc w:val="both"/>
        <w:rPr>
          <w:del w:id="3948" w:author="LauraPGM" w:date="2025-10-01T15:48:00Z"/>
          <w:rFonts w:ascii="Calibri" w:hAnsi="Calibri" w:cs="Calibri"/>
          <w:b/>
          <w:rPrChange w:id="3949" w:author="LauraPGM" w:date="2025-11-04T16:55:00Z">
            <w:rPr>
              <w:del w:id="3950" w:author="LauraPGM" w:date="2025-10-01T15:48:00Z"/>
              <w:b/>
            </w:rPr>
          </w:rPrChange>
        </w:rPr>
      </w:pPr>
      <w:del w:id="3951" w:author="LauraPGM" w:date="2025-10-01T15:48:00Z">
        <w:r w:rsidRPr="008439ED" w:rsidDel="00DC12A4">
          <w:rPr>
            <w:rFonts w:ascii="Calibri" w:hAnsi="Calibri" w:cs="Calibri"/>
            <w:b/>
            <w:rPrChange w:id="3952" w:author="LauraPGM" w:date="2025-11-04T16:55:00Z">
              <w:rPr>
                <w:b/>
              </w:rPr>
            </w:rPrChange>
          </w:rPr>
          <w:delText>3.2 Tasa Interna de O</w:delText>
        </w:r>
        <w:r w:rsidR="004F3293" w:rsidRPr="008439ED" w:rsidDel="00DC12A4">
          <w:rPr>
            <w:rFonts w:ascii="Calibri" w:hAnsi="Calibri" w:cs="Calibri"/>
            <w:b/>
            <w:rPrChange w:id="3953" w:author="LauraPGM" w:date="2025-11-04T16:55:00Z">
              <w:rPr>
                <w:b/>
              </w:rPr>
            </w:rPrChange>
          </w:rPr>
          <w:delText>portunidad (TIO)</w:delText>
        </w:r>
      </w:del>
    </w:p>
    <w:p w14:paraId="44A9367E" w14:textId="5E202D5E" w:rsidR="00591CFD" w:rsidRPr="008439ED" w:rsidDel="00DC12A4" w:rsidRDefault="00591CFD" w:rsidP="001D59AC">
      <w:pPr>
        <w:pStyle w:val="Normal0"/>
        <w:spacing w:line="360" w:lineRule="auto"/>
        <w:jc w:val="both"/>
        <w:rPr>
          <w:del w:id="3954" w:author="LauraPGM" w:date="2025-10-01T15:48:00Z"/>
          <w:rFonts w:ascii="Calibri" w:hAnsi="Calibri" w:cs="Calibri"/>
          <w:rPrChange w:id="3955" w:author="LauraPGM" w:date="2025-11-04T16:55:00Z">
            <w:rPr>
              <w:del w:id="3956" w:author="LauraPGM" w:date="2025-10-01T15:48:00Z"/>
            </w:rPr>
          </w:rPrChange>
        </w:rPr>
      </w:pPr>
    </w:p>
    <w:p w14:paraId="23F69355" w14:textId="079D7910" w:rsidR="004F3293" w:rsidRPr="008439ED" w:rsidDel="00DC12A4" w:rsidRDefault="004F3293" w:rsidP="001D59AC">
      <w:pPr>
        <w:pStyle w:val="Normal0"/>
        <w:spacing w:line="360" w:lineRule="auto"/>
        <w:rPr>
          <w:del w:id="3957" w:author="LauraPGM" w:date="2025-10-01T15:48:00Z"/>
          <w:rFonts w:ascii="Calibri" w:hAnsi="Calibri" w:cs="Calibri"/>
          <w:rPrChange w:id="3958" w:author="LauraPGM" w:date="2025-11-04T16:55:00Z">
            <w:rPr>
              <w:del w:id="3959" w:author="LauraPGM" w:date="2025-10-01T15:48:00Z"/>
            </w:rPr>
          </w:rPrChange>
        </w:rPr>
      </w:pPr>
      <w:del w:id="3960" w:author="LauraPGM" w:date="2025-10-01T15:48:00Z">
        <w:r w:rsidRPr="008439ED" w:rsidDel="00DC12A4">
          <w:rPr>
            <w:rFonts w:ascii="Calibri" w:hAnsi="Calibri" w:cs="Calibri"/>
            <w:rPrChange w:id="3961" w:author="LauraPGM" w:date="2025-11-04T16:55:00Z">
              <w:rPr/>
            </w:rPrChange>
          </w:rPr>
          <w:delText xml:space="preserve">El uso del dinero en el tiempo implica un costo, ya que no puede ser considerado gratuito. Cada vez que se presta, invierte o utiliza una suma de dinero, se renuncia a la posibilidad de emplearlo en otras alternativas rentables. Por esta razón, se debe reconocer un valor adicional como compensación por el riesgo asumido o por el uso del capital; a este valor se le conoce como </w:delText>
        </w:r>
        <w:r w:rsidRPr="008439ED" w:rsidDel="00DC12A4">
          <w:rPr>
            <w:rFonts w:ascii="Calibri" w:hAnsi="Calibri" w:cs="Calibri"/>
            <w:bCs/>
            <w:rPrChange w:id="3962" w:author="LauraPGM" w:date="2025-11-04T16:55:00Z">
              <w:rPr>
                <w:bCs/>
              </w:rPr>
            </w:rPrChange>
          </w:rPr>
          <w:delText>interés</w:delText>
        </w:r>
        <w:r w:rsidRPr="008439ED" w:rsidDel="00DC12A4">
          <w:rPr>
            <w:rFonts w:ascii="Calibri" w:hAnsi="Calibri" w:cs="Calibri"/>
            <w:rPrChange w:id="3963" w:author="LauraPGM" w:date="2025-11-04T16:55:00Z">
              <w:rPr/>
            </w:rPrChange>
          </w:rPr>
          <w:delText>.</w:delText>
        </w:r>
      </w:del>
    </w:p>
    <w:p w14:paraId="1B482092" w14:textId="3F3A05BF" w:rsidR="004F3293" w:rsidRPr="008439ED" w:rsidDel="00DC12A4" w:rsidRDefault="004F3293" w:rsidP="001D59AC">
      <w:pPr>
        <w:pStyle w:val="Normal0"/>
        <w:spacing w:line="360" w:lineRule="auto"/>
        <w:jc w:val="both"/>
        <w:rPr>
          <w:del w:id="3964" w:author="LauraPGM" w:date="2025-10-01T15:48:00Z"/>
          <w:rFonts w:ascii="Calibri" w:hAnsi="Calibri" w:cs="Calibri"/>
          <w:rPrChange w:id="3965" w:author="LauraPGM" w:date="2025-11-04T16:55:00Z">
            <w:rPr>
              <w:del w:id="3966" w:author="LauraPGM" w:date="2025-10-01T15:48:00Z"/>
            </w:rPr>
          </w:rPrChange>
        </w:rPr>
      </w:pPr>
    </w:p>
    <w:p w14:paraId="457EE73D" w14:textId="06212E3F" w:rsidR="004F3293" w:rsidRPr="008439ED" w:rsidDel="00DC12A4" w:rsidRDefault="004F3293" w:rsidP="001D59AC">
      <w:pPr>
        <w:pStyle w:val="Normal0"/>
        <w:spacing w:line="360" w:lineRule="auto"/>
        <w:rPr>
          <w:del w:id="3967" w:author="LauraPGM" w:date="2025-10-01T15:48:00Z"/>
          <w:rFonts w:ascii="Calibri" w:hAnsi="Calibri" w:cs="Calibri"/>
          <w:rPrChange w:id="3968" w:author="LauraPGM" w:date="2025-11-04T16:55:00Z">
            <w:rPr>
              <w:del w:id="3969" w:author="LauraPGM" w:date="2025-10-01T15:48:00Z"/>
            </w:rPr>
          </w:rPrChange>
        </w:rPr>
      </w:pPr>
      <w:del w:id="3970" w:author="LauraPGM" w:date="2025-10-01T15:48:00Z">
        <w:r w:rsidRPr="008439ED" w:rsidDel="00DC12A4">
          <w:rPr>
            <w:rFonts w:ascii="Calibri" w:hAnsi="Calibri" w:cs="Calibri"/>
            <w:rPrChange w:id="3971" w:author="LauraPGM" w:date="2025-11-04T16:55:00Z">
              <w:rPr/>
            </w:rPrChange>
          </w:rPr>
          <w:delText xml:space="preserve">Desde el punto de vista financiero, cuando una persona presta una cantidad de dinero (P) y luego de un tiempo determinado recibe una suma mayor (F), la diferencia entre ambas cantidades representa el </w:delText>
        </w:r>
        <w:r w:rsidRPr="008439ED" w:rsidDel="00DC12A4">
          <w:rPr>
            <w:rFonts w:ascii="Calibri" w:hAnsi="Calibri" w:cs="Calibri"/>
            <w:bCs/>
            <w:rPrChange w:id="3972" w:author="LauraPGM" w:date="2025-11-04T16:55:00Z">
              <w:rPr>
                <w:bCs/>
              </w:rPr>
            </w:rPrChange>
          </w:rPr>
          <w:delText>interés generado (I)</w:delText>
        </w:r>
        <w:r w:rsidRPr="008439ED" w:rsidDel="00DC12A4">
          <w:rPr>
            <w:rFonts w:ascii="Calibri" w:hAnsi="Calibri" w:cs="Calibri"/>
            <w:rPrChange w:id="3973" w:author="LauraPGM" w:date="2025-11-04T16:55:00Z">
              <w:rPr/>
            </w:rPrChange>
          </w:rPr>
          <w:delText xml:space="preserve">. Esta variación se conoce como el </w:delText>
        </w:r>
        <w:r w:rsidRPr="008439ED" w:rsidDel="00DC12A4">
          <w:rPr>
            <w:rFonts w:ascii="Calibri" w:hAnsi="Calibri" w:cs="Calibri"/>
            <w:bCs/>
            <w:rPrChange w:id="3974" w:author="LauraPGM" w:date="2025-11-04T16:55:00Z">
              <w:rPr>
                <w:bCs/>
              </w:rPr>
            </w:rPrChange>
          </w:rPr>
          <w:delText>valor del dinero en el</w:delText>
        </w:r>
        <w:r w:rsidRPr="008439ED" w:rsidDel="00DC12A4">
          <w:rPr>
            <w:rFonts w:ascii="Calibri" w:hAnsi="Calibri" w:cs="Calibri"/>
            <w:b/>
            <w:bCs/>
            <w:rPrChange w:id="3975" w:author="LauraPGM" w:date="2025-11-04T16:55:00Z">
              <w:rPr>
                <w:b/>
                <w:bCs/>
              </w:rPr>
            </w:rPrChange>
          </w:rPr>
          <w:delText xml:space="preserve"> tiempo</w:delText>
        </w:r>
        <w:r w:rsidRPr="008439ED" w:rsidDel="00DC12A4">
          <w:rPr>
            <w:rFonts w:ascii="Calibri" w:hAnsi="Calibri" w:cs="Calibri"/>
            <w:rPrChange w:id="3976" w:author="LauraPGM" w:date="2025-11-04T16:55:00Z">
              <w:rPr/>
            </w:rPrChange>
          </w:rPr>
          <w:delText xml:space="preserve"> y se expresa con la fórmula:</w:delText>
        </w:r>
      </w:del>
    </w:p>
    <w:p w14:paraId="391649CC" w14:textId="41F7DC03" w:rsidR="004F3293" w:rsidRPr="008439ED" w:rsidDel="00DC12A4" w:rsidRDefault="004F3293" w:rsidP="001D59AC">
      <w:pPr>
        <w:pStyle w:val="Normal0"/>
        <w:spacing w:line="360" w:lineRule="auto"/>
        <w:jc w:val="both"/>
        <w:rPr>
          <w:del w:id="3977" w:author="LauraPGM" w:date="2025-10-01T15:48:00Z"/>
          <w:rFonts w:ascii="Calibri" w:hAnsi="Calibri" w:cs="Calibri"/>
          <w:rPrChange w:id="3978" w:author="LauraPGM" w:date="2025-11-04T16:55:00Z">
            <w:rPr>
              <w:del w:id="3979" w:author="LauraPGM" w:date="2025-10-01T15:48:00Z"/>
            </w:rPr>
          </w:rPrChange>
        </w:rPr>
      </w:pPr>
    </w:p>
    <w:p w14:paraId="3079F451" w14:textId="23AA35FA" w:rsidR="004F3293" w:rsidRPr="008439ED" w:rsidDel="00DC12A4" w:rsidRDefault="004F3293" w:rsidP="001D59AC">
      <w:pPr>
        <w:pStyle w:val="Normal0"/>
        <w:spacing w:line="360" w:lineRule="auto"/>
        <w:jc w:val="both"/>
        <w:rPr>
          <w:del w:id="3980" w:author="LauraPGM" w:date="2025-10-01T15:48:00Z"/>
          <w:rFonts w:ascii="Calibri" w:hAnsi="Calibri" w:cs="Calibri"/>
          <w:rPrChange w:id="3981" w:author="LauraPGM" w:date="2025-11-04T16:55:00Z">
            <w:rPr>
              <w:del w:id="3982" w:author="LauraPGM" w:date="2025-10-01T15:48:00Z"/>
            </w:rPr>
          </w:rPrChange>
        </w:rPr>
      </w:pPr>
      <w:del w:id="3983" w:author="LauraPGM" w:date="2025-10-01T15:48:00Z">
        <w:r w:rsidRPr="008439ED" w:rsidDel="00DC12A4">
          <w:rPr>
            <w:rFonts w:ascii="Calibri" w:hAnsi="Calibri" w:cs="Calibri"/>
            <w:rPrChange w:id="3984" w:author="LauraPGM" w:date="2025-11-04T16:55:00Z">
              <w:rPr/>
            </w:rPrChange>
          </w:rPr>
          <w:delText>I</w:delText>
        </w:r>
        <w:r w:rsidR="00CA2614" w:rsidRPr="008439ED" w:rsidDel="00DC12A4">
          <w:rPr>
            <w:rFonts w:ascii="Calibri" w:hAnsi="Calibri" w:cs="Calibri"/>
            <w:rPrChange w:id="3985" w:author="LauraPGM" w:date="2025-11-04T16:55:00Z">
              <w:rPr/>
            </w:rPrChange>
          </w:rPr>
          <w:delText xml:space="preserve"> </w:delText>
        </w:r>
        <w:r w:rsidRPr="008439ED" w:rsidDel="00DC12A4">
          <w:rPr>
            <w:rFonts w:ascii="Calibri" w:hAnsi="Calibri" w:cs="Calibri"/>
            <w:rPrChange w:id="3986" w:author="LauraPGM" w:date="2025-11-04T16:55:00Z">
              <w:rPr/>
            </w:rPrChange>
          </w:rPr>
          <w:delText>=</w:delText>
        </w:r>
        <w:r w:rsidR="00CA2614" w:rsidRPr="008439ED" w:rsidDel="00DC12A4">
          <w:rPr>
            <w:rFonts w:ascii="Calibri" w:hAnsi="Calibri" w:cs="Calibri"/>
            <w:rPrChange w:id="3987" w:author="LauraPGM" w:date="2025-11-04T16:55:00Z">
              <w:rPr/>
            </w:rPrChange>
          </w:rPr>
          <w:delText xml:space="preserve"> F</w:delText>
        </w:r>
        <w:r w:rsidR="009E38D1" w:rsidRPr="008439ED" w:rsidDel="00DC12A4">
          <w:rPr>
            <w:rFonts w:ascii="Calibri" w:hAnsi="Calibri" w:cs="Calibri"/>
            <w:rPrChange w:id="3988" w:author="LauraPGM" w:date="2025-11-04T16:55:00Z">
              <w:rPr/>
            </w:rPrChange>
          </w:rPr>
          <w:delText xml:space="preserve"> </w:delText>
        </w:r>
        <w:r w:rsidR="00CA2614" w:rsidRPr="008439ED" w:rsidDel="00DC12A4">
          <w:rPr>
            <w:rFonts w:ascii="Calibri" w:hAnsi="Calibri" w:cs="Calibri"/>
            <w:rPrChange w:id="3989" w:author="LauraPGM" w:date="2025-11-04T16:55:00Z">
              <w:rPr/>
            </w:rPrChange>
          </w:rPr>
          <w:delText>−</w:delText>
        </w:r>
        <w:r w:rsidR="009E38D1" w:rsidRPr="008439ED" w:rsidDel="00DC12A4">
          <w:rPr>
            <w:rFonts w:ascii="Calibri" w:hAnsi="Calibri" w:cs="Calibri"/>
            <w:rPrChange w:id="3990" w:author="LauraPGM" w:date="2025-11-04T16:55:00Z">
              <w:rPr/>
            </w:rPrChange>
          </w:rPr>
          <w:delText xml:space="preserve"> </w:delText>
        </w:r>
        <w:r w:rsidR="00CA2614" w:rsidRPr="008439ED" w:rsidDel="00DC12A4">
          <w:rPr>
            <w:rFonts w:ascii="Calibri" w:hAnsi="Calibri" w:cs="Calibri"/>
            <w:rPrChange w:id="3991" w:author="LauraPGM" w:date="2025-11-04T16:55:00Z">
              <w:rPr/>
            </w:rPrChange>
          </w:rPr>
          <w:delText xml:space="preserve">PI </w:delText>
        </w:r>
        <w:r w:rsidRPr="008439ED" w:rsidDel="00DC12A4">
          <w:rPr>
            <w:rFonts w:ascii="Calibri" w:hAnsi="Calibri" w:cs="Calibri"/>
            <w:rPrChange w:id="3992" w:author="LauraPGM" w:date="2025-11-04T16:55:00Z">
              <w:rPr/>
            </w:rPrChange>
          </w:rPr>
          <w:delText xml:space="preserve">= F </w:delText>
        </w:r>
        <w:r w:rsidR="00CA2614" w:rsidRPr="008439ED" w:rsidDel="00DC12A4">
          <w:rPr>
            <w:rFonts w:ascii="Calibri" w:hAnsi="Calibri" w:cs="Calibri"/>
            <w:rPrChange w:id="3993" w:author="LauraPGM" w:date="2025-11-04T16:55:00Z">
              <w:rPr/>
            </w:rPrChange>
          </w:rPr>
          <w:delText>–</w:delText>
        </w:r>
        <w:r w:rsidRPr="008439ED" w:rsidDel="00DC12A4">
          <w:rPr>
            <w:rFonts w:ascii="Calibri" w:hAnsi="Calibri" w:cs="Calibri"/>
            <w:rPrChange w:id="3994" w:author="LauraPGM" w:date="2025-11-04T16:55:00Z">
              <w:rPr/>
            </w:rPrChange>
          </w:rPr>
          <w:delText xml:space="preserve"> PI</w:delText>
        </w:r>
        <w:r w:rsidR="00CA2614" w:rsidRPr="008439ED" w:rsidDel="00DC12A4">
          <w:rPr>
            <w:rFonts w:ascii="Calibri" w:hAnsi="Calibri" w:cs="Calibri"/>
            <w:rPrChange w:id="3995" w:author="LauraPGM" w:date="2025-11-04T16:55:00Z">
              <w:rPr/>
            </w:rPrChange>
          </w:rPr>
          <w:delText xml:space="preserve"> </w:delText>
        </w:r>
        <w:r w:rsidRPr="008439ED" w:rsidDel="00DC12A4">
          <w:rPr>
            <w:rFonts w:ascii="Calibri" w:hAnsi="Calibri" w:cs="Calibri"/>
            <w:rPrChange w:id="3996" w:author="LauraPGM" w:date="2025-11-04T16:55:00Z">
              <w:rPr/>
            </w:rPrChange>
          </w:rPr>
          <w:delText>=</w:delText>
        </w:r>
        <w:r w:rsidR="00CA2614" w:rsidRPr="008439ED" w:rsidDel="00DC12A4">
          <w:rPr>
            <w:rFonts w:ascii="Calibri" w:hAnsi="Calibri" w:cs="Calibri"/>
            <w:rPrChange w:id="3997" w:author="LauraPGM" w:date="2025-11-04T16:55:00Z">
              <w:rPr/>
            </w:rPrChange>
          </w:rPr>
          <w:delText xml:space="preserve"> </w:delText>
        </w:r>
        <w:r w:rsidRPr="008439ED" w:rsidDel="00DC12A4">
          <w:rPr>
            <w:rFonts w:ascii="Calibri" w:hAnsi="Calibri" w:cs="Calibri"/>
            <w:rPrChange w:id="3998" w:author="LauraPGM" w:date="2025-11-04T16:55:00Z">
              <w:rPr/>
            </w:rPrChange>
          </w:rPr>
          <w:delText>F</w:delText>
        </w:r>
        <w:r w:rsidR="009E38D1" w:rsidRPr="008439ED" w:rsidDel="00DC12A4">
          <w:rPr>
            <w:rFonts w:ascii="Calibri" w:hAnsi="Calibri" w:cs="Calibri"/>
            <w:rPrChange w:id="3999" w:author="LauraPGM" w:date="2025-11-04T16:55:00Z">
              <w:rPr/>
            </w:rPrChange>
          </w:rPr>
          <w:delText xml:space="preserve"> </w:delText>
        </w:r>
        <w:r w:rsidRPr="008439ED" w:rsidDel="00DC12A4">
          <w:rPr>
            <w:rFonts w:ascii="Calibri" w:hAnsi="Calibri" w:cs="Calibri"/>
            <w:rPrChange w:id="4000" w:author="LauraPGM" w:date="2025-11-04T16:55:00Z">
              <w:rPr/>
            </w:rPrChange>
          </w:rPr>
          <w:delText>−</w:delText>
        </w:r>
        <w:r w:rsidR="009E38D1" w:rsidRPr="008439ED" w:rsidDel="00DC12A4">
          <w:rPr>
            <w:rFonts w:ascii="Calibri" w:hAnsi="Calibri" w:cs="Calibri"/>
            <w:rPrChange w:id="4001" w:author="LauraPGM" w:date="2025-11-04T16:55:00Z">
              <w:rPr/>
            </w:rPrChange>
          </w:rPr>
          <w:delText xml:space="preserve"> </w:delText>
        </w:r>
        <w:r w:rsidRPr="008439ED" w:rsidDel="00DC12A4">
          <w:rPr>
            <w:rFonts w:ascii="Calibri" w:hAnsi="Calibri" w:cs="Calibri"/>
            <w:rPrChange w:id="4002" w:author="LauraPGM" w:date="2025-11-04T16:55:00Z">
              <w:rPr/>
            </w:rPrChange>
          </w:rPr>
          <w:delText xml:space="preserve">P </w:delText>
        </w:r>
      </w:del>
    </w:p>
    <w:p w14:paraId="2719D8E6" w14:textId="53E57A35" w:rsidR="004F3293" w:rsidRPr="008439ED" w:rsidDel="00DC12A4" w:rsidRDefault="004F3293" w:rsidP="001D59AC">
      <w:pPr>
        <w:pStyle w:val="Normal0"/>
        <w:spacing w:line="360" w:lineRule="auto"/>
        <w:jc w:val="both"/>
        <w:rPr>
          <w:del w:id="4003" w:author="LauraPGM" w:date="2025-10-01T15:48:00Z"/>
          <w:rFonts w:ascii="Calibri" w:hAnsi="Calibri" w:cs="Calibri"/>
          <w:rPrChange w:id="4004" w:author="LauraPGM" w:date="2025-11-04T16:55:00Z">
            <w:rPr>
              <w:del w:id="4005" w:author="LauraPGM" w:date="2025-10-01T15:48:00Z"/>
            </w:rPr>
          </w:rPrChange>
        </w:rPr>
      </w:pPr>
    </w:p>
    <w:p w14:paraId="519E8325" w14:textId="45720C6F" w:rsidR="004F3293" w:rsidRPr="008439ED" w:rsidDel="00DC12A4" w:rsidRDefault="004F3293" w:rsidP="001D59AC">
      <w:pPr>
        <w:pStyle w:val="Normal0"/>
        <w:spacing w:line="360" w:lineRule="auto"/>
        <w:rPr>
          <w:del w:id="4006" w:author="LauraPGM" w:date="2025-10-01T15:48:00Z"/>
          <w:rFonts w:ascii="Calibri" w:hAnsi="Calibri" w:cs="Calibri"/>
          <w:rPrChange w:id="4007" w:author="LauraPGM" w:date="2025-11-04T16:55:00Z">
            <w:rPr>
              <w:del w:id="4008" w:author="LauraPGM" w:date="2025-10-01T15:48:00Z"/>
            </w:rPr>
          </w:rPrChange>
        </w:rPr>
      </w:pPr>
      <w:del w:id="4009" w:author="LauraPGM" w:date="2025-10-01T15:48:00Z">
        <w:r w:rsidRPr="008439ED" w:rsidDel="00DC12A4">
          <w:rPr>
            <w:rFonts w:ascii="Calibri" w:hAnsi="Calibri" w:cs="Calibri"/>
            <w:rPrChange w:id="4010" w:author="LauraPGM" w:date="2025-11-04T16:55:00Z">
              <w:rPr/>
            </w:rPrChange>
          </w:rPr>
          <w:delText xml:space="preserve">La </w:delText>
        </w:r>
        <w:r w:rsidRPr="008439ED" w:rsidDel="00DC12A4">
          <w:rPr>
            <w:rFonts w:ascii="Calibri" w:hAnsi="Calibri" w:cs="Calibri"/>
            <w:bCs/>
            <w:rPrChange w:id="4011" w:author="LauraPGM" w:date="2025-11-04T16:55:00Z">
              <w:rPr>
                <w:bCs/>
              </w:rPr>
            </w:rPrChange>
          </w:rPr>
          <w:delText>tasa de interés</w:delText>
        </w:r>
        <w:r w:rsidRPr="008439ED" w:rsidDel="00DC12A4">
          <w:rPr>
            <w:rFonts w:ascii="Calibri" w:hAnsi="Calibri" w:cs="Calibri"/>
            <w:rPrChange w:id="4012" w:author="LauraPGM" w:date="2025-11-04T16:55:00Z">
              <w:rPr/>
            </w:rPrChange>
          </w:rPr>
          <w:delText xml:space="preserve"> es la relación entre el interés obtenido y el capital inicial invertido, generalmente expresada en porcentaje para un período específico.</w:delText>
        </w:r>
      </w:del>
    </w:p>
    <w:p w14:paraId="4797685C" w14:textId="4353E62D" w:rsidR="00EB541F" w:rsidRPr="008439ED" w:rsidDel="00DC12A4" w:rsidRDefault="00EB541F" w:rsidP="001D59AC">
      <w:pPr>
        <w:pStyle w:val="Normal0"/>
        <w:spacing w:line="360" w:lineRule="auto"/>
        <w:jc w:val="both"/>
        <w:rPr>
          <w:del w:id="4013" w:author="LauraPGM" w:date="2025-10-01T15:48:00Z"/>
          <w:rFonts w:ascii="Calibri" w:hAnsi="Calibri" w:cs="Calibri"/>
          <w:rPrChange w:id="4014" w:author="LauraPGM" w:date="2025-11-04T16:55:00Z">
            <w:rPr>
              <w:del w:id="4015" w:author="LauraPGM" w:date="2025-10-01T15:48:00Z"/>
            </w:rPr>
          </w:rPrChange>
        </w:rPr>
      </w:pPr>
    </w:p>
    <w:p w14:paraId="3B13C2EA" w14:textId="0C9FA13C" w:rsidR="00EB541F" w:rsidRPr="008439ED" w:rsidDel="00DC12A4" w:rsidRDefault="007921CE" w:rsidP="001D59AC">
      <w:pPr>
        <w:pStyle w:val="Normal0"/>
        <w:spacing w:line="360" w:lineRule="auto"/>
        <w:jc w:val="both"/>
        <w:rPr>
          <w:del w:id="4016" w:author="LauraPGM" w:date="2025-10-01T15:48:00Z"/>
          <w:rFonts w:ascii="Calibri" w:hAnsi="Calibri" w:cs="Calibri"/>
          <w:rPrChange w:id="4017" w:author="LauraPGM" w:date="2025-11-04T16:55:00Z">
            <w:rPr>
              <w:del w:id="4018" w:author="LauraPGM" w:date="2025-10-01T15:48:00Z"/>
            </w:rPr>
          </w:rPrChange>
        </w:rPr>
      </w:pPr>
      <w:del w:id="4019" w:author="LauraPGM" w:date="2025-10-01T15:48:00Z">
        <w:r w:rsidRPr="008439ED" w:rsidDel="00DC12A4">
          <w:rPr>
            <w:rFonts w:ascii="Calibri" w:hAnsi="Calibri" w:cs="Calibri"/>
            <w:bCs/>
            <w:rPrChange w:id="4020" w:author="LauraPGM" w:date="2025-11-04T16:55:00Z">
              <w:rPr>
                <w:bCs/>
              </w:rPr>
            </w:rPrChange>
          </w:rPr>
          <w:delText>Tasa de interés (%) = (i</w:delText>
        </w:r>
        <w:r w:rsidR="00EB541F" w:rsidRPr="008439ED" w:rsidDel="00DC12A4">
          <w:rPr>
            <w:rFonts w:ascii="Calibri" w:hAnsi="Calibri" w:cs="Calibri"/>
            <w:bCs/>
            <w:rPrChange w:id="4021" w:author="LauraPGM" w:date="2025-11-04T16:55:00Z">
              <w:rPr>
                <w:bCs/>
              </w:rPr>
            </w:rPrChange>
          </w:rPr>
          <w:delText xml:space="preserve">nterés ganado ÷ </w:delText>
        </w:r>
        <w:r w:rsidRPr="008439ED" w:rsidDel="00DC12A4">
          <w:rPr>
            <w:rFonts w:ascii="Calibri" w:hAnsi="Calibri" w:cs="Calibri"/>
            <w:bCs/>
            <w:rPrChange w:id="4022" w:author="LauraPGM" w:date="2025-11-04T16:55:00Z">
              <w:rPr>
                <w:bCs/>
              </w:rPr>
            </w:rPrChange>
          </w:rPr>
          <w:delText>c</w:delText>
        </w:r>
        <w:r w:rsidR="00EB541F" w:rsidRPr="008439ED" w:rsidDel="00DC12A4">
          <w:rPr>
            <w:rFonts w:ascii="Calibri" w:hAnsi="Calibri" w:cs="Calibri"/>
            <w:bCs/>
            <w:rPrChange w:id="4023" w:author="LauraPGM" w:date="2025-11-04T16:55:00Z">
              <w:rPr>
                <w:bCs/>
              </w:rPr>
            </w:rPrChange>
          </w:rPr>
          <w:delText>apital inicial) × 100</w:delText>
        </w:r>
        <w:r w:rsidR="00813DF1" w:rsidRPr="008439ED" w:rsidDel="00DC12A4">
          <w:rPr>
            <w:rFonts w:ascii="Calibri" w:hAnsi="Calibri" w:cs="Calibri"/>
            <w:bCs/>
            <w:rPrChange w:id="4024" w:author="LauraPGM" w:date="2025-11-04T16:55:00Z">
              <w:rPr>
                <w:bCs/>
              </w:rPr>
            </w:rPrChange>
          </w:rPr>
          <w:delText>.</w:delText>
        </w:r>
      </w:del>
    </w:p>
    <w:p w14:paraId="00295C89" w14:textId="0C9F0309" w:rsidR="00EB541F" w:rsidRPr="008439ED" w:rsidDel="00DC12A4" w:rsidRDefault="00EB541F" w:rsidP="001D59AC">
      <w:pPr>
        <w:pStyle w:val="Normal0"/>
        <w:spacing w:line="360" w:lineRule="auto"/>
        <w:jc w:val="both"/>
        <w:rPr>
          <w:del w:id="4025" w:author="LauraPGM" w:date="2025-10-01T15:48:00Z"/>
          <w:rFonts w:ascii="Calibri" w:hAnsi="Calibri" w:cs="Calibri"/>
          <w:rPrChange w:id="4026" w:author="LauraPGM" w:date="2025-11-04T16:55:00Z">
            <w:rPr>
              <w:del w:id="4027" w:author="LauraPGM" w:date="2025-10-01T15:48:00Z"/>
            </w:rPr>
          </w:rPrChange>
        </w:rPr>
      </w:pPr>
      <w:del w:id="4028" w:author="LauraPGM" w:date="2025-10-01T15:48:00Z">
        <w:r w:rsidRPr="008439ED" w:rsidDel="00DC12A4">
          <w:rPr>
            <w:rFonts w:ascii="Calibri" w:hAnsi="Calibri" w:cs="Calibri"/>
            <w:rPrChange w:id="4029" w:author="LauraPGM" w:date="2025-11-04T16:55:00Z">
              <w:rPr/>
            </w:rPrChange>
          </w:rPr>
          <w:delText>O en notación algebraica:</w:delText>
        </w:r>
      </w:del>
    </w:p>
    <w:p w14:paraId="4DCF98DC" w14:textId="152EB5C1" w:rsidR="00EB541F" w:rsidRPr="008439ED" w:rsidDel="00DC12A4" w:rsidRDefault="00EB541F" w:rsidP="001D59AC">
      <w:pPr>
        <w:pStyle w:val="Normal0"/>
        <w:spacing w:line="360" w:lineRule="auto"/>
        <w:jc w:val="both"/>
        <w:rPr>
          <w:del w:id="4030" w:author="LauraPGM" w:date="2025-10-01T15:48:00Z"/>
          <w:rFonts w:ascii="Calibri" w:hAnsi="Calibri" w:cs="Calibri"/>
          <w:rPrChange w:id="4031" w:author="LauraPGM" w:date="2025-11-04T16:55:00Z">
            <w:rPr>
              <w:del w:id="4032" w:author="LauraPGM" w:date="2025-10-01T15:48:00Z"/>
            </w:rPr>
          </w:rPrChange>
        </w:rPr>
      </w:pPr>
      <w:del w:id="4033" w:author="LauraPGM" w:date="2025-10-01T15:48:00Z">
        <w:r w:rsidRPr="008439ED" w:rsidDel="00DC12A4">
          <w:rPr>
            <w:rFonts w:ascii="Calibri" w:hAnsi="Calibri" w:cs="Calibri"/>
            <w:bCs/>
            <w:rPrChange w:id="4034" w:author="LauraPGM" w:date="2025-11-04T16:55:00Z">
              <w:rPr>
                <w:bCs/>
              </w:rPr>
            </w:rPrChange>
          </w:rPr>
          <w:delText>i = (I / P) × 100</w:delText>
        </w:r>
        <w:r w:rsidR="00813DF1" w:rsidRPr="008439ED" w:rsidDel="00DC12A4">
          <w:rPr>
            <w:rFonts w:ascii="Calibri" w:hAnsi="Calibri" w:cs="Calibri"/>
            <w:bCs/>
            <w:rPrChange w:id="4035" w:author="LauraPGM" w:date="2025-11-04T16:55:00Z">
              <w:rPr>
                <w:bCs/>
              </w:rPr>
            </w:rPrChange>
          </w:rPr>
          <w:delText>.</w:delText>
        </w:r>
      </w:del>
    </w:p>
    <w:p w14:paraId="4DD10977" w14:textId="3BFF6250" w:rsidR="00783878" w:rsidRPr="008439ED" w:rsidDel="00DC12A4" w:rsidRDefault="00783878" w:rsidP="001D59AC">
      <w:pPr>
        <w:pStyle w:val="Normal0"/>
        <w:spacing w:line="360" w:lineRule="auto"/>
        <w:jc w:val="both"/>
        <w:rPr>
          <w:del w:id="4036" w:author="LauraPGM" w:date="2025-10-01T15:48:00Z"/>
          <w:rFonts w:ascii="Calibri" w:hAnsi="Calibri" w:cs="Calibri"/>
          <w:rPrChange w:id="4037" w:author="LauraPGM" w:date="2025-11-04T16:55:00Z">
            <w:rPr>
              <w:del w:id="4038" w:author="LauraPGM" w:date="2025-10-01T15:48:00Z"/>
            </w:rPr>
          </w:rPrChange>
        </w:rPr>
      </w:pPr>
    </w:p>
    <w:p w14:paraId="30280664" w14:textId="4F6B6F8D" w:rsidR="00EB541F" w:rsidRPr="008439ED" w:rsidDel="00DC12A4" w:rsidRDefault="00EB541F" w:rsidP="001D59AC">
      <w:pPr>
        <w:pStyle w:val="Normal0"/>
        <w:spacing w:line="360" w:lineRule="auto"/>
        <w:jc w:val="both"/>
        <w:rPr>
          <w:del w:id="4039" w:author="LauraPGM" w:date="2025-10-01T15:48:00Z"/>
          <w:rFonts w:ascii="Calibri" w:hAnsi="Calibri" w:cs="Calibri"/>
          <w:rPrChange w:id="4040" w:author="LauraPGM" w:date="2025-11-04T16:55:00Z">
            <w:rPr>
              <w:del w:id="4041" w:author="LauraPGM" w:date="2025-10-01T15:48:00Z"/>
            </w:rPr>
          </w:rPrChange>
        </w:rPr>
      </w:pPr>
      <w:del w:id="4042" w:author="LauraPGM" w:date="2025-10-01T15:48:00Z">
        <w:r w:rsidRPr="008439ED" w:rsidDel="00DC12A4">
          <w:rPr>
            <w:rFonts w:ascii="Calibri" w:hAnsi="Calibri" w:cs="Calibri"/>
            <w:rPrChange w:id="4043" w:author="LauraPGM" w:date="2025-11-04T16:55:00Z">
              <w:rPr/>
            </w:rPrChange>
          </w:rPr>
          <w:delText>Donde:</w:delText>
        </w:r>
      </w:del>
    </w:p>
    <w:p w14:paraId="0A8A03B9" w14:textId="728947A5" w:rsidR="00EB541F" w:rsidRPr="008439ED" w:rsidDel="00DC12A4" w:rsidRDefault="00EB541F">
      <w:pPr>
        <w:pStyle w:val="Normal0"/>
        <w:numPr>
          <w:ilvl w:val="0"/>
          <w:numId w:val="22"/>
        </w:numPr>
        <w:spacing w:line="360" w:lineRule="auto"/>
        <w:jc w:val="both"/>
        <w:rPr>
          <w:del w:id="4044" w:author="LauraPGM" w:date="2025-10-01T15:48:00Z"/>
          <w:rFonts w:ascii="Calibri" w:hAnsi="Calibri" w:cs="Calibri"/>
          <w:rPrChange w:id="4045" w:author="LauraPGM" w:date="2025-11-04T16:55:00Z">
            <w:rPr>
              <w:del w:id="4046" w:author="LauraPGM" w:date="2025-10-01T15:48:00Z"/>
            </w:rPr>
          </w:rPrChange>
        </w:rPr>
        <w:pPrChange w:id="4047" w:author="LauraPGM" w:date="2025-10-01T09:45:00Z">
          <w:pPr>
            <w:pStyle w:val="Normal0"/>
            <w:numPr>
              <w:numId w:val="23"/>
            </w:numPr>
            <w:spacing w:line="360" w:lineRule="auto"/>
            <w:ind w:left="720" w:hanging="360"/>
            <w:jc w:val="both"/>
          </w:pPr>
        </w:pPrChange>
      </w:pPr>
      <w:del w:id="4048" w:author="LauraPGM" w:date="2025-10-01T15:48:00Z">
        <w:r w:rsidRPr="008439ED" w:rsidDel="00DC12A4">
          <w:rPr>
            <w:rFonts w:ascii="Calibri" w:hAnsi="Calibri" w:cs="Calibri"/>
            <w:bCs/>
            <w:rPrChange w:id="4049" w:author="LauraPGM" w:date="2025-11-04T16:55:00Z">
              <w:rPr>
                <w:bCs/>
              </w:rPr>
            </w:rPrChange>
          </w:rPr>
          <w:delText>i</w:delText>
        </w:r>
        <w:r w:rsidRPr="008439ED" w:rsidDel="00DC12A4">
          <w:rPr>
            <w:rFonts w:ascii="Calibri" w:hAnsi="Calibri" w:cs="Calibri"/>
            <w:rPrChange w:id="4050" w:author="LauraPGM" w:date="2025-11-04T16:55:00Z">
              <w:rPr/>
            </w:rPrChange>
          </w:rPr>
          <w:delText xml:space="preserve"> =</w:delText>
        </w:r>
        <w:r w:rsidR="006E1DFC" w:rsidRPr="008439ED" w:rsidDel="00DC12A4">
          <w:rPr>
            <w:rFonts w:ascii="Calibri" w:hAnsi="Calibri" w:cs="Calibri"/>
            <w:rPrChange w:id="4051" w:author="LauraPGM" w:date="2025-11-04T16:55:00Z">
              <w:rPr/>
            </w:rPrChange>
          </w:rPr>
          <w:delText xml:space="preserve"> T</w:delText>
        </w:r>
        <w:r w:rsidRPr="008439ED" w:rsidDel="00DC12A4">
          <w:rPr>
            <w:rFonts w:ascii="Calibri" w:hAnsi="Calibri" w:cs="Calibri"/>
            <w:rPrChange w:id="4052" w:author="LauraPGM" w:date="2025-11-04T16:55:00Z">
              <w:rPr/>
            </w:rPrChange>
          </w:rPr>
          <w:delText>asa de interés (en porcentaje).</w:delText>
        </w:r>
      </w:del>
    </w:p>
    <w:p w14:paraId="6BBD7811" w14:textId="6D711D7A" w:rsidR="00EB541F" w:rsidRPr="008439ED" w:rsidDel="00DC12A4" w:rsidRDefault="00EB541F">
      <w:pPr>
        <w:pStyle w:val="Normal0"/>
        <w:numPr>
          <w:ilvl w:val="0"/>
          <w:numId w:val="22"/>
        </w:numPr>
        <w:spacing w:line="360" w:lineRule="auto"/>
        <w:jc w:val="both"/>
        <w:rPr>
          <w:del w:id="4053" w:author="LauraPGM" w:date="2025-10-01T15:48:00Z"/>
          <w:rFonts w:ascii="Calibri" w:hAnsi="Calibri" w:cs="Calibri"/>
          <w:rPrChange w:id="4054" w:author="LauraPGM" w:date="2025-11-04T16:55:00Z">
            <w:rPr>
              <w:del w:id="4055" w:author="LauraPGM" w:date="2025-10-01T15:48:00Z"/>
            </w:rPr>
          </w:rPrChange>
        </w:rPr>
        <w:pPrChange w:id="4056" w:author="LauraPGM" w:date="2025-10-01T09:45:00Z">
          <w:pPr>
            <w:pStyle w:val="Normal0"/>
            <w:numPr>
              <w:numId w:val="23"/>
            </w:numPr>
            <w:spacing w:line="360" w:lineRule="auto"/>
            <w:ind w:left="720" w:hanging="360"/>
            <w:jc w:val="both"/>
          </w:pPr>
        </w:pPrChange>
      </w:pPr>
      <w:del w:id="4057" w:author="LauraPGM" w:date="2025-10-01T15:48:00Z">
        <w:r w:rsidRPr="008439ED" w:rsidDel="00DC12A4">
          <w:rPr>
            <w:rFonts w:ascii="Calibri" w:hAnsi="Calibri" w:cs="Calibri"/>
            <w:bCs/>
            <w:rPrChange w:id="4058" w:author="LauraPGM" w:date="2025-11-04T16:55:00Z">
              <w:rPr>
                <w:bCs/>
              </w:rPr>
            </w:rPrChange>
          </w:rPr>
          <w:delText>I</w:delText>
        </w:r>
        <w:r w:rsidRPr="008439ED" w:rsidDel="00DC12A4">
          <w:rPr>
            <w:rFonts w:ascii="Calibri" w:hAnsi="Calibri" w:cs="Calibri"/>
            <w:rPrChange w:id="4059" w:author="LauraPGM" w:date="2025-11-04T16:55:00Z">
              <w:rPr/>
            </w:rPrChange>
          </w:rPr>
          <w:delText xml:space="preserve"> =</w:delText>
        </w:r>
        <w:r w:rsidR="006E1DFC" w:rsidRPr="008439ED" w:rsidDel="00DC12A4">
          <w:rPr>
            <w:rFonts w:ascii="Calibri" w:hAnsi="Calibri" w:cs="Calibri"/>
            <w:rPrChange w:id="4060" w:author="LauraPGM" w:date="2025-11-04T16:55:00Z">
              <w:rPr/>
            </w:rPrChange>
          </w:rPr>
          <w:delText xml:space="preserve"> I</w:delText>
        </w:r>
        <w:r w:rsidRPr="008439ED" w:rsidDel="00DC12A4">
          <w:rPr>
            <w:rFonts w:ascii="Calibri" w:hAnsi="Calibri" w:cs="Calibri"/>
            <w:rPrChange w:id="4061" w:author="LauraPGM" w:date="2025-11-04T16:55:00Z">
              <w:rPr/>
            </w:rPrChange>
          </w:rPr>
          <w:delText>nterés obtenido.</w:delText>
        </w:r>
      </w:del>
    </w:p>
    <w:p w14:paraId="5EB4164A" w14:textId="1CEE9262" w:rsidR="00EB541F" w:rsidRPr="008439ED" w:rsidDel="00DC12A4" w:rsidRDefault="00EB541F">
      <w:pPr>
        <w:pStyle w:val="Normal0"/>
        <w:numPr>
          <w:ilvl w:val="0"/>
          <w:numId w:val="22"/>
        </w:numPr>
        <w:spacing w:line="360" w:lineRule="auto"/>
        <w:jc w:val="both"/>
        <w:rPr>
          <w:del w:id="4062" w:author="LauraPGM" w:date="2025-10-01T15:48:00Z"/>
          <w:rFonts w:ascii="Calibri" w:hAnsi="Calibri" w:cs="Calibri"/>
          <w:rPrChange w:id="4063" w:author="LauraPGM" w:date="2025-11-04T16:55:00Z">
            <w:rPr>
              <w:del w:id="4064" w:author="LauraPGM" w:date="2025-10-01T15:48:00Z"/>
            </w:rPr>
          </w:rPrChange>
        </w:rPr>
        <w:pPrChange w:id="4065" w:author="LauraPGM" w:date="2025-10-01T09:45:00Z">
          <w:pPr>
            <w:pStyle w:val="Normal0"/>
            <w:numPr>
              <w:numId w:val="23"/>
            </w:numPr>
            <w:spacing w:line="360" w:lineRule="auto"/>
            <w:ind w:left="720" w:hanging="360"/>
            <w:jc w:val="both"/>
          </w:pPr>
        </w:pPrChange>
      </w:pPr>
      <w:del w:id="4066" w:author="LauraPGM" w:date="2025-10-01T15:48:00Z">
        <w:r w:rsidRPr="008439ED" w:rsidDel="00DC12A4">
          <w:rPr>
            <w:rFonts w:ascii="Calibri" w:hAnsi="Calibri" w:cs="Calibri"/>
            <w:bCs/>
            <w:rPrChange w:id="4067" w:author="LauraPGM" w:date="2025-11-04T16:55:00Z">
              <w:rPr>
                <w:bCs/>
              </w:rPr>
            </w:rPrChange>
          </w:rPr>
          <w:delText>P</w:delText>
        </w:r>
        <w:r w:rsidRPr="008439ED" w:rsidDel="00DC12A4">
          <w:rPr>
            <w:rFonts w:ascii="Calibri" w:hAnsi="Calibri" w:cs="Calibri"/>
            <w:rPrChange w:id="4068" w:author="LauraPGM" w:date="2025-11-04T16:55:00Z">
              <w:rPr/>
            </w:rPrChange>
          </w:rPr>
          <w:delText xml:space="preserve"> =</w:delText>
        </w:r>
        <w:r w:rsidR="006E1DFC" w:rsidRPr="008439ED" w:rsidDel="00DC12A4">
          <w:rPr>
            <w:rFonts w:ascii="Calibri" w:hAnsi="Calibri" w:cs="Calibri"/>
            <w:rPrChange w:id="4069" w:author="LauraPGM" w:date="2025-11-04T16:55:00Z">
              <w:rPr/>
            </w:rPrChange>
          </w:rPr>
          <w:delText xml:space="preserve"> C</w:delText>
        </w:r>
        <w:r w:rsidRPr="008439ED" w:rsidDel="00DC12A4">
          <w:rPr>
            <w:rFonts w:ascii="Calibri" w:hAnsi="Calibri" w:cs="Calibri"/>
            <w:rPrChange w:id="4070" w:author="LauraPGM" w:date="2025-11-04T16:55:00Z">
              <w:rPr/>
            </w:rPrChange>
          </w:rPr>
          <w:delText>apital o monto invertido/prestado.</w:delText>
        </w:r>
      </w:del>
    </w:p>
    <w:p w14:paraId="2A9C5857" w14:textId="077276E6" w:rsidR="00591CFD" w:rsidRPr="008439ED" w:rsidDel="00DC12A4" w:rsidRDefault="00591CFD" w:rsidP="001D59AC">
      <w:pPr>
        <w:pStyle w:val="Normal0"/>
        <w:spacing w:line="360" w:lineRule="auto"/>
        <w:jc w:val="both"/>
        <w:rPr>
          <w:del w:id="4071" w:author="LauraPGM" w:date="2025-10-01T15:48:00Z"/>
          <w:rFonts w:ascii="Calibri" w:hAnsi="Calibri" w:cs="Calibri"/>
          <w:rPrChange w:id="4072" w:author="LauraPGM" w:date="2025-11-04T16:55:00Z">
            <w:rPr>
              <w:del w:id="4073" w:author="LauraPGM" w:date="2025-10-01T15:48:00Z"/>
            </w:rPr>
          </w:rPrChange>
        </w:rPr>
      </w:pPr>
    </w:p>
    <w:p w14:paraId="78899BDA" w14:textId="5D282541" w:rsidR="00EB541F" w:rsidRPr="008439ED" w:rsidDel="00DC12A4" w:rsidRDefault="00EB541F" w:rsidP="001D59AC">
      <w:pPr>
        <w:pStyle w:val="Normal0"/>
        <w:spacing w:line="360" w:lineRule="auto"/>
        <w:rPr>
          <w:del w:id="4074" w:author="LauraPGM" w:date="2025-10-01T15:48:00Z"/>
          <w:rFonts w:ascii="Calibri" w:hAnsi="Calibri" w:cs="Calibri"/>
          <w:rPrChange w:id="4075" w:author="LauraPGM" w:date="2025-11-04T16:55:00Z">
            <w:rPr>
              <w:del w:id="4076" w:author="LauraPGM" w:date="2025-10-01T15:48:00Z"/>
            </w:rPr>
          </w:rPrChange>
        </w:rPr>
      </w:pPr>
      <w:del w:id="4077" w:author="LauraPGM" w:date="2025-10-01T15:48:00Z">
        <w:r w:rsidRPr="008439ED" w:rsidDel="00DC12A4">
          <w:rPr>
            <w:rFonts w:ascii="Calibri" w:hAnsi="Calibri" w:cs="Calibri"/>
            <w:rPrChange w:id="4078" w:author="LauraPGM" w:date="2025-11-04T16:55:00Z">
              <w:rPr/>
            </w:rPrChange>
          </w:rPr>
          <w:delText>La Tasa Interna de Oportunidad (TIO) representa el rendimiento mínimo que un inversionista espera obtener de un proyecto, considerando el costo de oportunidad y el riesgo asumido. En otras palabras, es la rentabilidad que se sacrifica al no invertir el dinero en una alternativa financiera segura o ya conocida, como un CDT, fondos de inversión, u otros instrumentos.</w:delText>
        </w:r>
      </w:del>
    </w:p>
    <w:p w14:paraId="522CF8AC" w14:textId="682A078D" w:rsidR="00EB541F" w:rsidRPr="008439ED" w:rsidDel="00DC12A4" w:rsidRDefault="00EB541F" w:rsidP="001D59AC">
      <w:pPr>
        <w:pStyle w:val="Normal0"/>
        <w:spacing w:line="360" w:lineRule="auto"/>
        <w:jc w:val="both"/>
        <w:rPr>
          <w:del w:id="4079" w:author="LauraPGM" w:date="2025-10-01T15:48:00Z"/>
          <w:rFonts w:ascii="Calibri" w:hAnsi="Calibri" w:cs="Calibri"/>
          <w:rPrChange w:id="4080" w:author="LauraPGM" w:date="2025-11-04T16:55:00Z">
            <w:rPr>
              <w:del w:id="4081" w:author="LauraPGM" w:date="2025-10-01T15:48:00Z"/>
            </w:rPr>
          </w:rPrChange>
        </w:rPr>
      </w:pPr>
    </w:p>
    <w:p w14:paraId="224CCFB4" w14:textId="0E51DD44" w:rsidR="00EB541F" w:rsidRPr="008439ED" w:rsidDel="00DC12A4" w:rsidRDefault="00EB541F" w:rsidP="001D59AC">
      <w:pPr>
        <w:pStyle w:val="Normal0"/>
        <w:spacing w:line="360" w:lineRule="auto"/>
        <w:rPr>
          <w:del w:id="4082" w:author="LauraPGM" w:date="2025-10-01T15:48:00Z"/>
          <w:rFonts w:ascii="Calibri" w:hAnsi="Calibri" w:cs="Calibri"/>
          <w:rPrChange w:id="4083" w:author="LauraPGM" w:date="2025-11-04T16:55:00Z">
            <w:rPr>
              <w:del w:id="4084" w:author="LauraPGM" w:date="2025-10-01T15:48:00Z"/>
            </w:rPr>
          </w:rPrChange>
        </w:rPr>
      </w:pPr>
      <w:del w:id="4085" w:author="LauraPGM" w:date="2025-10-01T15:48:00Z">
        <w:r w:rsidRPr="008439ED" w:rsidDel="00DC12A4">
          <w:rPr>
            <w:rFonts w:ascii="Calibri" w:hAnsi="Calibri" w:cs="Calibri"/>
            <w:rPrChange w:id="4086" w:author="LauraPGM" w:date="2025-11-04T16:55:00Z">
              <w:rPr/>
            </w:rPrChange>
          </w:rPr>
          <w:delText>La TIO sirve como referencia para evaluar si un proyecto es rentable. Si el retorno esperado del proyecto es mayor que la TIO, entonces el proyecto puede considerarse viable. Sin embargo, si es menor, se estaría perdiendo valor frente a otras alternativas de inversión.</w:delText>
        </w:r>
      </w:del>
    </w:p>
    <w:p w14:paraId="77C8F179" w14:textId="75A2436E" w:rsidR="00EB541F" w:rsidRPr="008439ED" w:rsidDel="00DC12A4" w:rsidRDefault="00EB541F" w:rsidP="001D59AC">
      <w:pPr>
        <w:pStyle w:val="Normal0"/>
        <w:spacing w:line="360" w:lineRule="auto"/>
        <w:jc w:val="both"/>
        <w:rPr>
          <w:del w:id="4087" w:author="LauraPGM" w:date="2025-10-01T15:48:00Z"/>
          <w:rFonts w:ascii="Calibri" w:hAnsi="Calibri" w:cs="Calibri"/>
          <w:rPrChange w:id="4088" w:author="LauraPGM" w:date="2025-11-04T16:55:00Z">
            <w:rPr>
              <w:del w:id="4089" w:author="LauraPGM" w:date="2025-10-01T15:48:00Z"/>
            </w:rPr>
          </w:rPrChange>
        </w:rPr>
      </w:pPr>
    </w:p>
    <w:p w14:paraId="72E49AED" w14:textId="6D01C8F8" w:rsidR="00EB541F" w:rsidRPr="008439ED" w:rsidDel="00DC12A4" w:rsidRDefault="00EB541F" w:rsidP="001D59AC">
      <w:pPr>
        <w:pStyle w:val="Normal0"/>
        <w:spacing w:line="360" w:lineRule="auto"/>
        <w:rPr>
          <w:del w:id="4090" w:author="LauraPGM" w:date="2025-10-01T15:48:00Z"/>
          <w:rFonts w:ascii="Calibri" w:hAnsi="Calibri" w:cs="Calibri"/>
          <w:rPrChange w:id="4091" w:author="LauraPGM" w:date="2025-11-04T16:55:00Z">
            <w:rPr>
              <w:del w:id="4092" w:author="LauraPGM" w:date="2025-10-01T15:48:00Z"/>
            </w:rPr>
          </w:rPrChange>
        </w:rPr>
      </w:pPr>
      <w:del w:id="4093" w:author="LauraPGM" w:date="2025-10-01T15:48:00Z">
        <w:r w:rsidRPr="008439ED" w:rsidDel="00DC12A4">
          <w:rPr>
            <w:rFonts w:ascii="Calibri" w:hAnsi="Calibri" w:cs="Calibri"/>
            <w:rPrChange w:id="4094" w:author="LauraPGM" w:date="2025-11-04T16:55:00Z">
              <w:rPr/>
            </w:rPrChange>
          </w:rPr>
          <w:delText>Esta tasa debe cubrir:</w:delText>
        </w:r>
      </w:del>
    </w:p>
    <w:p w14:paraId="47186C8F" w14:textId="7887D597" w:rsidR="00EB541F" w:rsidRPr="008439ED" w:rsidDel="00DC12A4" w:rsidRDefault="00EB541F" w:rsidP="001D59AC">
      <w:pPr>
        <w:pStyle w:val="Normal0"/>
        <w:spacing w:line="360" w:lineRule="auto"/>
        <w:rPr>
          <w:del w:id="4095" w:author="LauraPGM" w:date="2025-10-01T15:48:00Z"/>
          <w:rFonts w:ascii="Calibri" w:hAnsi="Calibri" w:cs="Calibri"/>
          <w:rPrChange w:id="4096" w:author="LauraPGM" w:date="2025-11-04T16:55:00Z">
            <w:rPr>
              <w:del w:id="4097" w:author="LauraPGM" w:date="2025-10-01T15:48:00Z"/>
            </w:rPr>
          </w:rPrChange>
        </w:rPr>
      </w:pPr>
    </w:p>
    <w:p w14:paraId="7C146269" w14:textId="0E19F9AB" w:rsidR="00EB541F" w:rsidRPr="008439ED" w:rsidDel="00DC12A4" w:rsidRDefault="00EB541F">
      <w:pPr>
        <w:pStyle w:val="Normal0"/>
        <w:numPr>
          <w:ilvl w:val="0"/>
          <w:numId w:val="23"/>
        </w:numPr>
        <w:spacing w:line="360" w:lineRule="auto"/>
        <w:rPr>
          <w:del w:id="4098" w:author="LauraPGM" w:date="2025-10-01T15:48:00Z"/>
          <w:rFonts w:ascii="Calibri" w:hAnsi="Calibri" w:cs="Calibri"/>
          <w:rPrChange w:id="4099" w:author="LauraPGM" w:date="2025-11-04T16:55:00Z">
            <w:rPr>
              <w:del w:id="4100" w:author="LauraPGM" w:date="2025-10-01T15:48:00Z"/>
            </w:rPr>
          </w:rPrChange>
        </w:rPr>
        <w:pPrChange w:id="4101" w:author="LauraPGM" w:date="2025-10-01T09:45:00Z">
          <w:pPr>
            <w:pStyle w:val="Normal0"/>
            <w:numPr>
              <w:numId w:val="24"/>
            </w:numPr>
            <w:spacing w:line="360" w:lineRule="auto"/>
            <w:ind w:left="720" w:hanging="360"/>
          </w:pPr>
        </w:pPrChange>
      </w:pPr>
      <w:del w:id="4102" w:author="LauraPGM" w:date="2025-10-01T15:48:00Z">
        <w:r w:rsidRPr="008439ED" w:rsidDel="00DC12A4">
          <w:rPr>
            <w:rFonts w:ascii="Calibri" w:hAnsi="Calibri" w:cs="Calibri"/>
            <w:rPrChange w:id="4103" w:author="LauraPGM" w:date="2025-11-04T16:55:00Z">
              <w:rPr/>
            </w:rPrChange>
          </w:rPr>
          <w:delText>La recuperación del capital inicial invertido.</w:delText>
        </w:r>
      </w:del>
    </w:p>
    <w:p w14:paraId="50A4D0DE" w14:textId="158BD9AF" w:rsidR="00EB541F" w:rsidRPr="008439ED" w:rsidDel="00DC12A4" w:rsidRDefault="00EB541F">
      <w:pPr>
        <w:pStyle w:val="Normal0"/>
        <w:numPr>
          <w:ilvl w:val="0"/>
          <w:numId w:val="23"/>
        </w:numPr>
        <w:spacing w:line="360" w:lineRule="auto"/>
        <w:rPr>
          <w:del w:id="4104" w:author="LauraPGM" w:date="2025-10-01T15:48:00Z"/>
          <w:rFonts w:ascii="Calibri" w:hAnsi="Calibri" w:cs="Calibri"/>
          <w:rPrChange w:id="4105" w:author="LauraPGM" w:date="2025-11-04T16:55:00Z">
            <w:rPr>
              <w:del w:id="4106" w:author="LauraPGM" w:date="2025-10-01T15:48:00Z"/>
            </w:rPr>
          </w:rPrChange>
        </w:rPr>
        <w:pPrChange w:id="4107" w:author="LauraPGM" w:date="2025-10-01T09:45:00Z">
          <w:pPr>
            <w:pStyle w:val="Normal0"/>
            <w:numPr>
              <w:numId w:val="24"/>
            </w:numPr>
            <w:spacing w:line="360" w:lineRule="auto"/>
            <w:ind w:left="720" w:hanging="360"/>
          </w:pPr>
        </w:pPrChange>
      </w:pPr>
      <w:del w:id="4108" w:author="LauraPGM" w:date="2025-10-01T15:48:00Z">
        <w:r w:rsidRPr="008439ED" w:rsidDel="00DC12A4">
          <w:rPr>
            <w:rFonts w:ascii="Calibri" w:hAnsi="Calibri" w:cs="Calibri"/>
            <w:rPrChange w:id="4109" w:author="LauraPGM" w:date="2025-11-04T16:55:00Z">
              <w:rPr/>
            </w:rPrChange>
          </w:rPr>
          <w:delText>Los costos operativos del proyecto.</w:delText>
        </w:r>
      </w:del>
    </w:p>
    <w:p w14:paraId="05793E7D" w14:textId="312AC9C5" w:rsidR="00EB541F" w:rsidRPr="008439ED" w:rsidDel="00DC12A4" w:rsidRDefault="00EB541F">
      <w:pPr>
        <w:pStyle w:val="Normal0"/>
        <w:numPr>
          <w:ilvl w:val="0"/>
          <w:numId w:val="23"/>
        </w:numPr>
        <w:spacing w:line="360" w:lineRule="auto"/>
        <w:rPr>
          <w:del w:id="4110" w:author="LauraPGM" w:date="2025-10-01T15:48:00Z"/>
          <w:rFonts w:ascii="Calibri" w:hAnsi="Calibri" w:cs="Calibri"/>
          <w:rPrChange w:id="4111" w:author="LauraPGM" w:date="2025-11-04T16:55:00Z">
            <w:rPr>
              <w:del w:id="4112" w:author="LauraPGM" w:date="2025-10-01T15:48:00Z"/>
            </w:rPr>
          </w:rPrChange>
        </w:rPr>
        <w:pPrChange w:id="4113" w:author="LauraPGM" w:date="2025-10-01T09:45:00Z">
          <w:pPr>
            <w:pStyle w:val="Normal0"/>
            <w:numPr>
              <w:numId w:val="24"/>
            </w:numPr>
            <w:spacing w:line="360" w:lineRule="auto"/>
            <w:ind w:left="720" w:hanging="360"/>
          </w:pPr>
        </w:pPrChange>
      </w:pPr>
      <w:del w:id="4114" w:author="LauraPGM" w:date="2025-10-01T15:48:00Z">
        <w:r w:rsidRPr="008439ED" w:rsidDel="00DC12A4">
          <w:rPr>
            <w:rFonts w:ascii="Calibri" w:hAnsi="Calibri" w:cs="Calibri"/>
            <w:rPrChange w:id="4115" w:author="LauraPGM" w:date="2025-11-04T16:55:00Z">
              <w:rPr/>
            </w:rPrChange>
          </w:rPr>
          <w:delText>Los intereses en caso de financiamiento con terceros.</w:delText>
        </w:r>
      </w:del>
    </w:p>
    <w:p w14:paraId="2C54090C" w14:textId="518B5113" w:rsidR="00EB541F" w:rsidRPr="008439ED" w:rsidDel="00DC12A4" w:rsidRDefault="00EB541F">
      <w:pPr>
        <w:pStyle w:val="Normal0"/>
        <w:numPr>
          <w:ilvl w:val="0"/>
          <w:numId w:val="23"/>
        </w:numPr>
        <w:spacing w:line="360" w:lineRule="auto"/>
        <w:rPr>
          <w:del w:id="4116" w:author="LauraPGM" w:date="2025-10-01T15:48:00Z"/>
          <w:rFonts w:ascii="Calibri" w:hAnsi="Calibri" w:cs="Calibri"/>
          <w:rPrChange w:id="4117" w:author="LauraPGM" w:date="2025-11-04T16:55:00Z">
            <w:rPr>
              <w:del w:id="4118" w:author="LauraPGM" w:date="2025-10-01T15:48:00Z"/>
            </w:rPr>
          </w:rPrChange>
        </w:rPr>
        <w:pPrChange w:id="4119" w:author="LauraPGM" w:date="2025-10-01T09:45:00Z">
          <w:pPr>
            <w:pStyle w:val="Normal0"/>
            <w:numPr>
              <w:numId w:val="24"/>
            </w:numPr>
            <w:spacing w:line="360" w:lineRule="auto"/>
            <w:ind w:left="720" w:hanging="360"/>
          </w:pPr>
        </w:pPrChange>
      </w:pPr>
      <w:del w:id="4120" w:author="LauraPGM" w:date="2025-10-01T15:48:00Z">
        <w:r w:rsidRPr="008439ED" w:rsidDel="00DC12A4">
          <w:rPr>
            <w:rFonts w:ascii="Calibri" w:hAnsi="Calibri" w:cs="Calibri"/>
            <w:rPrChange w:id="4121" w:author="LauraPGM" w:date="2025-11-04T16:55:00Z">
              <w:rPr/>
            </w:rPrChange>
          </w:rPr>
          <w:delText>Las utilidades esperadas por los socios o accionistas.</w:delText>
        </w:r>
      </w:del>
    </w:p>
    <w:p w14:paraId="5E228654" w14:textId="68B21CD1" w:rsidR="00891FF3" w:rsidRPr="008439ED" w:rsidDel="00DC12A4" w:rsidRDefault="00891FF3" w:rsidP="001D59AC">
      <w:pPr>
        <w:pStyle w:val="Normal0"/>
        <w:spacing w:line="360" w:lineRule="auto"/>
        <w:jc w:val="both"/>
        <w:rPr>
          <w:del w:id="4122" w:author="LauraPGM" w:date="2025-10-01T15:48:00Z"/>
          <w:rFonts w:ascii="Calibri" w:hAnsi="Calibri" w:cs="Calibri"/>
          <w:rPrChange w:id="4123" w:author="LauraPGM" w:date="2025-11-04T16:55:00Z">
            <w:rPr>
              <w:del w:id="4124" w:author="LauraPGM" w:date="2025-10-01T15:48:00Z"/>
            </w:rPr>
          </w:rPrChange>
        </w:rPr>
      </w:pPr>
    </w:p>
    <w:p w14:paraId="1D9091BD" w14:textId="140872BE" w:rsidR="00891FF3" w:rsidRPr="008439ED" w:rsidDel="00DC12A4" w:rsidRDefault="00891FF3" w:rsidP="001D59AC">
      <w:pPr>
        <w:pStyle w:val="Normal0"/>
        <w:spacing w:line="360" w:lineRule="auto"/>
        <w:jc w:val="both"/>
        <w:rPr>
          <w:del w:id="4125" w:author="LauraPGM" w:date="2025-10-01T15:48:00Z"/>
          <w:rFonts w:ascii="Calibri" w:hAnsi="Calibri" w:cs="Calibri"/>
          <w:rPrChange w:id="4126" w:author="LauraPGM" w:date="2025-11-04T16:55:00Z">
            <w:rPr>
              <w:del w:id="4127" w:author="LauraPGM" w:date="2025-10-01T15:48:00Z"/>
            </w:rPr>
          </w:rPrChange>
        </w:rPr>
      </w:pPr>
    </w:p>
    <w:p w14:paraId="4F81DBC6" w14:textId="23269D52" w:rsidR="00EB541F" w:rsidRPr="008439ED" w:rsidDel="00DC12A4" w:rsidRDefault="00EB541F" w:rsidP="001D59AC">
      <w:pPr>
        <w:pStyle w:val="Normal0"/>
        <w:spacing w:line="360" w:lineRule="auto"/>
        <w:jc w:val="both"/>
        <w:rPr>
          <w:del w:id="4128" w:author="LauraPGM" w:date="2025-10-01T15:48:00Z"/>
          <w:rFonts w:ascii="Calibri" w:hAnsi="Calibri" w:cs="Calibri"/>
          <w:b/>
          <w:rPrChange w:id="4129" w:author="LauraPGM" w:date="2025-11-04T16:55:00Z">
            <w:rPr>
              <w:del w:id="4130" w:author="LauraPGM" w:date="2025-10-01T15:48:00Z"/>
              <w:b/>
            </w:rPr>
          </w:rPrChange>
        </w:rPr>
      </w:pPr>
      <w:del w:id="4131" w:author="LauraPGM" w:date="2025-10-01T15:48:00Z">
        <w:r w:rsidRPr="008439ED" w:rsidDel="00DC12A4">
          <w:rPr>
            <w:rFonts w:ascii="Calibri" w:hAnsi="Calibri" w:cs="Calibri"/>
            <w:b/>
            <w:rPrChange w:id="4132" w:author="LauraPGM" w:date="2025-11-04T16:55:00Z">
              <w:rPr>
                <w:b/>
              </w:rPr>
            </w:rPrChange>
          </w:rPr>
          <w:delText>Ejemplo TIO:</w:delText>
        </w:r>
      </w:del>
    </w:p>
    <w:p w14:paraId="43D92926" w14:textId="1B6E1268" w:rsidR="00EB541F" w:rsidRPr="008439ED" w:rsidDel="00DC12A4" w:rsidRDefault="00EB541F" w:rsidP="001D59AC">
      <w:pPr>
        <w:pStyle w:val="Normal0"/>
        <w:spacing w:line="360" w:lineRule="auto"/>
        <w:jc w:val="both"/>
        <w:rPr>
          <w:del w:id="4133" w:author="LauraPGM" w:date="2025-10-01T15:48:00Z"/>
          <w:rFonts w:ascii="Calibri" w:hAnsi="Calibri" w:cs="Calibri"/>
          <w:rPrChange w:id="4134" w:author="LauraPGM" w:date="2025-11-04T16:55:00Z">
            <w:rPr>
              <w:del w:id="4135" w:author="LauraPGM" w:date="2025-10-01T15:48:00Z"/>
            </w:rPr>
          </w:rPrChange>
        </w:rPr>
      </w:pPr>
    </w:p>
    <w:p w14:paraId="7D0C780F" w14:textId="65C008CD" w:rsidR="00EB541F" w:rsidRPr="008439ED" w:rsidDel="00DC12A4" w:rsidRDefault="00EB541F" w:rsidP="001D59AC">
      <w:pPr>
        <w:pStyle w:val="Normal0"/>
        <w:spacing w:line="360" w:lineRule="auto"/>
        <w:rPr>
          <w:del w:id="4136" w:author="LauraPGM" w:date="2025-10-01T15:48:00Z"/>
          <w:rFonts w:ascii="Calibri" w:hAnsi="Calibri" w:cs="Calibri"/>
          <w:rPrChange w:id="4137" w:author="LauraPGM" w:date="2025-11-04T16:55:00Z">
            <w:rPr>
              <w:del w:id="4138" w:author="LauraPGM" w:date="2025-10-01T15:48:00Z"/>
            </w:rPr>
          </w:rPrChange>
        </w:rPr>
      </w:pPr>
      <w:del w:id="4139" w:author="LauraPGM" w:date="2025-10-01T15:48:00Z">
        <w:r w:rsidRPr="008439ED" w:rsidDel="00DC12A4">
          <w:rPr>
            <w:rFonts w:ascii="Calibri" w:hAnsi="Calibri" w:cs="Calibri"/>
            <w:rPrChange w:id="4140" w:author="LauraPGM" w:date="2025-11-04T16:55:00Z">
              <w:rPr/>
            </w:rPrChange>
          </w:rPr>
          <w:delText>Suponga que la señorita Laura Galindo acostumbra a realizar inversiones en CDT, en los cuales le pagan en promedio el 32 % ef</w:delText>
        </w:r>
        <w:r w:rsidR="003458AA" w:rsidRPr="008439ED" w:rsidDel="00DC12A4">
          <w:rPr>
            <w:rFonts w:ascii="Calibri" w:hAnsi="Calibri" w:cs="Calibri"/>
            <w:rPrChange w:id="4141" w:author="LauraPGM" w:date="2025-11-04T16:55:00Z">
              <w:rPr/>
            </w:rPrChange>
          </w:rPr>
          <w:delText>ectivo anual de intereses. (La tasa de Interés de o</w:delText>
        </w:r>
        <w:r w:rsidRPr="008439ED" w:rsidDel="00DC12A4">
          <w:rPr>
            <w:rFonts w:ascii="Calibri" w:hAnsi="Calibri" w:cs="Calibri"/>
            <w:rPrChange w:id="4142" w:author="LauraPGM" w:date="2025-11-04T16:55:00Z">
              <w:rPr/>
            </w:rPrChange>
          </w:rPr>
          <w:delText>portunidad para esta persona equivaldría a ese mismo 32 % efectivo anual en términos corrientes).</w:delText>
        </w:r>
      </w:del>
    </w:p>
    <w:p w14:paraId="6266CECF" w14:textId="131E7DE9" w:rsidR="00EB541F" w:rsidRPr="008439ED" w:rsidDel="00DC12A4" w:rsidRDefault="00EB541F" w:rsidP="001D59AC">
      <w:pPr>
        <w:pStyle w:val="Normal0"/>
        <w:spacing w:line="360" w:lineRule="auto"/>
        <w:rPr>
          <w:del w:id="4143" w:author="LauraPGM" w:date="2025-10-01T15:48:00Z"/>
          <w:rFonts w:ascii="Calibri" w:hAnsi="Calibri" w:cs="Calibri"/>
          <w:rPrChange w:id="4144" w:author="LauraPGM" w:date="2025-11-04T16:55:00Z">
            <w:rPr>
              <w:del w:id="4145" w:author="LauraPGM" w:date="2025-10-01T15:48:00Z"/>
            </w:rPr>
          </w:rPrChange>
        </w:rPr>
      </w:pPr>
    </w:p>
    <w:p w14:paraId="1D18C2AD" w14:textId="13D11A88" w:rsidR="00EB541F" w:rsidRPr="008439ED" w:rsidDel="00DC12A4" w:rsidRDefault="00EB541F" w:rsidP="001D59AC">
      <w:pPr>
        <w:pStyle w:val="Normal0"/>
        <w:spacing w:line="360" w:lineRule="auto"/>
        <w:rPr>
          <w:del w:id="4146" w:author="LauraPGM" w:date="2025-10-01T15:48:00Z"/>
          <w:rFonts w:ascii="Calibri" w:hAnsi="Calibri" w:cs="Calibri"/>
          <w:rPrChange w:id="4147" w:author="LauraPGM" w:date="2025-11-04T16:55:00Z">
            <w:rPr>
              <w:del w:id="4148" w:author="LauraPGM" w:date="2025-10-01T15:48:00Z"/>
            </w:rPr>
          </w:rPrChange>
        </w:rPr>
      </w:pPr>
      <w:del w:id="4149" w:author="LauraPGM" w:date="2025-10-01T15:48:00Z">
        <w:r w:rsidRPr="008439ED" w:rsidDel="00DC12A4">
          <w:rPr>
            <w:rFonts w:ascii="Calibri" w:hAnsi="Calibri" w:cs="Calibri"/>
            <w:rPrChange w:id="4150" w:author="LauraPGM" w:date="2025-11-04T16:55:00Z">
              <w:rPr/>
            </w:rPrChange>
          </w:rPr>
          <w:delText>En términos constantes se asumiría la tasa real del inversionista, donde a la tasa de oportunidad se le descuenta la tasa de inflación.</w:delText>
        </w:r>
      </w:del>
    </w:p>
    <w:p w14:paraId="59F13AC4" w14:textId="57F38070" w:rsidR="00EB541F" w:rsidRPr="008439ED" w:rsidDel="00DC12A4" w:rsidRDefault="00EB541F" w:rsidP="001D59AC">
      <w:pPr>
        <w:pStyle w:val="Normal0"/>
        <w:spacing w:line="360" w:lineRule="auto"/>
        <w:rPr>
          <w:del w:id="4151" w:author="LauraPGM" w:date="2025-10-01T15:48:00Z"/>
          <w:rFonts w:ascii="Calibri" w:hAnsi="Calibri" w:cs="Calibri"/>
          <w:rPrChange w:id="4152" w:author="LauraPGM" w:date="2025-11-04T16:55:00Z">
            <w:rPr>
              <w:del w:id="4153" w:author="LauraPGM" w:date="2025-10-01T15:48:00Z"/>
            </w:rPr>
          </w:rPrChange>
        </w:rPr>
      </w:pPr>
    </w:p>
    <w:p w14:paraId="16685BD4" w14:textId="72A726E7" w:rsidR="00EB541F" w:rsidRPr="008439ED" w:rsidDel="00DC12A4" w:rsidRDefault="00EB541F" w:rsidP="001D59AC">
      <w:pPr>
        <w:pStyle w:val="Normal0"/>
        <w:spacing w:line="360" w:lineRule="auto"/>
        <w:rPr>
          <w:del w:id="4154" w:author="LauraPGM" w:date="2025-10-01T15:48:00Z"/>
          <w:rFonts w:ascii="Calibri" w:hAnsi="Calibri" w:cs="Calibri"/>
          <w:rPrChange w:id="4155" w:author="LauraPGM" w:date="2025-11-04T16:55:00Z">
            <w:rPr>
              <w:del w:id="4156" w:author="LauraPGM" w:date="2025-10-01T15:48:00Z"/>
            </w:rPr>
          </w:rPrChange>
        </w:rPr>
      </w:pPr>
      <w:del w:id="4157" w:author="LauraPGM" w:date="2025-10-01T15:48:00Z">
        <w:r w:rsidRPr="008439ED" w:rsidDel="00DC12A4">
          <w:rPr>
            <w:rFonts w:ascii="Calibri" w:hAnsi="Calibri" w:cs="Calibri"/>
            <w:rPrChange w:id="4158" w:author="LauraPGM" w:date="2025-11-04T16:55:00Z">
              <w:rPr/>
            </w:rPrChange>
          </w:rPr>
          <w:delText xml:space="preserve">Si </w:delText>
        </w:r>
        <w:r w:rsidR="003F7DA9" w:rsidRPr="008439ED" w:rsidDel="00DC12A4">
          <w:rPr>
            <w:rFonts w:ascii="Calibri" w:hAnsi="Calibri" w:cs="Calibri"/>
            <w:rPrChange w:id="4159" w:author="LauraPGM" w:date="2025-11-04T16:55:00Z">
              <w:rPr/>
            </w:rPrChange>
          </w:rPr>
          <w:delText>la tasa de oportunidad es del 2.</w:delText>
        </w:r>
        <w:r w:rsidRPr="008439ED" w:rsidDel="00DC12A4">
          <w:rPr>
            <w:rFonts w:ascii="Calibri" w:hAnsi="Calibri" w:cs="Calibri"/>
            <w:rPrChange w:id="4160" w:author="LauraPGM" w:date="2025-11-04T16:55:00Z">
              <w:rPr/>
            </w:rPrChange>
          </w:rPr>
          <w:delText xml:space="preserve">5 % mensual </w:delText>
        </w:r>
        <w:r w:rsidR="003F7DA9" w:rsidRPr="008439ED" w:rsidDel="00DC12A4">
          <w:rPr>
            <w:rFonts w:ascii="Calibri" w:hAnsi="Calibri" w:cs="Calibri"/>
            <w:rPrChange w:id="4161" w:author="LauraPGM" w:date="2025-11-04T16:55:00Z">
              <w:rPr/>
            </w:rPrChange>
          </w:rPr>
          <w:delText>y la tasa de inflación es del 1.</w:delText>
        </w:r>
        <w:r w:rsidRPr="008439ED" w:rsidDel="00DC12A4">
          <w:rPr>
            <w:rFonts w:ascii="Calibri" w:hAnsi="Calibri" w:cs="Calibri"/>
            <w:rPrChange w:id="4162" w:author="LauraPGM" w:date="2025-11-04T16:55:00Z">
              <w:rPr/>
            </w:rPrChange>
          </w:rPr>
          <w:delText>5 % mensual. ¿Cuál es la tasa real de oportunidad del inversionista?</w:delText>
        </w:r>
      </w:del>
    </w:p>
    <w:p w14:paraId="3C9799B3" w14:textId="118C4E74" w:rsidR="00EB541F" w:rsidRPr="008439ED" w:rsidDel="00DC12A4" w:rsidRDefault="00EB541F" w:rsidP="001D59AC">
      <w:pPr>
        <w:pStyle w:val="Normal0"/>
        <w:spacing w:line="360" w:lineRule="auto"/>
        <w:jc w:val="both"/>
        <w:rPr>
          <w:del w:id="4163" w:author="LauraPGM" w:date="2025-10-01T15:48:00Z"/>
          <w:rFonts w:ascii="Calibri" w:hAnsi="Calibri" w:cs="Calibri"/>
          <w:rPrChange w:id="4164" w:author="LauraPGM" w:date="2025-11-04T16:55:00Z">
            <w:rPr>
              <w:del w:id="4165" w:author="LauraPGM" w:date="2025-10-01T15:48:00Z"/>
            </w:rPr>
          </w:rPrChange>
        </w:rPr>
      </w:pPr>
    </w:p>
    <w:p w14:paraId="01AE783D" w14:textId="3158372A" w:rsidR="00EB541F" w:rsidRPr="008439ED" w:rsidDel="00DC12A4" w:rsidRDefault="00EB541F" w:rsidP="001D59AC">
      <w:pPr>
        <w:pStyle w:val="Normal0"/>
        <w:spacing w:line="360" w:lineRule="auto"/>
        <w:jc w:val="both"/>
        <w:rPr>
          <w:del w:id="4166" w:author="LauraPGM" w:date="2025-10-01T15:48:00Z"/>
          <w:rFonts w:ascii="Calibri" w:hAnsi="Calibri" w:cs="Calibri"/>
          <w:rPrChange w:id="4167" w:author="LauraPGM" w:date="2025-11-04T16:55:00Z">
            <w:rPr>
              <w:del w:id="4168" w:author="LauraPGM" w:date="2025-10-01T15:48:00Z"/>
            </w:rPr>
          </w:rPrChange>
        </w:rPr>
      </w:pPr>
      <w:del w:id="4169" w:author="LauraPGM" w:date="2025-10-01T15:48:00Z">
        <w:r w:rsidRPr="008439ED" w:rsidDel="00DC12A4">
          <w:rPr>
            <w:rFonts w:ascii="Calibri" w:hAnsi="Calibri" w:cs="Calibri"/>
            <w:rPrChange w:id="4170" w:author="LauraPGM" w:date="2025-11-04T16:55:00Z">
              <w:rPr/>
            </w:rPrChange>
          </w:rPr>
          <w:delText>TR = T</w:delText>
        </w:r>
        <w:r w:rsidR="002825C4" w:rsidRPr="008439ED" w:rsidDel="00DC12A4">
          <w:rPr>
            <w:rFonts w:ascii="Calibri" w:hAnsi="Calibri" w:cs="Calibri"/>
            <w:rPrChange w:id="4171" w:author="LauraPGM" w:date="2025-11-04T16:55:00Z">
              <w:rPr/>
            </w:rPrChange>
          </w:rPr>
          <w:delText>IO - inflación / 1 + i</w:delText>
        </w:r>
        <w:r w:rsidR="00783878" w:rsidRPr="008439ED" w:rsidDel="00DC12A4">
          <w:rPr>
            <w:rFonts w:ascii="Calibri" w:hAnsi="Calibri" w:cs="Calibri"/>
            <w:rPrChange w:id="4172" w:author="LauraPGM" w:date="2025-11-04T16:55:00Z">
              <w:rPr/>
            </w:rPrChange>
          </w:rPr>
          <w:delText>nflación.</w:delText>
        </w:r>
      </w:del>
    </w:p>
    <w:p w14:paraId="58FA0D3B" w14:textId="6C58F845" w:rsidR="00EB541F" w:rsidRPr="008439ED" w:rsidDel="00DC12A4" w:rsidRDefault="00EB541F" w:rsidP="001D59AC">
      <w:pPr>
        <w:pStyle w:val="Normal0"/>
        <w:spacing w:line="360" w:lineRule="auto"/>
        <w:jc w:val="both"/>
        <w:rPr>
          <w:del w:id="4173" w:author="LauraPGM" w:date="2025-10-01T15:48:00Z"/>
          <w:rFonts w:ascii="Calibri" w:hAnsi="Calibri" w:cs="Calibri"/>
          <w:rPrChange w:id="4174" w:author="LauraPGM" w:date="2025-11-04T16:55:00Z">
            <w:rPr>
              <w:del w:id="4175" w:author="LauraPGM" w:date="2025-10-01T15:48:00Z"/>
            </w:rPr>
          </w:rPrChange>
        </w:rPr>
      </w:pPr>
      <w:del w:id="4176" w:author="LauraPGM" w:date="2025-10-01T15:48:00Z">
        <w:r w:rsidRPr="008439ED" w:rsidDel="00DC12A4">
          <w:rPr>
            <w:rFonts w:ascii="Calibri" w:hAnsi="Calibri" w:cs="Calibri"/>
            <w:rPrChange w:id="4177" w:author="LauraPGM" w:date="2025-11-04T16:55:00Z">
              <w:rPr/>
            </w:rPrChange>
          </w:rPr>
          <w:delText xml:space="preserve">TR </w:delText>
        </w:r>
        <w:r w:rsidR="003F7DA9" w:rsidRPr="008439ED" w:rsidDel="00DC12A4">
          <w:rPr>
            <w:rFonts w:ascii="Calibri" w:hAnsi="Calibri" w:cs="Calibri"/>
            <w:rPrChange w:id="4178" w:author="LauraPGM" w:date="2025-11-04T16:55:00Z">
              <w:rPr/>
            </w:rPrChange>
          </w:rPr>
          <w:delText>= (0.025 + 0.015) / (1 + 0.</w:delText>
        </w:r>
        <w:r w:rsidR="00783878" w:rsidRPr="008439ED" w:rsidDel="00DC12A4">
          <w:rPr>
            <w:rFonts w:ascii="Calibri" w:hAnsi="Calibri" w:cs="Calibri"/>
            <w:rPrChange w:id="4179" w:author="LauraPGM" w:date="2025-11-04T16:55:00Z">
              <w:rPr/>
            </w:rPrChange>
          </w:rPr>
          <w:delText>015)</w:delText>
        </w:r>
      </w:del>
    </w:p>
    <w:p w14:paraId="4AF5CFE8" w14:textId="011F0D20" w:rsidR="00591CFD" w:rsidRPr="008439ED" w:rsidDel="00DC12A4" w:rsidRDefault="003F7DA9" w:rsidP="001D59AC">
      <w:pPr>
        <w:pStyle w:val="Normal0"/>
        <w:spacing w:line="360" w:lineRule="auto"/>
        <w:jc w:val="both"/>
        <w:rPr>
          <w:del w:id="4180" w:author="LauraPGM" w:date="2025-10-01T15:48:00Z"/>
          <w:rFonts w:ascii="Calibri" w:hAnsi="Calibri" w:cs="Calibri"/>
          <w:rPrChange w:id="4181" w:author="LauraPGM" w:date="2025-11-04T16:55:00Z">
            <w:rPr>
              <w:del w:id="4182" w:author="LauraPGM" w:date="2025-10-01T15:48:00Z"/>
            </w:rPr>
          </w:rPrChange>
        </w:rPr>
      </w:pPr>
      <w:del w:id="4183" w:author="LauraPGM" w:date="2025-10-01T15:48:00Z">
        <w:r w:rsidRPr="008439ED" w:rsidDel="00DC12A4">
          <w:rPr>
            <w:rFonts w:ascii="Calibri" w:hAnsi="Calibri" w:cs="Calibri"/>
            <w:rPrChange w:id="4184" w:author="LauraPGM" w:date="2025-11-04T16:55:00Z">
              <w:rPr/>
            </w:rPrChange>
          </w:rPr>
          <w:delText>TR = 0.</w:delText>
        </w:r>
        <w:r w:rsidR="00EB541F" w:rsidRPr="008439ED" w:rsidDel="00DC12A4">
          <w:rPr>
            <w:rFonts w:ascii="Calibri" w:hAnsi="Calibri" w:cs="Calibri"/>
            <w:rPrChange w:id="4185" w:author="LauraPGM" w:date="2025-11-04T16:55:00Z">
              <w:rPr/>
            </w:rPrChange>
          </w:rPr>
          <w:delText>99 %</w:delText>
        </w:r>
      </w:del>
    </w:p>
    <w:p w14:paraId="5335CA00" w14:textId="1F474225" w:rsidR="00591CFD" w:rsidRPr="008439ED" w:rsidDel="00DC12A4" w:rsidRDefault="00591CFD" w:rsidP="001D59AC">
      <w:pPr>
        <w:pStyle w:val="Normal0"/>
        <w:spacing w:line="360" w:lineRule="auto"/>
        <w:jc w:val="both"/>
        <w:rPr>
          <w:del w:id="4186" w:author="LauraPGM" w:date="2025-10-01T15:48:00Z"/>
          <w:rFonts w:ascii="Calibri" w:hAnsi="Calibri" w:cs="Calibri"/>
          <w:rPrChange w:id="4187" w:author="LauraPGM" w:date="2025-11-04T16:55:00Z">
            <w:rPr>
              <w:del w:id="4188" w:author="LauraPGM" w:date="2025-10-01T15:48:00Z"/>
            </w:rPr>
          </w:rPrChange>
        </w:rPr>
      </w:pPr>
    </w:p>
    <w:p w14:paraId="3ED5CE5D" w14:textId="0BC13DCB" w:rsidR="00EB541F" w:rsidRPr="008439ED" w:rsidDel="00DC12A4" w:rsidRDefault="00EB541F" w:rsidP="001D59AC">
      <w:pPr>
        <w:pStyle w:val="Normal0"/>
        <w:spacing w:line="360" w:lineRule="auto"/>
        <w:rPr>
          <w:del w:id="4189" w:author="LauraPGM" w:date="2025-10-01T15:48:00Z"/>
          <w:rFonts w:ascii="Calibri" w:hAnsi="Calibri" w:cs="Calibri"/>
          <w:b/>
          <w:rPrChange w:id="4190" w:author="LauraPGM" w:date="2025-11-04T16:55:00Z">
            <w:rPr>
              <w:del w:id="4191" w:author="LauraPGM" w:date="2025-10-01T15:48:00Z"/>
              <w:b/>
            </w:rPr>
          </w:rPrChange>
        </w:rPr>
      </w:pPr>
      <w:del w:id="4192" w:author="LauraPGM" w:date="2025-10-01T15:48:00Z">
        <w:r w:rsidRPr="008439ED" w:rsidDel="00DC12A4">
          <w:rPr>
            <w:rFonts w:ascii="Calibri" w:hAnsi="Calibri" w:cs="Calibri"/>
            <w:b/>
            <w:rPrChange w:id="4193" w:author="LauraPGM" w:date="2025-11-04T16:55:00Z">
              <w:rPr>
                <w:b/>
              </w:rPr>
            </w:rPrChange>
          </w:rPr>
          <w:delText>3.3. Valor Actual Neto (VAN) o Valor Presente Neto (VPN)</w:delText>
        </w:r>
      </w:del>
    </w:p>
    <w:p w14:paraId="133F2BC0" w14:textId="0F6C4424" w:rsidR="00EB541F" w:rsidRPr="008439ED" w:rsidDel="00DC12A4" w:rsidRDefault="00EB541F" w:rsidP="001D59AC">
      <w:pPr>
        <w:pStyle w:val="Normal0"/>
        <w:spacing w:line="360" w:lineRule="auto"/>
        <w:jc w:val="both"/>
        <w:rPr>
          <w:del w:id="4194" w:author="LauraPGM" w:date="2025-10-01T15:48:00Z"/>
          <w:rFonts w:ascii="Calibri" w:hAnsi="Calibri" w:cs="Calibri"/>
          <w:rPrChange w:id="4195" w:author="LauraPGM" w:date="2025-11-04T16:55:00Z">
            <w:rPr>
              <w:del w:id="4196" w:author="LauraPGM" w:date="2025-10-01T15:48:00Z"/>
            </w:rPr>
          </w:rPrChange>
        </w:rPr>
      </w:pPr>
    </w:p>
    <w:p w14:paraId="6714D06D" w14:textId="7AF319B2" w:rsidR="00EB541F" w:rsidRPr="008439ED" w:rsidDel="00DC12A4" w:rsidRDefault="00EB541F" w:rsidP="001D59AC">
      <w:pPr>
        <w:pStyle w:val="Normal0"/>
        <w:spacing w:line="360" w:lineRule="auto"/>
        <w:rPr>
          <w:del w:id="4197" w:author="LauraPGM" w:date="2025-10-01T15:48:00Z"/>
          <w:rFonts w:ascii="Calibri" w:hAnsi="Calibri" w:cs="Calibri"/>
          <w:rPrChange w:id="4198" w:author="LauraPGM" w:date="2025-11-04T16:55:00Z">
            <w:rPr>
              <w:del w:id="4199" w:author="LauraPGM" w:date="2025-10-01T15:48:00Z"/>
            </w:rPr>
          </w:rPrChange>
        </w:rPr>
      </w:pPr>
      <w:del w:id="4200" w:author="LauraPGM" w:date="2025-10-01T15:48:00Z">
        <w:r w:rsidRPr="008439ED" w:rsidDel="00DC12A4">
          <w:rPr>
            <w:rFonts w:ascii="Calibri" w:hAnsi="Calibri" w:cs="Calibri"/>
            <w:rPrChange w:id="4201" w:author="LauraPGM" w:date="2025-11-04T16:55:00Z">
              <w:rPr/>
            </w:rPrChange>
          </w:rPr>
          <w:delText>El Valor Actual Neto (VAN) es uno de los indicadores financieros más utilizados para evaluar la viabilidad económica de un proyecto. Su propósito es estimar el valor presente de los flujos netos de efectivo que se generarán a lo largo de la vida útil del proyecto, descontados a una tasa de interés fija que representa el costo de oportunidad del capital.</w:delText>
        </w:r>
      </w:del>
    </w:p>
    <w:p w14:paraId="248CCA87" w14:textId="5B2DCA8F" w:rsidR="00EB541F" w:rsidRPr="008439ED" w:rsidDel="00DC12A4" w:rsidRDefault="00EB541F" w:rsidP="001D59AC">
      <w:pPr>
        <w:pStyle w:val="Normal0"/>
        <w:spacing w:line="360" w:lineRule="auto"/>
        <w:rPr>
          <w:del w:id="4202" w:author="LauraPGM" w:date="2025-10-01T15:48:00Z"/>
          <w:rFonts w:ascii="Calibri" w:hAnsi="Calibri" w:cs="Calibri"/>
          <w:rPrChange w:id="4203" w:author="LauraPGM" w:date="2025-11-04T16:55:00Z">
            <w:rPr>
              <w:del w:id="4204" w:author="LauraPGM" w:date="2025-10-01T15:48:00Z"/>
            </w:rPr>
          </w:rPrChange>
        </w:rPr>
      </w:pPr>
    </w:p>
    <w:p w14:paraId="48426A38" w14:textId="276F855E" w:rsidR="00EB541F" w:rsidRPr="008439ED" w:rsidDel="00DC12A4" w:rsidRDefault="00EB541F" w:rsidP="001D59AC">
      <w:pPr>
        <w:pStyle w:val="Normal0"/>
        <w:spacing w:line="360" w:lineRule="auto"/>
        <w:rPr>
          <w:del w:id="4205" w:author="LauraPGM" w:date="2025-10-01T15:48:00Z"/>
          <w:rFonts w:ascii="Calibri" w:hAnsi="Calibri" w:cs="Calibri"/>
          <w:rPrChange w:id="4206" w:author="LauraPGM" w:date="2025-11-04T16:55:00Z">
            <w:rPr>
              <w:del w:id="4207" w:author="LauraPGM" w:date="2025-10-01T15:48:00Z"/>
            </w:rPr>
          </w:rPrChange>
        </w:rPr>
      </w:pPr>
      <w:del w:id="4208" w:author="LauraPGM" w:date="2025-10-01T15:48:00Z">
        <w:r w:rsidRPr="008439ED" w:rsidDel="00DC12A4">
          <w:rPr>
            <w:rFonts w:ascii="Calibri" w:hAnsi="Calibri" w:cs="Calibri"/>
            <w:rPrChange w:id="4209" w:author="LauraPGM" w:date="2025-11-04T16:55:00Z">
              <w:rPr/>
            </w:rPrChange>
          </w:rPr>
          <w:delText>En otras palabras, el VAN permite conocer si, al invertir en un proyecto, los ingresos futuros compensarán no solo la inversión inicial, sino también el valor del dinero en el tiempo. Esta herramienta considera que el uso del dinero tiene un costo, ya que al invertir una suma hoy, se renuncia a otras posibles alternativas de rentabilidad. A este costo se le conoce como interés, y se refleja en la tasa de descuento.</w:delText>
        </w:r>
      </w:del>
    </w:p>
    <w:p w14:paraId="36F1C3A1" w14:textId="7C5C3658" w:rsidR="00EB541F" w:rsidRPr="008439ED" w:rsidDel="00DC12A4" w:rsidRDefault="00EB541F" w:rsidP="001D59AC">
      <w:pPr>
        <w:pStyle w:val="Normal0"/>
        <w:spacing w:line="360" w:lineRule="auto"/>
        <w:rPr>
          <w:del w:id="4210" w:author="LauraPGM" w:date="2025-10-01T15:48:00Z"/>
          <w:rFonts w:ascii="Calibri" w:hAnsi="Calibri" w:cs="Calibri"/>
          <w:rPrChange w:id="4211" w:author="LauraPGM" w:date="2025-11-04T16:55:00Z">
            <w:rPr>
              <w:del w:id="4212" w:author="LauraPGM" w:date="2025-10-01T15:48:00Z"/>
            </w:rPr>
          </w:rPrChange>
        </w:rPr>
      </w:pPr>
    </w:p>
    <w:p w14:paraId="0C24D6AC" w14:textId="58F2A00B" w:rsidR="00EB541F" w:rsidRPr="008439ED" w:rsidDel="00DC12A4" w:rsidRDefault="00EB541F" w:rsidP="001D59AC">
      <w:pPr>
        <w:pStyle w:val="Normal0"/>
        <w:spacing w:line="360" w:lineRule="auto"/>
        <w:rPr>
          <w:del w:id="4213" w:author="LauraPGM" w:date="2025-10-01T15:48:00Z"/>
          <w:rFonts w:ascii="Calibri" w:hAnsi="Calibri" w:cs="Calibri"/>
          <w:rPrChange w:id="4214" w:author="LauraPGM" w:date="2025-11-04T16:55:00Z">
            <w:rPr>
              <w:del w:id="4215" w:author="LauraPGM" w:date="2025-10-01T15:48:00Z"/>
            </w:rPr>
          </w:rPrChange>
        </w:rPr>
      </w:pPr>
      <w:del w:id="4216" w:author="LauraPGM" w:date="2025-10-01T15:48:00Z">
        <w:r w:rsidRPr="008439ED" w:rsidDel="00DC12A4">
          <w:rPr>
            <w:rFonts w:ascii="Calibri" w:hAnsi="Calibri" w:cs="Calibri"/>
            <w:rPrChange w:id="4217" w:author="LauraPGM" w:date="2025-11-04T16:55:00Z">
              <w:rPr/>
            </w:rPrChange>
          </w:rPr>
          <w:delText>El VAN se calcula restando los egresos a los ingresos esperados para cada periodo, y luego actualizando esos valores al presente mediante un factor de actualización. Este factor se representa como:</w:delText>
        </w:r>
      </w:del>
    </w:p>
    <w:p w14:paraId="12B497AB" w14:textId="6EF2ABD2" w:rsidR="0087160F" w:rsidRPr="008439ED" w:rsidDel="00DC12A4" w:rsidRDefault="0087160F" w:rsidP="001D59AC">
      <w:pPr>
        <w:pStyle w:val="Normal0"/>
        <w:spacing w:line="360" w:lineRule="auto"/>
        <w:rPr>
          <w:del w:id="4218" w:author="LauraPGM" w:date="2025-10-01T15:48:00Z"/>
          <w:rFonts w:ascii="Calibri" w:hAnsi="Calibri" w:cs="Calibri"/>
          <w:rPrChange w:id="4219" w:author="LauraPGM" w:date="2025-11-04T16:55:00Z">
            <w:rPr>
              <w:del w:id="4220" w:author="LauraPGM" w:date="2025-10-01T15:48:00Z"/>
            </w:rPr>
          </w:rPrChange>
        </w:rPr>
      </w:pPr>
    </w:p>
    <w:p w14:paraId="352B3857" w14:textId="6EB691B8" w:rsidR="0087160F" w:rsidRPr="008439ED" w:rsidDel="00DC12A4" w:rsidRDefault="0087160F" w:rsidP="001D59AC">
      <w:pPr>
        <w:pStyle w:val="Normal0"/>
        <w:spacing w:line="360" w:lineRule="auto"/>
        <w:rPr>
          <w:del w:id="4221" w:author="LauraPGM" w:date="2025-10-01T15:48:00Z"/>
          <w:rFonts w:ascii="Calibri" w:hAnsi="Calibri" w:cs="Calibri"/>
          <w:b/>
          <w:rPrChange w:id="4222" w:author="LauraPGM" w:date="2025-11-04T16:55:00Z">
            <w:rPr>
              <w:del w:id="4223" w:author="LauraPGM" w:date="2025-10-01T15:48:00Z"/>
              <w:b/>
            </w:rPr>
          </w:rPrChange>
        </w:rPr>
      </w:pPr>
      <w:del w:id="4224" w:author="LauraPGM" w:date="2025-10-01T15:48:00Z">
        <w:r w:rsidRPr="008439ED" w:rsidDel="00DC12A4">
          <w:rPr>
            <w:rFonts w:ascii="Calibri" w:hAnsi="Calibri" w:cs="Calibri"/>
            <w:b/>
            <w:rPrChange w:id="4225" w:author="LauraPGM" w:date="2025-11-04T16:55:00Z">
              <w:rPr>
                <w:b/>
              </w:rPr>
            </w:rPrChange>
          </w:rPr>
          <w:delText>Figura 4. Factor de valor presente</w:delText>
        </w:r>
      </w:del>
    </w:p>
    <w:p w14:paraId="7C4C4B83" w14:textId="7F700307" w:rsidR="00EB541F" w:rsidRPr="008439ED" w:rsidDel="00DC12A4" w:rsidRDefault="00792AAF" w:rsidP="001D59AC">
      <w:pPr>
        <w:pStyle w:val="Normal0"/>
        <w:spacing w:line="360" w:lineRule="auto"/>
        <w:jc w:val="both"/>
        <w:rPr>
          <w:del w:id="4226" w:author="LauraPGM" w:date="2025-10-01T15:48:00Z"/>
          <w:rFonts w:ascii="Calibri" w:hAnsi="Calibri" w:cs="Calibri"/>
          <w:b/>
          <w:rPrChange w:id="4227" w:author="LauraPGM" w:date="2025-11-04T16:55:00Z">
            <w:rPr>
              <w:del w:id="4228" w:author="LauraPGM" w:date="2025-10-01T15:48:00Z"/>
              <w:b/>
            </w:rPr>
          </w:rPrChange>
        </w:rPr>
      </w:pPr>
      <w:commentRangeStart w:id="4229"/>
      <w:del w:id="4230" w:author="LauraPGM" w:date="2025-10-01T15:48:00Z">
        <w:r w:rsidRPr="008439ED" w:rsidDel="00DC12A4">
          <w:rPr>
            <w:rFonts w:ascii="Calibri" w:hAnsi="Calibri" w:cs="Calibri"/>
            <w:b/>
            <w:noProof/>
            <w:lang w:eastAsia="es-CO"/>
            <w:rPrChange w:id="4231" w:author="LauraPGM" w:date="2025-11-04T16:55:00Z">
              <w:rPr>
                <w:b/>
                <w:noProof/>
                <w:lang w:eastAsia="es-CO"/>
              </w:rPr>
            </w:rPrChange>
          </w:rPr>
          <w:drawing>
            <wp:inline distT="0" distB="0" distL="0" distR="0" wp14:anchorId="280B2373" wp14:editId="2D61D926">
              <wp:extent cx="1219263" cy="552478"/>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4681C38.tmp"/>
                      <pic:cNvPicPr/>
                    </pic:nvPicPr>
                    <pic:blipFill>
                      <a:blip r:embed="rId25">
                        <a:extLst>
                          <a:ext uri="{28A0092B-C50C-407E-A947-70E740481C1C}">
                            <a14:useLocalDpi xmlns:a14="http://schemas.microsoft.com/office/drawing/2010/main" val="0"/>
                          </a:ext>
                        </a:extLst>
                      </a:blip>
                      <a:stretch>
                        <a:fillRect/>
                      </a:stretch>
                    </pic:blipFill>
                    <pic:spPr>
                      <a:xfrm>
                        <a:off x="0" y="0"/>
                        <a:ext cx="1219263" cy="552478"/>
                      </a:xfrm>
                      <a:prstGeom prst="rect">
                        <a:avLst/>
                      </a:prstGeom>
                    </pic:spPr>
                  </pic:pic>
                </a:graphicData>
              </a:graphic>
            </wp:inline>
          </w:drawing>
        </w:r>
        <w:commentRangeEnd w:id="4229"/>
        <w:r w:rsidR="00094E55" w:rsidRPr="008439ED" w:rsidDel="00DC12A4">
          <w:rPr>
            <w:rStyle w:val="Refdecomentario"/>
            <w:rFonts w:ascii="Calibri" w:hAnsi="Calibri" w:cs="Calibri"/>
            <w:sz w:val="22"/>
            <w:szCs w:val="22"/>
            <w:rPrChange w:id="4232" w:author="LauraPGM" w:date="2025-11-04T16:55:00Z">
              <w:rPr>
                <w:rStyle w:val="Refdecomentario"/>
              </w:rPr>
            </w:rPrChange>
          </w:rPr>
          <w:commentReference w:id="4229"/>
        </w:r>
      </w:del>
    </w:p>
    <w:p w14:paraId="33C8B97C" w14:textId="07312579" w:rsidR="00792AAF" w:rsidRPr="008439ED" w:rsidDel="00DC12A4" w:rsidRDefault="00792AAF" w:rsidP="001D59AC">
      <w:pPr>
        <w:pStyle w:val="Normal0"/>
        <w:spacing w:line="360" w:lineRule="auto"/>
        <w:jc w:val="both"/>
        <w:rPr>
          <w:del w:id="4233" w:author="LauraPGM" w:date="2025-10-01T15:48:00Z"/>
          <w:rFonts w:ascii="Calibri" w:hAnsi="Calibri" w:cs="Calibri"/>
          <w:rPrChange w:id="4234" w:author="LauraPGM" w:date="2025-11-04T16:55:00Z">
            <w:rPr>
              <w:del w:id="4235" w:author="LauraPGM" w:date="2025-10-01T15:48:00Z"/>
            </w:rPr>
          </w:rPrChange>
        </w:rPr>
      </w:pPr>
      <w:del w:id="4236" w:author="LauraPGM" w:date="2025-10-01T15:48:00Z">
        <w:r w:rsidRPr="008439ED" w:rsidDel="00DC12A4">
          <w:rPr>
            <w:rFonts w:ascii="Calibri" w:hAnsi="Calibri" w:cs="Calibri"/>
            <w:rPrChange w:id="4237" w:author="LauraPGM" w:date="2025-11-04T16:55:00Z">
              <w:rPr/>
            </w:rPrChange>
          </w:rPr>
          <w:delText>Donde:</w:delText>
        </w:r>
      </w:del>
    </w:p>
    <w:p w14:paraId="368091E7" w14:textId="0377453D" w:rsidR="00792AAF" w:rsidRPr="008439ED" w:rsidDel="00DC12A4" w:rsidRDefault="00792AAF" w:rsidP="001D59AC">
      <w:pPr>
        <w:pStyle w:val="Normal0"/>
        <w:spacing w:line="360" w:lineRule="auto"/>
        <w:jc w:val="both"/>
        <w:rPr>
          <w:del w:id="4238" w:author="LauraPGM" w:date="2025-10-01T15:48:00Z"/>
          <w:rFonts w:ascii="Calibri" w:hAnsi="Calibri" w:cs="Calibri"/>
          <w:rPrChange w:id="4239" w:author="LauraPGM" w:date="2025-11-04T16:55:00Z">
            <w:rPr>
              <w:del w:id="4240" w:author="LauraPGM" w:date="2025-10-01T15:48:00Z"/>
            </w:rPr>
          </w:rPrChange>
        </w:rPr>
      </w:pPr>
    </w:p>
    <w:p w14:paraId="6D2D8B58" w14:textId="328F7F44" w:rsidR="00792AAF" w:rsidRPr="008439ED" w:rsidDel="00DC12A4" w:rsidRDefault="00792AAF">
      <w:pPr>
        <w:pStyle w:val="Normal0"/>
        <w:numPr>
          <w:ilvl w:val="0"/>
          <w:numId w:val="24"/>
        </w:numPr>
        <w:spacing w:line="360" w:lineRule="auto"/>
        <w:jc w:val="both"/>
        <w:rPr>
          <w:del w:id="4241" w:author="LauraPGM" w:date="2025-10-01T15:48:00Z"/>
          <w:rFonts w:ascii="Calibri" w:hAnsi="Calibri" w:cs="Calibri"/>
          <w:rPrChange w:id="4242" w:author="LauraPGM" w:date="2025-11-04T16:55:00Z">
            <w:rPr>
              <w:del w:id="4243" w:author="LauraPGM" w:date="2025-10-01T15:48:00Z"/>
            </w:rPr>
          </w:rPrChange>
        </w:rPr>
        <w:pPrChange w:id="4244" w:author="LauraPGM" w:date="2025-10-01T09:45:00Z">
          <w:pPr>
            <w:pStyle w:val="Normal0"/>
            <w:numPr>
              <w:numId w:val="25"/>
            </w:numPr>
            <w:spacing w:line="360" w:lineRule="auto"/>
            <w:ind w:left="720" w:hanging="360"/>
            <w:jc w:val="both"/>
          </w:pPr>
        </w:pPrChange>
      </w:pPr>
      <w:del w:id="4245" w:author="LauraPGM" w:date="2025-10-01T15:48:00Z">
        <w:r w:rsidRPr="008439ED" w:rsidDel="00DC12A4">
          <w:rPr>
            <w:rFonts w:ascii="Calibri" w:hAnsi="Calibri" w:cs="Calibri"/>
            <w:rPrChange w:id="4246" w:author="LauraPGM" w:date="2025-11-04T16:55:00Z">
              <w:rPr/>
            </w:rPrChange>
          </w:rPr>
          <w:delText>I</w:delText>
        </w:r>
        <w:r w:rsidR="00FE7E28" w:rsidRPr="008439ED" w:rsidDel="00DC12A4">
          <w:rPr>
            <w:rFonts w:ascii="Calibri" w:hAnsi="Calibri" w:cs="Calibri"/>
            <w:rPrChange w:id="4247" w:author="LauraPGM" w:date="2025-11-04T16:55:00Z">
              <w:rPr/>
            </w:rPrChange>
          </w:rPr>
          <w:delText xml:space="preserve"> =</w:delText>
        </w:r>
        <w:r w:rsidRPr="008439ED" w:rsidDel="00DC12A4">
          <w:rPr>
            <w:rFonts w:ascii="Calibri" w:hAnsi="Calibri" w:cs="Calibri"/>
            <w:rPrChange w:id="4248" w:author="LauraPGM" w:date="2025-11-04T16:55:00Z">
              <w:rPr/>
            </w:rPrChange>
          </w:rPr>
          <w:delText xml:space="preserve"> es la tasa</w:delText>
        </w:r>
        <w:r w:rsidR="00B30C49" w:rsidRPr="008439ED" w:rsidDel="00DC12A4">
          <w:rPr>
            <w:rFonts w:ascii="Calibri" w:hAnsi="Calibri" w:cs="Calibri"/>
            <w:rPrChange w:id="4249" w:author="LauraPGM" w:date="2025-11-04T16:55:00Z">
              <w:rPr/>
            </w:rPrChange>
          </w:rPr>
          <w:delText xml:space="preserve"> de interés o tasa de descuento.</w:delText>
        </w:r>
      </w:del>
    </w:p>
    <w:p w14:paraId="07479673" w14:textId="0B0E79AD" w:rsidR="00792AAF" w:rsidRPr="008439ED" w:rsidDel="00DC12A4" w:rsidRDefault="00792AAF">
      <w:pPr>
        <w:pStyle w:val="Normal0"/>
        <w:numPr>
          <w:ilvl w:val="0"/>
          <w:numId w:val="24"/>
        </w:numPr>
        <w:spacing w:line="360" w:lineRule="auto"/>
        <w:jc w:val="both"/>
        <w:rPr>
          <w:del w:id="4250" w:author="LauraPGM" w:date="2025-10-01T15:48:00Z"/>
          <w:rFonts w:ascii="Calibri" w:hAnsi="Calibri" w:cs="Calibri"/>
          <w:rPrChange w:id="4251" w:author="LauraPGM" w:date="2025-11-04T16:55:00Z">
            <w:rPr>
              <w:del w:id="4252" w:author="LauraPGM" w:date="2025-10-01T15:48:00Z"/>
            </w:rPr>
          </w:rPrChange>
        </w:rPr>
        <w:pPrChange w:id="4253" w:author="LauraPGM" w:date="2025-10-01T09:45:00Z">
          <w:pPr>
            <w:pStyle w:val="Normal0"/>
            <w:numPr>
              <w:numId w:val="25"/>
            </w:numPr>
            <w:spacing w:line="360" w:lineRule="auto"/>
            <w:ind w:left="720" w:hanging="360"/>
            <w:jc w:val="both"/>
          </w:pPr>
        </w:pPrChange>
      </w:pPr>
      <w:del w:id="4254" w:author="LauraPGM" w:date="2025-10-01T15:48:00Z">
        <w:r w:rsidRPr="008439ED" w:rsidDel="00DC12A4">
          <w:rPr>
            <w:rFonts w:ascii="Calibri" w:hAnsi="Calibri" w:cs="Calibri"/>
            <w:rPrChange w:id="4255" w:author="LauraPGM" w:date="2025-11-04T16:55:00Z">
              <w:rPr/>
            </w:rPrChange>
          </w:rPr>
          <w:delText>N</w:delText>
        </w:r>
        <w:r w:rsidR="00FE7E28" w:rsidRPr="008439ED" w:rsidDel="00DC12A4">
          <w:rPr>
            <w:rFonts w:ascii="Calibri" w:hAnsi="Calibri" w:cs="Calibri"/>
            <w:rPrChange w:id="4256" w:author="LauraPGM" w:date="2025-11-04T16:55:00Z">
              <w:rPr/>
            </w:rPrChange>
          </w:rPr>
          <w:delText xml:space="preserve"> =</w:delText>
        </w:r>
        <w:r w:rsidRPr="008439ED" w:rsidDel="00DC12A4">
          <w:rPr>
            <w:rFonts w:ascii="Calibri" w:hAnsi="Calibri" w:cs="Calibri"/>
            <w:rPrChange w:id="4257" w:author="LauraPGM" w:date="2025-11-04T16:55:00Z">
              <w:rPr/>
            </w:rPrChange>
          </w:rPr>
          <w:delText xml:space="preserve"> es el número de periodos.</w:delText>
        </w:r>
      </w:del>
    </w:p>
    <w:p w14:paraId="60636768" w14:textId="455EAA01" w:rsidR="00792AAF" w:rsidRPr="008439ED" w:rsidDel="00DC12A4" w:rsidRDefault="00792AAF" w:rsidP="001D59AC">
      <w:pPr>
        <w:pStyle w:val="Normal0"/>
        <w:spacing w:line="360" w:lineRule="auto"/>
        <w:jc w:val="both"/>
        <w:rPr>
          <w:del w:id="4258" w:author="LauraPGM" w:date="2025-10-01T15:48:00Z"/>
          <w:rFonts w:ascii="Calibri" w:hAnsi="Calibri" w:cs="Calibri"/>
          <w:rPrChange w:id="4259" w:author="LauraPGM" w:date="2025-11-04T16:55:00Z">
            <w:rPr>
              <w:del w:id="4260" w:author="LauraPGM" w:date="2025-10-01T15:48:00Z"/>
            </w:rPr>
          </w:rPrChange>
        </w:rPr>
      </w:pPr>
    </w:p>
    <w:p w14:paraId="15F9E84A" w14:textId="11E8CE4E" w:rsidR="00EB541F" w:rsidRPr="008439ED" w:rsidDel="00DC12A4" w:rsidRDefault="0087160F" w:rsidP="001D59AC">
      <w:pPr>
        <w:pStyle w:val="Normal0"/>
        <w:spacing w:line="360" w:lineRule="auto"/>
        <w:jc w:val="both"/>
        <w:rPr>
          <w:del w:id="4261" w:author="LauraPGM" w:date="2025-10-01T15:48:00Z"/>
          <w:rFonts w:ascii="Calibri" w:hAnsi="Calibri" w:cs="Calibri"/>
          <w:b/>
          <w:rPrChange w:id="4262" w:author="LauraPGM" w:date="2025-11-04T16:55:00Z">
            <w:rPr>
              <w:del w:id="4263" w:author="LauraPGM" w:date="2025-10-01T15:48:00Z"/>
              <w:b/>
            </w:rPr>
          </w:rPrChange>
        </w:rPr>
      </w:pPr>
      <w:del w:id="4264" w:author="LauraPGM" w:date="2025-10-01T15:48:00Z">
        <w:r w:rsidRPr="008439ED" w:rsidDel="00DC12A4">
          <w:rPr>
            <w:rFonts w:ascii="Calibri" w:hAnsi="Calibri" w:cs="Calibri"/>
            <w:b/>
            <w:rPrChange w:id="4265" w:author="LauraPGM" w:date="2025-11-04T16:55:00Z">
              <w:rPr>
                <w:b/>
              </w:rPr>
            </w:rPrChange>
          </w:rPr>
          <w:delText>Figura 5. Fórmula general del Valor Actual Neto (</w:delText>
        </w:r>
        <w:commentRangeStart w:id="4266"/>
        <w:r w:rsidRPr="008439ED" w:rsidDel="00DC12A4">
          <w:rPr>
            <w:rFonts w:ascii="Calibri" w:hAnsi="Calibri" w:cs="Calibri"/>
            <w:b/>
            <w:rPrChange w:id="4267" w:author="LauraPGM" w:date="2025-11-04T16:55:00Z">
              <w:rPr>
                <w:b/>
              </w:rPr>
            </w:rPrChange>
          </w:rPr>
          <w:delText>VAN</w:delText>
        </w:r>
        <w:commentRangeEnd w:id="4266"/>
        <w:r w:rsidR="00D26F16" w:rsidRPr="008439ED" w:rsidDel="00DC12A4">
          <w:rPr>
            <w:rStyle w:val="Refdecomentario"/>
            <w:rFonts w:ascii="Calibri" w:hAnsi="Calibri" w:cs="Calibri"/>
            <w:b/>
            <w:sz w:val="22"/>
            <w:szCs w:val="22"/>
            <w:rPrChange w:id="4268" w:author="LauraPGM" w:date="2025-11-04T16:55:00Z">
              <w:rPr>
                <w:rStyle w:val="Refdecomentario"/>
                <w:b/>
              </w:rPr>
            </w:rPrChange>
          </w:rPr>
          <w:commentReference w:id="4266"/>
        </w:r>
        <w:r w:rsidRPr="008439ED" w:rsidDel="00DC12A4">
          <w:rPr>
            <w:rFonts w:ascii="Calibri" w:hAnsi="Calibri" w:cs="Calibri"/>
            <w:b/>
            <w:rPrChange w:id="4269" w:author="LauraPGM" w:date="2025-11-04T16:55:00Z">
              <w:rPr>
                <w:b/>
              </w:rPr>
            </w:rPrChange>
          </w:rPr>
          <w:delText>)</w:delText>
        </w:r>
      </w:del>
    </w:p>
    <w:p w14:paraId="052752DC" w14:textId="2B3F4906" w:rsidR="00792AAF" w:rsidRPr="008439ED" w:rsidDel="00DC12A4" w:rsidRDefault="00792AAF" w:rsidP="001D59AC">
      <w:pPr>
        <w:pStyle w:val="Normal0"/>
        <w:spacing w:line="360" w:lineRule="auto"/>
        <w:jc w:val="both"/>
        <w:rPr>
          <w:del w:id="4270" w:author="LauraPGM" w:date="2025-10-01T15:48:00Z"/>
          <w:rFonts w:ascii="Calibri" w:hAnsi="Calibri" w:cs="Calibri"/>
          <w:rPrChange w:id="4271" w:author="LauraPGM" w:date="2025-11-04T16:55:00Z">
            <w:rPr>
              <w:del w:id="4272" w:author="LauraPGM" w:date="2025-10-01T15:48:00Z"/>
            </w:rPr>
          </w:rPrChange>
        </w:rPr>
      </w:pPr>
    </w:p>
    <w:p w14:paraId="00D83A40" w14:textId="1C2D78FE" w:rsidR="00792AAF" w:rsidRPr="008439ED" w:rsidDel="00DC12A4" w:rsidRDefault="00792AAF" w:rsidP="001D59AC">
      <w:pPr>
        <w:pStyle w:val="Normal0"/>
        <w:spacing w:line="360" w:lineRule="auto"/>
        <w:jc w:val="both"/>
        <w:rPr>
          <w:del w:id="4273" w:author="LauraPGM" w:date="2025-10-01T15:48:00Z"/>
          <w:rFonts w:ascii="Calibri" w:hAnsi="Calibri" w:cs="Calibri"/>
          <w:rPrChange w:id="4274" w:author="LauraPGM" w:date="2025-11-04T16:55:00Z">
            <w:rPr>
              <w:del w:id="4275" w:author="LauraPGM" w:date="2025-10-01T15:48:00Z"/>
            </w:rPr>
          </w:rPrChange>
        </w:rPr>
      </w:pPr>
      <w:del w:id="4276" w:author="LauraPGM" w:date="2025-10-01T15:48:00Z">
        <w:r w:rsidRPr="008439ED" w:rsidDel="00DC12A4">
          <w:rPr>
            <w:rFonts w:ascii="Calibri" w:hAnsi="Calibri" w:cs="Calibri"/>
            <w:noProof/>
            <w:lang w:eastAsia="es-CO"/>
            <w:rPrChange w:id="4277" w:author="LauraPGM" w:date="2025-11-04T16:55:00Z">
              <w:rPr>
                <w:noProof/>
                <w:lang w:eastAsia="es-CO"/>
              </w:rPr>
            </w:rPrChange>
          </w:rPr>
          <w:drawing>
            <wp:inline distT="0" distB="0" distL="0" distR="0" wp14:anchorId="25ABB164" wp14:editId="22FF2E8F">
              <wp:extent cx="2648086" cy="698536"/>
              <wp:effectExtent l="0" t="0" r="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4684018.tmp"/>
                      <pic:cNvPicPr/>
                    </pic:nvPicPr>
                    <pic:blipFill>
                      <a:blip r:embed="rId26">
                        <a:extLst>
                          <a:ext uri="{28A0092B-C50C-407E-A947-70E740481C1C}">
                            <a14:useLocalDpi xmlns:a14="http://schemas.microsoft.com/office/drawing/2010/main" val="0"/>
                          </a:ext>
                        </a:extLst>
                      </a:blip>
                      <a:stretch>
                        <a:fillRect/>
                      </a:stretch>
                    </pic:blipFill>
                    <pic:spPr>
                      <a:xfrm>
                        <a:off x="0" y="0"/>
                        <a:ext cx="2648086" cy="698536"/>
                      </a:xfrm>
                      <a:prstGeom prst="rect">
                        <a:avLst/>
                      </a:prstGeom>
                    </pic:spPr>
                  </pic:pic>
                </a:graphicData>
              </a:graphic>
            </wp:inline>
          </w:drawing>
        </w:r>
      </w:del>
    </w:p>
    <w:p w14:paraId="4DF019A1" w14:textId="148FD933" w:rsidR="00792AAF" w:rsidRPr="008439ED" w:rsidDel="00DC12A4" w:rsidRDefault="00792AAF" w:rsidP="001D59AC">
      <w:pPr>
        <w:pStyle w:val="Normal0"/>
        <w:spacing w:line="360" w:lineRule="auto"/>
        <w:jc w:val="both"/>
        <w:rPr>
          <w:del w:id="4278" w:author="LauraPGM" w:date="2025-10-01T15:48:00Z"/>
          <w:rFonts w:ascii="Calibri" w:hAnsi="Calibri" w:cs="Calibri"/>
          <w:rPrChange w:id="4279" w:author="LauraPGM" w:date="2025-11-04T16:55:00Z">
            <w:rPr>
              <w:del w:id="4280" w:author="LauraPGM" w:date="2025-10-01T15:48:00Z"/>
            </w:rPr>
          </w:rPrChange>
        </w:rPr>
      </w:pPr>
      <w:del w:id="4281" w:author="LauraPGM" w:date="2025-10-01T15:48:00Z">
        <w:r w:rsidRPr="008439ED" w:rsidDel="00DC12A4">
          <w:rPr>
            <w:rFonts w:ascii="Calibri" w:hAnsi="Calibri" w:cs="Calibri"/>
            <w:rPrChange w:id="4282" w:author="LauraPGM" w:date="2025-11-04T16:55:00Z">
              <w:rPr/>
            </w:rPrChange>
          </w:rPr>
          <w:delText>Donde:</w:delText>
        </w:r>
      </w:del>
    </w:p>
    <w:p w14:paraId="0F140DAF" w14:textId="6D8C33BF" w:rsidR="00792AAF" w:rsidRPr="008439ED" w:rsidDel="00DC12A4" w:rsidRDefault="00792AAF" w:rsidP="001D59AC">
      <w:pPr>
        <w:pStyle w:val="Normal0"/>
        <w:spacing w:line="360" w:lineRule="auto"/>
        <w:jc w:val="both"/>
        <w:rPr>
          <w:del w:id="4283" w:author="LauraPGM" w:date="2025-10-01T15:48:00Z"/>
          <w:rFonts w:ascii="Calibri" w:hAnsi="Calibri" w:cs="Calibri"/>
          <w:rPrChange w:id="4284" w:author="LauraPGM" w:date="2025-11-04T16:55:00Z">
            <w:rPr>
              <w:del w:id="4285" w:author="LauraPGM" w:date="2025-10-01T15:48:00Z"/>
            </w:rPr>
          </w:rPrChange>
        </w:rPr>
      </w:pPr>
    </w:p>
    <w:p w14:paraId="1584803C" w14:textId="36AA0566" w:rsidR="00792AAF" w:rsidRPr="008439ED" w:rsidDel="00DC12A4" w:rsidRDefault="00792AAF" w:rsidP="001D59AC">
      <w:pPr>
        <w:pStyle w:val="Normal0"/>
        <w:spacing w:line="360" w:lineRule="auto"/>
        <w:jc w:val="both"/>
        <w:rPr>
          <w:del w:id="4286" w:author="LauraPGM" w:date="2025-10-01T15:48:00Z"/>
          <w:rFonts w:ascii="Calibri" w:hAnsi="Calibri" w:cs="Calibri"/>
          <w:rPrChange w:id="4287" w:author="LauraPGM" w:date="2025-11-04T16:55:00Z">
            <w:rPr>
              <w:del w:id="4288" w:author="LauraPGM" w:date="2025-10-01T15:48:00Z"/>
            </w:rPr>
          </w:rPrChange>
        </w:rPr>
      </w:pPr>
      <w:del w:id="4289" w:author="LauraPGM" w:date="2025-10-01T15:48:00Z">
        <w:r w:rsidRPr="008439ED" w:rsidDel="00DC12A4">
          <w:rPr>
            <w:rFonts w:ascii="Calibri" w:hAnsi="Calibri" w:cs="Calibri"/>
            <w:rPrChange w:id="4290" w:author="LauraPGM" w:date="2025-11-04T16:55:00Z">
              <w:rPr/>
            </w:rPrChange>
          </w:rPr>
          <w:delText>IT = Ingresos Totales (entradas de efectivo).</w:delText>
        </w:r>
      </w:del>
    </w:p>
    <w:p w14:paraId="648D1C28" w14:textId="339DD9D2" w:rsidR="00792AAF" w:rsidRPr="008439ED" w:rsidDel="00DC12A4" w:rsidRDefault="00792AAF" w:rsidP="001D59AC">
      <w:pPr>
        <w:pStyle w:val="Normal0"/>
        <w:spacing w:line="360" w:lineRule="auto"/>
        <w:jc w:val="both"/>
        <w:rPr>
          <w:del w:id="4291" w:author="LauraPGM" w:date="2025-10-01T15:48:00Z"/>
          <w:rFonts w:ascii="Calibri" w:hAnsi="Calibri" w:cs="Calibri"/>
          <w:rPrChange w:id="4292" w:author="LauraPGM" w:date="2025-11-04T16:55:00Z">
            <w:rPr>
              <w:del w:id="4293" w:author="LauraPGM" w:date="2025-10-01T15:48:00Z"/>
            </w:rPr>
          </w:rPrChange>
        </w:rPr>
      </w:pPr>
      <w:del w:id="4294" w:author="LauraPGM" w:date="2025-10-01T15:48:00Z">
        <w:r w:rsidRPr="008439ED" w:rsidDel="00DC12A4">
          <w:rPr>
            <w:rFonts w:ascii="Calibri" w:hAnsi="Calibri" w:cs="Calibri"/>
            <w:rPrChange w:id="4295" w:author="LauraPGM" w:date="2025-11-04T16:55:00Z">
              <w:rPr/>
            </w:rPrChange>
          </w:rPr>
          <w:delText>ET = Egresos Totales (salidas de efectivo).</w:delText>
        </w:r>
      </w:del>
    </w:p>
    <w:p w14:paraId="4418440D" w14:textId="030C2ABA" w:rsidR="00792AAF" w:rsidRPr="008439ED" w:rsidDel="00DC12A4" w:rsidRDefault="00101CED" w:rsidP="001D59AC">
      <w:pPr>
        <w:pStyle w:val="Normal0"/>
        <w:spacing w:line="360" w:lineRule="auto"/>
        <w:jc w:val="both"/>
        <w:rPr>
          <w:del w:id="4296" w:author="LauraPGM" w:date="2025-10-01T15:48:00Z"/>
          <w:rFonts w:ascii="Calibri" w:hAnsi="Calibri" w:cs="Calibri"/>
          <w:rPrChange w:id="4297" w:author="LauraPGM" w:date="2025-11-04T16:55:00Z">
            <w:rPr>
              <w:del w:id="4298" w:author="LauraPGM" w:date="2025-10-01T15:48:00Z"/>
            </w:rPr>
          </w:rPrChange>
        </w:rPr>
      </w:pPr>
      <w:del w:id="4299" w:author="LauraPGM" w:date="2025-10-01T15:48:00Z">
        <w:r w:rsidRPr="008439ED" w:rsidDel="00DC12A4">
          <w:rPr>
            <w:rFonts w:ascii="Calibri" w:hAnsi="Calibri" w:cs="Calibri"/>
            <w:rPrChange w:id="4300" w:author="LauraPGM" w:date="2025-11-04T16:55:00Z">
              <w:rPr/>
            </w:rPrChange>
          </w:rPr>
          <w:delText>I = T</w:delText>
        </w:r>
        <w:r w:rsidR="00792AAF" w:rsidRPr="008439ED" w:rsidDel="00DC12A4">
          <w:rPr>
            <w:rFonts w:ascii="Calibri" w:hAnsi="Calibri" w:cs="Calibri"/>
            <w:rPrChange w:id="4301" w:author="LauraPGM" w:date="2025-11-04T16:55:00Z">
              <w:rPr/>
            </w:rPrChange>
          </w:rPr>
          <w:delText>asa de descuento.</w:delText>
        </w:r>
      </w:del>
    </w:p>
    <w:p w14:paraId="71F77EFC" w14:textId="35E4CB3F" w:rsidR="00792AAF" w:rsidRPr="008439ED" w:rsidDel="00DC12A4" w:rsidRDefault="00101CED" w:rsidP="001D59AC">
      <w:pPr>
        <w:pStyle w:val="Normal0"/>
        <w:spacing w:line="360" w:lineRule="auto"/>
        <w:jc w:val="both"/>
        <w:rPr>
          <w:del w:id="4302" w:author="LauraPGM" w:date="2025-10-01T15:48:00Z"/>
          <w:rFonts w:ascii="Calibri" w:hAnsi="Calibri" w:cs="Calibri"/>
          <w:rPrChange w:id="4303" w:author="LauraPGM" w:date="2025-11-04T16:55:00Z">
            <w:rPr>
              <w:del w:id="4304" w:author="LauraPGM" w:date="2025-10-01T15:48:00Z"/>
            </w:rPr>
          </w:rPrChange>
        </w:rPr>
      </w:pPr>
      <w:del w:id="4305" w:author="LauraPGM" w:date="2025-10-01T15:48:00Z">
        <w:r w:rsidRPr="008439ED" w:rsidDel="00DC12A4">
          <w:rPr>
            <w:rFonts w:ascii="Calibri" w:hAnsi="Calibri" w:cs="Calibri"/>
            <w:rPrChange w:id="4306" w:author="LauraPGM" w:date="2025-11-04T16:55:00Z">
              <w:rPr/>
            </w:rPrChange>
          </w:rPr>
          <w:delText>N = N</w:delText>
        </w:r>
        <w:r w:rsidR="00792AAF" w:rsidRPr="008439ED" w:rsidDel="00DC12A4">
          <w:rPr>
            <w:rFonts w:ascii="Calibri" w:hAnsi="Calibri" w:cs="Calibri"/>
            <w:rPrChange w:id="4307" w:author="LauraPGM" w:date="2025-11-04T16:55:00Z">
              <w:rPr/>
            </w:rPrChange>
          </w:rPr>
          <w:delText>úmero de periodos del proyecto.</w:delText>
        </w:r>
      </w:del>
    </w:p>
    <w:p w14:paraId="2F511090" w14:textId="25560F90" w:rsidR="00EB541F" w:rsidRPr="008439ED" w:rsidDel="00DC12A4" w:rsidRDefault="00EB541F" w:rsidP="001D59AC">
      <w:pPr>
        <w:pStyle w:val="Normal0"/>
        <w:spacing w:line="360" w:lineRule="auto"/>
        <w:jc w:val="both"/>
        <w:rPr>
          <w:del w:id="4308" w:author="LauraPGM" w:date="2025-10-01T15:48:00Z"/>
          <w:rFonts w:ascii="Calibri" w:hAnsi="Calibri" w:cs="Calibri"/>
          <w:b/>
          <w:rPrChange w:id="4309" w:author="LauraPGM" w:date="2025-11-04T16:55:00Z">
            <w:rPr>
              <w:del w:id="4310" w:author="LauraPGM" w:date="2025-10-01T15:48:00Z"/>
              <w:b/>
            </w:rPr>
          </w:rPrChange>
        </w:rPr>
      </w:pPr>
    </w:p>
    <w:p w14:paraId="248C1BB1" w14:textId="719FD024" w:rsidR="00792AAF" w:rsidRPr="008439ED" w:rsidDel="00DC12A4" w:rsidRDefault="00792AAF" w:rsidP="001D59AC">
      <w:pPr>
        <w:pStyle w:val="Normal0"/>
        <w:spacing w:line="360" w:lineRule="auto"/>
        <w:jc w:val="both"/>
        <w:rPr>
          <w:del w:id="4311" w:author="LauraPGM" w:date="2025-10-01T15:48:00Z"/>
          <w:rFonts w:ascii="Calibri" w:hAnsi="Calibri" w:cs="Calibri"/>
          <w:b/>
          <w:rPrChange w:id="4312" w:author="LauraPGM" w:date="2025-11-04T16:55:00Z">
            <w:rPr>
              <w:del w:id="4313" w:author="LauraPGM" w:date="2025-10-01T15:48:00Z"/>
              <w:b/>
            </w:rPr>
          </w:rPrChange>
        </w:rPr>
      </w:pPr>
      <w:del w:id="4314" w:author="LauraPGM" w:date="2025-10-01T15:48:00Z">
        <w:r w:rsidRPr="008439ED" w:rsidDel="00DC12A4">
          <w:rPr>
            <w:rFonts w:ascii="Calibri" w:hAnsi="Calibri" w:cs="Calibri"/>
            <w:b/>
            <w:rPrChange w:id="4315" w:author="LauraPGM" w:date="2025-11-04T16:55:00Z">
              <w:rPr>
                <w:b/>
              </w:rPr>
            </w:rPrChange>
          </w:rPr>
          <w:delText>Interpretación del VAN:</w:delText>
        </w:r>
      </w:del>
    </w:p>
    <w:p w14:paraId="59E68CDC" w14:textId="1B00E433" w:rsidR="00792AAF" w:rsidRPr="008439ED" w:rsidDel="00DC12A4" w:rsidRDefault="00792AAF" w:rsidP="001D59AC">
      <w:pPr>
        <w:pStyle w:val="Normal0"/>
        <w:spacing w:line="360" w:lineRule="auto"/>
        <w:jc w:val="both"/>
        <w:rPr>
          <w:del w:id="4316" w:author="LauraPGM" w:date="2025-10-01T15:48:00Z"/>
          <w:rFonts w:ascii="Calibri" w:hAnsi="Calibri" w:cs="Calibri"/>
          <w:b/>
          <w:rPrChange w:id="4317" w:author="LauraPGM" w:date="2025-11-04T16:55:00Z">
            <w:rPr>
              <w:del w:id="4318" w:author="LauraPGM" w:date="2025-10-01T15:48:00Z"/>
              <w:b/>
            </w:rPr>
          </w:rPrChange>
        </w:rPr>
      </w:pPr>
    </w:p>
    <w:p w14:paraId="1403F29F" w14:textId="70AFDB34" w:rsidR="00792AAF" w:rsidRPr="008439ED" w:rsidDel="00DC12A4" w:rsidRDefault="00D74066">
      <w:pPr>
        <w:pStyle w:val="Normal0"/>
        <w:numPr>
          <w:ilvl w:val="0"/>
          <w:numId w:val="25"/>
        </w:numPr>
        <w:spacing w:line="360" w:lineRule="auto"/>
        <w:rPr>
          <w:del w:id="4319" w:author="LauraPGM" w:date="2025-10-01T15:48:00Z"/>
          <w:rFonts w:ascii="Calibri" w:hAnsi="Calibri" w:cs="Calibri"/>
          <w:rPrChange w:id="4320" w:author="LauraPGM" w:date="2025-11-04T16:55:00Z">
            <w:rPr>
              <w:del w:id="4321" w:author="LauraPGM" w:date="2025-10-01T15:48:00Z"/>
            </w:rPr>
          </w:rPrChange>
        </w:rPr>
        <w:pPrChange w:id="4322" w:author="LauraPGM" w:date="2025-10-01T09:45:00Z">
          <w:pPr>
            <w:pStyle w:val="Normal0"/>
            <w:numPr>
              <w:numId w:val="26"/>
            </w:numPr>
            <w:spacing w:line="360" w:lineRule="auto"/>
            <w:ind w:left="720" w:hanging="360"/>
          </w:pPr>
        </w:pPrChange>
      </w:pPr>
      <w:del w:id="4323" w:author="LauraPGM" w:date="2025-10-01T15:48:00Z">
        <w:r w:rsidRPr="008439ED" w:rsidDel="00DC12A4">
          <w:rPr>
            <w:rFonts w:ascii="Calibri" w:hAnsi="Calibri" w:cs="Calibri"/>
            <w:rPrChange w:id="4324" w:author="LauraPGM" w:date="2025-11-04T16:55:00Z">
              <w:rPr/>
            </w:rPrChange>
          </w:rPr>
          <w:delText>VAN &gt; 0: e</w:delText>
        </w:r>
        <w:r w:rsidR="00792AAF" w:rsidRPr="008439ED" w:rsidDel="00DC12A4">
          <w:rPr>
            <w:rFonts w:ascii="Calibri" w:hAnsi="Calibri" w:cs="Calibri"/>
            <w:rPrChange w:id="4325" w:author="LauraPGM" w:date="2025-11-04T16:55:00Z">
              <w:rPr/>
            </w:rPrChange>
          </w:rPr>
          <w:delText>l proyecto es rentable. Genera una rentabilidad superior al costo del capital. Se recomienda su aprobación.</w:delText>
        </w:r>
      </w:del>
    </w:p>
    <w:p w14:paraId="11C6473B" w14:textId="37D906A0" w:rsidR="00792AAF" w:rsidRPr="008439ED" w:rsidDel="00DC12A4" w:rsidRDefault="00D74066">
      <w:pPr>
        <w:pStyle w:val="Normal0"/>
        <w:numPr>
          <w:ilvl w:val="0"/>
          <w:numId w:val="25"/>
        </w:numPr>
        <w:spacing w:line="360" w:lineRule="auto"/>
        <w:rPr>
          <w:del w:id="4326" w:author="LauraPGM" w:date="2025-10-01T15:48:00Z"/>
          <w:rFonts w:ascii="Calibri" w:hAnsi="Calibri" w:cs="Calibri"/>
          <w:rPrChange w:id="4327" w:author="LauraPGM" w:date="2025-11-04T16:55:00Z">
            <w:rPr>
              <w:del w:id="4328" w:author="LauraPGM" w:date="2025-10-01T15:48:00Z"/>
            </w:rPr>
          </w:rPrChange>
        </w:rPr>
        <w:pPrChange w:id="4329" w:author="LauraPGM" w:date="2025-10-01T09:45:00Z">
          <w:pPr>
            <w:pStyle w:val="Normal0"/>
            <w:numPr>
              <w:numId w:val="26"/>
            </w:numPr>
            <w:spacing w:line="360" w:lineRule="auto"/>
            <w:ind w:left="720" w:hanging="360"/>
          </w:pPr>
        </w:pPrChange>
      </w:pPr>
      <w:del w:id="4330" w:author="LauraPGM" w:date="2025-10-01T15:48:00Z">
        <w:r w:rsidRPr="008439ED" w:rsidDel="00DC12A4">
          <w:rPr>
            <w:rFonts w:ascii="Calibri" w:hAnsi="Calibri" w:cs="Calibri"/>
            <w:rPrChange w:id="4331" w:author="LauraPGM" w:date="2025-11-04T16:55:00Z">
              <w:rPr/>
            </w:rPrChange>
          </w:rPr>
          <w:delText>VAN = 0: e</w:delText>
        </w:r>
        <w:r w:rsidR="00792AAF" w:rsidRPr="008439ED" w:rsidDel="00DC12A4">
          <w:rPr>
            <w:rFonts w:ascii="Calibri" w:hAnsi="Calibri" w:cs="Calibri"/>
            <w:rPrChange w:id="4332" w:author="LauraPGM" w:date="2025-11-04T16:55:00Z">
              <w:rPr/>
            </w:rPrChange>
          </w:rPr>
          <w:delText>l proyecto genera una rentabilidad igual a la tasa de descuento. Es aceptable, pero no ofrece ganancia adicional.</w:delText>
        </w:r>
      </w:del>
    </w:p>
    <w:p w14:paraId="7EA76E7B" w14:textId="2D209234" w:rsidR="00792AAF" w:rsidRPr="008439ED" w:rsidDel="00DC12A4" w:rsidRDefault="00D74066">
      <w:pPr>
        <w:pStyle w:val="Normal0"/>
        <w:numPr>
          <w:ilvl w:val="0"/>
          <w:numId w:val="25"/>
        </w:numPr>
        <w:spacing w:line="360" w:lineRule="auto"/>
        <w:rPr>
          <w:del w:id="4333" w:author="LauraPGM" w:date="2025-10-01T15:48:00Z"/>
          <w:rFonts w:ascii="Calibri" w:hAnsi="Calibri" w:cs="Calibri"/>
          <w:rPrChange w:id="4334" w:author="LauraPGM" w:date="2025-11-04T16:55:00Z">
            <w:rPr>
              <w:del w:id="4335" w:author="LauraPGM" w:date="2025-10-01T15:48:00Z"/>
            </w:rPr>
          </w:rPrChange>
        </w:rPr>
        <w:pPrChange w:id="4336" w:author="LauraPGM" w:date="2025-10-01T09:45:00Z">
          <w:pPr>
            <w:pStyle w:val="Normal0"/>
            <w:numPr>
              <w:numId w:val="26"/>
            </w:numPr>
            <w:spacing w:line="360" w:lineRule="auto"/>
            <w:ind w:left="720" w:hanging="360"/>
          </w:pPr>
        </w:pPrChange>
      </w:pPr>
      <w:del w:id="4337" w:author="LauraPGM" w:date="2025-10-01T15:48:00Z">
        <w:r w:rsidRPr="008439ED" w:rsidDel="00DC12A4">
          <w:rPr>
            <w:rFonts w:ascii="Calibri" w:hAnsi="Calibri" w:cs="Calibri"/>
            <w:rPrChange w:id="4338" w:author="LauraPGM" w:date="2025-11-04T16:55:00Z">
              <w:rPr/>
            </w:rPrChange>
          </w:rPr>
          <w:delText>VAN &lt; 0: e</w:delText>
        </w:r>
        <w:r w:rsidR="00792AAF" w:rsidRPr="008439ED" w:rsidDel="00DC12A4">
          <w:rPr>
            <w:rFonts w:ascii="Calibri" w:hAnsi="Calibri" w:cs="Calibri"/>
            <w:rPrChange w:id="4339" w:author="LauraPGM" w:date="2025-11-04T16:55:00Z">
              <w:rPr/>
            </w:rPrChange>
          </w:rPr>
          <w:delText>l proyecto no cubre el costo del capital. Debe descartarse, ya que generaría pérdidas.</w:delText>
        </w:r>
      </w:del>
    </w:p>
    <w:p w14:paraId="784672E5" w14:textId="5595A13E" w:rsidR="00792AAF" w:rsidRPr="008439ED" w:rsidDel="00DC12A4" w:rsidRDefault="00792AAF" w:rsidP="001D59AC">
      <w:pPr>
        <w:pStyle w:val="Normal0"/>
        <w:spacing w:line="360" w:lineRule="auto"/>
        <w:rPr>
          <w:del w:id="4340" w:author="LauraPGM" w:date="2025-10-01T15:48:00Z"/>
          <w:rFonts w:ascii="Calibri" w:hAnsi="Calibri" w:cs="Calibri"/>
          <w:rPrChange w:id="4341" w:author="LauraPGM" w:date="2025-11-04T16:55:00Z">
            <w:rPr>
              <w:del w:id="4342" w:author="LauraPGM" w:date="2025-10-01T15:48:00Z"/>
            </w:rPr>
          </w:rPrChange>
        </w:rPr>
      </w:pPr>
    </w:p>
    <w:p w14:paraId="53F52832" w14:textId="691458C1" w:rsidR="00EB541F" w:rsidRPr="008439ED" w:rsidDel="00DC12A4" w:rsidRDefault="00792AAF" w:rsidP="001D59AC">
      <w:pPr>
        <w:pStyle w:val="Normal0"/>
        <w:spacing w:line="360" w:lineRule="auto"/>
        <w:rPr>
          <w:del w:id="4343" w:author="LauraPGM" w:date="2025-10-01T15:48:00Z"/>
          <w:rFonts w:ascii="Calibri" w:hAnsi="Calibri" w:cs="Calibri"/>
          <w:rPrChange w:id="4344" w:author="LauraPGM" w:date="2025-11-04T16:55:00Z">
            <w:rPr>
              <w:del w:id="4345" w:author="LauraPGM" w:date="2025-10-01T15:48:00Z"/>
            </w:rPr>
          </w:rPrChange>
        </w:rPr>
      </w:pPr>
      <w:del w:id="4346" w:author="LauraPGM" w:date="2025-10-01T15:48:00Z">
        <w:r w:rsidRPr="008439ED" w:rsidDel="00DC12A4">
          <w:rPr>
            <w:rFonts w:ascii="Calibri" w:hAnsi="Calibri" w:cs="Calibri"/>
            <w:rPrChange w:id="4347" w:author="LauraPGM" w:date="2025-11-04T16:55:00Z">
              <w:rPr/>
            </w:rPrChange>
          </w:rPr>
          <w:delText>El VAN permite comparar distintas alternativas de inversión y tomar decisiones basadas en criterios objetivos y financieros. Es ampliamente utilizado en análisis de proyectos, valoración de empresas y toma de decisiones estratégicas en contextos de incertidumbre financiera.</w:delText>
        </w:r>
      </w:del>
    </w:p>
    <w:p w14:paraId="51935038" w14:textId="4C9DC3F2" w:rsidR="00591CFD" w:rsidRPr="008439ED" w:rsidDel="00DC12A4" w:rsidRDefault="00591CFD" w:rsidP="001D59AC">
      <w:pPr>
        <w:pStyle w:val="Normal0"/>
        <w:spacing w:line="360" w:lineRule="auto"/>
        <w:jc w:val="both"/>
        <w:rPr>
          <w:del w:id="4348" w:author="LauraPGM" w:date="2025-10-01T15:48:00Z"/>
          <w:rFonts w:ascii="Calibri" w:hAnsi="Calibri" w:cs="Calibri"/>
          <w:rPrChange w:id="4349" w:author="LauraPGM" w:date="2025-11-04T16:55:00Z">
            <w:rPr>
              <w:del w:id="4350" w:author="LauraPGM" w:date="2025-10-01T15:48:00Z"/>
            </w:rPr>
          </w:rPrChange>
        </w:rPr>
      </w:pPr>
    </w:p>
    <w:p w14:paraId="4D28EDF1" w14:textId="199DA197" w:rsidR="00792AAF" w:rsidRPr="008439ED" w:rsidDel="00DC12A4" w:rsidRDefault="0044224A" w:rsidP="001D59AC">
      <w:pPr>
        <w:pStyle w:val="Normal0"/>
        <w:spacing w:line="360" w:lineRule="auto"/>
        <w:jc w:val="both"/>
        <w:rPr>
          <w:del w:id="4351" w:author="LauraPGM" w:date="2025-10-01T15:48:00Z"/>
          <w:rFonts w:ascii="Calibri" w:hAnsi="Calibri" w:cs="Calibri"/>
          <w:b/>
          <w:rPrChange w:id="4352" w:author="LauraPGM" w:date="2025-11-04T16:55:00Z">
            <w:rPr>
              <w:del w:id="4353" w:author="LauraPGM" w:date="2025-10-01T15:48:00Z"/>
              <w:b/>
            </w:rPr>
          </w:rPrChange>
        </w:rPr>
      </w:pPr>
      <w:del w:id="4354" w:author="LauraPGM" w:date="2025-10-01T15:48:00Z">
        <w:r w:rsidRPr="008439ED" w:rsidDel="00DC12A4">
          <w:rPr>
            <w:rFonts w:ascii="Calibri" w:hAnsi="Calibri" w:cs="Calibri"/>
            <w:b/>
            <w:rPrChange w:id="4355" w:author="LauraPGM" w:date="2025-11-04T16:55:00Z">
              <w:rPr>
                <w:b/>
              </w:rPr>
            </w:rPrChange>
          </w:rPr>
          <w:delText xml:space="preserve">Tabla 2. Valor actual </w:delText>
        </w:r>
        <w:commentRangeStart w:id="4356"/>
        <w:r w:rsidRPr="008439ED" w:rsidDel="00DC12A4">
          <w:rPr>
            <w:rFonts w:ascii="Calibri" w:hAnsi="Calibri" w:cs="Calibri"/>
            <w:b/>
            <w:rPrChange w:id="4357" w:author="LauraPGM" w:date="2025-11-04T16:55:00Z">
              <w:rPr>
                <w:b/>
              </w:rPr>
            </w:rPrChange>
          </w:rPr>
          <w:delText>neto</w:delText>
        </w:r>
        <w:commentRangeEnd w:id="4356"/>
        <w:r w:rsidR="00EF4A54" w:rsidRPr="008439ED" w:rsidDel="00DC12A4">
          <w:rPr>
            <w:rStyle w:val="Refdecomentario"/>
            <w:rFonts w:ascii="Calibri" w:hAnsi="Calibri" w:cs="Calibri"/>
            <w:sz w:val="22"/>
            <w:szCs w:val="22"/>
            <w:rPrChange w:id="4358" w:author="LauraPGM" w:date="2025-11-04T16:55:00Z">
              <w:rPr>
                <w:rStyle w:val="Refdecomentario"/>
              </w:rPr>
            </w:rPrChange>
          </w:rPr>
          <w:commentReference w:id="4356"/>
        </w:r>
      </w:del>
    </w:p>
    <w:p w14:paraId="7D4772EA" w14:textId="4F4CDC6C" w:rsidR="00792AAF" w:rsidRPr="008439ED" w:rsidDel="00DC12A4" w:rsidRDefault="00792AAF" w:rsidP="001D59AC">
      <w:pPr>
        <w:pStyle w:val="Normal0"/>
        <w:spacing w:line="360" w:lineRule="auto"/>
        <w:jc w:val="both"/>
        <w:rPr>
          <w:del w:id="4359" w:author="LauraPGM" w:date="2025-10-01T15:48:00Z"/>
          <w:rFonts w:ascii="Calibri" w:hAnsi="Calibri" w:cs="Calibri"/>
          <w:rPrChange w:id="4360" w:author="LauraPGM" w:date="2025-11-04T16:55:00Z">
            <w:rPr>
              <w:del w:id="4361" w:author="LauraPGM" w:date="2025-10-01T15:48:00Z"/>
            </w:rPr>
          </w:rPrChange>
        </w:rPr>
      </w:pPr>
    </w:p>
    <w:tbl>
      <w:tblPr>
        <w:tblW w:w="5000" w:type="pct"/>
        <w:shd w:val="clear" w:color="auto" w:fill="FFFFFF"/>
        <w:tblCellMar>
          <w:left w:w="0" w:type="dxa"/>
          <w:right w:w="0" w:type="dxa"/>
        </w:tblCellMar>
        <w:tblLook w:val="04A0" w:firstRow="1" w:lastRow="0" w:firstColumn="1" w:lastColumn="0" w:noHBand="0" w:noVBand="1"/>
      </w:tblPr>
      <w:tblGrid>
        <w:gridCol w:w="754"/>
        <w:gridCol w:w="1339"/>
        <w:gridCol w:w="1338"/>
        <w:gridCol w:w="2527"/>
        <w:gridCol w:w="2461"/>
        <w:gridCol w:w="1537"/>
      </w:tblGrid>
      <w:tr w:rsidR="00792AAF" w:rsidRPr="008439ED" w:rsidDel="00DC12A4" w14:paraId="722C0AAC" w14:textId="3C668D00" w:rsidTr="00DB434E">
        <w:trPr>
          <w:del w:id="4362"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5F118D8" w14:textId="52B0E869" w:rsidR="00792AAF" w:rsidRPr="008439ED" w:rsidDel="00DC12A4" w:rsidRDefault="00792AAF" w:rsidP="001D59AC">
            <w:pPr>
              <w:pStyle w:val="Normal0"/>
              <w:spacing w:line="360" w:lineRule="auto"/>
              <w:jc w:val="center"/>
              <w:rPr>
                <w:del w:id="4363" w:author="LauraPGM" w:date="2025-10-01T15:48:00Z"/>
                <w:rFonts w:ascii="Calibri" w:hAnsi="Calibri" w:cs="Calibri"/>
                <w:rPrChange w:id="4364" w:author="LauraPGM" w:date="2025-11-04T16:55:00Z">
                  <w:rPr>
                    <w:del w:id="4365" w:author="LauraPGM" w:date="2025-10-01T15:48:00Z"/>
                  </w:rPr>
                </w:rPrChange>
              </w:rPr>
            </w:pPr>
            <w:del w:id="4366" w:author="LauraPGM" w:date="2025-10-01T15:48:00Z">
              <w:r w:rsidRPr="008439ED" w:rsidDel="00DC12A4">
                <w:rPr>
                  <w:rFonts w:ascii="Calibri" w:hAnsi="Calibri" w:cs="Calibri"/>
                  <w:rPrChange w:id="4367" w:author="LauraPGM" w:date="2025-11-04T16:55:00Z">
                    <w:rPr/>
                  </w:rPrChange>
                </w:rPr>
                <w:delText>Año</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D52CCA4" w14:textId="67D0E16E" w:rsidR="00792AAF" w:rsidRPr="008439ED" w:rsidDel="00DC12A4" w:rsidRDefault="00792AAF" w:rsidP="001D59AC">
            <w:pPr>
              <w:pStyle w:val="Normal0"/>
              <w:spacing w:line="360" w:lineRule="auto"/>
              <w:jc w:val="center"/>
              <w:rPr>
                <w:del w:id="4368" w:author="LauraPGM" w:date="2025-10-01T15:48:00Z"/>
                <w:rFonts w:ascii="Calibri" w:hAnsi="Calibri" w:cs="Calibri"/>
                <w:rPrChange w:id="4369" w:author="LauraPGM" w:date="2025-11-04T16:55:00Z">
                  <w:rPr>
                    <w:del w:id="4370" w:author="LauraPGM" w:date="2025-10-01T15:48:00Z"/>
                  </w:rPr>
                </w:rPrChange>
              </w:rPr>
            </w:pPr>
            <w:del w:id="4371" w:author="LauraPGM" w:date="2025-10-01T15:48:00Z">
              <w:r w:rsidRPr="008439ED" w:rsidDel="00DC12A4">
                <w:rPr>
                  <w:rFonts w:ascii="Calibri" w:hAnsi="Calibri" w:cs="Calibri"/>
                  <w:rPrChange w:id="4372" w:author="LauraPGM" w:date="2025-11-04T16:55:00Z">
                    <w:rPr/>
                  </w:rPrChange>
                </w:rPr>
                <w:delText>Ingreso</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C8195EE" w14:textId="53651845" w:rsidR="00792AAF" w:rsidRPr="008439ED" w:rsidDel="00DC12A4" w:rsidRDefault="00792AAF" w:rsidP="001D59AC">
            <w:pPr>
              <w:pStyle w:val="Normal0"/>
              <w:spacing w:line="360" w:lineRule="auto"/>
              <w:jc w:val="center"/>
              <w:rPr>
                <w:del w:id="4373" w:author="LauraPGM" w:date="2025-10-01T15:48:00Z"/>
                <w:rFonts w:ascii="Calibri" w:hAnsi="Calibri" w:cs="Calibri"/>
                <w:rPrChange w:id="4374" w:author="LauraPGM" w:date="2025-11-04T16:55:00Z">
                  <w:rPr>
                    <w:del w:id="4375" w:author="LauraPGM" w:date="2025-10-01T15:48:00Z"/>
                  </w:rPr>
                </w:rPrChange>
              </w:rPr>
            </w:pPr>
            <w:del w:id="4376" w:author="LauraPGM" w:date="2025-10-01T15:48:00Z">
              <w:r w:rsidRPr="008439ED" w:rsidDel="00DC12A4">
                <w:rPr>
                  <w:rFonts w:ascii="Calibri" w:hAnsi="Calibri" w:cs="Calibri"/>
                  <w:rPrChange w:id="4377" w:author="LauraPGM" w:date="2025-11-04T16:55:00Z">
                    <w:rPr/>
                  </w:rPrChange>
                </w:rPr>
                <w:delText>Egreso</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261A9F3" w14:textId="6860EAB4" w:rsidR="00792AAF" w:rsidRPr="008439ED" w:rsidDel="00DC12A4" w:rsidRDefault="00792AAF" w:rsidP="001D59AC">
            <w:pPr>
              <w:pStyle w:val="Normal0"/>
              <w:spacing w:line="360" w:lineRule="auto"/>
              <w:jc w:val="center"/>
              <w:rPr>
                <w:del w:id="4378" w:author="LauraPGM" w:date="2025-10-01T15:48:00Z"/>
                <w:rFonts w:ascii="Calibri" w:hAnsi="Calibri" w:cs="Calibri"/>
                <w:rPrChange w:id="4379" w:author="LauraPGM" w:date="2025-11-04T16:55:00Z">
                  <w:rPr>
                    <w:del w:id="4380" w:author="LauraPGM" w:date="2025-10-01T15:48:00Z"/>
                  </w:rPr>
                </w:rPrChange>
              </w:rPr>
            </w:pPr>
            <w:del w:id="4381" w:author="LauraPGM" w:date="2025-10-01T15:48:00Z">
              <w:r w:rsidRPr="008439ED" w:rsidDel="00DC12A4">
                <w:rPr>
                  <w:rFonts w:ascii="Calibri" w:hAnsi="Calibri" w:cs="Calibri"/>
                  <w:rPrChange w:id="4382" w:author="LauraPGM" w:date="2025-11-04T16:55:00Z">
                    <w:rPr/>
                  </w:rPrChange>
                </w:rPr>
                <w:delText>Flujo neto del periodo</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7C184A1" w14:textId="6918DAD9" w:rsidR="00792AAF" w:rsidRPr="008439ED" w:rsidDel="00DC12A4" w:rsidRDefault="00792AAF" w:rsidP="001D59AC">
            <w:pPr>
              <w:pStyle w:val="Normal0"/>
              <w:spacing w:line="360" w:lineRule="auto"/>
              <w:jc w:val="center"/>
              <w:rPr>
                <w:del w:id="4383" w:author="LauraPGM" w:date="2025-10-01T15:48:00Z"/>
                <w:rFonts w:ascii="Calibri" w:hAnsi="Calibri" w:cs="Calibri"/>
                <w:rPrChange w:id="4384" w:author="LauraPGM" w:date="2025-11-04T16:55:00Z">
                  <w:rPr>
                    <w:del w:id="4385" w:author="LauraPGM" w:date="2025-10-01T15:48:00Z"/>
                  </w:rPr>
                </w:rPrChange>
              </w:rPr>
            </w:pPr>
            <w:del w:id="4386" w:author="LauraPGM" w:date="2025-10-01T15:48:00Z">
              <w:r w:rsidRPr="008439ED" w:rsidDel="00DC12A4">
                <w:rPr>
                  <w:rFonts w:ascii="Calibri" w:hAnsi="Calibri" w:cs="Calibri"/>
                  <w:rPrChange w:id="4387" w:author="LauraPGM" w:date="2025-11-04T16:55:00Z">
                    <w:rPr/>
                  </w:rPrChange>
                </w:rPr>
                <w:delText>Factor de actualización</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609D48D" w14:textId="7990A067" w:rsidR="00792AAF" w:rsidRPr="008439ED" w:rsidDel="00DC12A4" w:rsidRDefault="00792AAF" w:rsidP="001D59AC">
            <w:pPr>
              <w:pStyle w:val="Normal0"/>
              <w:spacing w:line="360" w:lineRule="auto"/>
              <w:jc w:val="center"/>
              <w:rPr>
                <w:del w:id="4388" w:author="LauraPGM" w:date="2025-10-01T15:48:00Z"/>
                <w:rFonts w:ascii="Calibri" w:hAnsi="Calibri" w:cs="Calibri"/>
                <w:rPrChange w:id="4389" w:author="LauraPGM" w:date="2025-11-04T16:55:00Z">
                  <w:rPr>
                    <w:del w:id="4390" w:author="LauraPGM" w:date="2025-10-01T15:48:00Z"/>
                  </w:rPr>
                </w:rPrChange>
              </w:rPr>
            </w:pPr>
            <w:del w:id="4391" w:author="LauraPGM" w:date="2025-10-01T15:48:00Z">
              <w:r w:rsidRPr="008439ED" w:rsidDel="00DC12A4">
                <w:rPr>
                  <w:rFonts w:ascii="Calibri" w:hAnsi="Calibri" w:cs="Calibri"/>
                  <w:rPrChange w:id="4392" w:author="LauraPGM" w:date="2025-11-04T16:55:00Z">
                    <w:rPr/>
                  </w:rPrChange>
                </w:rPr>
                <w:delText>Van</w:delText>
              </w:r>
            </w:del>
          </w:p>
        </w:tc>
      </w:tr>
      <w:tr w:rsidR="00792AAF" w:rsidRPr="008439ED" w:rsidDel="00DC12A4" w14:paraId="144F8005" w14:textId="68022FD9" w:rsidTr="00DB434E">
        <w:trPr>
          <w:del w:id="4393"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EA26697" w14:textId="453BFCF6" w:rsidR="00792AAF" w:rsidRPr="008439ED" w:rsidDel="00DC12A4" w:rsidRDefault="00792AAF" w:rsidP="001D59AC">
            <w:pPr>
              <w:pStyle w:val="Normal0"/>
              <w:spacing w:line="360" w:lineRule="auto"/>
              <w:jc w:val="both"/>
              <w:rPr>
                <w:del w:id="4394" w:author="LauraPGM" w:date="2025-10-01T15:48:00Z"/>
                <w:rFonts w:ascii="Calibri" w:hAnsi="Calibri" w:cs="Calibri"/>
                <w:rPrChange w:id="4395" w:author="LauraPGM" w:date="2025-11-04T16:55:00Z">
                  <w:rPr>
                    <w:del w:id="4396" w:author="LauraPGM" w:date="2025-10-01T15:48:00Z"/>
                  </w:rPr>
                </w:rPrChange>
              </w:rPr>
            </w:pPr>
            <w:del w:id="4397" w:author="LauraPGM" w:date="2025-10-01T15:48:00Z">
              <w:r w:rsidRPr="008439ED" w:rsidDel="00DC12A4">
                <w:rPr>
                  <w:rFonts w:ascii="Calibri" w:hAnsi="Calibri" w:cs="Calibri"/>
                  <w:rPrChange w:id="4398" w:author="LauraPGM" w:date="2025-11-04T16:55:00Z">
                    <w:rPr/>
                  </w:rPrChange>
                </w:rPr>
                <w:delText>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7467D4E" w14:textId="05004A9D" w:rsidR="00792AAF" w:rsidRPr="008439ED" w:rsidDel="00DC12A4" w:rsidRDefault="00A02DE5" w:rsidP="001D59AC">
            <w:pPr>
              <w:pStyle w:val="Normal0"/>
              <w:spacing w:line="360" w:lineRule="auto"/>
              <w:jc w:val="both"/>
              <w:rPr>
                <w:del w:id="4399" w:author="LauraPGM" w:date="2025-10-01T15:48:00Z"/>
                <w:rFonts w:ascii="Calibri" w:hAnsi="Calibri" w:cs="Calibri"/>
                <w:rPrChange w:id="4400" w:author="LauraPGM" w:date="2025-11-04T16:55:00Z">
                  <w:rPr>
                    <w:del w:id="4401" w:author="LauraPGM" w:date="2025-10-01T15:48:00Z"/>
                  </w:rPr>
                </w:rPrChange>
              </w:rPr>
            </w:pPr>
            <w:del w:id="4402" w:author="LauraPGM" w:date="2025-10-01T15:48:00Z">
              <w:r w:rsidRPr="008439ED" w:rsidDel="00DC12A4">
                <w:rPr>
                  <w:rFonts w:ascii="Calibri" w:hAnsi="Calibri" w:cs="Calibri"/>
                  <w:rPrChange w:id="4403" w:author="LauraPGM" w:date="2025-11-04T16:55:00Z">
                    <w:rPr/>
                  </w:rPrChange>
                </w:rPr>
                <w:delText>No aplica</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641F9FE" w14:textId="30DE897B" w:rsidR="00792AAF" w:rsidRPr="008439ED" w:rsidDel="00DC12A4" w:rsidRDefault="00A02DE5" w:rsidP="001D59AC">
            <w:pPr>
              <w:pStyle w:val="Normal0"/>
              <w:spacing w:line="360" w:lineRule="auto"/>
              <w:jc w:val="both"/>
              <w:rPr>
                <w:del w:id="4404" w:author="LauraPGM" w:date="2025-10-01T15:48:00Z"/>
                <w:rFonts w:ascii="Calibri" w:hAnsi="Calibri" w:cs="Calibri"/>
                <w:rPrChange w:id="4405" w:author="LauraPGM" w:date="2025-11-04T16:55:00Z">
                  <w:rPr>
                    <w:del w:id="4406" w:author="LauraPGM" w:date="2025-10-01T15:48:00Z"/>
                  </w:rPr>
                </w:rPrChange>
              </w:rPr>
            </w:pPr>
            <w:del w:id="4407" w:author="LauraPGM" w:date="2025-10-01T15:48:00Z">
              <w:r w:rsidRPr="008439ED" w:rsidDel="00DC12A4">
                <w:rPr>
                  <w:rFonts w:ascii="Calibri" w:hAnsi="Calibri" w:cs="Calibri"/>
                  <w:rPrChange w:id="4408" w:author="LauraPGM" w:date="2025-11-04T16:55:00Z">
                    <w:rPr/>
                  </w:rPrChange>
                </w:rPr>
                <w:delText>No aplica</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C206B40" w14:textId="780A4202" w:rsidR="00792AAF" w:rsidRPr="008439ED" w:rsidDel="00DC12A4" w:rsidRDefault="00A02DE5" w:rsidP="001D59AC">
            <w:pPr>
              <w:pStyle w:val="Normal0"/>
              <w:spacing w:line="360" w:lineRule="auto"/>
              <w:jc w:val="both"/>
              <w:rPr>
                <w:del w:id="4409" w:author="LauraPGM" w:date="2025-10-01T15:48:00Z"/>
                <w:rFonts w:ascii="Calibri" w:hAnsi="Calibri" w:cs="Calibri"/>
                <w:rPrChange w:id="4410" w:author="LauraPGM" w:date="2025-11-04T16:55:00Z">
                  <w:rPr>
                    <w:del w:id="4411" w:author="LauraPGM" w:date="2025-10-01T15:48:00Z"/>
                  </w:rPr>
                </w:rPrChange>
              </w:rPr>
            </w:pPr>
            <w:del w:id="4412" w:author="LauraPGM" w:date="2025-10-01T15:48:00Z">
              <w:r w:rsidRPr="008439ED" w:rsidDel="00DC12A4">
                <w:rPr>
                  <w:rFonts w:ascii="Calibri" w:hAnsi="Calibri" w:cs="Calibri"/>
                  <w:rPrChange w:id="4413" w:author="LauraPGM" w:date="2025-11-04T16:55:00Z">
                    <w:rPr/>
                  </w:rPrChange>
                </w:rPr>
                <w:delText>No aplica</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2BF5842" w14:textId="77CD38F3" w:rsidR="00792AAF" w:rsidRPr="008439ED" w:rsidDel="00DC12A4" w:rsidRDefault="00A02DE5" w:rsidP="001D59AC">
            <w:pPr>
              <w:pStyle w:val="Normal0"/>
              <w:spacing w:line="360" w:lineRule="auto"/>
              <w:jc w:val="both"/>
              <w:rPr>
                <w:del w:id="4414" w:author="LauraPGM" w:date="2025-10-01T15:48:00Z"/>
                <w:rFonts w:ascii="Calibri" w:hAnsi="Calibri" w:cs="Calibri"/>
                <w:rPrChange w:id="4415" w:author="LauraPGM" w:date="2025-11-04T16:55:00Z">
                  <w:rPr>
                    <w:del w:id="4416" w:author="LauraPGM" w:date="2025-10-01T15:48:00Z"/>
                  </w:rPr>
                </w:rPrChange>
              </w:rPr>
            </w:pPr>
            <w:del w:id="4417" w:author="LauraPGM" w:date="2025-10-01T15:48:00Z">
              <w:r w:rsidRPr="008439ED" w:rsidDel="00DC12A4">
                <w:rPr>
                  <w:rFonts w:ascii="Calibri" w:hAnsi="Calibri" w:cs="Calibri"/>
                  <w:rPrChange w:id="4418" w:author="LauraPGM" w:date="2025-11-04T16:55:00Z">
                    <w:rPr/>
                  </w:rPrChange>
                </w:rPr>
                <w:delText>No aplica</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1A9A5EE" w14:textId="3AA506C9" w:rsidR="00792AAF" w:rsidRPr="008439ED" w:rsidDel="00DC12A4" w:rsidRDefault="00792AAF" w:rsidP="001D59AC">
            <w:pPr>
              <w:pStyle w:val="Normal0"/>
              <w:spacing w:line="360" w:lineRule="auto"/>
              <w:jc w:val="both"/>
              <w:rPr>
                <w:del w:id="4419" w:author="LauraPGM" w:date="2025-10-01T15:48:00Z"/>
                <w:rFonts w:ascii="Calibri" w:hAnsi="Calibri" w:cs="Calibri"/>
                <w:rPrChange w:id="4420" w:author="LauraPGM" w:date="2025-11-04T16:55:00Z">
                  <w:rPr>
                    <w:del w:id="4421" w:author="LauraPGM" w:date="2025-10-01T15:48:00Z"/>
                  </w:rPr>
                </w:rPrChange>
              </w:rPr>
            </w:pPr>
            <w:del w:id="4422" w:author="LauraPGM" w:date="2025-10-01T15:48:00Z">
              <w:r w:rsidRPr="008439ED" w:rsidDel="00DC12A4">
                <w:rPr>
                  <w:rFonts w:ascii="Calibri" w:hAnsi="Calibri" w:cs="Calibri"/>
                  <w:color w:val="FF0000"/>
                  <w:rPrChange w:id="4423" w:author="LauraPGM" w:date="2025-11-04T16:55:00Z">
                    <w:rPr>
                      <w:color w:val="FF0000"/>
                    </w:rPr>
                  </w:rPrChange>
                </w:rPr>
                <w:delText>-</w:delText>
              </w:r>
              <w:r w:rsidR="00EC48DE" w:rsidRPr="008439ED" w:rsidDel="00DC12A4">
                <w:rPr>
                  <w:rFonts w:ascii="Calibri" w:hAnsi="Calibri" w:cs="Calibri"/>
                  <w:color w:val="FF0000"/>
                  <w:rPrChange w:id="4424" w:author="LauraPGM" w:date="2025-11-04T16:55:00Z">
                    <w:rPr>
                      <w:color w:val="FF0000"/>
                    </w:rPr>
                  </w:rPrChange>
                </w:rPr>
                <w:delText>$</w:delText>
              </w:r>
              <w:r w:rsidR="00665517" w:rsidRPr="008439ED" w:rsidDel="00DC12A4">
                <w:rPr>
                  <w:rFonts w:ascii="Calibri" w:hAnsi="Calibri" w:cs="Calibri"/>
                  <w:color w:val="FF0000"/>
                  <w:rPrChange w:id="4425" w:author="LauraPGM" w:date="2025-11-04T16:55:00Z">
                    <w:rPr>
                      <w:color w:val="FF0000"/>
                    </w:rPr>
                  </w:rPrChange>
                </w:rPr>
                <w:delText>12.</w:delText>
              </w:r>
              <w:r w:rsidRPr="008439ED" w:rsidDel="00DC12A4">
                <w:rPr>
                  <w:rFonts w:ascii="Calibri" w:hAnsi="Calibri" w:cs="Calibri"/>
                  <w:color w:val="FF0000"/>
                  <w:rPrChange w:id="4426" w:author="LauraPGM" w:date="2025-11-04T16:55:00Z">
                    <w:rPr>
                      <w:color w:val="FF0000"/>
                    </w:rPr>
                  </w:rPrChange>
                </w:rPr>
                <w:delText>845.40</w:delText>
              </w:r>
            </w:del>
          </w:p>
        </w:tc>
      </w:tr>
      <w:tr w:rsidR="00792AAF" w:rsidRPr="008439ED" w:rsidDel="00DC12A4" w14:paraId="691587E7" w14:textId="31CA5F6B" w:rsidTr="00DB434E">
        <w:trPr>
          <w:del w:id="4427"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8EEEA4D" w14:textId="36F28813" w:rsidR="00792AAF" w:rsidRPr="008439ED" w:rsidDel="00DC12A4" w:rsidRDefault="00792AAF" w:rsidP="001D59AC">
            <w:pPr>
              <w:pStyle w:val="Normal0"/>
              <w:spacing w:line="360" w:lineRule="auto"/>
              <w:jc w:val="both"/>
              <w:rPr>
                <w:del w:id="4428" w:author="LauraPGM" w:date="2025-10-01T15:48:00Z"/>
                <w:rFonts w:ascii="Calibri" w:hAnsi="Calibri" w:cs="Calibri"/>
                <w:rPrChange w:id="4429" w:author="LauraPGM" w:date="2025-11-04T16:55:00Z">
                  <w:rPr>
                    <w:del w:id="4430" w:author="LauraPGM" w:date="2025-10-01T15:48:00Z"/>
                  </w:rPr>
                </w:rPrChange>
              </w:rPr>
            </w:pPr>
            <w:del w:id="4431" w:author="LauraPGM" w:date="2025-10-01T15:48:00Z">
              <w:r w:rsidRPr="008439ED" w:rsidDel="00DC12A4">
                <w:rPr>
                  <w:rFonts w:ascii="Calibri" w:hAnsi="Calibri" w:cs="Calibri"/>
                  <w:rPrChange w:id="4432" w:author="LauraPGM" w:date="2025-11-04T16:55:00Z">
                    <w:rPr/>
                  </w:rPrChange>
                </w:rPr>
                <w:delText>1</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09F6571" w14:textId="715ADB86" w:rsidR="00792AAF" w:rsidRPr="008439ED" w:rsidDel="00DC12A4" w:rsidRDefault="00EC48DE" w:rsidP="001D59AC">
            <w:pPr>
              <w:pStyle w:val="Normal0"/>
              <w:spacing w:line="360" w:lineRule="auto"/>
              <w:jc w:val="both"/>
              <w:rPr>
                <w:del w:id="4433" w:author="LauraPGM" w:date="2025-10-01T15:48:00Z"/>
                <w:rFonts w:ascii="Calibri" w:hAnsi="Calibri" w:cs="Calibri"/>
                <w:rPrChange w:id="4434" w:author="LauraPGM" w:date="2025-11-04T16:55:00Z">
                  <w:rPr>
                    <w:del w:id="4435" w:author="LauraPGM" w:date="2025-10-01T15:48:00Z"/>
                  </w:rPr>
                </w:rPrChange>
              </w:rPr>
            </w:pPr>
            <w:del w:id="4436" w:author="LauraPGM" w:date="2025-10-01T15:48:00Z">
              <w:r w:rsidRPr="008439ED" w:rsidDel="00DC12A4">
                <w:rPr>
                  <w:rFonts w:ascii="Calibri" w:hAnsi="Calibri" w:cs="Calibri"/>
                  <w:rPrChange w:id="4437" w:author="LauraPGM" w:date="2025-11-04T16:55:00Z">
                    <w:rPr/>
                  </w:rPrChange>
                </w:rPr>
                <w:delText>$</w:delText>
              </w:r>
              <w:r w:rsidR="00665517" w:rsidRPr="008439ED" w:rsidDel="00DC12A4">
                <w:rPr>
                  <w:rFonts w:ascii="Calibri" w:hAnsi="Calibri" w:cs="Calibri"/>
                  <w:rPrChange w:id="4438" w:author="LauraPGM" w:date="2025-11-04T16:55:00Z">
                    <w:rPr/>
                  </w:rPrChange>
                </w:rPr>
                <w:delText>5.322.</w:delText>
              </w:r>
              <w:r w:rsidR="00792AAF" w:rsidRPr="008439ED" w:rsidDel="00DC12A4">
                <w:rPr>
                  <w:rFonts w:ascii="Calibri" w:hAnsi="Calibri" w:cs="Calibri"/>
                  <w:rPrChange w:id="4439" w:author="LauraPGM" w:date="2025-11-04T16:55:00Z">
                    <w:rPr/>
                  </w:rPrChange>
                </w:rPr>
                <w:delText>10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E034EE1" w14:textId="2BCC267D" w:rsidR="00792AAF" w:rsidRPr="008439ED" w:rsidDel="00DC12A4" w:rsidRDefault="00EC48DE" w:rsidP="001D59AC">
            <w:pPr>
              <w:pStyle w:val="Normal0"/>
              <w:spacing w:line="360" w:lineRule="auto"/>
              <w:jc w:val="both"/>
              <w:rPr>
                <w:del w:id="4440" w:author="LauraPGM" w:date="2025-10-01T15:48:00Z"/>
                <w:rFonts w:ascii="Calibri" w:hAnsi="Calibri" w:cs="Calibri"/>
                <w:rPrChange w:id="4441" w:author="LauraPGM" w:date="2025-11-04T16:55:00Z">
                  <w:rPr>
                    <w:del w:id="4442" w:author="LauraPGM" w:date="2025-10-01T15:48:00Z"/>
                  </w:rPr>
                </w:rPrChange>
              </w:rPr>
            </w:pPr>
            <w:del w:id="4443" w:author="LauraPGM" w:date="2025-10-01T15:48:00Z">
              <w:r w:rsidRPr="008439ED" w:rsidDel="00DC12A4">
                <w:rPr>
                  <w:rFonts w:ascii="Calibri" w:hAnsi="Calibri" w:cs="Calibri"/>
                  <w:rPrChange w:id="4444" w:author="LauraPGM" w:date="2025-11-04T16:55:00Z">
                    <w:rPr/>
                  </w:rPrChange>
                </w:rPr>
                <w:delText>$</w:delText>
              </w:r>
              <w:r w:rsidR="00665517" w:rsidRPr="008439ED" w:rsidDel="00DC12A4">
                <w:rPr>
                  <w:rFonts w:ascii="Calibri" w:hAnsi="Calibri" w:cs="Calibri"/>
                  <w:rPrChange w:id="4445" w:author="LauraPGM" w:date="2025-11-04T16:55:00Z">
                    <w:rPr/>
                  </w:rPrChange>
                </w:rPr>
                <w:delText>3.049.</w:delText>
              </w:r>
              <w:r w:rsidR="00792AAF" w:rsidRPr="008439ED" w:rsidDel="00DC12A4">
                <w:rPr>
                  <w:rFonts w:ascii="Calibri" w:hAnsi="Calibri" w:cs="Calibri"/>
                  <w:rPrChange w:id="4446" w:author="LauraPGM" w:date="2025-11-04T16:55:00Z">
                    <w:rPr/>
                  </w:rPrChange>
                </w:rPr>
                <w:delText>90</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FF5FBBB" w14:textId="0D2EFDA7" w:rsidR="00792AAF" w:rsidRPr="008439ED" w:rsidDel="00DC12A4" w:rsidRDefault="00EC48DE" w:rsidP="001D59AC">
            <w:pPr>
              <w:pStyle w:val="Normal0"/>
              <w:spacing w:line="360" w:lineRule="auto"/>
              <w:jc w:val="both"/>
              <w:rPr>
                <w:del w:id="4447" w:author="LauraPGM" w:date="2025-10-01T15:48:00Z"/>
                <w:rFonts w:ascii="Calibri" w:hAnsi="Calibri" w:cs="Calibri"/>
                <w:rPrChange w:id="4448" w:author="LauraPGM" w:date="2025-11-04T16:55:00Z">
                  <w:rPr>
                    <w:del w:id="4449" w:author="LauraPGM" w:date="2025-10-01T15:48:00Z"/>
                  </w:rPr>
                </w:rPrChange>
              </w:rPr>
            </w:pPr>
            <w:del w:id="4450" w:author="LauraPGM" w:date="2025-10-01T15:48:00Z">
              <w:r w:rsidRPr="008439ED" w:rsidDel="00DC12A4">
                <w:rPr>
                  <w:rFonts w:ascii="Calibri" w:hAnsi="Calibri" w:cs="Calibri"/>
                  <w:rPrChange w:id="4451" w:author="LauraPGM" w:date="2025-11-04T16:55:00Z">
                    <w:rPr/>
                  </w:rPrChange>
                </w:rPr>
                <w:delText>$</w:delText>
              </w:r>
              <w:r w:rsidR="00665517" w:rsidRPr="008439ED" w:rsidDel="00DC12A4">
                <w:rPr>
                  <w:rFonts w:ascii="Calibri" w:hAnsi="Calibri" w:cs="Calibri"/>
                  <w:rPrChange w:id="4452" w:author="LauraPGM" w:date="2025-11-04T16:55:00Z">
                    <w:rPr/>
                  </w:rPrChange>
                </w:rPr>
                <w:delText>2.272.</w:delText>
              </w:r>
              <w:r w:rsidR="00792AAF" w:rsidRPr="008439ED" w:rsidDel="00DC12A4">
                <w:rPr>
                  <w:rFonts w:ascii="Calibri" w:hAnsi="Calibri" w:cs="Calibri"/>
                  <w:rPrChange w:id="4453" w:author="LauraPGM" w:date="2025-11-04T16:55:00Z">
                    <w:rPr/>
                  </w:rPrChange>
                </w:rPr>
                <w:delText>20</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AC727A6" w14:textId="17CABA8B" w:rsidR="00792AAF" w:rsidRPr="008439ED" w:rsidDel="00DC12A4" w:rsidRDefault="00EC48DE" w:rsidP="001D59AC">
            <w:pPr>
              <w:pStyle w:val="Normal0"/>
              <w:spacing w:line="360" w:lineRule="auto"/>
              <w:jc w:val="both"/>
              <w:rPr>
                <w:del w:id="4454" w:author="LauraPGM" w:date="2025-10-01T15:48:00Z"/>
                <w:rFonts w:ascii="Calibri" w:hAnsi="Calibri" w:cs="Calibri"/>
                <w:rPrChange w:id="4455" w:author="LauraPGM" w:date="2025-11-04T16:55:00Z">
                  <w:rPr>
                    <w:del w:id="4456" w:author="LauraPGM" w:date="2025-10-01T15:48:00Z"/>
                  </w:rPr>
                </w:rPrChange>
              </w:rPr>
            </w:pPr>
            <w:del w:id="4457" w:author="LauraPGM" w:date="2025-10-01T15:48:00Z">
              <w:r w:rsidRPr="008439ED" w:rsidDel="00DC12A4">
                <w:rPr>
                  <w:rFonts w:ascii="Calibri" w:hAnsi="Calibri" w:cs="Calibri"/>
                  <w:rPrChange w:id="4458" w:author="LauraPGM" w:date="2025-11-04T16:55:00Z">
                    <w:rPr/>
                  </w:rPrChange>
                </w:rPr>
                <w:delText>$</w:delText>
              </w:r>
              <w:r w:rsidR="00665517" w:rsidRPr="008439ED" w:rsidDel="00DC12A4">
                <w:rPr>
                  <w:rFonts w:ascii="Calibri" w:hAnsi="Calibri" w:cs="Calibri"/>
                  <w:rPrChange w:id="4459" w:author="LauraPGM" w:date="2025-11-04T16:55:00Z">
                    <w:rPr/>
                  </w:rPrChange>
                </w:rPr>
                <w:delText>0.</w:delText>
              </w:r>
              <w:r w:rsidR="00792AAF" w:rsidRPr="008439ED" w:rsidDel="00DC12A4">
                <w:rPr>
                  <w:rFonts w:ascii="Calibri" w:hAnsi="Calibri" w:cs="Calibri"/>
                  <w:rPrChange w:id="4460" w:author="LauraPGM" w:date="2025-11-04T16:55:00Z">
                    <w:rPr/>
                  </w:rPrChange>
                </w:rPr>
                <w:delText>840</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548E8BD" w14:textId="7DCCB861" w:rsidR="00792AAF" w:rsidRPr="008439ED" w:rsidDel="00DC12A4" w:rsidRDefault="00EC48DE" w:rsidP="001D59AC">
            <w:pPr>
              <w:pStyle w:val="Normal0"/>
              <w:spacing w:line="360" w:lineRule="auto"/>
              <w:jc w:val="both"/>
              <w:rPr>
                <w:del w:id="4461" w:author="LauraPGM" w:date="2025-10-01T15:48:00Z"/>
                <w:rFonts w:ascii="Calibri" w:hAnsi="Calibri" w:cs="Calibri"/>
                <w:rPrChange w:id="4462" w:author="LauraPGM" w:date="2025-11-04T16:55:00Z">
                  <w:rPr>
                    <w:del w:id="4463" w:author="LauraPGM" w:date="2025-10-01T15:48:00Z"/>
                  </w:rPr>
                </w:rPrChange>
              </w:rPr>
            </w:pPr>
            <w:del w:id="4464" w:author="LauraPGM" w:date="2025-10-01T15:48:00Z">
              <w:r w:rsidRPr="008439ED" w:rsidDel="00DC12A4">
                <w:rPr>
                  <w:rFonts w:ascii="Calibri" w:hAnsi="Calibri" w:cs="Calibri"/>
                  <w:rPrChange w:id="4465" w:author="LauraPGM" w:date="2025-11-04T16:55:00Z">
                    <w:rPr/>
                  </w:rPrChange>
                </w:rPr>
                <w:delText>$</w:delText>
              </w:r>
              <w:r w:rsidR="00665517" w:rsidRPr="008439ED" w:rsidDel="00DC12A4">
                <w:rPr>
                  <w:rFonts w:ascii="Calibri" w:hAnsi="Calibri" w:cs="Calibri"/>
                  <w:rPrChange w:id="4466" w:author="LauraPGM" w:date="2025-11-04T16:55:00Z">
                    <w:rPr/>
                  </w:rPrChange>
                </w:rPr>
                <w:delText>1.909.</w:delText>
              </w:r>
              <w:r w:rsidR="00792AAF" w:rsidRPr="008439ED" w:rsidDel="00DC12A4">
                <w:rPr>
                  <w:rFonts w:ascii="Calibri" w:hAnsi="Calibri" w:cs="Calibri"/>
                  <w:rPrChange w:id="4467" w:author="LauraPGM" w:date="2025-11-04T16:55:00Z">
                    <w:rPr/>
                  </w:rPrChange>
                </w:rPr>
                <w:delText>41</w:delText>
              </w:r>
            </w:del>
          </w:p>
        </w:tc>
      </w:tr>
      <w:tr w:rsidR="00792AAF" w:rsidRPr="008439ED" w:rsidDel="00DC12A4" w14:paraId="4BF4A749" w14:textId="084F4D30" w:rsidTr="00DB434E">
        <w:trPr>
          <w:del w:id="4468"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A0BA2AC" w14:textId="3BBB6137" w:rsidR="00792AAF" w:rsidRPr="008439ED" w:rsidDel="00DC12A4" w:rsidRDefault="00792AAF" w:rsidP="001D59AC">
            <w:pPr>
              <w:pStyle w:val="Normal0"/>
              <w:spacing w:line="360" w:lineRule="auto"/>
              <w:jc w:val="both"/>
              <w:rPr>
                <w:del w:id="4469" w:author="LauraPGM" w:date="2025-10-01T15:48:00Z"/>
                <w:rFonts w:ascii="Calibri" w:hAnsi="Calibri" w:cs="Calibri"/>
                <w:rPrChange w:id="4470" w:author="LauraPGM" w:date="2025-11-04T16:55:00Z">
                  <w:rPr>
                    <w:del w:id="4471" w:author="LauraPGM" w:date="2025-10-01T15:48:00Z"/>
                  </w:rPr>
                </w:rPrChange>
              </w:rPr>
            </w:pPr>
            <w:del w:id="4472" w:author="LauraPGM" w:date="2025-10-01T15:48:00Z">
              <w:r w:rsidRPr="008439ED" w:rsidDel="00DC12A4">
                <w:rPr>
                  <w:rFonts w:ascii="Calibri" w:hAnsi="Calibri" w:cs="Calibri"/>
                  <w:rPrChange w:id="4473" w:author="LauraPGM" w:date="2025-11-04T16:55:00Z">
                    <w:rPr/>
                  </w:rPrChange>
                </w:rPr>
                <w:delText>2</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B6CA70F" w14:textId="7F6B9BFC" w:rsidR="00792AAF" w:rsidRPr="008439ED" w:rsidDel="00DC12A4" w:rsidRDefault="00EC48DE" w:rsidP="001D59AC">
            <w:pPr>
              <w:pStyle w:val="Normal0"/>
              <w:spacing w:line="360" w:lineRule="auto"/>
              <w:jc w:val="both"/>
              <w:rPr>
                <w:del w:id="4474" w:author="LauraPGM" w:date="2025-10-01T15:48:00Z"/>
                <w:rFonts w:ascii="Calibri" w:hAnsi="Calibri" w:cs="Calibri"/>
                <w:rPrChange w:id="4475" w:author="LauraPGM" w:date="2025-11-04T16:55:00Z">
                  <w:rPr>
                    <w:del w:id="4476" w:author="LauraPGM" w:date="2025-10-01T15:48:00Z"/>
                  </w:rPr>
                </w:rPrChange>
              </w:rPr>
            </w:pPr>
            <w:del w:id="4477" w:author="LauraPGM" w:date="2025-10-01T15:48:00Z">
              <w:r w:rsidRPr="008439ED" w:rsidDel="00DC12A4">
                <w:rPr>
                  <w:rFonts w:ascii="Calibri" w:hAnsi="Calibri" w:cs="Calibri"/>
                  <w:rPrChange w:id="4478" w:author="LauraPGM" w:date="2025-11-04T16:55:00Z">
                    <w:rPr/>
                  </w:rPrChange>
                </w:rPr>
                <w:delText>$</w:delText>
              </w:r>
              <w:r w:rsidR="00665517" w:rsidRPr="008439ED" w:rsidDel="00DC12A4">
                <w:rPr>
                  <w:rFonts w:ascii="Calibri" w:hAnsi="Calibri" w:cs="Calibri"/>
                  <w:rPrChange w:id="4479" w:author="LauraPGM" w:date="2025-11-04T16:55:00Z">
                    <w:rPr/>
                  </w:rPrChange>
                </w:rPr>
                <w:delText>6.386.</w:delText>
              </w:r>
              <w:r w:rsidR="00792AAF" w:rsidRPr="008439ED" w:rsidDel="00DC12A4">
                <w:rPr>
                  <w:rFonts w:ascii="Calibri" w:hAnsi="Calibri" w:cs="Calibri"/>
                  <w:rPrChange w:id="4480" w:author="LauraPGM" w:date="2025-11-04T16:55:00Z">
                    <w:rPr/>
                  </w:rPrChange>
                </w:rPr>
                <w:delText>40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51A69F" w14:textId="4A77AD9F" w:rsidR="00792AAF" w:rsidRPr="008439ED" w:rsidDel="00DC12A4" w:rsidRDefault="00EC48DE" w:rsidP="001D59AC">
            <w:pPr>
              <w:pStyle w:val="Normal0"/>
              <w:spacing w:line="360" w:lineRule="auto"/>
              <w:jc w:val="both"/>
              <w:rPr>
                <w:del w:id="4481" w:author="LauraPGM" w:date="2025-10-01T15:48:00Z"/>
                <w:rFonts w:ascii="Calibri" w:hAnsi="Calibri" w:cs="Calibri"/>
                <w:rPrChange w:id="4482" w:author="LauraPGM" w:date="2025-11-04T16:55:00Z">
                  <w:rPr>
                    <w:del w:id="4483" w:author="LauraPGM" w:date="2025-10-01T15:48:00Z"/>
                  </w:rPr>
                </w:rPrChange>
              </w:rPr>
            </w:pPr>
            <w:del w:id="4484" w:author="LauraPGM" w:date="2025-10-01T15:48:00Z">
              <w:r w:rsidRPr="008439ED" w:rsidDel="00DC12A4">
                <w:rPr>
                  <w:rFonts w:ascii="Calibri" w:hAnsi="Calibri" w:cs="Calibri"/>
                  <w:rPrChange w:id="4485" w:author="LauraPGM" w:date="2025-11-04T16:55:00Z">
                    <w:rPr/>
                  </w:rPrChange>
                </w:rPr>
                <w:delText>$</w:delText>
              </w:r>
              <w:r w:rsidR="00665517" w:rsidRPr="008439ED" w:rsidDel="00DC12A4">
                <w:rPr>
                  <w:rFonts w:ascii="Calibri" w:hAnsi="Calibri" w:cs="Calibri"/>
                  <w:rPrChange w:id="4486" w:author="LauraPGM" w:date="2025-11-04T16:55:00Z">
                    <w:rPr/>
                  </w:rPrChange>
                </w:rPr>
                <w:delText>3.424.</w:delText>
              </w:r>
              <w:r w:rsidR="00792AAF" w:rsidRPr="008439ED" w:rsidDel="00DC12A4">
                <w:rPr>
                  <w:rFonts w:ascii="Calibri" w:hAnsi="Calibri" w:cs="Calibri"/>
                  <w:rPrChange w:id="4487" w:author="LauraPGM" w:date="2025-11-04T16:55:00Z">
                    <w:rPr/>
                  </w:rPrChange>
                </w:rPr>
                <w:delText>40</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71CFC5" w14:textId="6971F963" w:rsidR="00792AAF" w:rsidRPr="008439ED" w:rsidDel="00DC12A4" w:rsidRDefault="00EC48DE" w:rsidP="001D59AC">
            <w:pPr>
              <w:pStyle w:val="Normal0"/>
              <w:spacing w:line="360" w:lineRule="auto"/>
              <w:jc w:val="both"/>
              <w:rPr>
                <w:del w:id="4488" w:author="LauraPGM" w:date="2025-10-01T15:48:00Z"/>
                <w:rFonts w:ascii="Calibri" w:hAnsi="Calibri" w:cs="Calibri"/>
                <w:rPrChange w:id="4489" w:author="LauraPGM" w:date="2025-11-04T16:55:00Z">
                  <w:rPr>
                    <w:del w:id="4490" w:author="LauraPGM" w:date="2025-10-01T15:48:00Z"/>
                  </w:rPr>
                </w:rPrChange>
              </w:rPr>
            </w:pPr>
            <w:del w:id="4491" w:author="LauraPGM" w:date="2025-10-01T15:48:00Z">
              <w:r w:rsidRPr="008439ED" w:rsidDel="00DC12A4">
                <w:rPr>
                  <w:rFonts w:ascii="Calibri" w:hAnsi="Calibri" w:cs="Calibri"/>
                  <w:rPrChange w:id="4492" w:author="LauraPGM" w:date="2025-11-04T16:55:00Z">
                    <w:rPr/>
                  </w:rPrChange>
                </w:rPr>
                <w:delText>$</w:delText>
              </w:r>
              <w:r w:rsidR="00665517" w:rsidRPr="008439ED" w:rsidDel="00DC12A4">
                <w:rPr>
                  <w:rFonts w:ascii="Calibri" w:hAnsi="Calibri" w:cs="Calibri"/>
                  <w:rPrChange w:id="4493" w:author="LauraPGM" w:date="2025-11-04T16:55:00Z">
                    <w:rPr/>
                  </w:rPrChange>
                </w:rPr>
                <w:delText>2.962.</w:delText>
              </w:r>
              <w:r w:rsidR="00792AAF" w:rsidRPr="008439ED" w:rsidDel="00DC12A4">
                <w:rPr>
                  <w:rFonts w:ascii="Calibri" w:hAnsi="Calibri" w:cs="Calibri"/>
                  <w:rPrChange w:id="4494" w:author="LauraPGM" w:date="2025-11-04T16:55:00Z">
                    <w:rPr/>
                  </w:rPrChange>
                </w:rPr>
                <w:delText>00</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63C8046" w14:textId="55A4DD8A" w:rsidR="00792AAF" w:rsidRPr="008439ED" w:rsidDel="00DC12A4" w:rsidRDefault="00EC48DE" w:rsidP="001D59AC">
            <w:pPr>
              <w:pStyle w:val="Normal0"/>
              <w:spacing w:line="360" w:lineRule="auto"/>
              <w:jc w:val="both"/>
              <w:rPr>
                <w:del w:id="4495" w:author="LauraPGM" w:date="2025-10-01T15:48:00Z"/>
                <w:rFonts w:ascii="Calibri" w:hAnsi="Calibri" w:cs="Calibri"/>
                <w:rPrChange w:id="4496" w:author="LauraPGM" w:date="2025-11-04T16:55:00Z">
                  <w:rPr>
                    <w:del w:id="4497" w:author="LauraPGM" w:date="2025-10-01T15:48:00Z"/>
                  </w:rPr>
                </w:rPrChange>
              </w:rPr>
            </w:pPr>
            <w:del w:id="4498" w:author="LauraPGM" w:date="2025-10-01T15:48:00Z">
              <w:r w:rsidRPr="008439ED" w:rsidDel="00DC12A4">
                <w:rPr>
                  <w:rFonts w:ascii="Calibri" w:hAnsi="Calibri" w:cs="Calibri"/>
                  <w:rPrChange w:id="4499" w:author="LauraPGM" w:date="2025-11-04T16:55:00Z">
                    <w:rPr/>
                  </w:rPrChange>
                </w:rPr>
                <w:delText>$</w:delText>
              </w:r>
              <w:r w:rsidR="00665517" w:rsidRPr="008439ED" w:rsidDel="00DC12A4">
                <w:rPr>
                  <w:rFonts w:ascii="Calibri" w:hAnsi="Calibri" w:cs="Calibri"/>
                  <w:rPrChange w:id="4500" w:author="LauraPGM" w:date="2025-11-04T16:55:00Z">
                    <w:rPr/>
                  </w:rPrChange>
                </w:rPr>
                <w:delText>0.</w:delText>
              </w:r>
              <w:r w:rsidR="00792AAF" w:rsidRPr="008439ED" w:rsidDel="00DC12A4">
                <w:rPr>
                  <w:rFonts w:ascii="Calibri" w:hAnsi="Calibri" w:cs="Calibri"/>
                  <w:rPrChange w:id="4501" w:author="LauraPGM" w:date="2025-11-04T16:55:00Z">
                    <w:rPr/>
                  </w:rPrChange>
                </w:rPr>
                <w:delText>706</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A11E7C0" w14:textId="53B600F3" w:rsidR="00792AAF" w:rsidRPr="008439ED" w:rsidDel="00DC12A4" w:rsidRDefault="00EC48DE" w:rsidP="001D59AC">
            <w:pPr>
              <w:pStyle w:val="Normal0"/>
              <w:spacing w:line="360" w:lineRule="auto"/>
              <w:jc w:val="both"/>
              <w:rPr>
                <w:del w:id="4502" w:author="LauraPGM" w:date="2025-10-01T15:48:00Z"/>
                <w:rFonts w:ascii="Calibri" w:hAnsi="Calibri" w:cs="Calibri"/>
                <w:rPrChange w:id="4503" w:author="LauraPGM" w:date="2025-11-04T16:55:00Z">
                  <w:rPr>
                    <w:del w:id="4504" w:author="LauraPGM" w:date="2025-10-01T15:48:00Z"/>
                  </w:rPr>
                </w:rPrChange>
              </w:rPr>
            </w:pPr>
            <w:del w:id="4505" w:author="LauraPGM" w:date="2025-10-01T15:48:00Z">
              <w:r w:rsidRPr="008439ED" w:rsidDel="00DC12A4">
                <w:rPr>
                  <w:rFonts w:ascii="Calibri" w:hAnsi="Calibri" w:cs="Calibri"/>
                  <w:rPrChange w:id="4506" w:author="LauraPGM" w:date="2025-11-04T16:55:00Z">
                    <w:rPr/>
                  </w:rPrChange>
                </w:rPr>
                <w:delText>$</w:delText>
              </w:r>
              <w:r w:rsidR="00665517" w:rsidRPr="008439ED" w:rsidDel="00DC12A4">
                <w:rPr>
                  <w:rFonts w:ascii="Calibri" w:hAnsi="Calibri" w:cs="Calibri"/>
                  <w:rPrChange w:id="4507" w:author="LauraPGM" w:date="2025-11-04T16:55:00Z">
                    <w:rPr/>
                  </w:rPrChange>
                </w:rPr>
                <w:delText>2.091.</w:delText>
              </w:r>
              <w:r w:rsidR="00792AAF" w:rsidRPr="008439ED" w:rsidDel="00DC12A4">
                <w:rPr>
                  <w:rFonts w:ascii="Calibri" w:hAnsi="Calibri" w:cs="Calibri"/>
                  <w:rPrChange w:id="4508" w:author="LauraPGM" w:date="2025-11-04T16:55:00Z">
                    <w:rPr/>
                  </w:rPrChange>
                </w:rPr>
                <w:delText>66</w:delText>
              </w:r>
            </w:del>
          </w:p>
        </w:tc>
      </w:tr>
      <w:tr w:rsidR="00792AAF" w:rsidRPr="008439ED" w:rsidDel="00DC12A4" w14:paraId="52B7DA57" w14:textId="0FC46F33" w:rsidTr="00DB434E">
        <w:trPr>
          <w:del w:id="4509"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3C28300" w14:textId="6550D4EB" w:rsidR="00792AAF" w:rsidRPr="008439ED" w:rsidDel="00DC12A4" w:rsidRDefault="00792AAF" w:rsidP="001D59AC">
            <w:pPr>
              <w:pStyle w:val="Normal0"/>
              <w:spacing w:line="360" w:lineRule="auto"/>
              <w:jc w:val="both"/>
              <w:rPr>
                <w:del w:id="4510" w:author="LauraPGM" w:date="2025-10-01T15:48:00Z"/>
                <w:rFonts w:ascii="Calibri" w:hAnsi="Calibri" w:cs="Calibri"/>
                <w:rPrChange w:id="4511" w:author="LauraPGM" w:date="2025-11-04T16:55:00Z">
                  <w:rPr>
                    <w:del w:id="4512" w:author="LauraPGM" w:date="2025-10-01T15:48:00Z"/>
                  </w:rPr>
                </w:rPrChange>
              </w:rPr>
            </w:pPr>
            <w:del w:id="4513" w:author="LauraPGM" w:date="2025-10-01T15:48:00Z">
              <w:r w:rsidRPr="008439ED" w:rsidDel="00DC12A4">
                <w:rPr>
                  <w:rFonts w:ascii="Calibri" w:hAnsi="Calibri" w:cs="Calibri"/>
                  <w:rPrChange w:id="4514" w:author="LauraPGM" w:date="2025-11-04T16:55:00Z">
                    <w:rPr/>
                  </w:rPrChange>
                </w:rPr>
                <w:delText>3</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828448E" w14:textId="5238C8D6" w:rsidR="00792AAF" w:rsidRPr="008439ED" w:rsidDel="00DC12A4" w:rsidRDefault="00EC48DE" w:rsidP="001D59AC">
            <w:pPr>
              <w:pStyle w:val="Normal0"/>
              <w:spacing w:line="360" w:lineRule="auto"/>
              <w:jc w:val="both"/>
              <w:rPr>
                <w:del w:id="4515" w:author="LauraPGM" w:date="2025-10-01T15:48:00Z"/>
                <w:rFonts w:ascii="Calibri" w:hAnsi="Calibri" w:cs="Calibri"/>
                <w:rPrChange w:id="4516" w:author="LauraPGM" w:date="2025-11-04T16:55:00Z">
                  <w:rPr>
                    <w:del w:id="4517" w:author="LauraPGM" w:date="2025-10-01T15:48:00Z"/>
                  </w:rPr>
                </w:rPrChange>
              </w:rPr>
            </w:pPr>
            <w:del w:id="4518" w:author="LauraPGM" w:date="2025-10-01T15:48:00Z">
              <w:r w:rsidRPr="008439ED" w:rsidDel="00DC12A4">
                <w:rPr>
                  <w:rFonts w:ascii="Calibri" w:hAnsi="Calibri" w:cs="Calibri"/>
                  <w:rPrChange w:id="4519" w:author="LauraPGM" w:date="2025-11-04T16:55:00Z">
                    <w:rPr/>
                  </w:rPrChange>
                </w:rPr>
                <w:delText>$</w:delText>
              </w:r>
              <w:r w:rsidR="00665517" w:rsidRPr="008439ED" w:rsidDel="00DC12A4">
                <w:rPr>
                  <w:rFonts w:ascii="Calibri" w:hAnsi="Calibri" w:cs="Calibri"/>
                  <w:rPrChange w:id="4520" w:author="LauraPGM" w:date="2025-11-04T16:55:00Z">
                    <w:rPr/>
                  </w:rPrChange>
                </w:rPr>
                <w:delText>7.451.</w:delText>
              </w:r>
              <w:r w:rsidR="00792AAF" w:rsidRPr="008439ED" w:rsidDel="00DC12A4">
                <w:rPr>
                  <w:rFonts w:ascii="Calibri" w:hAnsi="Calibri" w:cs="Calibri"/>
                  <w:rPrChange w:id="4521" w:author="LauraPGM" w:date="2025-11-04T16:55:00Z">
                    <w:rPr/>
                  </w:rPrChange>
                </w:rPr>
                <w:delText>00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BDAE636" w14:textId="55DEC190" w:rsidR="00792AAF" w:rsidRPr="008439ED" w:rsidDel="00DC12A4" w:rsidRDefault="00EC48DE" w:rsidP="001D59AC">
            <w:pPr>
              <w:pStyle w:val="Normal0"/>
              <w:spacing w:line="360" w:lineRule="auto"/>
              <w:jc w:val="both"/>
              <w:rPr>
                <w:del w:id="4522" w:author="LauraPGM" w:date="2025-10-01T15:48:00Z"/>
                <w:rFonts w:ascii="Calibri" w:hAnsi="Calibri" w:cs="Calibri"/>
                <w:rPrChange w:id="4523" w:author="LauraPGM" w:date="2025-11-04T16:55:00Z">
                  <w:rPr>
                    <w:del w:id="4524" w:author="LauraPGM" w:date="2025-10-01T15:48:00Z"/>
                  </w:rPr>
                </w:rPrChange>
              </w:rPr>
            </w:pPr>
            <w:del w:id="4525" w:author="LauraPGM" w:date="2025-10-01T15:48:00Z">
              <w:r w:rsidRPr="008439ED" w:rsidDel="00DC12A4">
                <w:rPr>
                  <w:rFonts w:ascii="Calibri" w:hAnsi="Calibri" w:cs="Calibri"/>
                  <w:rPrChange w:id="4526" w:author="LauraPGM" w:date="2025-11-04T16:55:00Z">
                    <w:rPr/>
                  </w:rPrChange>
                </w:rPr>
                <w:delText>$</w:delText>
              </w:r>
              <w:r w:rsidR="00665517" w:rsidRPr="008439ED" w:rsidDel="00DC12A4">
                <w:rPr>
                  <w:rFonts w:ascii="Calibri" w:hAnsi="Calibri" w:cs="Calibri"/>
                  <w:rPrChange w:id="4527" w:author="LauraPGM" w:date="2025-11-04T16:55:00Z">
                    <w:rPr/>
                  </w:rPrChange>
                </w:rPr>
                <w:delText>3.733.</w:delText>
              </w:r>
              <w:r w:rsidR="00792AAF" w:rsidRPr="008439ED" w:rsidDel="00DC12A4">
                <w:rPr>
                  <w:rFonts w:ascii="Calibri" w:hAnsi="Calibri" w:cs="Calibri"/>
                  <w:rPrChange w:id="4528" w:author="LauraPGM" w:date="2025-11-04T16:55:00Z">
                    <w:rPr/>
                  </w:rPrChange>
                </w:rPr>
                <w:delText>80</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7BE6B4D" w14:textId="6DE3C6E2" w:rsidR="00792AAF" w:rsidRPr="008439ED" w:rsidDel="00DC12A4" w:rsidRDefault="00AA7134" w:rsidP="001D59AC">
            <w:pPr>
              <w:pStyle w:val="Normal0"/>
              <w:spacing w:line="360" w:lineRule="auto"/>
              <w:jc w:val="both"/>
              <w:rPr>
                <w:del w:id="4529" w:author="LauraPGM" w:date="2025-10-01T15:48:00Z"/>
                <w:rFonts w:ascii="Calibri" w:hAnsi="Calibri" w:cs="Calibri"/>
                <w:rPrChange w:id="4530" w:author="LauraPGM" w:date="2025-11-04T16:55:00Z">
                  <w:rPr>
                    <w:del w:id="4531" w:author="LauraPGM" w:date="2025-10-01T15:48:00Z"/>
                  </w:rPr>
                </w:rPrChange>
              </w:rPr>
            </w:pPr>
            <w:del w:id="4532" w:author="LauraPGM" w:date="2025-10-01T15:48:00Z">
              <w:r w:rsidRPr="008439ED" w:rsidDel="00DC12A4">
                <w:rPr>
                  <w:rFonts w:ascii="Calibri" w:hAnsi="Calibri" w:cs="Calibri"/>
                  <w:rPrChange w:id="4533" w:author="LauraPGM" w:date="2025-11-04T16:55:00Z">
                    <w:rPr/>
                  </w:rPrChange>
                </w:rPr>
                <w:delText>$</w:delText>
              </w:r>
              <w:r w:rsidR="00665517" w:rsidRPr="008439ED" w:rsidDel="00DC12A4">
                <w:rPr>
                  <w:rFonts w:ascii="Calibri" w:hAnsi="Calibri" w:cs="Calibri"/>
                  <w:rPrChange w:id="4534" w:author="LauraPGM" w:date="2025-11-04T16:55:00Z">
                    <w:rPr/>
                  </w:rPrChange>
                </w:rPr>
                <w:delText>3.717.</w:delText>
              </w:r>
              <w:r w:rsidR="00792AAF" w:rsidRPr="008439ED" w:rsidDel="00DC12A4">
                <w:rPr>
                  <w:rFonts w:ascii="Calibri" w:hAnsi="Calibri" w:cs="Calibri"/>
                  <w:rPrChange w:id="4535" w:author="LauraPGM" w:date="2025-11-04T16:55:00Z">
                    <w:rPr/>
                  </w:rPrChange>
                </w:rPr>
                <w:delText>20</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F273FF7" w14:textId="476105AA" w:rsidR="00792AAF" w:rsidRPr="008439ED" w:rsidDel="00DC12A4" w:rsidRDefault="00EC48DE" w:rsidP="001D59AC">
            <w:pPr>
              <w:pStyle w:val="Normal0"/>
              <w:spacing w:line="360" w:lineRule="auto"/>
              <w:jc w:val="both"/>
              <w:rPr>
                <w:del w:id="4536" w:author="LauraPGM" w:date="2025-10-01T15:48:00Z"/>
                <w:rFonts w:ascii="Calibri" w:hAnsi="Calibri" w:cs="Calibri"/>
                <w:rPrChange w:id="4537" w:author="LauraPGM" w:date="2025-11-04T16:55:00Z">
                  <w:rPr>
                    <w:del w:id="4538" w:author="LauraPGM" w:date="2025-10-01T15:48:00Z"/>
                  </w:rPr>
                </w:rPrChange>
              </w:rPr>
            </w:pPr>
            <w:del w:id="4539" w:author="LauraPGM" w:date="2025-10-01T15:48:00Z">
              <w:r w:rsidRPr="008439ED" w:rsidDel="00DC12A4">
                <w:rPr>
                  <w:rFonts w:ascii="Calibri" w:hAnsi="Calibri" w:cs="Calibri"/>
                  <w:rPrChange w:id="4540" w:author="LauraPGM" w:date="2025-11-04T16:55:00Z">
                    <w:rPr/>
                  </w:rPrChange>
                </w:rPr>
                <w:delText>$</w:delText>
              </w:r>
              <w:r w:rsidR="00665517" w:rsidRPr="008439ED" w:rsidDel="00DC12A4">
                <w:rPr>
                  <w:rFonts w:ascii="Calibri" w:hAnsi="Calibri" w:cs="Calibri"/>
                  <w:rPrChange w:id="4541" w:author="LauraPGM" w:date="2025-11-04T16:55:00Z">
                    <w:rPr/>
                  </w:rPrChange>
                </w:rPr>
                <w:delText>0.</w:delText>
              </w:r>
              <w:r w:rsidR="00792AAF" w:rsidRPr="008439ED" w:rsidDel="00DC12A4">
                <w:rPr>
                  <w:rFonts w:ascii="Calibri" w:hAnsi="Calibri" w:cs="Calibri"/>
                  <w:rPrChange w:id="4542" w:author="LauraPGM" w:date="2025-11-04T16:55:00Z">
                    <w:rPr/>
                  </w:rPrChange>
                </w:rPr>
                <w:delText>593</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FCDBC26" w14:textId="6FBBB966" w:rsidR="00792AAF" w:rsidRPr="008439ED" w:rsidDel="00DC12A4" w:rsidRDefault="00EC48DE" w:rsidP="001D59AC">
            <w:pPr>
              <w:pStyle w:val="Normal0"/>
              <w:spacing w:line="360" w:lineRule="auto"/>
              <w:jc w:val="both"/>
              <w:rPr>
                <w:del w:id="4543" w:author="LauraPGM" w:date="2025-10-01T15:48:00Z"/>
                <w:rFonts w:ascii="Calibri" w:hAnsi="Calibri" w:cs="Calibri"/>
                <w:rPrChange w:id="4544" w:author="LauraPGM" w:date="2025-11-04T16:55:00Z">
                  <w:rPr>
                    <w:del w:id="4545" w:author="LauraPGM" w:date="2025-10-01T15:48:00Z"/>
                  </w:rPr>
                </w:rPrChange>
              </w:rPr>
            </w:pPr>
            <w:del w:id="4546" w:author="LauraPGM" w:date="2025-10-01T15:48:00Z">
              <w:r w:rsidRPr="008439ED" w:rsidDel="00DC12A4">
                <w:rPr>
                  <w:rFonts w:ascii="Calibri" w:hAnsi="Calibri" w:cs="Calibri"/>
                  <w:rPrChange w:id="4547" w:author="LauraPGM" w:date="2025-11-04T16:55:00Z">
                    <w:rPr/>
                  </w:rPrChange>
                </w:rPr>
                <w:delText>$</w:delText>
              </w:r>
              <w:r w:rsidR="00665517" w:rsidRPr="008439ED" w:rsidDel="00DC12A4">
                <w:rPr>
                  <w:rFonts w:ascii="Calibri" w:hAnsi="Calibri" w:cs="Calibri"/>
                  <w:rPrChange w:id="4548" w:author="LauraPGM" w:date="2025-11-04T16:55:00Z">
                    <w:rPr/>
                  </w:rPrChange>
                </w:rPr>
                <w:delText>2.205.</w:delText>
              </w:r>
              <w:r w:rsidR="00792AAF" w:rsidRPr="008439ED" w:rsidDel="00DC12A4">
                <w:rPr>
                  <w:rFonts w:ascii="Calibri" w:hAnsi="Calibri" w:cs="Calibri"/>
                  <w:rPrChange w:id="4549" w:author="LauraPGM" w:date="2025-11-04T16:55:00Z">
                    <w:rPr/>
                  </w:rPrChange>
                </w:rPr>
                <w:delText>85</w:delText>
              </w:r>
            </w:del>
          </w:p>
        </w:tc>
      </w:tr>
      <w:tr w:rsidR="00792AAF" w:rsidRPr="008439ED" w:rsidDel="00DC12A4" w14:paraId="32E5F18B" w14:textId="5BB6E0CE" w:rsidTr="00DB434E">
        <w:trPr>
          <w:del w:id="4550"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24021F4" w14:textId="7DEAB5CA" w:rsidR="00792AAF" w:rsidRPr="008439ED" w:rsidDel="00DC12A4" w:rsidRDefault="00792AAF" w:rsidP="001D59AC">
            <w:pPr>
              <w:pStyle w:val="Normal0"/>
              <w:spacing w:line="360" w:lineRule="auto"/>
              <w:jc w:val="both"/>
              <w:rPr>
                <w:del w:id="4551" w:author="LauraPGM" w:date="2025-10-01T15:48:00Z"/>
                <w:rFonts w:ascii="Calibri" w:hAnsi="Calibri" w:cs="Calibri"/>
                <w:rPrChange w:id="4552" w:author="LauraPGM" w:date="2025-11-04T16:55:00Z">
                  <w:rPr>
                    <w:del w:id="4553" w:author="LauraPGM" w:date="2025-10-01T15:48:00Z"/>
                  </w:rPr>
                </w:rPrChange>
              </w:rPr>
            </w:pPr>
            <w:del w:id="4554" w:author="LauraPGM" w:date="2025-10-01T15:48:00Z">
              <w:r w:rsidRPr="008439ED" w:rsidDel="00DC12A4">
                <w:rPr>
                  <w:rFonts w:ascii="Calibri" w:hAnsi="Calibri" w:cs="Calibri"/>
                  <w:rPrChange w:id="4555" w:author="LauraPGM" w:date="2025-11-04T16:55:00Z">
                    <w:rPr/>
                  </w:rPrChange>
                </w:rPr>
                <w:delText>4</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163927E" w14:textId="7A21378E" w:rsidR="00792AAF" w:rsidRPr="008439ED" w:rsidDel="00DC12A4" w:rsidRDefault="00AA7134" w:rsidP="001D59AC">
            <w:pPr>
              <w:pStyle w:val="Normal0"/>
              <w:spacing w:line="360" w:lineRule="auto"/>
              <w:jc w:val="both"/>
              <w:rPr>
                <w:del w:id="4556" w:author="LauraPGM" w:date="2025-10-01T15:48:00Z"/>
                <w:rFonts w:ascii="Calibri" w:hAnsi="Calibri" w:cs="Calibri"/>
                <w:rPrChange w:id="4557" w:author="LauraPGM" w:date="2025-11-04T16:55:00Z">
                  <w:rPr>
                    <w:del w:id="4558" w:author="LauraPGM" w:date="2025-10-01T15:48:00Z"/>
                  </w:rPr>
                </w:rPrChange>
              </w:rPr>
            </w:pPr>
            <w:del w:id="4559" w:author="LauraPGM" w:date="2025-10-01T15:48:00Z">
              <w:r w:rsidRPr="008439ED" w:rsidDel="00DC12A4">
                <w:rPr>
                  <w:rFonts w:ascii="Calibri" w:hAnsi="Calibri" w:cs="Calibri"/>
                  <w:rPrChange w:id="4560" w:author="LauraPGM" w:date="2025-11-04T16:55:00Z">
                    <w:rPr/>
                  </w:rPrChange>
                </w:rPr>
                <w:delText>$</w:delText>
              </w:r>
              <w:r w:rsidR="00665517" w:rsidRPr="008439ED" w:rsidDel="00DC12A4">
                <w:rPr>
                  <w:rFonts w:ascii="Calibri" w:hAnsi="Calibri" w:cs="Calibri"/>
                  <w:rPrChange w:id="4561" w:author="LauraPGM" w:date="2025-11-04T16:55:00Z">
                    <w:rPr/>
                  </w:rPrChange>
                </w:rPr>
                <w:delText>7.451.</w:delText>
              </w:r>
              <w:r w:rsidR="00792AAF" w:rsidRPr="008439ED" w:rsidDel="00DC12A4">
                <w:rPr>
                  <w:rFonts w:ascii="Calibri" w:hAnsi="Calibri" w:cs="Calibri"/>
                  <w:rPrChange w:id="4562" w:author="LauraPGM" w:date="2025-11-04T16:55:00Z">
                    <w:rPr/>
                  </w:rPrChange>
                </w:rPr>
                <w:delText>00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3F7A134" w14:textId="0F243032" w:rsidR="00792AAF" w:rsidRPr="008439ED" w:rsidDel="00DC12A4" w:rsidRDefault="00AA7134" w:rsidP="001D59AC">
            <w:pPr>
              <w:pStyle w:val="Normal0"/>
              <w:spacing w:line="360" w:lineRule="auto"/>
              <w:jc w:val="both"/>
              <w:rPr>
                <w:del w:id="4563" w:author="LauraPGM" w:date="2025-10-01T15:48:00Z"/>
                <w:rFonts w:ascii="Calibri" w:hAnsi="Calibri" w:cs="Calibri"/>
                <w:rPrChange w:id="4564" w:author="LauraPGM" w:date="2025-11-04T16:55:00Z">
                  <w:rPr>
                    <w:del w:id="4565" w:author="LauraPGM" w:date="2025-10-01T15:48:00Z"/>
                  </w:rPr>
                </w:rPrChange>
              </w:rPr>
            </w:pPr>
            <w:del w:id="4566" w:author="LauraPGM" w:date="2025-10-01T15:48:00Z">
              <w:r w:rsidRPr="008439ED" w:rsidDel="00DC12A4">
                <w:rPr>
                  <w:rFonts w:ascii="Calibri" w:hAnsi="Calibri" w:cs="Calibri"/>
                  <w:rPrChange w:id="4567" w:author="LauraPGM" w:date="2025-11-04T16:55:00Z">
                    <w:rPr/>
                  </w:rPrChange>
                </w:rPr>
                <w:delText>$</w:delText>
              </w:r>
              <w:r w:rsidR="00665517" w:rsidRPr="008439ED" w:rsidDel="00DC12A4">
                <w:rPr>
                  <w:rFonts w:ascii="Calibri" w:hAnsi="Calibri" w:cs="Calibri"/>
                  <w:rPrChange w:id="4568" w:author="LauraPGM" w:date="2025-11-04T16:55:00Z">
                    <w:rPr/>
                  </w:rPrChange>
                </w:rPr>
                <w:delText>3.733.</w:delText>
              </w:r>
              <w:r w:rsidR="00792AAF" w:rsidRPr="008439ED" w:rsidDel="00DC12A4">
                <w:rPr>
                  <w:rFonts w:ascii="Calibri" w:hAnsi="Calibri" w:cs="Calibri"/>
                  <w:rPrChange w:id="4569" w:author="LauraPGM" w:date="2025-11-04T16:55:00Z">
                    <w:rPr/>
                  </w:rPrChange>
                </w:rPr>
                <w:delText>80</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DEFE88F" w14:textId="1C23DE07" w:rsidR="00792AAF" w:rsidRPr="008439ED" w:rsidDel="00DC12A4" w:rsidRDefault="00AA7134" w:rsidP="001D59AC">
            <w:pPr>
              <w:pStyle w:val="Normal0"/>
              <w:spacing w:line="360" w:lineRule="auto"/>
              <w:jc w:val="both"/>
              <w:rPr>
                <w:del w:id="4570" w:author="LauraPGM" w:date="2025-10-01T15:48:00Z"/>
                <w:rFonts w:ascii="Calibri" w:hAnsi="Calibri" w:cs="Calibri"/>
                <w:rPrChange w:id="4571" w:author="LauraPGM" w:date="2025-11-04T16:55:00Z">
                  <w:rPr>
                    <w:del w:id="4572" w:author="LauraPGM" w:date="2025-10-01T15:48:00Z"/>
                  </w:rPr>
                </w:rPrChange>
              </w:rPr>
            </w:pPr>
            <w:del w:id="4573" w:author="LauraPGM" w:date="2025-10-01T15:48:00Z">
              <w:r w:rsidRPr="008439ED" w:rsidDel="00DC12A4">
                <w:rPr>
                  <w:rFonts w:ascii="Calibri" w:hAnsi="Calibri" w:cs="Calibri"/>
                  <w:rPrChange w:id="4574" w:author="LauraPGM" w:date="2025-11-04T16:55:00Z">
                    <w:rPr/>
                  </w:rPrChange>
                </w:rPr>
                <w:delText>$</w:delText>
              </w:r>
              <w:r w:rsidR="00665517" w:rsidRPr="008439ED" w:rsidDel="00DC12A4">
                <w:rPr>
                  <w:rFonts w:ascii="Calibri" w:hAnsi="Calibri" w:cs="Calibri"/>
                  <w:rPrChange w:id="4575" w:author="LauraPGM" w:date="2025-11-04T16:55:00Z">
                    <w:rPr/>
                  </w:rPrChange>
                </w:rPr>
                <w:delText>3.717.</w:delText>
              </w:r>
              <w:r w:rsidR="00792AAF" w:rsidRPr="008439ED" w:rsidDel="00DC12A4">
                <w:rPr>
                  <w:rFonts w:ascii="Calibri" w:hAnsi="Calibri" w:cs="Calibri"/>
                  <w:rPrChange w:id="4576" w:author="LauraPGM" w:date="2025-11-04T16:55:00Z">
                    <w:rPr/>
                  </w:rPrChange>
                </w:rPr>
                <w:delText>20</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7B99749" w14:textId="0970BD03" w:rsidR="00792AAF" w:rsidRPr="008439ED" w:rsidDel="00DC12A4" w:rsidRDefault="00AA7134" w:rsidP="001D59AC">
            <w:pPr>
              <w:pStyle w:val="Normal0"/>
              <w:spacing w:line="360" w:lineRule="auto"/>
              <w:jc w:val="both"/>
              <w:rPr>
                <w:del w:id="4577" w:author="LauraPGM" w:date="2025-10-01T15:48:00Z"/>
                <w:rFonts w:ascii="Calibri" w:hAnsi="Calibri" w:cs="Calibri"/>
                <w:rPrChange w:id="4578" w:author="LauraPGM" w:date="2025-11-04T16:55:00Z">
                  <w:rPr>
                    <w:del w:id="4579" w:author="LauraPGM" w:date="2025-10-01T15:48:00Z"/>
                  </w:rPr>
                </w:rPrChange>
              </w:rPr>
            </w:pPr>
            <w:del w:id="4580" w:author="LauraPGM" w:date="2025-10-01T15:48:00Z">
              <w:r w:rsidRPr="008439ED" w:rsidDel="00DC12A4">
                <w:rPr>
                  <w:rFonts w:ascii="Calibri" w:hAnsi="Calibri" w:cs="Calibri"/>
                  <w:rPrChange w:id="4581" w:author="LauraPGM" w:date="2025-11-04T16:55:00Z">
                    <w:rPr/>
                  </w:rPrChange>
                </w:rPr>
                <w:delText>$</w:delText>
              </w:r>
              <w:r w:rsidR="00665517" w:rsidRPr="008439ED" w:rsidDel="00DC12A4">
                <w:rPr>
                  <w:rFonts w:ascii="Calibri" w:hAnsi="Calibri" w:cs="Calibri"/>
                  <w:rPrChange w:id="4582" w:author="LauraPGM" w:date="2025-11-04T16:55:00Z">
                    <w:rPr/>
                  </w:rPrChange>
                </w:rPr>
                <w:delText>0.</w:delText>
              </w:r>
              <w:r w:rsidR="00792AAF" w:rsidRPr="008439ED" w:rsidDel="00DC12A4">
                <w:rPr>
                  <w:rFonts w:ascii="Calibri" w:hAnsi="Calibri" w:cs="Calibri"/>
                  <w:rPrChange w:id="4583" w:author="LauraPGM" w:date="2025-11-04T16:55:00Z">
                    <w:rPr/>
                  </w:rPrChange>
                </w:rPr>
                <w:delText>499</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5ED7D1E" w14:textId="1B1DA7B1" w:rsidR="00792AAF" w:rsidRPr="008439ED" w:rsidDel="00DC12A4" w:rsidRDefault="00AA7134" w:rsidP="001D59AC">
            <w:pPr>
              <w:pStyle w:val="Normal0"/>
              <w:spacing w:line="360" w:lineRule="auto"/>
              <w:jc w:val="both"/>
              <w:rPr>
                <w:del w:id="4584" w:author="LauraPGM" w:date="2025-10-01T15:48:00Z"/>
                <w:rFonts w:ascii="Calibri" w:hAnsi="Calibri" w:cs="Calibri"/>
                <w:rPrChange w:id="4585" w:author="LauraPGM" w:date="2025-11-04T16:55:00Z">
                  <w:rPr>
                    <w:del w:id="4586" w:author="LauraPGM" w:date="2025-10-01T15:48:00Z"/>
                  </w:rPr>
                </w:rPrChange>
              </w:rPr>
            </w:pPr>
            <w:del w:id="4587" w:author="LauraPGM" w:date="2025-10-01T15:48:00Z">
              <w:r w:rsidRPr="008439ED" w:rsidDel="00DC12A4">
                <w:rPr>
                  <w:rFonts w:ascii="Calibri" w:hAnsi="Calibri" w:cs="Calibri"/>
                  <w:rPrChange w:id="4588" w:author="LauraPGM" w:date="2025-11-04T16:55:00Z">
                    <w:rPr/>
                  </w:rPrChange>
                </w:rPr>
                <w:delText>$</w:delText>
              </w:r>
              <w:r w:rsidR="00665517" w:rsidRPr="008439ED" w:rsidDel="00DC12A4">
                <w:rPr>
                  <w:rFonts w:ascii="Calibri" w:hAnsi="Calibri" w:cs="Calibri"/>
                  <w:rPrChange w:id="4589" w:author="LauraPGM" w:date="2025-11-04T16:55:00Z">
                    <w:rPr/>
                  </w:rPrChange>
                </w:rPr>
                <w:delText>1.853.</w:delText>
              </w:r>
              <w:r w:rsidR="00792AAF" w:rsidRPr="008439ED" w:rsidDel="00DC12A4">
                <w:rPr>
                  <w:rFonts w:ascii="Calibri" w:hAnsi="Calibri" w:cs="Calibri"/>
                  <w:rPrChange w:id="4590" w:author="LauraPGM" w:date="2025-11-04T16:55:00Z">
                    <w:rPr/>
                  </w:rPrChange>
                </w:rPr>
                <w:delText>65</w:delText>
              </w:r>
            </w:del>
          </w:p>
        </w:tc>
      </w:tr>
      <w:tr w:rsidR="00792AAF" w:rsidRPr="008439ED" w:rsidDel="00DC12A4" w14:paraId="208A29F3" w14:textId="07AA3907" w:rsidTr="00DB434E">
        <w:trPr>
          <w:del w:id="4591"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A702EE6" w14:textId="11DB1ED2" w:rsidR="00792AAF" w:rsidRPr="008439ED" w:rsidDel="00DC12A4" w:rsidRDefault="00792AAF" w:rsidP="001D59AC">
            <w:pPr>
              <w:pStyle w:val="Normal0"/>
              <w:spacing w:line="360" w:lineRule="auto"/>
              <w:jc w:val="both"/>
              <w:rPr>
                <w:del w:id="4592" w:author="LauraPGM" w:date="2025-10-01T15:48:00Z"/>
                <w:rFonts w:ascii="Calibri" w:hAnsi="Calibri" w:cs="Calibri"/>
                <w:rPrChange w:id="4593" w:author="LauraPGM" w:date="2025-11-04T16:55:00Z">
                  <w:rPr>
                    <w:del w:id="4594" w:author="LauraPGM" w:date="2025-10-01T15:48:00Z"/>
                  </w:rPr>
                </w:rPrChange>
              </w:rPr>
            </w:pPr>
            <w:del w:id="4595" w:author="LauraPGM" w:date="2025-10-01T15:48:00Z">
              <w:r w:rsidRPr="008439ED" w:rsidDel="00DC12A4">
                <w:rPr>
                  <w:rFonts w:ascii="Calibri" w:hAnsi="Calibri" w:cs="Calibri"/>
                  <w:rPrChange w:id="4596" w:author="LauraPGM" w:date="2025-11-04T16:55:00Z">
                    <w:rPr/>
                  </w:rPrChange>
                </w:rPr>
                <w:delText>5</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CC3F961" w14:textId="5BC48F9B" w:rsidR="00792AAF" w:rsidRPr="008439ED" w:rsidDel="00DC12A4" w:rsidRDefault="00AA7134" w:rsidP="001D59AC">
            <w:pPr>
              <w:pStyle w:val="Normal0"/>
              <w:spacing w:line="360" w:lineRule="auto"/>
              <w:jc w:val="both"/>
              <w:rPr>
                <w:del w:id="4597" w:author="LauraPGM" w:date="2025-10-01T15:48:00Z"/>
                <w:rFonts w:ascii="Calibri" w:hAnsi="Calibri" w:cs="Calibri"/>
                <w:rPrChange w:id="4598" w:author="LauraPGM" w:date="2025-11-04T16:55:00Z">
                  <w:rPr>
                    <w:del w:id="4599" w:author="LauraPGM" w:date="2025-10-01T15:48:00Z"/>
                  </w:rPr>
                </w:rPrChange>
              </w:rPr>
            </w:pPr>
            <w:del w:id="4600" w:author="LauraPGM" w:date="2025-10-01T15:48:00Z">
              <w:r w:rsidRPr="008439ED" w:rsidDel="00DC12A4">
                <w:rPr>
                  <w:rFonts w:ascii="Calibri" w:hAnsi="Calibri" w:cs="Calibri"/>
                  <w:rPrChange w:id="4601" w:author="LauraPGM" w:date="2025-11-04T16:55:00Z">
                    <w:rPr/>
                  </w:rPrChange>
                </w:rPr>
                <w:delText>$</w:delText>
              </w:r>
              <w:r w:rsidR="00665517" w:rsidRPr="008439ED" w:rsidDel="00DC12A4">
                <w:rPr>
                  <w:rFonts w:ascii="Calibri" w:hAnsi="Calibri" w:cs="Calibri"/>
                  <w:rPrChange w:id="4602" w:author="LauraPGM" w:date="2025-11-04T16:55:00Z">
                    <w:rPr/>
                  </w:rPrChange>
                </w:rPr>
                <w:delText>7.451.</w:delText>
              </w:r>
              <w:r w:rsidR="00792AAF" w:rsidRPr="008439ED" w:rsidDel="00DC12A4">
                <w:rPr>
                  <w:rFonts w:ascii="Calibri" w:hAnsi="Calibri" w:cs="Calibri"/>
                  <w:rPrChange w:id="4603" w:author="LauraPGM" w:date="2025-11-04T16:55:00Z">
                    <w:rPr/>
                  </w:rPrChange>
                </w:rPr>
                <w:delText>00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542F78D" w14:textId="08CB8DCF" w:rsidR="00792AAF" w:rsidRPr="008439ED" w:rsidDel="00DC12A4" w:rsidRDefault="00AA7134" w:rsidP="001D59AC">
            <w:pPr>
              <w:pStyle w:val="Normal0"/>
              <w:spacing w:line="360" w:lineRule="auto"/>
              <w:jc w:val="both"/>
              <w:rPr>
                <w:del w:id="4604" w:author="LauraPGM" w:date="2025-10-01T15:48:00Z"/>
                <w:rFonts w:ascii="Calibri" w:hAnsi="Calibri" w:cs="Calibri"/>
                <w:rPrChange w:id="4605" w:author="LauraPGM" w:date="2025-11-04T16:55:00Z">
                  <w:rPr>
                    <w:del w:id="4606" w:author="LauraPGM" w:date="2025-10-01T15:48:00Z"/>
                  </w:rPr>
                </w:rPrChange>
              </w:rPr>
            </w:pPr>
            <w:del w:id="4607" w:author="LauraPGM" w:date="2025-10-01T15:48:00Z">
              <w:r w:rsidRPr="008439ED" w:rsidDel="00DC12A4">
                <w:rPr>
                  <w:rFonts w:ascii="Calibri" w:hAnsi="Calibri" w:cs="Calibri"/>
                  <w:rPrChange w:id="4608" w:author="LauraPGM" w:date="2025-11-04T16:55:00Z">
                    <w:rPr/>
                  </w:rPrChange>
                </w:rPr>
                <w:delText>$</w:delText>
              </w:r>
              <w:r w:rsidR="00665517" w:rsidRPr="008439ED" w:rsidDel="00DC12A4">
                <w:rPr>
                  <w:rFonts w:ascii="Calibri" w:hAnsi="Calibri" w:cs="Calibri"/>
                  <w:rPrChange w:id="4609" w:author="LauraPGM" w:date="2025-11-04T16:55:00Z">
                    <w:rPr/>
                  </w:rPrChange>
                </w:rPr>
                <w:delText>3.733.</w:delText>
              </w:r>
              <w:r w:rsidR="00792AAF" w:rsidRPr="008439ED" w:rsidDel="00DC12A4">
                <w:rPr>
                  <w:rFonts w:ascii="Calibri" w:hAnsi="Calibri" w:cs="Calibri"/>
                  <w:rPrChange w:id="4610" w:author="LauraPGM" w:date="2025-11-04T16:55:00Z">
                    <w:rPr/>
                  </w:rPrChange>
                </w:rPr>
                <w:delText>80</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51F92B1" w14:textId="0F569823" w:rsidR="00792AAF" w:rsidRPr="008439ED" w:rsidDel="00DC12A4" w:rsidRDefault="00AA7134" w:rsidP="001D59AC">
            <w:pPr>
              <w:pStyle w:val="Normal0"/>
              <w:spacing w:line="360" w:lineRule="auto"/>
              <w:jc w:val="both"/>
              <w:rPr>
                <w:del w:id="4611" w:author="LauraPGM" w:date="2025-10-01T15:48:00Z"/>
                <w:rFonts w:ascii="Calibri" w:hAnsi="Calibri" w:cs="Calibri"/>
                <w:rPrChange w:id="4612" w:author="LauraPGM" w:date="2025-11-04T16:55:00Z">
                  <w:rPr>
                    <w:del w:id="4613" w:author="LauraPGM" w:date="2025-10-01T15:48:00Z"/>
                  </w:rPr>
                </w:rPrChange>
              </w:rPr>
            </w:pPr>
            <w:del w:id="4614" w:author="LauraPGM" w:date="2025-10-01T15:48:00Z">
              <w:r w:rsidRPr="008439ED" w:rsidDel="00DC12A4">
                <w:rPr>
                  <w:rFonts w:ascii="Calibri" w:hAnsi="Calibri" w:cs="Calibri"/>
                  <w:rPrChange w:id="4615" w:author="LauraPGM" w:date="2025-11-04T16:55:00Z">
                    <w:rPr/>
                  </w:rPrChange>
                </w:rPr>
                <w:delText>$</w:delText>
              </w:r>
              <w:r w:rsidR="00665517" w:rsidRPr="008439ED" w:rsidDel="00DC12A4">
                <w:rPr>
                  <w:rFonts w:ascii="Calibri" w:hAnsi="Calibri" w:cs="Calibri"/>
                  <w:rPrChange w:id="4616" w:author="LauraPGM" w:date="2025-11-04T16:55:00Z">
                    <w:rPr/>
                  </w:rPrChange>
                </w:rPr>
                <w:delText>3.717.</w:delText>
              </w:r>
              <w:r w:rsidR="00792AAF" w:rsidRPr="008439ED" w:rsidDel="00DC12A4">
                <w:rPr>
                  <w:rFonts w:ascii="Calibri" w:hAnsi="Calibri" w:cs="Calibri"/>
                  <w:rPrChange w:id="4617" w:author="LauraPGM" w:date="2025-11-04T16:55:00Z">
                    <w:rPr/>
                  </w:rPrChange>
                </w:rPr>
                <w:delText>20</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74B9286" w14:textId="186BCC69" w:rsidR="00792AAF" w:rsidRPr="008439ED" w:rsidDel="00DC12A4" w:rsidRDefault="00AA7134" w:rsidP="001D59AC">
            <w:pPr>
              <w:pStyle w:val="Normal0"/>
              <w:spacing w:line="360" w:lineRule="auto"/>
              <w:jc w:val="both"/>
              <w:rPr>
                <w:del w:id="4618" w:author="LauraPGM" w:date="2025-10-01T15:48:00Z"/>
                <w:rFonts w:ascii="Calibri" w:hAnsi="Calibri" w:cs="Calibri"/>
                <w:rPrChange w:id="4619" w:author="LauraPGM" w:date="2025-11-04T16:55:00Z">
                  <w:rPr>
                    <w:del w:id="4620" w:author="LauraPGM" w:date="2025-10-01T15:48:00Z"/>
                  </w:rPr>
                </w:rPrChange>
              </w:rPr>
            </w:pPr>
            <w:del w:id="4621" w:author="LauraPGM" w:date="2025-10-01T15:48:00Z">
              <w:r w:rsidRPr="008439ED" w:rsidDel="00DC12A4">
                <w:rPr>
                  <w:rFonts w:ascii="Calibri" w:hAnsi="Calibri" w:cs="Calibri"/>
                  <w:rPrChange w:id="4622" w:author="LauraPGM" w:date="2025-11-04T16:55:00Z">
                    <w:rPr/>
                  </w:rPrChange>
                </w:rPr>
                <w:delText>$</w:delText>
              </w:r>
              <w:r w:rsidR="00665517" w:rsidRPr="008439ED" w:rsidDel="00DC12A4">
                <w:rPr>
                  <w:rFonts w:ascii="Calibri" w:hAnsi="Calibri" w:cs="Calibri"/>
                  <w:rPrChange w:id="4623" w:author="LauraPGM" w:date="2025-11-04T16:55:00Z">
                    <w:rPr/>
                  </w:rPrChange>
                </w:rPr>
                <w:delText>0.</w:delText>
              </w:r>
              <w:r w:rsidR="00792AAF" w:rsidRPr="008439ED" w:rsidDel="00DC12A4">
                <w:rPr>
                  <w:rFonts w:ascii="Calibri" w:hAnsi="Calibri" w:cs="Calibri"/>
                  <w:rPrChange w:id="4624" w:author="LauraPGM" w:date="2025-11-04T16:55:00Z">
                    <w:rPr/>
                  </w:rPrChange>
                </w:rPr>
                <w:delText>419</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9411332" w14:textId="659E5EDD" w:rsidR="00792AAF" w:rsidRPr="008439ED" w:rsidDel="00DC12A4" w:rsidRDefault="00AA7134" w:rsidP="001D59AC">
            <w:pPr>
              <w:pStyle w:val="Normal0"/>
              <w:spacing w:line="360" w:lineRule="auto"/>
              <w:jc w:val="both"/>
              <w:rPr>
                <w:del w:id="4625" w:author="LauraPGM" w:date="2025-10-01T15:48:00Z"/>
                <w:rFonts w:ascii="Calibri" w:hAnsi="Calibri" w:cs="Calibri"/>
                <w:rPrChange w:id="4626" w:author="LauraPGM" w:date="2025-11-04T16:55:00Z">
                  <w:rPr>
                    <w:del w:id="4627" w:author="LauraPGM" w:date="2025-10-01T15:48:00Z"/>
                  </w:rPr>
                </w:rPrChange>
              </w:rPr>
            </w:pPr>
            <w:del w:id="4628" w:author="LauraPGM" w:date="2025-10-01T15:48:00Z">
              <w:r w:rsidRPr="008439ED" w:rsidDel="00DC12A4">
                <w:rPr>
                  <w:rFonts w:ascii="Calibri" w:hAnsi="Calibri" w:cs="Calibri"/>
                  <w:rPrChange w:id="4629" w:author="LauraPGM" w:date="2025-11-04T16:55:00Z">
                    <w:rPr/>
                  </w:rPrChange>
                </w:rPr>
                <w:delText>$</w:delText>
              </w:r>
              <w:r w:rsidR="00665517" w:rsidRPr="008439ED" w:rsidDel="00DC12A4">
                <w:rPr>
                  <w:rFonts w:ascii="Calibri" w:hAnsi="Calibri" w:cs="Calibri"/>
                  <w:rPrChange w:id="4630" w:author="LauraPGM" w:date="2025-11-04T16:55:00Z">
                    <w:rPr/>
                  </w:rPrChange>
                </w:rPr>
                <w:delText>1.557.</w:delText>
              </w:r>
              <w:r w:rsidR="00792AAF" w:rsidRPr="008439ED" w:rsidDel="00DC12A4">
                <w:rPr>
                  <w:rFonts w:ascii="Calibri" w:hAnsi="Calibri" w:cs="Calibri"/>
                  <w:rPrChange w:id="4631" w:author="LauraPGM" w:date="2025-11-04T16:55:00Z">
                    <w:rPr/>
                  </w:rPrChange>
                </w:rPr>
                <w:delText>69</w:delText>
              </w:r>
            </w:del>
          </w:p>
        </w:tc>
      </w:tr>
      <w:tr w:rsidR="00792AAF" w:rsidRPr="008439ED" w:rsidDel="00DC12A4" w14:paraId="77503F4C" w14:textId="52E8148A" w:rsidTr="00DB434E">
        <w:trPr>
          <w:del w:id="4632"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F781F60" w14:textId="285A74DF" w:rsidR="00792AAF" w:rsidRPr="008439ED" w:rsidDel="00DC12A4" w:rsidRDefault="00792AAF" w:rsidP="001D59AC">
            <w:pPr>
              <w:pStyle w:val="Normal0"/>
              <w:spacing w:line="360" w:lineRule="auto"/>
              <w:jc w:val="both"/>
              <w:rPr>
                <w:del w:id="4633" w:author="LauraPGM" w:date="2025-10-01T15:48:00Z"/>
                <w:rFonts w:ascii="Calibri" w:hAnsi="Calibri" w:cs="Calibri"/>
                <w:rPrChange w:id="4634" w:author="LauraPGM" w:date="2025-11-04T16:55:00Z">
                  <w:rPr>
                    <w:del w:id="4635" w:author="LauraPGM" w:date="2025-10-01T15:48:00Z"/>
                  </w:rPr>
                </w:rPrChange>
              </w:rPr>
            </w:pPr>
            <w:del w:id="4636" w:author="LauraPGM" w:date="2025-10-01T15:48:00Z">
              <w:r w:rsidRPr="008439ED" w:rsidDel="00DC12A4">
                <w:rPr>
                  <w:rFonts w:ascii="Calibri" w:hAnsi="Calibri" w:cs="Calibri"/>
                  <w:rPrChange w:id="4637" w:author="LauraPGM" w:date="2025-11-04T16:55:00Z">
                    <w:rPr/>
                  </w:rPrChange>
                </w:rPr>
                <w:delText>6</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E588661" w14:textId="73E3CC4A" w:rsidR="00792AAF" w:rsidRPr="008439ED" w:rsidDel="00DC12A4" w:rsidRDefault="00AA7134" w:rsidP="001D59AC">
            <w:pPr>
              <w:pStyle w:val="Normal0"/>
              <w:spacing w:line="360" w:lineRule="auto"/>
              <w:jc w:val="both"/>
              <w:rPr>
                <w:del w:id="4638" w:author="LauraPGM" w:date="2025-10-01T15:48:00Z"/>
                <w:rFonts w:ascii="Calibri" w:hAnsi="Calibri" w:cs="Calibri"/>
                <w:rPrChange w:id="4639" w:author="LauraPGM" w:date="2025-11-04T16:55:00Z">
                  <w:rPr>
                    <w:del w:id="4640" w:author="LauraPGM" w:date="2025-10-01T15:48:00Z"/>
                  </w:rPr>
                </w:rPrChange>
              </w:rPr>
            </w:pPr>
            <w:del w:id="4641" w:author="LauraPGM" w:date="2025-10-01T15:48:00Z">
              <w:r w:rsidRPr="008439ED" w:rsidDel="00DC12A4">
                <w:rPr>
                  <w:rFonts w:ascii="Calibri" w:hAnsi="Calibri" w:cs="Calibri"/>
                  <w:rPrChange w:id="4642" w:author="LauraPGM" w:date="2025-11-04T16:55:00Z">
                    <w:rPr/>
                  </w:rPrChange>
                </w:rPr>
                <w:delText>$</w:delText>
              </w:r>
              <w:r w:rsidR="00665517" w:rsidRPr="008439ED" w:rsidDel="00DC12A4">
                <w:rPr>
                  <w:rFonts w:ascii="Calibri" w:hAnsi="Calibri" w:cs="Calibri"/>
                  <w:rPrChange w:id="4643" w:author="LauraPGM" w:date="2025-11-04T16:55:00Z">
                    <w:rPr/>
                  </w:rPrChange>
                </w:rPr>
                <w:delText>7.451.</w:delText>
              </w:r>
              <w:r w:rsidR="00792AAF" w:rsidRPr="008439ED" w:rsidDel="00DC12A4">
                <w:rPr>
                  <w:rFonts w:ascii="Calibri" w:hAnsi="Calibri" w:cs="Calibri"/>
                  <w:rPrChange w:id="4644" w:author="LauraPGM" w:date="2025-11-04T16:55:00Z">
                    <w:rPr/>
                  </w:rPrChange>
                </w:rPr>
                <w:delText>00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52835A4" w14:textId="6D2EE54B" w:rsidR="00792AAF" w:rsidRPr="008439ED" w:rsidDel="00DC12A4" w:rsidRDefault="00AA7134" w:rsidP="001D59AC">
            <w:pPr>
              <w:pStyle w:val="Normal0"/>
              <w:spacing w:line="360" w:lineRule="auto"/>
              <w:jc w:val="both"/>
              <w:rPr>
                <w:del w:id="4645" w:author="LauraPGM" w:date="2025-10-01T15:48:00Z"/>
                <w:rFonts w:ascii="Calibri" w:hAnsi="Calibri" w:cs="Calibri"/>
                <w:rPrChange w:id="4646" w:author="LauraPGM" w:date="2025-11-04T16:55:00Z">
                  <w:rPr>
                    <w:del w:id="4647" w:author="LauraPGM" w:date="2025-10-01T15:48:00Z"/>
                  </w:rPr>
                </w:rPrChange>
              </w:rPr>
            </w:pPr>
            <w:del w:id="4648" w:author="LauraPGM" w:date="2025-10-01T15:48:00Z">
              <w:r w:rsidRPr="008439ED" w:rsidDel="00DC12A4">
                <w:rPr>
                  <w:rFonts w:ascii="Calibri" w:hAnsi="Calibri" w:cs="Calibri"/>
                  <w:rPrChange w:id="4649" w:author="LauraPGM" w:date="2025-11-04T16:55:00Z">
                    <w:rPr/>
                  </w:rPrChange>
                </w:rPr>
                <w:delText>$</w:delText>
              </w:r>
              <w:r w:rsidR="00665517" w:rsidRPr="008439ED" w:rsidDel="00DC12A4">
                <w:rPr>
                  <w:rFonts w:ascii="Calibri" w:hAnsi="Calibri" w:cs="Calibri"/>
                  <w:rPrChange w:id="4650" w:author="LauraPGM" w:date="2025-11-04T16:55:00Z">
                    <w:rPr/>
                  </w:rPrChange>
                </w:rPr>
                <w:delText>3.733.</w:delText>
              </w:r>
              <w:r w:rsidR="00792AAF" w:rsidRPr="008439ED" w:rsidDel="00DC12A4">
                <w:rPr>
                  <w:rFonts w:ascii="Calibri" w:hAnsi="Calibri" w:cs="Calibri"/>
                  <w:rPrChange w:id="4651" w:author="LauraPGM" w:date="2025-11-04T16:55:00Z">
                    <w:rPr/>
                  </w:rPrChange>
                </w:rPr>
                <w:delText>80</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9EBEE8" w14:textId="3EA78E68" w:rsidR="00792AAF" w:rsidRPr="008439ED" w:rsidDel="00DC12A4" w:rsidRDefault="00AA7134" w:rsidP="001D59AC">
            <w:pPr>
              <w:pStyle w:val="Normal0"/>
              <w:spacing w:line="360" w:lineRule="auto"/>
              <w:jc w:val="both"/>
              <w:rPr>
                <w:del w:id="4652" w:author="LauraPGM" w:date="2025-10-01T15:48:00Z"/>
                <w:rFonts w:ascii="Calibri" w:hAnsi="Calibri" w:cs="Calibri"/>
                <w:rPrChange w:id="4653" w:author="LauraPGM" w:date="2025-11-04T16:55:00Z">
                  <w:rPr>
                    <w:del w:id="4654" w:author="LauraPGM" w:date="2025-10-01T15:48:00Z"/>
                  </w:rPr>
                </w:rPrChange>
              </w:rPr>
            </w:pPr>
            <w:del w:id="4655" w:author="LauraPGM" w:date="2025-10-01T15:48:00Z">
              <w:r w:rsidRPr="008439ED" w:rsidDel="00DC12A4">
                <w:rPr>
                  <w:rFonts w:ascii="Calibri" w:hAnsi="Calibri" w:cs="Calibri"/>
                  <w:rPrChange w:id="4656" w:author="LauraPGM" w:date="2025-11-04T16:55:00Z">
                    <w:rPr/>
                  </w:rPrChange>
                </w:rPr>
                <w:delText>$</w:delText>
              </w:r>
              <w:r w:rsidR="00665517" w:rsidRPr="008439ED" w:rsidDel="00DC12A4">
                <w:rPr>
                  <w:rFonts w:ascii="Calibri" w:hAnsi="Calibri" w:cs="Calibri"/>
                  <w:rPrChange w:id="4657" w:author="LauraPGM" w:date="2025-11-04T16:55:00Z">
                    <w:rPr/>
                  </w:rPrChange>
                </w:rPr>
                <w:delText>3.717.</w:delText>
              </w:r>
              <w:r w:rsidR="00792AAF" w:rsidRPr="008439ED" w:rsidDel="00DC12A4">
                <w:rPr>
                  <w:rFonts w:ascii="Calibri" w:hAnsi="Calibri" w:cs="Calibri"/>
                  <w:rPrChange w:id="4658" w:author="LauraPGM" w:date="2025-11-04T16:55:00Z">
                    <w:rPr/>
                  </w:rPrChange>
                </w:rPr>
                <w:delText>20</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F0E7418" w14:textId="7740988E" w:rsidR="00792AAF" w:rsidRPr="008439ED" w:rsidDel="00DC12A4" w:rsidRDefault="00AA7134" w:rsidP="001D59AC">
            <w:pPr>
              <w:pStyle w:val="Normal0"/>
              <w:spacing w:line="360" w:lineRule="auto"/>
              <w:jc w:val="both"/>
              <w:rPr>
                <w:del w:id="4659" w:author="LauraPGM" w:date="2025-10-01T15:48:00Z"/>
                <w:rFonts w:ascii="Calibri" w:hAnsi="Calibri" w:cs="Calibri"/>
                <w:rPrChange w:id="4660" w:author="LauraPGM" w:date="2025-11-04T16:55:00Z">
                  <w:rPr>
                    <w:del w:id="4661" w:author="LauraPGM" w:date="2025-10-01T15:48:00Z"/>
                  </w:rPr>
                </w:rPrChange>
              </w:rPr>
            </w:pPr>
            <w:del w:id="4662" w:author="LauraPGM" w:date="2025-10-01T15:48:00Z">
              <w:r w:rsidRPr="008439ED" w:rsidDel="00DC12A4">
                <w:rPr>
                  <w:rFonts w:ascii="Calibri" w:hAnsi="Calibri" w:cs="Calibri"/>
                  <w:rPrChange w:id="4663" w:author="LauraPGM" w:date="2025-11-04T16:55:00Z">
                    <w:rPr/>
                  </w:rPrChange>
                </w:rPr>
                <w:delText>$</w:delText>
              </w:r>
              <w:r w:rsidR="00665517" w:rsidRPr="008439ED" w:rsidDel="00DC12A4">
                <w:rPr>
                  <w:rFonts w:ascii="Calibri" w:hAnsi="Calibri" w:cs="Calibri"/>
                  <w:rPrChange w:id="4664" w:author="LauraPGM" w:date="2025-11-04T16:55:00Z">
                    <w:rPr/>
                  </w:rPrChange>
                </w:rPr>
                <w:delText>0.</w:delText>
              </w:r>
              <w:r w:rsidR="00792AAF" w:rsidRPr="008439ED" w:rsidDel="00DC12A4">
                <w:rPr>
                  <w:rFonts w:ascii="Calibri" w:hAnsi="Calibri" w:cs="Calibri"/>
                  <w:rPrChange w:id="4665" w:author="LauraPGM" w:date="2025-11-04T16:55:00Z">
                    <w:rPr/>
                  </w:rPrChange>
                </w:rPr>
                <w:delText>352</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8887DD6" w14:textId="4319E161" w:rsidR="00792AAF" w:rsidRPr="008439ED" w:rsidDel="00DC12A4" w:rsidRDefault="00AA7134" w:rsidP="001D59AC">
            <w:pPr>
              <w:pStyle w:val="Normal0"/>
              <w:spacing w:line="360" w:lineRule="auto"/>
              <w:jc w:val="both"/>
              <w:rPr>
                <w:del w:id="4666" w:author="LauraPGM" w:date="2025-10-01T15:48:00Z"/>
                <w:rFonts w:ascii="Calibri" w:hAnsi="Calibri" w:cs="Calibri"/>
                <w:rPrChange w:id="4667" w:author="LauraPGM" w:date="2025-11-04T16:55:00Z">
                  <w:rPr>
                    <w:del w:id="4668" w:author="LauraPGM" w:date="2025-10-01T15:48:00Z"/>
                  </w:rPr>
                </w:rPrChange>
              </w:rPr>
            </w:pPr>
            <w:del w:id="4669" w:author="LauraPGM" w:date="2025-10-01T15:48:00Z">
              <w:r w:rsidRPr="008439ED" w:rsidDel="00DC12A4">
                <w:rPr>
                  <w:rFonts w:ascii="Calibri" w:hAnsi="Calibri" w:cs="Calibri"/>
                  <w:rPrChange w:id="4670" w:author="LauraPGM" w:date="2025-11-04T16:55:00Z">
                    <w:rPr/>
                  </w:rPrChange>
                </w:rPr>
                <w:delText>$</w:delText>
              </w:r>
              <w:r w:rsidR="00665517" w:rsidRPr="008439ED" w:rsidDel="00DC12A4">
                <w:rPr>
                  <w:rFonts w:ascii="Calibri" w:hAnsi="Calibri" w:cs="Calibri"/>
                  <w:rPrChange w:id="4671" w:author="LauraPGM" w:date="2025-11-04T16:55:00Z">
                    <w:rPr/>
                  </w:rPrChange>
                </w:rPr>
                <w:delText>1.308.</w:delText>
              </w:r>
              <w:r w:rsidR="00792AAF" w:rsidRPr="008439ED" w:rsidDel="00DC12A4">
                <w:rPr>
                  <w:rFonts w:ascii="Calibri" w:hAnsi="Calibri" w:cs="Calibri"/>
                  <w:rPrChange w:id="4672" w:author="LauraPGM" w:date="2025-11-04T16:55:00Z">
                    <w:rPr/>
                  </w:rPrChange>
                </w:rPr>
                <w:delText>98</w:delText>
              </w:r>
            </w:del>
          </w:p>
        </w:tc>
      </w:tr>
      <w:tr w:rsidR="00792AAF" w:rsidRPr="008439ED" w:rsidDel="00DC12A4" w14:paraId="039F9D2F" w14:textId="2FAAF6DD" w:rsidTr="00DB434E">
        <w:trPr>
          <w:del w:id="4673"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C994E87" w14:textId="2C68C4DB" w:rsidR="00792AAF" w:rsidRPr="008439ED" w:rsidDel="00DC12A4" w:rsidRDefault="00792AAF" w:rsidP="001D59AC">
            <w:pPr>
              <w:pStyle w:val="Normal0"/>
              <w:spacing w:line="360" w:lineRule="auto"/>
              <w:jc w:val="both"/>
              <w:rPr>
                <w:del w:id="4674" w:author="LauraPGM" w:date="2025-10-01T15:48:00Z"/>
                <w:rFonts w:ascii="Calibri" w:hAnsi="Calibri" w:cs="Calibri"/>
                <w:rPrChange w:id="4675" w:author="LauraPGM" w:date="2025-11-04T16:55:00Z">
                  <w:rPr>
                    <w:del w:id="4676" w:author="LauraPGM" w:date="2025-10-01T15:48:00Z"/>
                  </w:rPr>
                </w:rPrChange>
              </w:rPr>
            </w:pPr>
            <w:del w:id="4677" w:author="LauraPGM" w:date="2025-10-01T15:48:00Z">
              <w:r w:rsidRPr="008439ED" w:rsidDel="00DC12A4">
                <w:rPr>
                  <w:rFonts w:ascii="Calibri" w:hAnsi="Calibri" w:cs="Calibri"/>
                  <w:rPrChange w:id="4678" w:author="LauraPGM" w:date="2025-11-04T16:55:00Z">
                    <w:rPr/>
                  </w:rPrChange>
                </w:rPr>
                <w:delText>7</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0667E11" w14:textId="247CFC34" w:rsidR="00792AAF" w:rsidRPr="008439ED" w:rsidDel="00DC12A4" w:rsidRDefault="00AA7134" w:rsidP="001D59AC">
            <w:pPr>
              <w:pStyle w:val="Normal0"/>
              <w:spacing w:line="360" w:lineRule="auto"/>
              <w:jc w:val="both"/>
              <w:rPr>
                <w:del w:id="4679" w:author="LauraPGM" w:date="2025-10-01T15:48:00Z"/>
                <w:rFonts w:ascii="Calibri" w:hAnsi="Calibri" w:cs="Calibri"/>
                <w:rPrChange w:id="4680" w:author="LauraPGM" w:date="2025-11-04T16:55:00Z">
                  <w:rPr>
                    <w:del w:id="4681" w:author="LauraPGM" w:date="2025-10-01T15:48:00Z"/>
                  </w:rPr>
                </w:rPrChange>
              </w:rPr>
            </w:pPr>
            <w:del w:id="4682" w:author="LauraPGM" w:date="2025-10-01T15:48:00Z">
              <w:r w:rsidRPr="008439ED" w:rsidDel="00DC12A4">
                <w:rPr>
                  <w:rFonts w:ascii="Calibri" w:hAnsi="Calibri" w:cs="Calibri"/>
                  <w:rPrChange w:id="4683" w:author="LauraPGM" w:date="2025-11-04T16:55:00Z">
                    <w:rPr/>
                  </w:rPrChange>
                </w:rPr>
                <w:delText>$</w:delText>
              </w:r>
              <w:r w:rsidR="00665517" w:rsidRPr="008439ED" w:rsidDel="00DC12A4">
                <w:rPr>
                  <w:rFonts w:ascii="Calibri" w:hAnsi="Calibri" w:cs="Calibri"/>
                  <w:rPrChange w:id="4684" w:author="LauraPGM" w:date="2025-11-04T16:55:00Z">
                    <w:rPr/>
                  </w:rPrChange>
                </w:rPr>
                <w:delText>7.451.</w:delText>
              </w:r>
              <w:r w:rsidR="00792AAF" w:rsidRPr="008439ED" w:rsidDel="00DC12A4">
                <w:rPr>
                  <w:rFonts w:ascii="Calibri" w:hAnsi="Calibri" w:cs="Calibri"/>
                  <w:rPrChange w:id="4685" w:author="LauraPGM" w:date="2025-11-04T16:55:00Z">
                    <w:rPr/>
                  </w:rPrChange>
                </w:rPr>
                <w:delText>00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6FF10AA" w14:textId="5F72F4E3" w:rsidR="00792AAF" w:rsidRPr="008439ED" w:rsidDel="00DC12A4" w:rsidRDefault="00AA7134" w:rsidP="001D59AC">
            <w:pPr>
              <w:pStyle w:val="Normal0"/>
              <w:spacing w:line="360" w:lineRule="auto"/>
              <w:jc w:val="both"/>
              <w:rPr>
                <w:del w:id="4686" w:author="LauraPGM" w:date="2025-10-01T15:48:00Z"/>
                <w:rFonts w:ascii="Calibri" w:hAnsi="Calibri" w:cs="Calibri"/>
                <w:rPrChange w:id="4687" w:author="LauraPGM" w:date="2025-11-04T16:55:00Z">
                  <w:rPr>
                    <w:del w:id="4688" w:author="LauraPGM" w:date="2025-10-01T15:48:00Z"/>
                  </w:rPr>
                </w:rPrChange>
              </w:rPr>
            </w:pPr>
            <w:del w:id="4689" w:author="LauraPGM" w:date="2025-10-01T15:48:00Z">
              <w:r w:rsidRPr="008439ED" w:rsidDel="00DC12A4">
                <w:rPr>
                  <w:rFonts w:ascii="Calibri" w:hAnsi="Calibri" w:cs="Calibri"/>
                  <w:rPrChange w:id="4690" w:author="LauraPGM" w:date="2025-11-04T16:55:00Z">
                    <w:rPr/>
                  </w:rPrChange>
                </w:rPr>
                <w:delText>$</w:delText>
              </w:r>
              <w:r w:rsidR="00665517" w:rsidRPr="008439ED" w:rsidDel="00DC12A4">
                <w:rPr>
                  <w:rFonts w:ascii="Calibri" w:hAnsi="Calibri" w:cs="Calibri"/>
                  <w:rPrChange w:id="4691" w:author="LauraPGM" w:date="2025-11-04T16:55:00Z">
                    <w:rPr/>
                  </w:rPrChange>
                </w:rPr>
                <w:delText>3.733.</w:delText>
              </w:r>
              <w:r w:rsidR="00792AAF" w:rsidRPr="008439ED" w:rsidDel="00DC12A4">
                <w:rPr>
                  <w:rFonts w:ascii="Calibri" w:hAnsi="Calibri" w:cs="Calibri"/>
                  <w:rPrChange w:id="4692" w:author="LauraPGM" w:date="2025-11-04T16:55:00Z">
                    <w:rPr/>
                  </w:rPrChange>
                </w:rPr>
                <w:delText>80</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22F3655" w14:textId="53D4B7E0" w:rsidR="00792AAF" w:rsidRPr="008439ED" w:rsidDel="00DC12A4" w:rsidRDefault="00AA7134" w:rsidP="001D59AC">
            <w:pPr>
              <w:pStyle w:val="Normal0"/>
              <w:spacing w:line="360" w:lineRule="auto"/>
              <w:jc w:val="both"/>
              <w:rPr>
                <w:del w:id="4693" w:author="LauraPGM" w:date="2025-10-01T15:48:00Z"/>
                <w:rFonts w:ascii="Calibri" w:hAnsi="Calibri" w:cs="Calibri"/>
                <w:rPrChange w:id="4694" w:author="LauraPGM" w:date="2025-11-04T16:55:00Z">
                  <w:rPr>
                    <w:del w:id="4695" w:author="LauraPGM" w:date="2025-10-01T15:48:00Z"/>
                  </w:rPr>
                </w:rPrChange>
              </w:rPr>
            </w:pPr>
            <w:del w:id="4696" w:author="LauraPGM" w:date="2025-10-01T15:48:00Z">
              <w:r w:rsidRPr="008439ED" w:rsidDel="00DC12A4">
                <w:rPr>
                  <w:rFonts w:ascii="Calibri" w:hAnsi="Calibri" w:cs="Calibri"/>
                  <w:rPrChange w:id="4697" w:author="LauraPGM" w:date="2025-11-04T16:55:00Z">
                    <w:rPr/>
                  </w:rPrChange>
                </w:rPr>
                <w:delText>$</w:delText>
              </w:r>
              <w:r w:rsidR="00665517" w:rsidRPr="008439ED" w:rsidDel="00DC12A4">
                <w:rPr>
                  <w:rFonts w:ascii="Calibri" w:hAnsi="Calibri" w:cs="Calibri"/>
                  <w:rPrChange w:id="4698" w:author="LauraPGM" w:date="2025-11-04T16:55:00Z">
                    <w:rPr/>
                  </w:rPrChange>
                </w:rPr>
                <w:delText>3.717.</w:delText>
              </w:r>
              <w:r w:rsidR="00792AAF" w:rsidRPr="008439ED" w:rsidDel="00DC12A4">
                <w:rPr>
                  <w:rFonts w:ascii="Calibri" w:hAnsi="Calibri" w:cs="Calibri"/>
                  <w:rPrChange w:id="4699" w:author="LauraPGM" w:date="2025-11-04T16:55:00Z">
                    <w:rPr/>
                  </w:rPrChange>
                </w:rPr>
                <w:delText>20</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8442462" w14:textId="365D98C3" w:rsidR="00792AAF" w:rsidRPr="008439ED" w:rsidDel="00DC12A4" w:rsidRDefault="00AA7134" w:rsidP="001D59AC">
            <w:pPr>
              <w:pStyle w:val="Normal0"/>
              <w:spacing w:line="360" w:lineRule="auto"/>
              <w:jc w:val="both"/>
              <w:rPr>
                <w:del w:id="4700" w:author="LauraPGM" w:date="2025-10-01T15:48:00Z"/>
                <w:rFonts w:ascii="Calibri" w:hAnsi="Calibri" w:cs="Calibri"/>
                <w:rPrChange w:id="4701" w:author="LauraPGM" w:date="2025-11-04T16:55:00Z">
                  <w:rPr>
                    <w:del w:id="4702" w:author="LauraPGM" w:date="2025-10-01T15:48:00Z"/>
                  </w:rPr>
                </w:rPrChange>
              </w:rPr>
            </w:pPr>
            <w:del w:id="4703" w:author="LauraPGM" w:date="2025-10-01T15:48:00Z">
              <w:r w:rsidRPr="008439ED" w:rsidDel="00DC12A4">
                <w:rPr>
                  <w:rFonts w:ascii="Calibri" w:hAnsi="Calibri" w:cs="Calibri"/>
                  <w:rPrChange w:id="4704" w:author="LauraPGM" w:date="2025-11-04T16:55:00Z">
                    <w:rPr/>
                  </w:rPrChange>
                </w:rPr>
                <w:delText>$</w:delText>
              </w:r>
              <w:r w:rsidR="00665517" w:rsidRPr="008439ED" w:rsidDel="00DC12A4">
                <w:rPr>
                  <w:rFonts w:ascii="Calibri" w:hAnsi="Calibri" w:cs="Calibri"/>
                  <w:rPrChange w:id="4705" w:author="LauraPGM" w:date="2025-11-04T16:55:00Z">
                    <w:rPr/>
                  </w:rPrChange>
                </w:rPr>
                <w:delText>0.</w:delText>
              </w:r>
              <w:r w:rsidR="00792AAF" w:rsidRPr="008439ED" w:rsidDel="00DC12A4">
                <w:rPr>
                  <w:rFonts w:ascii="Calibri" w:hAnsi="Calibri" w:cs="Calibri"/>
                  <w:rPrChange w:id="4706" w:author="LauraPGM" w:date="2025-11-04T16:55:00Z">
                    <w:rPr/>
                  </w:rPrChange>
                </w:rPr>
                <w:delText>296</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934A4B5" w14:textId="7C4CF6F4" w:rsidR="00792AAF" w:rsidRPr="008439ED" w:rsidDel="00DC12A4" w:rsidRDefault="00AA7134" w:rsidP="001D59AC">
            <w:pPr>
              <w:pStyle w:val="Normal0"/>
              <w:spacing w:line="360" w:lineRule="auto"/>
              <w:jc w:val="both"/>
              <w:rPr>
                <w:del w:id="4707" w:author="LauraPGM" w:date="2025-10-01T15:48:00Z"/>
                <w:rFonts w:ascii="Calibri" w:hAnsi="Calibri" w:cs="Calibri"/>
                <w:rPrChange w:id="4708" w:author="LauraPGM" w:date="2025-11-04T16:55:00Z">
                  <w:rPr>
                    <w:del w:id="4709" w:author="LauraPGM" w:date="2025-10-01T15:48:00Z"/>
                  </w:rPr>
                </w:rPrChange>
              </w:rPr>
            </w:pPr>
            <w:del w:id="4710" w:author="LauraPGM" w:date="2025-10-01T15:48:00Z">
              <w:r w:rsidRPr="008439ED" w:rsidDel="00DC12A4">
                <w:rPr>
                  <w:rFonts w:ascii="Calibri" w:hAnsi="Calibri" w:cs="Calibri"/>
                  <w:rPrChange w:id="4711" w:author="LauraPGM" w:date="2025-11-04T16:55:00Z">
                    <w:rPr/>
                  </w:rPrChange>
                </w:rPr>
                <w:delText>$</w:delText>
              </w:r>
              <w:r w:rsidR="00665517" w:rsidRPr="008439ED" w:rsidDel="00DC12A4">
                <w:rPr>
                  <w:rFonts w:ascii="Calibri" w:hAnsi="Calibri" w:cs="Calibri"/>
                  <w:rPrChange w:id="4712" w:author="LauraPGM" w:date="2025-11-04T16:55:00Z">
                    <w:rPr/>
                  </w:rPrChange>
                </w:rPr>
                <w:delText>1.099.</w:delText>
              </w:r>
              <w:r w:rsidR="00792AAF" w:rsidRPr="008439ED" w:rsidDel="00DC12A4">
                <w:rPr>
                  <w:rFonts w:ascii="Calibri" w:hAnsi="Calibri" w:cs="Calibri"/>
                  <w:rPrChange w:id="4713" w:author="LauraPGM" w:date="2025-11-04T16:55:00Z">
                    <w:rPr/>
                  </w:rPrChange>
                </w:rPr>
                <w:delText>99</w:delText>
              </w:r>
            </w:del>
          </w:p>
        </w:tc>
      </w:tr>
      <w:tr w:rsidR="00792AAF" w:rsidRPr="008439ED" w:rsidDel="00DC12A4" w14:paraId="037532E2" w14:textId="6245E10A" w:rsidTr="00DB434E">
        <w:trPr>
          <w:del w:id="4714"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D5DB6FE" w14:textId="4CCD3874" w:rsidR="00792AAF" w:rsidRPr="008439ED" w:rsidDel="00DC12A4" w:rsidRDefault="00792AAF" w:rsidP="001D59AC">
            <w:pPr>
              <w:pStyle w:val="Normal0"/>
              <w:spacing w:line="360" w:lineRule="auto"/>
              <w:jc w:val="both"/>
              <w:rPr>
                <w:del w:id="4715" w:author="LauraPGM" w:date="2025-10-01T15:48:00Z"/>
                <w:rFonts w:ascii="Calibri" w:hAnsi="Calibri" w:cs="Calibri"/>
                <w:rPrChange w:id="4716" w:author="LauraPGM" w:date="2025-11-04T16:55:00Z">
                  <w:rPr>
                    <w:del w:id="4717" w:author="LauraPGM" w:date="2025-10-01T15:48:00Z"/>
                  </w:rPr>
                </w:rPrChange>
              </w:rPr>
            </w:pPr>
            <w:del w:id="4718" w:author="LauraPGM" w:date="2025-10-01T15:48:00Z">
              <w:r w:rsidRPr="008439ED" w:rsidDel="00DC12A4">
                <w:rPr>
                  <w:rFonts w:ascii="Calibri" w:hAnsi="Calibri" w:cs="Calibri"/>
                  <w:rPrChange w:id="4719" w:author="LauraPGM" w:date="2025-11-04T16:55:00Z">
                    <w:rPr/>
                  </w:rPrChange>
                </w:rPr>
                <w:delText>8</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F41FA7A" w14:textId="23CCDA02" w:rsidR="00792AAF" w:rsidRPr="008439ED" w:rsidDel="00DC12A4" w:rsidRDefault="00AA7134" w:rsidP="001D59AC">
            <w:pPr>
              <w:pStyle w:val="Normal0"/>
              <w:spacing w:line="360" w:lineRule="auto"/>
              <w:jc w:val="both"/>
              <w:rPr>
                <w:del w:id="4720" w:author="LauraPGM" w:date="2025-10-01T15:48:00Z"/>
                <w:rFonts w:ascii="Calibri" w:hAnsi="Calibri" w:cs="Calibri"/>
                <w:rPrChange w:id="4721" w:author="LauraPGM" w:date="2025-11-04T16:55:00Z">
                  <w:rPr>
                    <w:del w:id="4722" w:author="LauraPGM" w:date="2025-10-01T15:48:00Z"/>
                  </w:rPr>
                </w:rPrChange>
              </w:rPr>
            </w:pPr>
            <w:del w:id="4723" w:author="LauraPGM" w:date="2025-10-01T15:48:00Z">
              <w:r w:rsidRPr="008439ED" w:rsidDel="00DC12A4">
                <w:rPr>
                  <w:rFonts w:ascii="Calibri" w:hAnsi="Calibri" w:cs="Calibri"/>
                  <w:rPrChange w:id="4724" w:author="LauraPGM" w:date="2025-11-04T16:55:00Z">
                    <w:rPr/>
                  </w:rPrChange>
                </w:rPr>
                <w:delText>$</w:delText>
              </w:r>
              <w:r w:rsidR="00665517" w:rsidRPr="008439ED" w:rsidDel="00DC12A4">
                <w:rPr>
                  <w:rFonts w:ascii="Calibri" w:hAnsi="Calibri" w:cs="Calibri"/>
                  <w:rPrChange w:id="4725" w:author="LauraPGM" w:date="2025-11-04T16:55:00Z">
                    <w:rPr/>
                  </w:rPrChange>
                </w:rPr>
                <w:delText>7.451.</w:delText>
              </w:r>
              <w:r w:rsidR="00792AAF" w:rsidRPr="008439ED" w:rsidDel="00DC12A4">
                <w:rPr>
                  <w:rFonts w:ascii="Calibri" w:hAnsi="Calibri" w:cs="Calibri"/>
                  <w:rPrChange w:id="4726" w:author="LauraPGM" w:date="2025-11-04T16:55:00Z">
                    <w:rPr/>
                  </w:rPrChange>
                </w:rPr>
                <w:delText>00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32E9BF" w14:textId="5FAD8468" w:rsidR="00792AAF" w:rsidRPr="008439ED" w:rsidDel="00DC12A4" w:rsidRDefault="00AA7134" w:rsidP="001D59AC">
            <w:pPr>
              <w:pStyle w:val="Normal0"/>
              <w:spacing w:line="360" w:lineRule="auto"/>
              <w:jc w:val="both"/>
              <w:rPr>
                <w:del w:id="4727" w:author="LauraPGM" w:date="2025-10-01T15:48:00Z"/>
                <w:rFonts w:ascii="Calibri" w:hAnsi="Calibri" w:cs="Calibri"/>
                <w:rPrChange w:id="4728" w:author="LauraPGM" w:date="2025-11-04T16:55:00Z">
                  <w:rPr>
                    <w:del w:id="4729" w:author="LauraPGM" w:date="2025-10-01T15:48:00Z"/>
                  </w:rPr>
                </w:rPrChange>
              </w:rPr>
            </w:pPr>
            <w:del w:id="4730" w:author="LauraPGM" w:date="2025-10-01T15:48:00Z">
              <w:r w:rsidRPr="008439ED" w:rsidDel="00DC12A4">
                <w:rPr>
                  <w:rFonts w:ascii="Calibri" w:hAnsi="Calibri" w:cs="Calibri"/>
                  <w:rPrChange w:id="4731" w:author="LauraPGM" w:date="2025-11-04T16:55:00Z">
                    <w:rPr/>
                  </w:rPrChange>
                </w:rPr>
                <w:delText>$</w:delText>
              </w:r>
              <w:r w:rsidR="00665517" w:rsidRPr="008439ED" w:rsidDel="00DC12A4">
                <w:rPr>
                  <w:rFonts w:ascii="Calibri" w:hAnsi="Calibri" w:cs="Calibri"/>
                  <w:rPrChange w:id="4732" w:author="LauraPGM" w:date="2025-11-04T16:55:00Z">
                    <w:rPr/>
                  </w:rPrChange>
                </w:rPr>
                <w:delText>3.733.</w:delText>
              </w:r>
              <w:r w:rsidR="00792AAF" w:rsidRPr="008439ED" w:rsidDel="00DC12A4">
                <w:rPr>
                  <w:rFonts w:ascii="Calibri" w:hAnsi="Calibri" w:cs="Calibri"/>
                  <w:rPrChange w:id="4733" w:author="LauraPGM" w:date="2025-11-04T16:55:00Z">
                    <w:rPr/>
                  </w:rPrChange>
                </w:rPr>
                <w:delText>80</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93E0C8A" w14:textId="07F8D632" w:rsidR="00792AAF" w:rsidRPr="008439ED" w:rsidDel="00DC12A4" w:rsidRDefault="00AA7134" w:rsidP="001D59AC">
            <w:pPr>
              <w:pStyle w:val="Normal0"/>
              <w:spacing w:line="360" w:lineRule="auto"/>
              <w:jc w:val="both"/>
              <w:rPr>
                <w:del w:id="4734" w:author="LauraPGM" w:date="2025-10-01T15:48:00Z"/>
                <w:rFonts w:ascii="Calibri" w:hAnsi="Calibri" w:cs="Calibri"/>
                <w:rPrChange w:id="4735" w:author="LauraPGM" w:date="2025-11-04T16:55:00Z">
                  <w:rPr>
                    <w:del w:id="4736" w:author="LauraPGM" w:date="2025-10-01T15:48:00Z"/>
                  </w:rPr>
                </w:rPrChange>
              </w:rPr>
            </w:pPr>
            <w:del w:id="4737" w:author="LauraPGM" w:date="2025-10-01T15:48:00Z">
              <w:r w:rsidRPr="008439ED" w:rsidDel="00DC12A4">
                <w:rPr>
                  <w:rFonts w:ascii="Calibri" w:hAnsi="Calibri" w:cs="Calibri"/>
                  <w:rPrChange w:id="4738" w:author="LauraPGM" w:date="2025-11-04T16:55:00Z">
                    <w:rPr/>
                  </w:rPrChange>
                </w:rPr>
                <w:delText>$</w:delText>
              </w:r>
              <w:r w:rsidR="00665517" w:rsidRPr="008439ED" w:rsidDel="00DC12A4">
                <w:rPr>
                  <w:rFonts w:ascii="Calibri" w:hAnsi="Calibri" w:cs="Calibri"/>
                  <w:rPrChange w:id="4739" w:author="LauraPGM" w:date="2025-11-04T16:55:00Z">
                    <w:rPr/>
                  </w:rPrChange>
                </w:rPr>
                <w:delText>3.717.</w:delText>
              </w:r>
              <w:r w:rsidR="00792AAF" w:rsidRPr="008439ED" w:rsidDel="00DC12A4">
                <w:rPr>
                  <w:rFonts w:ascii="Calibri" w:hAnsi="Calibri" w:cs="Calibri"/>
                  <w:rPrChange w:id="4740" w:author="LauraPGM" w:date="2025-11-04T16:55:00Z">
                    <w:rPr/>
                  </w:rPrChange>
                </w:rPr>
                <w:delText>20</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C740744" w14:textId="58C68404" w:rsidR="00792AAF" w:rsidRPr="008439ED" w:rsidDel="00DC12A4" w:rsidRDefault="00AA7134" w:rsidP="001D59AC">
            <w:pPr>
              <w:pStyle w:val="Normal0"/>
              <w:spacing w:line="360" w:lineRule="auto"/>
              <w:jc w:val="both"/>
              <w:rPr>
                <w:del w:id="4741" w:author="LauraPGM" w:date="2025-10-01T15:48:00Z"/>
                <w:rFonts w:ascii="Calibri" w:hAnsi="Calibri" w:cs="Calibri"/>
                <w:rPrChange w:id="4742" w:author="LauraPGM" w:date="2025-11-04T16:55:00Z">
                  <w:rPr>
                    <w:del w:id="4743" w:author="LauraPGM" w:date="2025-10-01T15:48:00Z"/>
                  </w:rPr>
                </w:rPrChange>
              </w:rPr>
            </w:pPr>
            <w:del w:id="4744" w:author="LauraPGM" w:date="2025-10-01T15:48:00Z">
              <w:r w:rsidRPr="008439ED" w:rsidDel="00DC12A4">
                <w:rPr>
                  <w:rFonts w:ascii="Calibri" w:hAnsi="Calibri" w:cs="Calibri"/>
                  <w:rPrChange w:id="4745" w:author="LauraPGM" w:date="2025-11-04T16:55:00Z">
                    <w:rPr/>
                  </w:rPrChange>
                </w:rPr>
                <w:delText>$</w:delText>
              </w:r>
              <w:r w:rsidR="00665517" w:rsidRPr="008439ED" w:rsidDel="00DC12A4">
                <w:rPr>
                  <w:rFonts w:ascii="Calibri" w:hAnsi="Calibri" w:cs="Calibri"/>
                  <w:rPrChange w:id="4746" w:author="LauraPGM" w:date="2025-11-04T16:55:00Z">
                    <w:rPr/>
                  </w:rPrChange>
                </w:rPr>
                <w:delText>0.</w:delText>
              </w:r>
              <w:r w:rsidR="00792AAF" w:rsidRPr="008439ED" w:rsidDel="00DC12A4">
                <w:rPr>
                  <w:rFonts w:ascii="Calibri" w:hAnsi="Calibri" w:cs="Calibri"/>
                  <w:rPrChange w:id="4747" w:author="LauraPGM" w:date="2025-11-04T16:55:00Z">
                    <w:rPr/>
                  </w:rPrChange>
                </w:rPr>
                <w:delText>249</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A477C37" w14:textId="27C2410A" w:rsidR="00792AAF" w:rsidRPr="008439ED" w:rsidDel="00DC12A4" w:rsidRDefault="00AA7134" w:rsidP="001D59AC">
            <w:pPr>
              <w:pStyle w:val="Normal0"/>
              <w:spacing w:line="360" w:lineRule="auto"/>
              <w:jc w:val="both"/>
              <w:rPr>
                <w:del w:id="4748" w:author="LauraPGM" w:date="2025-10-01T15:48:00Z"/>
                <w:rFonts w:ascii="Calibri" w:hAnsi="Calibri" w:cs="Calibri"/>
                <w:rPrChange w:id="4749" w:author="LauraPGM" w:date="2025-11-04T16:55:00Z">
                  <w:rPr>
                    <w:del w:id="4750" w:author="LauraPGM" w:date="2025-10-01T15:48:00Z"/>
                  </w:rPr>
                </w:rPrChange>
              </w:rPr>
            </w:pPr>
            <w:del w:id="4751" w:author="LauraPGM" w:date="2025-10-01T15:48:00Z">
              <w:r w:rsidRPr="008439ED" w:rsidDel="00DC12A4">
                <w:rPr>
                  <w:rFonts w:ascii="Calibri" w:hAnsi="Calibri" w:cs="Calibri"/>
                  <w:rPrChange w:id="4752" w:author="LauraPGM" w:date="2025-11-04T16:55:00Z">
                    <w:rPr/>
                  </w:rPrChange>
                </w:rPr>
                <w:delText>$</w:delText>
              </w:r>
              <w:r w:rsidR="00665517" w:rsidRPr="008439ED" w:rsidDel="00DC12A4">
                <w:rPr>
                  <w:rFonts w:ascii="Calibri" w:hAnsi="Calibri" w:cs="Calibri"/>
                  <w:rPrChange w:id="4753" w:author="LauraPGM" w:date="2025-11-04T16:55:00Z">
                    <w:rPr/>
                  </w:rPrChange>
                </w:rPr>
                <w:delText>924.</w:delText>
              </w:r>
              <w:r w:rsidR="00792AAF" w:rsidRPr="008439ED" w:rsidDel="00DC12A4">
                <w:rPr>
                  <w:rFonts w:ascii="Calibri" w:hAnsi="Calibri" w:cs="Calibri"/>
                  <w:rPrChange w:id="4754" w:author="LauraPGM" w:date="2025-11-04T16:55:00Z">
                    <w:rPr/>
                  </w:rPrChange>
                </w:rPr>
                <w:delText>36</w:delText>
              </w:r>
            </w:del>
          </w:p>
        </w:tc>
      </w:tr>
      <w:tr w:rsidR="00792AAF" w:rsidRPr="008439ED" w:rsidDel="00DC12A4" w14:paraId="46350161" w14:textId="30EB1F3E" w:rsidTr="00DB434E">
        <w:trPr>
          <w:del w:id="4755"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22DC6F7" w14:textId="2DD7369E" w:rsidR="00792AAF" w:rsidRPr="008439ED" w:rsidDel="00DC12A4" w:rsidRDefault="00792AAF" w:rsidP="001D59AC">
            <w:pPr>
              <w:pStyle w:val="Normal0"/>
              <w:spacing w:line="360" w:lineRule="auto"/>
              <w:jc w:val="both"/>
              <w:rPr>
                <w:del w:id="4756" w:author="LauraPGM" w:date="2025-10-01T15:48:00Z"/>
                <w:rFonts w:ascii="Calibri" w:hAnsi="Calibri" w:cs="Calibri"/>
                <w:rPrChange w:id="4757" w:author="LauraPGM" w:date="2025-11-04T16:55:00Z">
                  <w:rPr>
                    <w:del w:id="4758" w:author="LauraPGM" w:date="2025-10-01T15:48:00Z"/>
                  </w:rPr>
                </w:rPrChange>
              </w:rPr>
            </w:pPr>
            <w:del w:id="4759" w:author="LauraPGM" w:date="2025-10-01T15:48:00Z">
              <w:r w:rsidRPr="008439ED" w:rsidDel="00DC12A4">
                <w:rPr>
                  <w:rFonts w:ascii="Calibri" w:hAnsi="Calibri" w:cs="Calibri"/>
                  <w:rPrChange w:id="4760" w:author="LauraPGM" w:date="2025-11-04T16:55:00Z">
                    <w:rPr/>
                  </w:rPrChange>
                </w:rPr>
                <w:delText>9</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136DAC7" w14:textId="7D8C9AF2" w:rsidR="00792AAF" w:rsidRPr="008439ED" w:rsidDel="00DC12A4" w:rsidRDefault="00AA7134" w:rsidP="001D59AC">
            <w:pPr>
              <w:pStyle w:val="Normal0"/>
              <w:spacing w:line="360" w:lineRule="auto"/>
              <w:jc w:val="both"/>
              <w:rPr>
                <w:del w:id="4761" w:author="LauraPGM" w:date="2025-10-01T15:48:00Z"/>
                <w:rFonts w:ascii="Calibri" w:hAnsi="Calibri" w:cs="Calibri"/>
                <w:rPrChange w:id="4762" w:author="LauraPGM" w:date="2025-11-04T16:55:00Z">
                  <w:rPr>
                    <w:del w:id="4763" w:author="LauraPGM" w:date="2025-10-01T15:48:00Z"/>
                  </w:rPr>
                </w:rPrChange>
              </w:rPr>
            </w:pPr>
            <w:del w:id="4764" w:author="LauraPGM" w:date="2025-10-01T15:48:00Z">
              <w:r w:rsidRPr="008439ED" w:rsidDel="00DC12A4">
                <w:rPr>
                  <w:rFonts w:ascii="Calibri" w:hAnsi="Calibri" w:cs="Calibri"/>
                  <w:rPrChange w:id="4765" w:author="LauraPGM" w:date="2025-11-04T16:55:00Z">
                    <w:rPr/>
                  </w:rPrChange>
                </w:rPr>
                <w:delText>$</w:delText>
              </w:r>
              <w:r w:rsidR="00665517" w:rsidRPr="008439ED" w:rsidDel="00DC12A4">
                <w:rPr>
                  <w:rFonts w:ascii="Calibri" w:hAnsi="Calibri" w:cs="Calibri"/>
                  <w:rPrChange w:id="4766" w:author="LauraPGM" w:date="2025-11-04T16:55:00Z">
                    <w:rPr/>
                  </w:rPrChange>
                </w:rPr>
                <w:delText>7.451.</w:delText>
              </w:r>
              <w:r w:rsidR="00792AAF" w:rsidRPr="008439ED" w:rsidDel="00DC12A4">
                <w:rPr>
                  <w:rFonts w:ascii="Calibri" w:hAnsi="Calibri" w:cs="Calibri"/>
                  <w:rPrChange w:id="4767" w:author="LauraPGM" w:date="2025-11-04T16:55:00Z">
                    <w:rPr/>
                  </w:rPrChange>
                </w:rPr>
                <w:delText>00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073F775" w14:textId="42B98C53" w:rsidR="00792AAF" w:rsidRPr="008439ED" w:rsidDel="00DC12A4" w:rsidRDefault="00AA7134" w:rsidP="001D59AC">
            <w:pPr>
              <w:pStyle w:val="Normal0"/>
              <w:spacing w:line="360" w:lineRule="auto"/>
              <w:jc w:val="both"/>
              <w:rPr>
                <w:del w:id="4768" w:author="LauraPGM" w:date="2025-10-01T15:48:00Z"/>
                <w:rFonts w:ascii="Calibri" w:hAnsi="Calibri" w:cs="Calibri"/>
                <w:rPrChange w:id="4769" w:author="LauraPGM" w:date="2025-11-04T16:55:00Z">
                  <w:rPr>
                    <w:del w:id="4770" w:author="LauraPGM" w:date="2025-10-01T15:48:00Z"/>
                  </w:rPr>
                </w:rPrChange>
              </w:rPr>
            </w:pPr>
            <w:del w:id="4771" w:author="LauraPGM" w:date="2025-10-01T15:48:00Z">
              <w:r w:rsidRPr="008439ED" w:rsidDel="00DC12A4">
                <w:rPr>
                  <w:rFonts w:ascii="Calibri" w:hAnsi="Calibri" w:cs="Calibri"/>
                  <w:rPrChange w:id="4772" w:author="LauraPGM" w:date="2025-11-04T16:55:00Z">
                    <w:rPr/>
                  </w:rPrChange>
                </w:rPr>
                <w:delText>$</w:delText>
              </w:r>
              <w:r w:rsidR="00665517" w:rsidRPr="008439ED" w:rsidDel="00DC12A4">
                <w:rPr>
                  <w:rFonts w:ascii="Calibri" w:hAnsi="Calibri" w:cs="Calibri"/>
                  <w:rPrChange w:id="4773" w:author="LauraPGM" w:date="2025-11-04T16:55:00Z">
                    <w:rPr/>
                  </w:rPrChange>
                </w:rPr>
                <w:delText>3.733.</w:delText>
              </w:r>
              <w:r w:rsidR="00792AAF" w:rsidRPr="008439ED" w:rsidDel="00DC12A4">
                <w:rPr>
                  <w:rFonts w:ascii="Calibri" w:hAnsi="Calibri" w:cs="Calibri"/>
                  <w:rPrChange w:id="4774" w:author="LauraPGM" w:date="2025-11-04T16:55:00Z">
                    <w:rPr/>
                  </w:rPrChange>
                </w:rPr>
                <w:delText>80</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BE92463" w14:textId="1FC4CDB6" w:rsidR="00792AAF" w:rsidRPr="008439ED" w:rsidDel="00DC12A4" w:rsidRDefault="00AA7134" w:rsidP="001D59AC">
            <w:pPr>
              <w:pStyle w:val="Normal0"/>
              <w:spacing w:line="360" w:lineRule="auto"/>
              <w:jc w:val="both"/>
              <w:rPr>
                <w:del w:id="4775" w:author="LauraPGM" w:date="2025-10-01T15:48:00Z"/>
                <w:rFonts w:ascii="Calibri" w:hAnsi="Calibri" w:cs="Calibri"/>
                <w:rPrChange w:id="4776" w:author="LauraPGM" w:date="2025-11-04T16:55:00Z">
                  <w:rPr>
                    <w:del w:id="4777" w:author="LauraPGM" w:date="2025-10-01T15:48:00Z"/>
                  </w:rPr>
                </w:rPrChange>
              </w:rPr>
            </w:pPr>
            <w:del w:id="4778" w:author="LauraPGM" w:date="2025-10-01T15:48:00Z">
              <w:r w:rsidRPr="008439ED" w:rsidDel="00DC12A4">
                <w:rPr>
                  <w:rFonts w:ascii="Calibri" w:hAnsi="Calibri" w:cs="Calibri"/>
                  <w:rPrChange w:id="4779" w:author="LauraPGM" w:date="2025-11-04T16:55:00Z">
                    <w:rPr/>
                  </w:rPrChange>
                </w:rPr>
                <w:delText>$</w:delText>
              </w:r>
              <w:r w:rsidR="00665517" w:rsidRPr="008439ED" w:rsidDel="00DC12A4">
                <w:rPr>
                  <w:rFonts w:ascii="Calibri" w:hAnsi="Calibri" w:cs="Calibri"/>
                  <w:rPrChange w:id="4780" w:author="LauraPGM" w:date="2025-11-04T16:55:00Z">
                    <w:rPr/>
                  </w:rPrChange>
                </w:rPr>
                <w:delText>3.717.</w:delText>
              </w:r>
              <w:r w:rsidR="00792AAF" w:rsidRPr="008439ED" w:rsidDel="00DC12A4">
                <w:rPr>
                  <w:rFonts w:ascii="Calibri" w:hAnsi="Calibri" w:cs="Calibri"/>
                  <w:rPrChange w:id="4781" w:author="LauraPGM" w:date="2025-11-04T16:55:00Z">
                    <w:rPr/>
                  </w:rPrChange>
                </w:rPr>
                <w:delText>20</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25BE7D" w14:textId="17D4E937" w:rsidR="00792AAF" w:rsidRPr="008439ED" w:rsidDel="00DC12A4" w:rsidRDefault="00AA7134" w:rsidP="001D59AC">
            <w:pPr>
              <w:pStyle w:val="Normal0"/>
              <w:spacing w:line="360" w:lineRule="auto"/>
              <w:jc w:val="both"/>
              <w:rPr>
                <w:del w:id="4782" w:author="LauraPGM" w:date="2025-10-01T15:48:00Z"/>
                <w:rFonts w:ascii="Calibri" w:hAnsi="Calibri" w:cs="Calibri"/>
                <w:rPrChange w:id="4783" w:author="LauraPGM" w:date="2025-11-04T16:55:00Z">
                  <w:rPr>
                    <w:del w:id="4784" w:author="LauraPGM" w:date="2025-10-01T15:48:00Z"/>
                  </w:rPr>
                </w:rPrChange>
              </w:rPr>
            </w:pPr>
            <w:del w:id="4785" w:author="LauraPGM" w:date="2025-10-01T15:48:00Z">
              <w:r w:rsidRPr="008439ED" w:rsidDel="00DC12A4">
                <w:rPr>
                  <w:rFonts w:ascii="Calibri" w:hAnsi="Calibri" w:cs="Calibri"/>
                  <w:rPrChange w:id="4786" w:author="LauraPGM" w:date="2025-11-04T16:55:00Z">
                    <w:rPr/>
                  </w:rPrChange>
                </w:rPr>
                <w:delText>$</w:delText>
              </w:r>
              <w:r w:rsidR="00665517" w:rsidRPr="008439ED" w:rsidDel="00DC12A4">
                <w:rPr>
                  <w:rFonts w:ascii="Calibri" w:hAnsi="Calibri" w:cs="Calibri"/>
                  <w:rPrChange w:id="4787" w:author="LauraPGM" w:date="2025-11-04T16:55:00Z">
                    <w:rPr/>
                  </w:rPrChange>
                </w:rPr>
                <w:delText>0.</w:delText>
              </w:r>
              <w:r w:rsidR="00792AAF" w:rsidRPr="008439ED" w:rsidDel="00DC12A4">
                <w:rPr>
                  <w:rFonts w:ascii="Calibri" w:hAnsi="Calibri" w:cs="Calibri"/>
                  <w:rPrChange w:id="4788" w:author="LauraPGM" w:date="2025-11-04T16:55:00Z">
                    <w:rPr/>
                  </w:rPrChange>
                </w:rPr>
                <w:delText>209</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50970B1" w14:textId="766C399C" w:rsidR="00792AAF" w:rsidRPr="008439ED" w:rsidDel="00DC12A4" w:rsidRDefault="00AA7134" w:rsidP="001D59AC">
            <w:pPr>
              <w:pStyle w:val="Normal0"/>
              <w:spacing w:line="360" w:lineRule="auto"/>
              <w:jc w:val="both"/>
              <w:rPr>
                <w:del w:id="4789" w:author="LauraPGM" w:date="2025-10-01T15:48:00Z"/>
                <w:rFonts w:ascii="Calibri" w:hAnsi="Calibri" w:cs="Calibri"/>
                <w:rPrChange w:id="4790" w:author="LauraPGM" w:date="2025-11-04T16:55:00Z">
                  <w:rPr>
                    <w:del w:id="4791" w:author="LauraPGM" w:date="2025-10-01T15:48:00Z"/>
                  </w:rPr>
                </w:rPrChange>
              </w:rPr>
            </w:pPr>
            <w:del w:id="4792" w:author="LauraPGM" w:date="2025-10-01T15:48:00Z">
              <w:r w:rsidRPr="008439ED" w:rsidDel="00DC12A4">
                <w:rPr>
                  <w:rFonts w:ascii="Calibri" w:hAnsi="Calibri" w:cs="Calibri"/>
                  <w:rPrChange w:id="4793" w:author="LauraPGM" w:date="2025-11-04T16:55:00Z">
                    <w:rPr/>
                  </w:rPrChange>
                </w:rPr>
                <w:delText>$</w:delText>
              </w:r>
              <w:r w:rsidR="00665517" w:rsidRPr="008439ED" w:rsidDel="00DC12A4">
                <w:rPr>
                  <w:rFonts w:ascii="Calibri" w:hAnsi="Calibri" w:cs="Calibri"/>
                  <w:rPrChange w:id="4794" w:author="LauraPGM" w:date="2025-11-04T16:55:00Z">
                    <w:rPr/>
                  </w:rPrChange>
                </w:rPr>
                <w:delText>776.</w:delText>
              </w:r>
              <w:r w:rsidR="00792AAF" w:rsidRPr="008439ED" w:rsidDel="00DC12A4">
                <w:rPr>
                  <w:rFonts w:ascii="Calibri" w:hAnsi="Calibri" w:cs="Calibri"/>
                  <w:rPrChange w:id="4795" w:author="LauraPGM" w:date="2025-11-04T16:55:00Z">
                    <w:rPr/>
                  </w:rPrChange>
                </w:rPr>
                <w:delText>77</w:delText>
              </w:r>
            </w:del>
          </w:p>
        </w:tc>
      </w:tr>
      <w:tr w:rsidR="00792AAF" w:rsidRPr="008439ED" w:rsidDel="00DC12A4" w14:paraId="0F358A83" w14:textId="5204C103" w:rsidTr="00DB434E">
        <w:trPr>
          <w:del w:id="4796"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A82C039" w14:textId="471A53E2" w:rsidR="00792AAF" w:rsidRPr="008439ED" w:rsidDel="00DC12A4" w:rsidRDefault="00792AAF" w:rsidP="001D59AC">
            <w:pPr>
              <w:pStyle w:val="Normal0"/>
              <w:spacing w:line="360" w:lineRule="auto"/>
              <w:jc w:val="both"/>
              <w:rPr>
                <w:del w:id="4797" w:author="LauraPGM" w:date="2025-10-01T15:48:00Z"/>
                <w:rFonts w:ascii="Calibri" w:hAnsi="Calibri" w:cs="Calibri"/>
                <w:rPrChange w:id="4798" w:author="LauraPGM" w:date="2025-11-04T16:55:00Z">
                  <w:rPr>
                    <w:del w:id="4799" w:author="LauraPGM" w:date="2025-10-01T15:48:00Z"/>
                  </w:rPr>
                </w:rPrChange>
              </w:rPr>
            </w:pPr>
            <w:del w:id="4800" w:author="LauraPGM" w:date="2025-10-01T15:48:00Z">
              <w:r w:rsidRPr="008439ED" w:rsidDel="00DC12A4">
                <w:rPr>
                  <w:rFonts w:ascii="Calibri" w:hAnsi="Calibri" w:cs="Calibri"/>
                  <w:rPrChange w:id="4801" w:author="LauraPGM" w:date="2025-11-04T16:55:00Z">
                    <w:rPr/>
                  </w:rPrChange>
                </w:rPr>
                <w:delText>10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51550AF" w14:textId="0E9773B3" w:rsidR="00792AAF" w:rsidRPr="008439ED" w:rsidDel="00DC12A4" w:rsidRDefault="00AA7134" w:rsidP="001D59AC">
            <w:pPr>
              <w:pStyle w:val="Normal0"/>
              <w:spacing w:line="360" w:lineRule="auto"/>
              <w:jc w:val="both"/>
              <w:rPr>
                <w:del w:id="4802" w:author="LauraPGM" w:date="2025-10-01T15:48:00Z"/>
                <w:rFonts w:ascii="Calibri" w:hAnsi="Calibri" w:cs="Calibri"/>
                <w:rPrChange w:id="4803" w:author="LauraPGM" w:date="2025-11-04T16:55:00Z">
                  <w:rPr>
                    <w:del w:id="4804" w:author="LauraPGM" w:date="2025-10-01T15:48:00Z"/>
                  </w:rPr>
                </w:rPrChange>
              </w:rPr>
            </w:pPr>
            <w:del w:id="4805" w:author="LauraPGM" w:date="2025-10-01T15:48:00Z">
              <w:r w:rsidRPr="008439ED" w:rsidDel="00DC12A4">
                <w:rPr>
                  <w:rFonts w:ascii="Calibri" w:hAnsi="Calibri" w:cs="Calibri"/>
                  <w:rPrChange w:id="4806" w:author="LauraPGM" w:date="2025-11-04T16:55:00Z">
                    <w:rPr/>
                  </w:rPrChange>
                </w:rPr>
                <w:delText>$</w:delText>
              </w:r>
              <w:r w:rsidR="00665517" w:rsidRPr="008439ED" w:rsidDel="00DC12A4">
                <w:rPr>
                  <w:rFonts w:ascii="Calibri" w:hAnsi="Calibri" w:cs="Calibri"/>
                  <w:rPrChange w:id="4807" w:author="LauraPGM" w:date="2025-11-04T16:55:00Z">
                    <w:rPr/>
                  </w:rPrChange>
                </w:rPr>
                <w:delText>7.451.</w:delText>
              </w:r>
              <w:r w:rsidR="00792AAF" w:rsidRPr="008439ED" w:rsidDel="00DC12A4">
                <w:rPr>
                  <w:rFonts w:ascii="Calibri" w:hAnsi="Calibri" w:cs="Calibri"/>
                  <w:rPrChange w:id="4808" w:author="LauraPGM" w:date="2025-11-04T16:55:00Z">
                    <w:rPr/>
                  </w:rPrChange>
                </w:rPr>
                <w:delText>00</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DC4F45C" w14:textId="5FA0882B" w:rsidR="00792AAF" w:rsidRPr="008439ED" w:rsidDel="00DC12A4" w:rsidRDefault="00AA7134" w:rsidP="001D59AC">
            <w:pPr>
              <w:pStyle w:val="Normal0"/>
              <w:spacing w:line="360" w:lineRule="auto"/>
              <w:jc w:val="both"/>
              <w:rPr>
                <w:del w:id="4809" w:author="LauraPGM" w:date="2025-10-01T15:48:00Z"/>
                <w:rFonts w:ascii="Calibri" w:hAnsi="Calibri" w:cs="Calibri"/>
                <w:rPrChange w:id="4810" w:author="LauraPGM" w:date="2025-11-04T16:55:00Z">
                  <w:rPr>
                    <w:del w:id="4811" w:author="LauraPGM" w:date="2025-10-01T15:48:00Z"/>
                  </w:rPr>
                </w:rPrChange>
              </w:rPr>
            </w:pPr>
            <w:del w:id="4812" w:author="LauraPGM" w:date="2025-10-01T15:48:00Z">
              <w:r w:rsidRPr="008439ED" w:rsidDel="00DC12A4">
                <w:rPr>
                  <w:rFonts w:ascii="Calibri" w:hAnsi="Calibri" w:cs="Calibri"/>
                  <w:rPrChange w:id="4813" w:author="LauraPGM" w:date="2025-11-04T16:55:00Z">
                    <w:rPr/>
                  </w:rPrChange>
                </w:rPr>
                <w:delText>$</w:delText>
              </w:r>
              <w:r w:rsidR="00665517" w:rsidRPr="008439ED" w:rsidDel="00DC12A4">
                <w:rPr>
                  <w:rFonts w:ascii="Calibri" w:hAnsi="Calibri" w:cs="Calibri"/>
                  <w:rPrChange w:id="4814" w:author="LauraPGM" w:date="2025-11-04T16:55:00Z">
                    <w:rPr/>
                  </w:rPrChange>
                </w:rPr>
                <w:delText>3.733.</w:delText>
              </w:r>
              <w:r w:rsidR="00792AAF" w:rsidRPr="008439ED" w:rsidDel="00DC12A4">
                <w:rPr>
                  <w:rFonts w:ascii="Calibri" w:hAnsi="Calibri" w:cs="Calibri"/>
                  <w:rPrChange w:id="4815" w:author="LauraPGM" w:date="2025-11-04T16:55:00Z">
                    <w:rPr/>
                  </w:rPrChange>
                </w:rPr>
                <w:delText>80</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7DF3C66" w14:textId="422BC35F" w:rsidR="00792AAF" w:rsidRPr="008439ED" w:rsidDel="00DC12A4" w:rsidRDefault="00AA7134" w:rsidP="001D59AC">
            <w:pPr>
              <w:pStyle w:val="Normal0"/>
              <w:spacing w:line="360" w:lineRule="auto"/>
              <w:jc w:val="both"/>
              <w:rPr>
                <w:del w:id="4816" w:author="LauraPGM" w:date="2025-10-01T15:48:00Z"/>
                <w:rFonts w:ascii="Calibri" w:hAnsi="Calibri" w:cs="Calibri"/>
                <w:rPrChange w:id="4817" w:author="LauraPGM" w:date="2025-11-04T16:55:00Z">
                  <w:rPr>
                    <w:del w:id="4818" w:author="LauraPGM" w:date="2025-10-01T15:48:00Z"/>
                  </w:rPr>
                </w:rPrChange>
              </w:rPr>
            </w:pPr>
            <w:del w:id="4819" w:author="LauraPGM" w:date="2025-10-01T15:48:00Z">
              <w:r w:rsidRPr="008439ED" w:rsidDel="00DC12A4">
                <w:rPr>
                  <w:rFonts w:ascii="Calibri" w:hAnsi="Calibri" w:cs="Calibri"/>
                  <w:rPrChange w:id="4820" w:author="LauraPGM" w:date="2025-11-04T16:55:00Z">
                    <w:rPr/>
                  </w:rPrChange>
                </w:rPr>
                <w:delText>$</w:delText>
              </w:r>
              <w:r w:rsidR="00665517" w:rsidRPr="008439ED" w:rsidDel="00DC12A4">
                <w:rPr>
                  <w:rFonts w:ascii="Calibri" w:hAnsi="Calibri" w:cs="Calibri"/>
                  <w:rPrChange w:id="4821" w:author="LauraPGM" w:date="2025-11-04T16:55:00Z">
                    <w:rPr/>
                  </w:rPrChange>
                </w:rPr>
                <w:delText>3.717.</w:delText>
              </w:r>
              <w:r w:rsidR="00792AAF" w:rsidRPr="008439ED" w:rsidDel="00DC12A4">
                <w:rPr>
                  <w:rFonts w:ascii="Calibri" w:hAnsi="Calibri" w:cs="Calibri"/>
                  <w:rPrChange w:id="4822" w:author="LauraPGM" w:date="2025-11-04T16:55:00Z">
                    <w:rPr/>
                  </w:rPrChange>
                </w:rPr>
                <w:delText>20</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A1CD9C4" w14:textId="1FC369B5" w:rsidR="00792AAF" w:rsidRPr="008439ED" w:rsidDel="00DC12A4" w:rsidRDefault="00AA7134" w:rsidP="001D59AC">
            <w:pPr>
              <w:pStyle w:val="Normal0"/>
              <w:spacing w:line="360" w:lineRule="auto"/>
              <w:jc w:val="both"/>
              <w:rPr>
                <w:del w:id="4823" w:author="LauraPGM" w:date="2025-10-01T15:48:00Z"/>
                <w:rFonts w:ascii="Calibri" w:hAnsi="Calibri" w:cs="Calibri"/>
                <w:rPrChange w:id="4824" w:author="LauraPGM" w:date="2025-11-04T16:55:00Z">
                  <w:rPr>
                    <w:del w:id="4825" w:author="LauraPGM" w:date="2025-10-01T15:48:00Z"/>
                  </w:rPr>
                </w:rPrChange>
              </w:rPr>
            </w:pPr>
            <w:del w:id="4826" w:author="LauraPGM" w:date="2025-10-01T15:48:00Z">
              <w:r w:rsidRPr="008439ED" w:rsidDel="00DC12A4">
                <w:rPr>
                  <w:rFonts w:ascii="Calibri" w:hAnsi="Calibri" w:cs="Calibri"/>
                  <w:rPrChange w:id="4827" w:author="LauraPGM" w:date="2025-11-04T16:55:00Z">
                    <w:rPr/>
                  </w:rPrChange>
                </w:rPr>
                <w:delText>$</w:delText>
              </w:r>
              <w:r w:rsidR="00665517" w:rsidRPr="008439ED" w:rsidDel="00DC12A4">
                <w:rPr>
                  <w:rFonts w:ascii="Calibri" w:hAnsi="Calibri" w:cs="Calibri"/>
                  <w:rPrChange w:id="4828" w:author="LauraPGM" w:date="2025-11-04T16:55:00Z">
                    <w:rPr/>
                  </w:rPrChange>
                </w:rPr>
                <w:delText>0.</w:delText>
              </w:r>
              <w:r w:rsidR="00792AAF" w:rsidRPr="008439ED" w:rsidDel="00DC12A4">
                <w:rPr>
                  <w:rFonts w:ascii="Calibri" w:hAnsi="Calibri" w:cs="Calibri"/>
                  <w:rPrChange w:id="4829" w:author="LauraPGM" w:date="2025-11-04T16:55:00Z">
                    <w:rPr/>
                  </w:rPrChange>
                </w:rPr>
                <w:delText>176</w:delText>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FDAFD54" w14:textId="6EC3363D" w:rsidR="00792AAF" w:rsidRPr="008439ED" w:rsidDel="00DC12A4" w:rsidRDefault="00AA7134" w:rsidP="001D59AC">
            <w:pPr>
              <w:pStyle w:val="Normal0"/>
              <w:spacing w:line="360" w:lineRule="auto"/>
              <w:jc w:val="both"/>
              <w:rPr>
                <w:del w:id="4830" w:author="LauraPGM" w:date="2025-10-01T15:48:00Z"/>
                <w:rFonts w:ascii="Calibri" w:hAnsi="Calibri" w:cs="Calibri"/>
                <w:rPrChange w:id="4831" w:author="LauraPGM" w:date="2025-11-04T16:55:00Z">
                  <w:rPr>
                    <w:del w:id="4832" w:author="LauraPGM" w:date="2025-10-01T15:48:00Z"/>
                  </w:rPr>
                </w:rPrChange>
              </w:rPr>
            </w:pPr>
            <w:del w:id="4833" w:author="LauraPGM" w:date="2025-10-01T15:48:00Z">
              <w:r w:rsidRPr="008439ED" w:rsidDel="00DC12A4">
                <w:rPr>
                  <w:rFonts w:ascii="Calibri" w:hAnsi="Calibri" w:cs="Calibri"/>
                  <w:rPrChange w:id="4834" w:author="LauraPGM" w:date="2025-11-04T16:55:00Z">
                    <w:rPr/>
                  </w:rPrChange>
                </w:rPr>
                <w:delText>$</w:delText>
              </w:r>
              <w:r w:rsidR="00792AAF" w:rsidRPr="008439ED" w:rsidDel="00DC12A4">
                <w:rPr>
                  <w:rFonts w:ascii="Calibri" w:hAnsi="Calibri" w:cs="Calibri"/>
                  <w:rPrChange w:id="4835" w:author="LauraPGM" w:date="2025-11-04T16:55:00Z">
                    <w:rPr/>
                  </w:rPrChange>
                </w:rPr>
                <w:delText>652.75</w:delText>
              </w:r>
            </w:del>
          </w:p>
        </w:tc>
      </w:tr>
      <w:tr w:rsidR="00740F09" w:rsidRPr="008439ED" w:rsidDel="00DC12A4" w14:paraId="4E8606E8" w14:textId="268734E8" w:rsidTr="00DB434E">
        <w:trPr>
          <w:del w:id="4836" w:author="LauraPGM" w:date="2025-10-01T15:48:00Z"/>
        </w:trPr>
        <w:tc>
          <w:tcPr>
            <w:tcW w:w="37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3EAB67AD" w14:textId="52823EBB" w:rsidR="00740F09" w:rsidRPr="008439ED" w:rsidDel="00DC12A4" w:rsidRDefault="008E3D14" w:rsidP="001D59AC">
            <w:pPr>
              <w:pStyle w:val="Normal0"/>
              <w:spacing w:line="360" w:lineRule="auto"/>
              <w:jc w:val="both"/>
              <w:rPr>
                <w:del w:id="4837" w:author="LauraPGM" w:date="2025-10-01T15:48:00Z"/>
                <w:rFonts w:ascii="Calibri" w:hAnsi="Calibri" w:cs="Calibri"/>
                <w:rPrChange w:id="4838" w:author="LauraPGM" w:date="2025-11-04T16:55:00Z">
                  <w:rPr>
                    <w:del w:id="4839" w:author="LauraPGM" w:date="2025-10-01T15:48:00Z"/>
                  </w:rPr>
                </w:rPrChange>
              </w:rPr>
            </w:pPr>
            <w:del w:id="4840" w:author="LauraPGM" w:date="2025-10-01T15:48:00Z">
              <w:r w:rsidRPr="008439ED" w:rsidDel="00DC12A4">
                <w:rPr>
                  <w:rFonts w:ascii="Calibri" w:hAnsi="Calibri" w:cs="Calibri"/>
                  <w:rPrChange w:id="4841" w:author="LauraPGM" w:date="2025-11-04T16:55:00Z">
                    <w:rPr/>
                  </w:rPrChange>
                </w:rPr>
                <w:delText>-</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50B5234D" w14:textId="3E87932F" w:rsidR="00740F09" w:rsidRPr="008439ED" w:rsidDel="00DC12A4" w:rsidRDefault="008E3D14" w:rsidP="001D59AC">
            <w:pPr>
              <w:pStyle w:val="Normal0"/>
              <w:spacing w:line="360" w:lineRule="auto"/>
              <w:jc w:val="both"/>
              <w:rPr>
                <w:del w:id="4842" w:author="LauraPGM" w:date="2025-10-01T15:48:00Z"/>
                <w:rFonts w:ascii="Calibri" w:hAnsi="Calibri" w:cs="Calibri"/>
                <w:rPrChange w:id="4843" w:author="LauraPGM" w:date="2025-11-04T16:55:00Z">
                  <w:rPr>
                    <w:del w:id="4844" w:author="LauraPGM" w:date="2025-10-01T15:48:00Z"/>
                  </w:rPr>
                </w:rPrChange>
              </w:rPr>
            </w:pPr>
            <w:del w:id="4845" w:author="LauraPGM" w:date="2025-10-01T15:48:00Z">
              <w:r w:rsidRPr="008439ED" w:rsidDel="00DC12A4">
                <w:rPr>
                  <w:rFonts w:ascii="Calibri" w:hAnsi="Calibri" w:cs="Calibri"/>
                  <w:rPrChange w:id="4846" w:author="LauraPGM" w:date="2025-11-04T16:55:00Z">
                    <w:rPr/>
                  </w:rPrChange>
                </w:rPr>
                <w:delText>-</w:delText>
              </w:r>
            </w:del>
          </w:p>
        </w:tc>
        <w:tc>
          <w:tcPr>
            <w:tcW w:w="6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50181770" w14:textId="43775374" w:rsidR="00740F09" w:rsidRPr="008439ED" w:rsidDel="00DC12A4" w:rsidRDefault="008E3D14" w:rsidP="001D59AC">
            <w:pPr>
              <w:pStyle w:val="Normal0"/>
              <w:spacing w:line="360" w:lineRule="auto"/>
              <w:jc w:val="both"/>
              <w:rPr>
                <w:del w:id="4847" w:author="LauraPGM" w:date="2025-10-01T15:48:00Z"/>
                <w:rFonts w:ascii="Calibri" w:hAnsi="Calibri" w:cs="Calibri"/>
                <w:rPrChange w:id="4848" w:author="LauraPGM" w:date="2025-11-04T16:55:00Z">
                  <w:rPr>
                    <w:del w:id="4849" w:author="LauraPGM" w:date="2025-10-01T15:48:00Z"/>
                  </w:rPr>
                </w:rPrChange>
              </w:rPr>
            </w:pPr>
            <w:del w:id="4850" w:author="LauraPGM" w:date="2025-10-01T15:48:00Z">
              <w:r w:rsidRPr="008439ED" w:rsidDel="00DC12A4">
                <w:rPr>
                  <w:rFonts w:ascii="Calibri" w:hAnsi="Calibri" w:cs="Calibri"/>
                  <w:rPrChange w:id="4851" w:author="LauraPGM" w:date="2025-11-04T16:55:00Z">
                    <w:rPr/>
                  </w:rPrChange>
                </w:rPr>
                <w:delText>-</w:delText>
              </w:r>
            </w:del>
          </w:p>
        </w:tc>
        <w:tc>
          <w:tcPr>
            <w:tcW w:w="1269"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4748150E" w14:textId="70E3FD79" w:rsidR="00740F09" w:rsidRPr="008439ED" w:rsidDel="00DC12A4" w:rsidRDefault="008E3D14" w:rsidP="001D59AC">
            <w:pPr>
              <w:pStyle w:val="Normal0"/>
              <w:spacing w:line="360" w:lineRule="auto"/>
              <w:jc w:val="both"/>
              <w:rPr>
                <w:del w:id="4852" w:author="LauraPGM" w:date="2025-10-01T15:48:00Z"/>
                <w:rFonts w:ascii="Calibri" w:hAnsi="Calibri" w:cs="Calibri"/>
                <w:rPrChange w:id="4853" w:author="LauraPGM" w:date="2025-11-04T16:55:00Z">
                  <w:rPr>
                    <w:del w:id="4854" w:author="LauraPGM" w:date="2025-10-01T15:48:00Z"/>
                  </w:rPr>
                </w:rPrChange>
              </w:rPr>
            </w:pPr>
            <w:del w:id="4855" w:author="LauraPGM" w:date="2025-10-01T15:48:00Z">
              <w:r w:rsidRPr="008439ED" w:rsidDel="00DC12A4">
                <w:rPr>
                  <w:rFonts w:ascii="Calibri" w:hAnsi="Calibri" w:cs="Calibri"/>
                  <w:rPrChange w:id="4856" w:author="LauraPGM" w:date="2025-11-04T16:55:00Z">
                    <w:rPr/>
                  </w:rPrChange>
                </w:rPr>
                <w:delText>-</w:delText>
              </w:r>
            </w:del>
          </w:p>
        </w:tc>
        <w:tc>
          <w:tcPr>
            <w:tcW w:w="123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335C8D1C" w14:textId="757FF953" w:rsidR="00740F09" w:rsidRPr="008439ED" w:rsidDel="00DC12A4" w:rsidRDefault="00740F09" w:rsidP="001D59AC">
            <w:pPr>
              <w:pStyle w:val="Normal0"/>
              <w:spacing w:line="360" w:lineRule="auto"/>
              <w:jc w:val="both"/>
              <w:rPr>
                <w:del w:id="4857" w:author="LauraPGM" w:date="2025-10-01T15:48:00Z"/>
                <w:rFonts w:ascii="Calibri" w:hAnsi="Calibri" w:cs="Calibri"/>
                <w:rPrChange w:id="4858" w:author="LauraPGM" w:date="2025-11-04T16:55:00Z">
                  <w:rPr>
                    <w:del w:id="4859" w:author="LauraPGM" w:date="2025-10-01T15:48:00Z"/>
                  </w:rPr>
                </w:rPrChange>
              </w:rPr>
            </w:pPr>
            <w:del w:id="4860" w:author="LauraPGM" w:date="2025-10-01T15:48:00Z">
              <w:r w:rsidRPr="008439ED" w:rsidDel="00DC12A4">
                <w:rPr>
                  <w:rFonts w:ascii="Calibri" w:hAnsi="Calibri" w:cs="Calibri"/>
                  <w:rPrChange w:id="4861" w:author="LauraPGM" w:date="2025-11-04T16:55:00Z">
                    <w:rPr/>
                  </w:rPrChange>
                </w:rPr>
                <w:delText>VAN</w:delText>
              </w:r>
              <w:r w:rsidRPr="008439ED" w:rsidDel="00DC12A4">
                <w:rPr>
                  <w:rFonts w:ascii="Calibri" w:hAnsi="Calibri" w:cs="Calibri"/>
                  <w:rPrChange w:id="4862" w:author="LauraPGM" w:date="2025-11-04T16:55:00Z">
                    <w:rPr/>
                  </w:rPrChange>
                </w:rPr>
                <w:tab/>
              </w:r>
            </w:del>
          </w:p>
        </w:tc>
        <w:tc>
          <w:tcPr>
            <w:tcW w:w="77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tcPr>
          <w:p w14:paraId="009E288B" w14:textId="3ABE0309" w:rsidR="00740F09" w:rsidRPr="008439ED" w:rsidDel="00DC12A4" w:rsidRDefault="00665517" w:rsidP="001D59AC">
            <w:pPr>
              <w:pStyle w:val="Normal0"/>
              <w:spacing w:line="360" w:lineRule="auto"/>
              <w:jc w:val="both"/>
              <w:rPr>
                <w:del w:id="4863" w:author="LauraPGM" w:date="2025-10-01T15:48:00Z"/>
                <w:rFonts w:ascii="Calibri" w:hAnsi="Calibri" w:cs="Calibri"/>
                <w:rPrChange w:id="4864" w:author="LauraPGM" w:date="2025-11-04T16:55:00Z">
                  <w:rPr>
                    <w:del w:id="4865" w:author="LauraPGM" w:date="2025-10-01T15:48:00Z"/>
                  </w:rPr>
                </w:rPrChange>
              </w:rPr>
            </w:pPr>
            <w:del w:id="4866" w:author="LauraPGM" w:date="2025-10-01T15:48:00Z">
              <w:r w:rsidRPr="008439ED" w:rsidDel="00DC12A4">
                <w:rPr>
                  <w:rFonts w:ascii="Calibri" w:hAnsi="Calibri" w:cs="Calibri"/>
                  <w:rPrChange w:id="4867" w:author="LauraPGM" w:date="2025-11-04T16:55:00Z">
                    <w:rPr/>
                  </w:rPrChange>
                </w:rPr>
                <w:delText>$1.535.</w:delText>
              </w:r>
              <w:r w:rsidR="00740F09" w:rsidRPr="008439ED" w:rsidDel="00DC12A4">
                <w:rPr>
                  <w:rFonts w:ascii="Calibri" w:hAnsi="Calibri" w:cs="Calibri"/>
                  <w:rPrChange w:id="4868" w:author="LauraPGM" w:date="2025-11-04T16:55:00Z">
                    <w:rPr/>
                  </w:rPrChange>
                </w:rPr>
                <w:delText>71</w:delText>
              </w:r>
            </w:del>
          </w:p>
        </w:tc>
      </w:tr>
    </w:tbl>
    <w:p w14:paraId="39108686" w14:textId="2C056A72" w:rsidR="00792AAF" w:rsidRPr="008439ED" w:rsidDel="00DC12A4" w:rsidRDefault="00792AAF" w:rsidP="001D59AC">
      <w:pPr>
        <w:pStyle w:val="Normal0"/>
        <w:spacing w:line="360" w:lineRule="auto"/>
        <w:jc w:val="both"/>
        <w:rPr>
          <w:del w:id="4869" w:author="LauraPGM" w:date="2025-10-01T15:48:00Z"/>
          <w:rFonts w:ascii="Calibri" w:hAnsi="Calibri" w:cs="Calibri"/>
          <w:rPrChange w:id="4870" w:author="LauraPGM" w:date="2025-11-04T16:55:00Z">
            <w:rPr>
              <w:del w:id="4871" w:author="LauraPGM" w:date="2025-10-01T15:48:00Z"/>
            </w:rPr>
          </w:rPrChange>
        </w:rPr>
      </w:pPr>
    </w:p>
    <w:p w14:paraId="1B79559A" w14:textId="66D159CC" w:rsidR="00591CFD" w:rsidRPr="008439ED" w:rsidDel="00DC12A4" w:rsidRDefault="00591CFD" w:rsidP="001D59AC">
      <w:pPr>
        <w:pStyle w:val="Normal0"/>
        <w:spacing w:line="360" w:lineRule="auto"/>
        <w:jc w:val="both"/>
        <w:rPr>
          <w:del w:id="4872" w:author="LauraPGM" w:date="2025-10-01T15:48:00Z"/>
          <w:rFonts w:ascii="Calibri" w:hAnsi="Calibri" w:cs="Calibri"/>
          <w:rPrChange w:id="4873" w:author="LauraPGM" w:date="2025-11-04T16:55:00Z">
            <w:rPr>
              <w:del w:id="4874" w:author="LauraPGM" w:date="2025-10-01T15:48:00Z"/>
            </w:rPr>
          </w:rPrChange>
        </w:rPr>
      </w:pPr>
    </w:p>
    <w:p w14:paraId="18D5C5F2" w14:textId="086EE4C5" w:rsidR="00591CFD" w:rsidRPr="008439ED" w:rsidDel="00DC12A4" w:rsidRDefault="00591CFD" w:rsidP="001D59AC">
      <w:pPr>
        <w:pStyle w:val="Normal0"/>
        <w:spacing w:line="360" w:lineRule="auto"/>
        <w:jc w:val="both"/>
        <w:rPr>
          <w:del w:id="4875" w:author="LauraPGM" w:date="2025-10-01T15:48:00Z"/>
          <w:rFonts w:ascii="Calibri" w:hAnsi="Calibri" w:cs="Calibri"/>
          <w:rPrChange w:id="4876" w:author="LauraPGM" w:date="2025-11-04T16:55:00Z">
            <w:rPr>
              <w:del w:id="4877" w:author="LauraPGM" w:date="2025-10-01T15:48:00Z"/>
            </w:rPr>
          </w:rPrChange>
        </w:rPr>
      </w:pPr>
    </w:p>
    <w:p w14:paraId="7D1579F3" w14:textId="2E6719CF" w:rsidR="0032339A" w:rsidRPr="008439ED" w:rsidDel="00DC12A4" w:rsidRDefault="0032339A" w:rsidP="001D59AC">
      <w:pPr>
        <w:pStyle w:val="Normal0"/>
        <w:spacing w:line="360" w:lineRule="auto"/>
        <w:rPr>
          <w:del w:id="4878" w:author="LauraPGM" w:date="2025-10-01T15:48:00Z"/>
          <w:rFonts w:ascii="Calibri" w:hAnsi="Calibri" w:cs="Calibri"/>
          <w:rPrChange w:id="4879" w:author="LauraPGM" w:date="2025-11-04T16:55:00Z">
            <w:rPr>
              <w:del w:id="4880" w:author="LauraPGM" w:date="2025-10-01T15:48:00Z"/>
            </w:rPr>
          </w:rPrChange>
        </w:rPr>
      </w:pPr>
      <w:del w:id="4881" w:author="LauraPGM" w:date="2025-10-01T15:48:00Z">
        <w:r w:rsidRPr="008439ED" w:rsidDel="00DC12A4">
          <w:rPr>
            <w:rFonts w:ascii="Calibri" w:hAnsi="Calibri" w:cs="Calibri"/>
            <w:rPrChange w:id="4882" w:author="LauraPGM" w:date="2025-11-04T16:55:00Z">
              <w:rPr/>
            </w:rPrChange>
          </w:rPr>
          <w:delText>Para el caso de la tabla anterior, con una tasa de descuento de aproximadamente 19</w:delText>
        </w:r>
        <w:r w:rsidR="002C35C0" w:rsidRPr="008439ED" w:rsidDel="00DC12A4">
          <w:rPr>
            <w:rFonts w:ascii="Calibri" w:hAnsi="Calibri" w:cs="Calibri"/>
            <w:rPrChange w:id="4883" w:author="LauraPGM" w:date="2025-11-04T16:55:00Z">
              <w:rPr/>
            </w:rPrChange>
          </w:rPr>
          <w:delText xml:space="preserve"> </w:delText>
        </w:r>
        <w:r w:rsidRPr="008439ED" w:rsidDel="00DC12A4">
          <w:rPr>
            <w:rFonts w:ascii="Calibri" w:hAnsi="Calibri" w:cs="Calibri"/>
            <w:rPrChange w:id="4884" w:author="LauraPGM" w:date="2025-11-04T16:55:00Z">
              <w:rPr/>
            </w:rPrChange>
          </w:rPr>
          <w:delText>%, el resultado es un VAN positivo, por lo que se acepta la ejecución del proyecto. En el año cero (0) aparece la inversión inicial, y a partir del año 1 los flujos resultaron ser positivos, entonces la suma de todos los flujos se le rest</w:delText>
        </w:r>
        <w:r w:rsidR="00B808B3" w:rsidRPr="008439ED" w:rsidDel="00DC12A4">
          <w:rPr>
            <w:rFonts w:ascii="Calibri" w:hAnsi="Calibri" w:cs="Calibri"/>
            <w:rPrChange w:id="4885" w:author="LauraPGM" w:date="2025-11-04T16:55:00Z">
              <w:rPr/>
            </w:rPrChange>
          </w:rPr>
          <w:delText>a a la inversión inicial de $12.</w:delText>
        </w:r>
        <w:r w:rsidRPr="008439ED" w:rsidDel="00DC12A4">
          <w:rPr>
            <w:rFonts w:ascii="Calibri" w:hAnsi="Calibri" w:cs="Calibri"/>
            <w:rPrChange w:id="4886" w:author="LauraPGM" w:date="2025-11-04T16:55:00Z">
              <w:rPr/>
            </w:rPrChange>
          </w:rPr>
          <w:delText>845.4 por ser desembolso, lo que brinda un valor positivo final.</w:delText>
        </w:r>
      </w:del>
    </w:p>
    <w:p w14:paraId="1A3EA555" w14:textId="4455DF95" w:rsidR="003E4783" w:rsidRPr="008439ED" w:rsidDel="00DC12A4" w:rsidRDefault="003E4783" w:rsidP="001D59AC">
      <w:pPr>
        <w:pStyle w:val="Normal0"/>
        <w:spacing w:line="360" w:lineRule="auto"/>
        <w:jc w:val="both"/>
        <w:rPr>
          <w:del w:id="4887" w:author="LauraPGM" w:date="2025-10-01T15:48:00Z"/>
          <w:rFonts w:ascii="Calibri" w:hAnsi="Calibri" w:cs="Calibri"/>
          <w:rPrChange w:id="4888" w:author="LauraPGM" w:date="2025-11-04T16:55:00Z">
            <w:rPr>
              <w:del w:id="4889" w:author="LauraPGM" w:date="2025-10-01T15:48:00Z"/>
            </w:rPr>
          </w:rPrChange>
        </w:rPr>
      </w:pPr>
    </w:p>
    <w:p w14:paraId="5C1795F3" w14:textId="1EDB9E94" w:rsidR="00591CFD" w:rsidRPr="008439ED" w:rsidDel="00DC12A4" w:rsidRDefault="003E4783" w:rsidP="001D59AC">
      <w:pPr>
        <w:pStyle w:val="Normal0"/>
        <w:spacing w:line="360" w:lineRule="auto"/>
        <w:jc w:val="both"/>
        <w:rPr>
          <w:del w:id="4890" w:author="LauraPGM" w:date="2025-10-01T15:48:00Z"/>
          <w:rFonts w:ascii="Calibri" w:hAnsi="Calibri" w:cs="Calibri"/>
          <w:b/>
          <w:rPrChange w:id="4891" w:author="LauraPGM" w:date="2025-11-04T16:55:00Z">
            <w:rPr>
              <w:del w:id="4892" w:author="LauraPGM" w:date="2025-10-01T15:48:00Z"/>
              <w:b/>
            </w:rPr>
          </w:rPrChange>
        </w:rPr>
      </w:pPr>
      <w:del w:id="4893" w:author="LauraPGM" w:date="2025-10-01T15:48:00Z">
        <w:r w:rsidRPr="008439ED" w:rsidDel="00DC12A4">
          <w:rPr>
            <w:rFonts w:ascii="Calibri" w:hAnsi="Calibri" w:cs="Calibri"/>
            <w:b/>
            <w:rPrChange w:id="4894" w:author="LauraPGM" w:date="2025-11-04T16:55:00Z">
              <w:rPr>
                <w:b/>
              </w:rPr>
            </w:rPrChange>
          </w:rPr>
          <w:delText>3.4 Tasa Interna de Retorno (TIR)</w:delText>
        </w:r>
      </w:del>
    </w:p>
    <w:p w14:paraId="0FE07E98" w14:textId="6A5F4870" w:rsidR="00591CFD" w:rsidRPr="008439ED" w:rsidDel="00DC12A4" w:rsidRDefault="00591CFD" w:rsidP="001D59AC">
      <w:pPr>
        <w:pStyle w:val="Normal0"/>
        <w:spacing w:line="360" w:lineRule="auto"/>
        <w:rPr>
          <w:del w:id="4895" w:author="LauraPGM" w:date="2025-10-01T15:48:00Z"/>
          <w:rFonts w:ascii="Calibri" w:hAnsi="Calibri" w:cs="Calibri"/>
          <w:rPrChange w:id="4896" w:author="LauraPGM" w:date="2025-11-04T16:55:00Z">
            <w:rPr>
              <w:del w:id="4897" w:author="LauraPGM" w:date="2025-10-01T15:48:00Z"/>
            </w:rPr>
          </w:rPrChange>
        </w:rPr>
      </w:pPr>
    </w:p>
    <w:p w14:paraId="3C55DEB9" w14:textId="2E91130F" w:rsidR="00733151" w:rsidRPr="008439ED" w:rsidDel="00DC12A4" w:rsidRDefault="00733151" w:rsidP="001D59AC">
      <w:pPr>
        <w:pStyle w:val="Normal0"/>
        <w:spacing w:line="360" w:lineRule="auto"/>
        <w:rPr>
          <w:del w:id="4898" w:author="LauraPGM" w:date="2025-10-01T15:48:00Z"/>
          <w:rFonts w:ascii="Calibri" w:hAnsi="Calibri" w:cs="Calibri"/>
          <w:rPrChange w:id="4899" w:author="LauraPGM" w:date="2025-11-04T16:55:00Z">
            <w:rPr>
              <w:del w:id="4900" w:author="LauraPGM" w:date="2025-10-01T15:48:00Z"/>
            </w:rPr>
          </w:rPrChange>
        </w:rPr>
      </w:pPr>
      <w:del w:id="4901" w:author="LauraPGM" w:date="2025-10-01T15:48:00Z">
        <w:r w:rsidRPr="008439ED" w:rsidDel="00DC12A4">
          <w:rPr>
            <w:rFonts w:ascii="Calibri" w:hAnsi="Calibri" w:cs="Calibri"/>
            <w:rPrChange w:id="4902" w:author="LauraPGM" w:date="2025-11-04T16:55:00Z">
              <w:rPr/>
            </w:rPrChange>
          </w:rPr>
          <w:delText>La Tasa Interna de Retorno (TIR) es un indicador financiero que permite evaluar la rentabilidad real de un proyecto de inversión, con base en sus flujos de caja esperados. Representa la tasa de interés o descuento que iguala el valor actual de los ingresos proyectados con el valor actual de los egresos, es decir, el punto en el cual el Valor Actual Neto (VAN) es igual a cero.</w:delText>
        </w:r>
      </w:del>
    </w:p>
    <w:p w14:paraId="454E35F9" w14:textId="0E94E039" w:rsidR="00733151" w:rsidRPr="008439ED" w:rsidDel="00DC12A4" w:rsidRDefault="00733151" w:rsidP="001D59AC">
      <w:pPr>
        <w:pStyle w:val="Normal0"/>
        <w:spacing w:line="360" w:lineRule="auto"/>
        <w:rPr>
          <w:del w:id="4903" w:author="LauraPGM" w:date="2025-10-01T15:48:00Z"/>
          <w:rFonts w:ascii="Calibri" w:hAnsi="Calibri" w:cs="Calibri"/>
          <w:rPrChange w:id="4904" w:author="LauraPGM" w:date="2025-11-04T16:55:00Z">
            <w:rPr>
              <w:del w:id="4905" w:author="LauraPGM" w:date="2025-10-01T15:48:00Z"/>
            </w:rPr>
          </w:rPrChange>
        </w:rPr>
      </w:pPr>
    </w:p>
    <w:p w14:paraId="64797855" w14:textId="15855FC6" w:rsidR="00733151" w:rsidRPr="008439ED" w:rsidDel="00DC12A4" w:rsidRDefault="00733151" w:rsidP="001D59AC">
      <w:pPr>
        <w:pStyle w:val="Normal0"/>
        <w:spacing w:line="360" w:lineRule="auto"/>
        <w:rPr>
          <w:del w:id="4906" w:author="LauraPGM" w:date="2025-10-01T15:48:00Z"/>
          <w:rFonts w:ascii="Calibri" w:hAnsi="Calibri" w:cs="Calibri"/>
          <w:rPrChange w:id="4907" w:author="LauraPGM" w:date="2025-11-04T16:55:00Z">
            <w:rPr>
              <w:del w:id="4908" w:author="LauraPGM" w:date="2025-10-01T15:48:00Z"/>
            </w:rPr>
          </w:rPrChange>
        </w:rPr>
      </w:pPr>
      <w:del w:id="4909" w:author="LauraPGM" w:date="2025-10-01T15:48:00Z">
        <w:r w:rsidRPr="008439ED" w:rsidDel="00DC12A4">
          <w:rPr>
            <w:rFonts w:ascii="Calibri" w:hAnsi="Calibri" w:cs="Calibri"/>
            <w:rPrChange w:id="4910" w:author="LauraPGM" w:date="2025-11-04T16:55:00Z">
              <w:rPr/>
            </w:rPrChange>
          </w:rPr>
          <w:delText>La TIR se expresa como un porcentaje y refleja el rendimiento que generará el capital invertido en el proyecto. Para evaluar su conveniencia, se compara con el costo de capital, que representa el rendimiento mínimo exigido para considerar una inversión como aceptable.</w:delText>
        </w:r>
      </w:del>
    </w:p>
    <w:p w14:paraId="230A3DC8" w14:textId="38B7F643" w:rsidR="00733151" w:rsidRPr="008439ED" w:rsidDel="00DC12A4" w:rsidRDefault="00733151" w:rsidP="001D59AC">
      <w:pPr>
        <w:pStyle w:val="Normal0"/>
        <w:spacing w:line="360" w:lineRule="auto"/>
        <w:rPr>
          <w:del w:id="4911" w:author="LauraPGM" w:date="2025-10-01T15:48:00Z"/>
          <w:rFonts w:ascii="Calibri" w:hAnsi="Calibri" w:cs="Calibri"/>
          <w:rPrChange w:id="4912" w:author="LauraPGM" w:date="2025-11-04T16:55:00Z">
            <w:rPr>
              <w:del w:id="4913" w:author="LauraPGM" w:date="2025-10-01T15:48:00Z"/>
            </w:rPr>
          </w:rPrChange>
        </w:rPr>
      </w:pPr>
    </w:p>
    <w:p w14:paraId="5AF0E085" w14:textId="046F4AB0" w:rsidR="00733151" w:rsidRPr="008439ED" w:rsidDel="00DC12A4" w:rsidRDefault="00733151" w:rsidP="001D59AC">
      <w:pPr>
        <w:pStyle w:val="Normal0"/>
        <w:spacing w:line="360" w:lineRule="auto"/>
        <w:rPr>
          <w:del w:id="4914" w:author="LauraPGM" w:date="2025-10-01T15:48:00Z"/>
          <w:rFonts w:ascii="Calibri" w:hAnsi="Calibri" w:cs="Calibri"/>
          <w:b/>
          <w:rPrChange w:id="4915" w:author="LauraPGM" w:date="2025-11-04T16:55:00Z">
            <w:rPr>
              <w:del w:id="4916" w:author="LauraPGM" w:date="2025-10-01T15:48:00Z"/>
              <w:b/>
            </w:rPr>
          </w:rPrChange>
        </w:rPr>
      </w:pPr>
      <w:del w:id="4917" w:author="LauraPGM" w:date="2025-10-01T15:48:00Z">
        <w:r w:rsidRPr="008439ED" w:rsidDel="00DC12A4">
          <w:rPr>
            <w:rFonts w:ascii="Calibri" w:hAnsi="Calibri" w:cs="Calibri"/>
            <w:b/>
            <w:rPrChange w:id="4918" w:author="LauraPGM" w:date="2025-11-04T16:55:00Z">
              <w:rPr>
                <w:b/>
              </w:rPr>
            </w:rPrChange>
          </w:rPr>
          <w:delText>El costo de capital incluye:</w:delText>
        </w:r>
      </w:del>
    </w:p>
    <w:p w14:paraId="65E2375D" w14:textId="3C90F1BE" w:rsidR="00733151" w:rsidRPr="008439ED" w:rsidDel="00DC12A4" w:rsidRDefault="00733151" w:rsidP="001D59AC">
      <w:pPr>
        <w:pStyle w:val="Normal0"/>
        <w:spacing w:line="360" w:lineRule="auto"/>
        <w:rPr>
          <w:del w:id="4919" w:author="LauraPGM" w:date="2025-10-01T15:48:00Z"/>
          <w:rFonts w:ascii="Calibri" w:hAnsi="Calibri" w:cs="Calibri"/>
          <w:rPrChange w:id="4920" w:author="LauraPGM" w:date="2025-11-04T16:55:00Z">
            <w:rPr>
              <w:del w:id="4921" w:author="LauraPGM" w:date="2025-10-01T15:48:00Z"/>
            </w:rPr>
          </w:rPrChange>
        </w:rPr>
      </w:pPr>
    </w:p>
    <w:p w14:paraId="7BB99415" w14:textId="79703A74" w:rsidR="00733151" w:rsidRPr="008439ED" w:rsidDel="00DC12A4" w:rsidRDefault="00733151">
      <w:pPr>
        <w:pStyle w:val="Normal0"/>
        <w:numPr>
          <w:ilvl w:val="0"/>
          <w:numId w:val="26"/>
        </w:numPr>
        <w:spacing w:line="360" w:lineRule="auto"/>
        <w:rPr>
          <w:del w:id="4922" w:author="LauraPGM" w:date="2025-10-01T15:48:00Z"/>
          <w:rFonts w:ascii="Calibri" w:hAnsi="Calibri" w:cs="Calibri"/>
          <w:rPrChange w:id="4923" w:author="LauraPGM" w:date="2025-11-04T16:55:00Z">
            <w:rPr>
              <w:del w:id="4924" w:author="LauraPGM" w:date="2025-10-01T15:48:00Z"/>
            </w:rPr>
          </w:rPrChange>
        </w:rPr>
        <w:pPrChange w:id="4925" w:author="LauraPGM" w:date="2025-10-01T09:45:00Z">
          <w:pPr>
            <w:pStyle w:val="Normal0"/>
            <w:numPr>
              <w:numId w:val="27"/>
            </w:numPr>
            <w:spacing w:line="360" w:lineRule="auto"/>
            <w:ind w:left="720" w:hanging="360"/>
          </w:pPr>
        </w:pPrChange>
      </w:pPr>
      <w:del w:id="4926" w:author="LauraPGM" w:date="2025-10-01T15:48:00Z">
        <w:r w:rsidRPr="008439ED" w:rsidDel="00DC12A4">
          <w:rPr>
            <w:rFonts w:ascii="Calibri" w:hAnsi="Calibri" w:cs="Calibri"/>
            <w:b/>
            <w:rPrChange w:id="4927" w:author="LauraPGM" w:date="2025-11-04T16:55:00Z">
              <w:rPr>
                <w:b/>
              </w:rPr>
            </w:rPrChange>
          </w:rPr>
          <w:delText>Recursos propios:</w:delText>
        </w:r>
        <w:r w:rsidRPr="008439ED" w:rsidDel="00DC12A4">
          <w:rPr>
            <w:rFonts w:ascii="Calibri" w:hAnsi="Calibri" w:cs="Calibri"/>
            <w:rPrChange w:id="4928" w:author="LauraPGM" w:date="2025-11-04T16:55:00Z">
              <w:rPr/>
            </w:rPrChange>
          </w:rPr>
          <w:delText xml:space="preserve"> aportes de los socios o accionistas, que esperan una rentabilidad mínima.</w:delText>
        </w:r>
      </w:del>
    </w:p>
    <w:p w14:paraId="1972DD8C" w14:textId="40451198" w:rsidR="00733151" w:rsidRPr="008439ED" w:rsidDel="00DC12A4" w:rsidRDefault="00733151">
      <w:pPr>
        <w:pStyle w:val="Normal0"/>
        <w:numPr>
          <w:ilvl w:val="0"/>
          <w:numId w:val="26"/>
        </w:numPr>
        <w:spacing w:line="360" w:lineRule="auto"/>
        <w:rPr>
          <w:del w:id="4929" w:author="LauraPGM" w:date="2025-10-01T15:48:00Z"/>
          <w:rFonts w:ascii="Calibri" w:hAnsi="Calibri" w:cs="Calibri"/>
          <w:rPrChange w:id="4930" w:author="LauraPGM" w:date="2025-11-04T16:55:00Z">
            <w:rPr>
              <w:del w:id="4931" w:author="LauraPGM" w:date="2025-10-01T15:48:00Z"/>
            </w:rPr>
          </w:rPrChange>
        </w:rPr>
        <w:pPrChange w:id="4932" w:author="LauraPGM" w:date="2025-10-01T09:45:00Z">
          <w:pPr>
            <w:pStyle w:val="Normal0"/>
            <w:numPr>
              <w:numId w:val="27"/>
            </w:numPr>
            <w:spacing w:line="360" w:lineRule="auto"/>
            <w:ind w:left="720" w:hanging="360"/>
          </w:pPr>
        </w:pPrChange>
      </w:pPr>
      <w:del w:id="4933" w:author="LauraPGM" w:date="2025-10-01T15:48:00Z">
        <w:r w:rsidRPr="008439ED" w:rsidDel="00DC12A4">
          <w:rPr>
            <w:rFonts w:ascii="Calibri" w:hAnsi="Calibri" w:cs="Calibri"/>
            <w:b/>
            <w:rPrChange w:id="4934" w:author="LauraPGM" w:date="2025-11-04T16:55:00Z">
              <w:rPr>
                <w:b/>
              </w:rPr>
            </w:rPrChange>
          </w:rPr>
          <w:delText>Recursos ajenos:</w:delText>
        </w:r>
        <w:r w:rsidRPr="008439ED" w:rsidDel="00DC12A4">
          <w:rPr>
            <w:rFonts w:ascii="Calibri" w:hAnsi="Calibri" w:cs="Calibri"/>
            <w:rPrChange w:id="4935" w:author="LauraPGM" w:date="2025-11-04T16:55:00Z">
              <w:rPr/>
            </w:rPrChange>
          </w:rPr>
          <w:delText xml:space="preserve"> financiamiento externo, como créditos bancarios, que generan costos financieros (intereses).</w:delText>
        </w:r>
      </w:del>
    </w:p>
    <w:p w14:paraId="3265559A" w14:textId="34C0C212" w:rsidR="00591CFD" w:rsidRPr="008439ED" w:rsidDel="00DC12A4" w:rsidRDefault="00591CFD" w:rsidP="001D59AC">
      <w:pPr>
        <w:pStyle w:val="Normal0"/>
        <w:spacing w:line="360" w:lineRule="auto"/>
        <w:jc w:val="both"/>
        <w:rPr>
          <w:del w:id="4936" w:author="LauraPGM" w:date="2025-10-01T15:48:00Z"/>
          <w:rFonts w:ascii="Calibri" w:hAnsi="Calibri" w:cs="Calibri"/>
          <w:rPrChange w:id="4937" w:author="LauraPGM" w:date="2025-11-04T16:55:00Z">
            <w:rPr>
              <w:del w:id="4938" w:author="LauraPGM" w:date="2025-10-01T15:48:00Z"/>
            </w:rPr>
          </w:rPrChange>
        </w:rPr>
      </w:pPr>
    </w:p>
    <w:p w14:paraId="6302F1B8" w14:textId="61E1FBD0" w:rsidR="00891FF3" w:rsidRPr="008439ED" w:rsidDel="00DC12A4" w:rsidRDefault="00891FF3" w:rsidP="001D59AC">
      <w:pPr>
        <w:pStyle w:val="Normal0"/>
        <w:spacing w:line="360" w:lineRule="auto"/>
        <w:jc w:val="both"/>
        <w:rPr>
          <w:del w:id="4939" w:author="LauraPGM" w:date="2025-10-01T15:48:00Z"/>
          <w:rFonts w:ascii="Calibri" w:hAnsi="Calibri" w:cs="Calibri"/>
          <w:rPrChange w:id="4940" w:author="LauraPGM" w:date="2025-11-04T16:55:00Z">
            <w:rPr>
              <w:del w:id="4941" w:author="LauraPGM" w:date="2025-10-01T15:48:00Z"/>
            </w:rPr>
          </w:rPrChange>
        </w:rPr>
      </w:pPr>
    </w:p>
    <w:p w14:paraId="03000EBE" w14:textId="35863B25" w:rsidR="00891FF3" w:rsidRPr="008439ED" w:rsidDel="00DC12A4" w:rsidRDefault="00891FF3" w:rsidP="001D59AC">
      <w:pPr>
        <w:pStyle w:val="Normal0"/>
        <w:spacing w:line="360" w:lineRule="auto"/>
        <w:jc w:val="both"/>
        <w:rPr>
          <w:del w:id="4942" w:author="LauraPGM" w:date="2025-10-01T15:48:00Z"/>
          <w:rFonts w:ascii="Calibri" w:hAnsi="Calibri" w:cs="Calibri"/>
          <w:rPrChange w:id="4943" w:author="LauraPGM" w:date="2025-11-04T16:55:00Z">
            <w:rPr>
              <w:del w:id="4944" w:author="LauraPGM" w:date="2025-10-01T15:48:00Z"/>
            </w:rPr>
          </w:rPrChange>
        </w:rPr>
      </w:pPr>
    </w:p>
    <w:p w14:paraId="72550FB7" w14:textId="7997D973" w:rsidR="00733151" w:rsidRPr="008439ED" w:rsidDel="00DC12A4" w:rsidRDefault="00733151" w:rsidP="001D59AC">
      <w:pPr>
        <w:pStyle w:val="Normal0"/>
        <w:spacing w:line="360" w:lineRule="auto"/>
        <w:jc w:val="both"/>
        <w:rPr>
          <w:del w:id="4945" w:author="LauraPGM" w:date="2025-10-01T15:48:00Z"/>
          <w:rFonts w:ascii="Calibri" w:hAnsi="Calibri" w:cs="Calibri"/>
          <w:b/>
          <w:rPrChange w:id="4946" w:author="LauraPGM" w:date="2025-11-04T16:55:00Z">
            <w:rPr>
              <w:del w:id="4947" w:author="LauraPGM" w:date="2025-10-01T15:48:00Z"/>
              <w:b/>
            </w:rPr>
          </w:rPrChange>
        </w:rPr>
      </w:pPr>
      <w:del w:id="4948" w:author="LauraPGM" w:date="2025-10-01T15:48:00Z">
        <w:r w:rsidRPr="008439ED" w:rsidDel="00DC12A4">
          <w:rPr>
            <w:rFonts w:ascii="Calibri" w:hAnsi="Calibri" w:cs="Calibri"/>
            <w:b/>
            <w:rPrChange w:id="4949" w:author="LauraPGM" w:date="2025-11-04T16:55:00Z">
              <w:rPr>
                <w:b/>
              </w:rPr>
            </w:rPrChange>
          </w:rPr>
          <w:delText>Criterios de decisión con la TIR:</w:delText>
        </w:r>
      </w:del>
    </w:p>
    <w:p w14:paraId="2DFDE587" w14:textId="517DF6E7" w:rsidR="00733151" w:rsidRPr="008439ED" w:rsidDel="00DC12A4" w:rsidRDefault="00733151" w:rsidP="001D59AC">
      <w:pPr>
        <w:pStyle w:val="Normal0"/>
        <w:spacing w:line="360" w:lineRule="auto"/>
        <w:jc w:val="both"/>
        <w:rPr>
          <w:del w:id="4950" w:author="LauraPGM" w:date="2025-10-01T15:48:00Z"/>
          <w:rFonts w:ascii="Calibri" w:hAnsi="Calibri" w:cs="Calibri"/>
          <w:rPrChange w:id="4951" w:author="LauraPGM" w:date="2025-11-04T16:55:00Z">
            <w:rPr>
              <w:del w:id="4952" w:author="LauraPGM" w:date="2025-10-01T15:48:00Z"/>
            </w:rPr>
          </w:rPrChange>
        </w:rPr>
      </w:pPr>
    </w:p>
    <w:p w14:paraId="05D55087" w14:textId="20520BD5" w:rsidR="00733151" w:rsidRPr="008439ED" w:rsidDel="00DC12A4" w:rsidRDefault="00733151">
      <w:pPr>
        <w:pStyle w:val="Normal0"/>
        <w:numPr>
          <w:ilvl w:val="0"/>
          <w:numId w:val="27"/>
        </w:numPr>
        <w:spacing w:line="360" w:lineRule="auto"/>
        <w:jc w:val="both"/>
        <w:rPr>
          <w:del w:id="4953" w:author="LauraPGM" w:date="2025-10-01T15:48:00Z"/>
          <w:rFonts w:ascii="Calibri" w:hAnsi="Calibri" w:cs="Calibri"/>
          <w:rPrChange w:id="4954" w:author="LauraPGM" w:date="2025-11-04T16:55:00Z">
            <w:rPr>
              <w:del w:id="4955" w:author="LauraPGM" w:date="2025-10-01T15:48:00Z"/>
            </w:rPr>
          </w:rPrChange>
        </w:rPr>
        <w:pPrChange w:id="4956" w:author="LauraPGM" w:date="2025-10-01T09:45:00Z">
          <w:pPr>
            <w:pStyle w:val="Normal0"/>
            <w:numPr>
              <w:numId w:val="28"/>
            </w:numPr>
            <w:spacing w:line="360" w:lineRule="auto"/>
            <w:ind w:left="720" w:hanging="360"/>
            <w:jc w:val="both"/>
          </w:pPr>
        </w:pPrChange>
      </w:pPr>
      <w:del w:id="4957" w:author="LauraPGM" w:date="2025-10-01T15:48:00Z">
        <w:r w:rsidRPr="008439ED" w:rsidDel="00DC12A4">
          <w:rPr>
            <w:rFonts w:ascii="Calibri" w:hAnsi="Calibri" w:cs="Calibri"/>
            <w:b/>
            <w:rPrChange w:id="4958" w:author="LauraPGM" w:date="2025-11-04T16:55:00Z">
              <w:rPr>
                <w:b/>
              </w:rPr>
            </w:rPrChange>
          </w:rPr>
          <w:delText>Si la TIR es mayor al costo de capital:</w:delText>
        </w:r>
        <w:r w:rsidRPr="008439ED" w:rsidDel="00DC12A4">
          <w:rPr>
            <w:rFonts w:ascii="Calibri" w:hAnsi="Calibri" w:cs="Calibri"/>
            <w:rPrChange w:id="4959" w:author="LauraPGM" w:date="2025-11-04T16:55:00Z">
              <w:rPr/>
            </w:rPrChange>
          </w:rPr>
          <w:delText xml:space="preserve"> el proyecto es rentable y se recomienda su aprobación, ya que genera un rendimiento superior al mínimo esperado por los inversionistas.</w:delText>
        </w:r>
      </w:del>
    </w:p>
    <w:p w14:paraId="63A0B0D6" w14:textId="44C1E54E" w:rsidR="00733151" w:rsidRPr="008439ED" w:rsidDel="00DC12A4" w:rsidRDefault="00733151">
      <w:pPr>
        <w:pStyle w:val="Normal0"/>
        <w:numPr>
          <w:ilvl w:val="0"/>
          <w:numId w:val="27"/>
        </w:numPr>
        <w:spacing w:line="360" w:lineRule="auto"/>
        <w:jc w:val="both"/>
        <w:rPr>
          <w:del w:id="4960" w:author="LauraPGM" w:date="2025-10-01T15:48:00Z"/>
          <w:rFonts w:ascii="Calibri" w:hAnsi="Calibri" w:cs="Calibri"/>
          <w:rPrChange w:id="4961" w:author="LauraPGM" w:date="2025-11-04T16:55:00Z">
            <w:rPr>
              <w:del w:id="4962" w:author="LauraPGM" w:date="2025-10-01T15:48:00Z"/>
            </w:rPr>
          </w:rPrChange>
        </w:rPr>
        <w:pPrChange w:id="4963" w:author="LauraPGM" w:date="2025-10-01T09:45:00Z">
          <w:pPr>
            <w:pStyle w:val="Normal0"/>
            <w:numPr>
              <w:numId w:val="28"/>
            </w:numPr>
            <w:spacing w:line="360" w:lineRule="auto"/>
            <w:ind w:left="720" w:hanging="360"/>
            <w:jc w:val="both"/>
          </w:pPr>
        </w:pPrChange>
      </w:pPr>
      <w:del w:id="4964" w:author="LauraPGM" w:date="2025-10-01T15:48:00Z">
        <w:r w:rsidRPr="008439ED" w:rsidDel="00DC12A4">
          <w:rPr>
            <w:rFonts w:ascii="Calibri" w:hAnsi="Calibri" w:cs="Calibri"/>
            <w:b/>
            <w:rPrChange w:id="4965" w:author="LauraPGM" w:date="2025-11-04T16:55:00Z">
              <w:rPr>
                <w:b/>
              </w:rPr>
            </w:rPrChange>
          </w:rPr>
          <w:delText>Si la TIR es igual al costo de capital:</w:delText>
        </w:r>
        <w:r w:rsidRPr="008439ED" w:rsidDel="00DC12A4">
          <w:rPr>
            <w:rFonts w:ascii="Calibri" w:hAnsi="Calibri" w:cs="Calibri"/>
            <w:rPrChange w:id="4966" w:author="LauraPGM" w:date="2025-11-04T16:55:00Z">
              <w:rPr/>
            </w:rPrChange>
          </w:rPr>
          <w:delText xml:space="preserve"> el proyecto apenas cubre el costo de oportunidad del capital. Puede considerarse aceptable, pero sin generar valor adicional.</w:delText>
        </w:r>
      </w:del>
    </w:p>
    <w:p w14:paraId="7B15BF99" w14:textId="05B18590" w:rsidR="00733151" w:rsidRPr="008439ED" w:rsidDel="00DC12A4" w:rsidRDefault="00733151">
      <w:pPr>
        <w:pStyle w:val="Normal0"/>
        <w:numPr>
          <w:ilvl w:val="0"/>
          <w:numId w:val="27"/>
        </w:numPr>
        <w:spacing w:line="360" w:lineRule="auto"/>
        <w:jc w:val="both"/>
        <w:rPr>
          <w:del w:id="4967" w:author="LauraPGM" w:date="2025-10-01T15:48:00Z"/>
          <w:rFonts w:ascii="Calibri" w:hAnsi="Calibri" w:cs="Calibri"/>
          <w:rPrChange w:id="4968" w:author="LauraPGM" w:date="2025-11-04T16:55:00Z">
            <w:rPr>
              <w:del w:id="4969" w:author="LauraPGM" w:date="2025-10-01T15:48:00Z"/>
            </w:rPr>
          </w:rPrChange>
        </w:rPr>
        <w:pPrChange w:id="4970" w:author="LauraPGM" w:date="2025-10-01T09:45:00Z">
          <w:pPr>
            <w:pStyle w:val="Normal0"/>
            <w:numPr>
              <w:numId w:val="28"/>
            </w:numPr>
            <w:spacing w:line="360" w:lineRule="auto"/>
            <w:ind w:left="720" w:hanging="360"/>
            <w:jc w:val="both"/>
          </w:pPr>
        </w:pPrChange>
      </w:pPr>
      <w:del w:id="4971" w:author="LauraPGM" w:date="2025-10-01T15:48:00Z">
        <w:r w:rsidRPr="008439ED" w:rsidDel="00DC12A4">
          <w:rPr>
            <w:rFonts w:ascii="Calibri" w:hAnsi="Calibri" w:cs="Calibri"/>
            <w:b/>
            <w:rPrChange w:id="4972" w:author="LauraPGM" w:date="2025-11-04T16:55:00Z">
              <w:rPr>
                <w:b/>
              </w:rPr>
            </w:rPrChange>
          </w:rPr>
          <w:delText>Si la TIR es menor al costo de capital:</w:delText>
        </w:r>
        <w:r w:rsidRPr="008439ED" w:rsidDel="00DC12A4">
          <w:rPr>
            <w:rFonts w:ascii="Calibri" w:hAnsi="Calibri" w:cs="Calibri"/>
            <w:rPrChange w:id="4973" w:author="LauraPGM" w:date="2025-11-04T16:55:00Z">
              <w:rPr/>
            </w:rPrChange>
          </w:rPr>
          <w:delText xml:space="preserve"> el proyecto es financieramente inviable, pues no alcanza a compensar el costo de los recursos invertidos.</w:delText>
        </w:r>
      </w:del>
    </w:p>
    <w:p w14:paraId="0C643CA2" w14:textId="065D9798" w:rsidR="00733151" w:rsidRPr="008439ED" w:rsidDel="00DC12A4" w:rsidRDefault="00733151" w:rsidP="001D59AC">
      <w:pPr>
        <w:pStyle w:val="Normal0"/>
        <w:spacing w:line="360" w:lineRule="auto"/>
        <w:jc w:val="both"/>
        <w:rPr>
          <w:del w:id="4974" w:author="LauraPGM" w:date="2025-10-01T15:48:00Z"/>
          <w:rFonts w:ascii="Calibri" w:hAnsi="Calibri" w:cs="Calibri"/>
          <w:rPrChange w:id="4975" w:author="LauraPGM" w:date="2025-11-04T16:55:00Z">
            <w:rPr>
              <w:del w:id="4976" w:author="LauraPGM" w:date="2025-10-01T15:48:00Z"/>
            </w:rPr>
          </w:rPrChange>
        </w:rPr>
      </w:pPr>
    </w:p>
    <w:p w14:paraId="32133506" w14:textId="7B6E0739" w:rsidR="00733151" w:rsidRPr="008439ED" w:rsidDel="00DC12A4" w:rsidRDefault="00733151" w:rsidP="001D59AC">
      <w:pPr>
        <w:pStyle w:val="Normal0"/>
        <w:spacing w:line="360" w:lineRule="auto"/>
        <w:rPr>
          <w:del w:id="4977" w:author="LauraPGM" w:date="2025-10-01T15:48:00Z"/>
          <w:rFonts w:ascii="Calibri" w:hAnsi="Calibri" w:cs="Calibri"/>
          <w:rPrChange w:id="4978" w:author="LauraPGM" w:date="2025-11-04T16:55:00Z">
            <w:rPr>
              <w:del w:id="4979" w:author="LauraPGM" w:date="2025-10-01T15:48:00Z"/>
            </w:rPr>
          </w:rPrChange>
        </w:rPr>
      </w:pPr>
      <w:del w:id="4980" w:author="LauraPGM" w:date="2025-10-01T15:48:00Z">
        <w:r w:rsidRPr="008439ED" w:rsidDel="00DC12A4">
          <w:rPr>
            <w:rFonts w:ascii="Calibri" w:hAnsi="Calibri" w:cs="Calibri"/>
            <w:rPrChange w:id="4981" w:author="LauraPGM" w:date="2025-11-04T16:55:00Z">
              <w:rPr/>
            </w:rPrChange>
          </w:rPr>
          <w:delText>La TIR es útil no solo para evaluar un proyecto individual, sino también para comparar múltiples alternativas de inversión y seleccionar aquella con mayor retorno relativo. Sin embargo, debe analizarse en conjunto con otros indicadores como el VAN, especialmente cuando existen flujos de caja no uniformes o múltiples tasas internas.</w:delText>
        </w:r>
      </w:del>
    </w:p>
    <w:p w14:paraId="25E5F52F" w14:textId="4718044D" w:rsidR="00733151" w:rsidRPr="008439ED" w:rsidDel="00DC12A4" w:rsidRDefault="00733151" w:rsidP="001D59AC">
      <w:pPr>
        <w:pStyle w:val="Normal0"/>
        <w:spacing w:line="360" w:lineRule="auto"/>
        <w:jc w:val="both"/>
        <w:rPr>
          <w:del w:id="4982" w:author="LauraPGM" w:date="2025-10-01T15:48:00Z"/>
          <w:rFonts w:ascii="Calibri" w:hAnsi="Calibri" w:cs="Calibri"/>
          <w:rPrChange w:id="4983" w:author="LauraPGM" w:date="2025-11-04T16:55:00Z">
            <w:rPr>
              <w:del w:id="4984" w:author="LauraPGM" w:date="2025-10-01T15:48:00Z"/>
            </w:rPr>
          </w:rPrChange>
        </w:rPr>
      </w:pPr>
    </w:p>
    <w:p w14:paraId="01FBC2ED" w14:textId="7F69DBB4" w:rsidR="00733151" w:rsidRPr="008439ED" w:rsidDel="00DC12A4" w:rsidRDefault="00733151" w:rsidP="001D59AC">
      <w:pPr>
        <w:pStyle w:val="Normal0"/>
        <w:spacing w:line="360" w:lineRule="auto"/>
        <w:jc w:val="both"/>
        <w:rPr>
          <w:del w:id="4985" w:author="LauraPGM" w:date="2025-10-01T15:48:00Z"/>
          <w:rFonts w:ascii="Calibri" w:hAnsi="Calibri" w:cs="Calibri"/>
          <w:rPrChange w:id="4986" w:author="LauraPGM" w:date="2025-11-04T16:55:00Z">
            <w:rPr>
              <w:del w:id="4987" w:author="LauraPGM" w:date="2025-10-01T15:48:00Z"/>
            </w:rPr>
          </w:rPrChange>
        </w:rPr>
      </w:pPr>
      <w:del w:id="4988" w:author="LauraPGM" w:date="2025-10-01T15:48:00Z">
        <w:r w:rsidRPr="008439ED" w:rsidDel="00DC12A4">
          <w:rPr>
            <w:rFonts w:ascii="Calibri" w:hAnsi="Calibri" w:cs="Calibri"/>
            <w:rPrChange w:id="4989" w:author="LauraPGM" w:date="2025-11-04T16:55:00Z">
              <w:rPr/>
            </w:rPrChange>
          </w:rPr>
          <w:delText>En lo que respecta a la gráfica, el punto de equilibrio se puede representar de la siguiente forma:</w:delText>
        </w:r>
      </w:del>
    </w:p>
    <w:p w14:paraId="70AF5DF3" w14:textId="1B1E9183" w:rsidR="0044224A" w:rsidRPr="008439ED" w:rsidDel="00DC12A4" w:rsidRDefault="0044224A" w:rsidP="001D59AC">
      <w:pPr>
        <w:pStyle w:val="Normal0"/>
        <w:spacing w:line="360" w:lineRule="auto"/>
        <w:jc w:val="both"/>
        <w:rPr>
          <w:del w:id="4990" w:author="LauraPGM" w:date="2025-10-01T15:48:00Z"/>
          <w:rFonts w:ascii="Calibri" w:hAnsi="Calibri" w:cs="Calibri"/>
          <w:rPrChange w:id="4991" w:author="LauraPGM" w:date="2025-11-04T16:55:00Z">
            <w:rPr>
              <w:del w:id="4992" w:author="LauraPGM" w:date="2025-10-01T15:48:00Z"/>
            </w:rPr>
          </w:rPrChange>
        </w:rPr>
      </w:pPr>
    </w:p>
    <w:p w14:paraId="12B426AC" w14:textId="479977D9" w:rsidR="0044224A" w:rsidRPr="008439ED" w:rsidDel="00DC12A4" w:rsidRDefault="0044224A" w:rsidP="001D59AC">
      <w:pPr>
        <w:pStyle w:val="Normal0"/>
        <w:spacing w:line="360" w:lineRule="auto"/>
        <w:jc w:val="both"/>
        <w:rPr>
          <w:del w:id="4993" w:author="LauraPGM" w:date="2025-10-01T15:48:00Z"/>
          <w:rFonts w:ascii="Calibri" w:hAnsi="Calibri" w:cs="Calibri"/>
          <w:b/>
          <w:rPrChange w:id="4994" w:author="LauraPGM" w:date="2025-11-04T16:55:00Z">
            <w:rPr>
              <w:del w:id="4995" w:author="LauraPGM" w:date="2025-10-01T15:48:00Z"/>
              <w:b/>
            </w:rPr>
          </w:rPrChange>
        </w:rPr>
      </w:pPr>
      <w:del w:id="4996" w:author="LauraPGM" w:date="2025-10-01T15:48:00Z">
        <w:r w:rsidRPr="008439ED" w:rsidDel="00DC12A4">
          <w:rPr>
            <w:rFonts w:ascii="Calibri" w:hAnsi="Calibri" w:cs="Calibri"/>
            <w:b/>
            <w:rPrChange w:id="4997" w:author="LauraPGM" w:date="2025-11-04T16:55:00Z">
              <w:rPr>
                <w:b/>
              </w:rPr>
            </w:rPrChange>
          </w:rPr>
          <w:delText xml:space="preserve">Tabla 3. Punto de </w:delText>
        </w:r>
        <w:commentRangeStart w:id="4998"/>
        <w:r w:rsidRPr="008439ED" w:rsidDel="00DC12A4">
          <w:rPr>
            <w:rFonts w:ascii="Calibri" w:hAnsi="Calibri" w:cs="Calibri"/>
            <w:b/>
            <w:rPrChange w:id="4999" w:author="LauraPGM" w:date="2025-11-04T16:55:00Z">
              <w:rPr>
                <w:b/>
              </w:rPr>
            </w:rPrChange>
          </w:rPr>
          <w:delText>equilibrio</w:delText>
        </w:r>
        <w:commentRangeEnd w:id="4998"/>
        <w:r w:rsidR="0071486D" w:rsidRPr="008439ED" w:rsidDel="00DC12A4">
          <w:rPr>
            <w:rStyle w:val="Refdecomentario"/>
            <w:rFonts w:ascii="Calibri" w:hAnsi="Calibri" w:cs="Calibri"/>
            <w:sz w:val="22"/>
            <w:szCs w:val="22"/>
            <w:rPrChange w:id="5000" w:author="LauraPGM" w:date="2025-11-04T16:55:00Z">
              <w:rPr>
                <w:rStyle w:val="Refdecomentario"/>
              </w:rPr>
            </w:rPrChange>
          </w:rPr>
          <w:commentReference w:id="4998"/>
        </w:r>
      </w:del>
    </w:p>
    <w:p w14:paraId="0D319970" w14:textId="6597A61B" w:rsidR="00733151" w:rsidRPr="008439ED" w:rsidDel="00DC12A4" w:rsidRDefault="00733151" w:rsidP="001D59AC">
      <w:pPr>
        <w:pStyle w:val="Normal0"/>
        <w:spacing w:line="360" w:lineRule="auto"/>
        <w:jc w:val="both"/>
        <w:rPr>
          <w:del w:id="5001" w:author="LauraPGM" w:date="2025-10-01T15:48:00Z"/>
          <w:rFonts w:ascii="Calibri" w:hAnsi="Calibri" w:cs="Calibri"/>
          <w:rPrChange w:id="5002" w:author="LauraPGM" w:date="2025-11-04T16:55:00Z">
            <w:rPr>
              <w:del w:id="5003" w:author="LauraPGM" w:date="2025-10-01T15:48:00Z"/>
            </w:rPr>
          </w:rPrChange>
        </w:rPr>
      </w:pPr>
    </w:p>
    <w:tbl>
      <w:tblPr>
        <w:tblW w:w="5000" w:type="pct"/>
        <w:shd w:val="clear" w:color="auto" w:fill="FFFFFF"/>
        <w:tblCellMar>
          <w:left w:w="0" w:type="dxa"/>
          <w:right w:w="0" w:type="dxa"/>
        </w:tblCellMar>
        <w:tblLook w:val="04A0" w:firstRow="1" w:lastRow="0" w:firstColumn="1" w:lastColumn="0" w:noHBand="0" w:noVBand="1"/>
      </w:tblPr>
      <w:tblGrid>
        <w:gridCol w:w="1787"/>
        <w:gridCol w:w="2154"/>
        <w:gridCol w:w="1977"/>
        <w:gridCol w:w="1884"/>
        <w:gridCol w:w="2154"/>
      </w:tblGrid>
      <w:tr w:rsidR="00B66D59" w:rsidRPr="008439ED" w:rsidDel="00DC12A4" w14:paraId="1741C3F3" w14:textId="5C261667" w:rsidTr="00B66D59">
        <w:trPr>
          <w:tblHeader/>
          <w:del w:id="5004"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B2429AD" w14:textId="0B4CDAC6" w:rsidR="00B66D59" w:rsidRPr="008439ED" w:rsidDel="00DC12A4" w:rsidRDefault="00915458" w:rsidP="001D59AC">
            <w:pPr>
              <w:pStyle w:val="Normal0"/>
              <w:spacing w:line="360" w:lineRule="auto"/>
              <w:jc w:val="both"/>
              <w:rPr>
                <w:del w:id="5005" w:author="LauraPGM" w:date="2025-10-01T15:48:00Z"/>
                <w:rFonts w:ascii="Calibri" w:hAnsi="Calibri" w:cs="Calibri"/>
                <w:b/>
                <w:bCs/>
                <w:rPrChange w:id="5006" w:author="LauraPGM" w:date="2025-11-04T16:55:00Z">
                  <w:rPr>
                    <w:del w:id="5007" w:author="LauraPGM" w:date="2025-10-01T15:48:00Z"/>
                    <w:b/>
                    <w:bCs/>
                  </w:rPr>
                </w:rPrChange>
              </w:rPr>
            </w:pPr>
            <w:del w:id="5008" w:author="LauraPGM" w:date="2025-10-01T15:48:00Z">
              <w:r w:rsidRPr="008439ED" w:rsidDel="00DC12A4">
                <w:rPr>
                  <w:rFonts w:ascii="Calibri" w:hAnsi="Calibri" w:cs="Calibri"/>
                  <w:b/>
                  <w:bCs/>
                  <w:rPrChange w:id="5009" w:author="LauraPGM" w:date="2025-11-04T16:55:00Z">
                    <w:rPr>
                      <w:b/>
                      <w:bCs/>
                    </w:rPr>
                  </w:rPrChange>
                </w:rPr>
                <w:delText>Periodo</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55FCCA7" w14:textId="50C6EBB5" w:rsidR="00B66D59" w:rsidRPr="008439ED" w:rsidDel="00DC12A4" w:rsidRDefault="002E5C3A" w:rsidP="001D59AC">
            <w:pPr>
              <w:pStyle w:val="Normal0"/>
              <w:spacing w:line="360" w:lineRule="auto"/>
              <w:jc w:val="both"/>
              <w:rPr>
                <w:del w:id="5010" w:author="LauraPGM" w:date="2025-10-01T15:48:00Z"/>
                <w:rFonts w:ascii="Calibri" w:hAnsi="Calibri" w:cs="Calibri"/>
                <w:b/>
                <w:bCs/>
                <w:rPrChange w:id="5011" w:author="LauraPGM" w:date="2025-11-04T16:55:00Z">
                  <w:rPr>
                    <w:del w:id="5012" w:author="LauraPGM" w:date="2025-10-01T15:48:00Z"/>
                    <w:b/>
                    <w:bCs/>
                  </w:rPr>
                </w:rPrChange>
              </w:rPr>
            </w:pPr>
            <w:del w:id="5013" w:author="LauraPGM" w:date="2025-10-01T15:48:00Z">
              <w:r w:rsidRPr="008439ED" w:rsidDel="00DC12A4">
                <w:rPr>
                  <w:rFonts w:ascii="Calibri" w:hAnsi="Calibri" w:cs="Calibri"/>
                  <w:b/>
                  <w:bCs/>
                  <w:rPrChange w:id="5014" w:author="LauraPGM" w:date="2025-11-04T16:55:00Z">
                    <w:rPr>
                      <w:b/>
                      <w:bCs/>
                    </w:rPr>
                  </w:rPrChange>
                </w:rPr>
                <w:delText>Inversión</w:delText>
              </w:r>
              <w:r w:rsidR="00915458" w:rsidRPr="008439ED" w:rsidDel="00DC12A4">
                <w:rPr>
                  <w:rFonts w:ascii="Calibri" w:hAnsi="Calibri" w:cs="Calibri"/>
                  <w:b/>
                  <w:bCs/>
                  <w:rPrChange w:id="5015" w:author="LauraPGM" w:date="2025-11-04T16:55:00Z">
                    <w:rPr>
                      <w:b/>
                      <w:bCs/>
                    </w:rPr>
                  </w:rPrChange>
                </w:rPr>
                <w:delText xml:space="preserve"> inicial</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73B17C8" w14:textId="05F5FDC1" w:rsidR="00B66D59" w:rsidRPr="008439ED" w:rsidDel="00DC12A4" w:rsidRDefault="00915458" w:rsidP="001D59AC">
            <w:pPr>
              <w:pStyle w:val="Normal0"/>
              <w:spacing w:line="360" w:lineRule="auto"/>
              <w:jc w:val="both"/>
              <w:rPr>
                <w:del w:id="5016" w:author="LauraPGM" w:date="2025-10-01T15:48:00Z"/>
                <w:rFonts w:ascii="Calibri" w:hAnsi="Calibri" w:cs="Calibri"/>
                <w:b/>
                <w:bCs/>
                <w:rPrChange w:id="5017" w:author="LauraPGM" w:date="2025-11-04T16:55:00Z">
                  <w:rPr>
                    <w:del w:id="5018" w:author="LauraPGM" w:date="2025-10-01T15:48:00Z"/>
                    <w:b/>
                    <w:bCs/>
                  </w:rPr>
                </w:rPrChange>
              </w:rPr>
            </w:pPr>
            <w:del w:id="5019" w:author="LauraPGM" w:date="2025-10-01T15:48:00Z">
              <w:r w:rsidRPr="008439ED" w:rsidDel="00DC12A4">
                <w:rPr>
                  <w:rFonts w:ascii="Calibri" w:hAnsi="Calibri" w:cs="Calibri"/>
                  <w:b/>
                  <w:bCs/>
                  <w:rPrChange w:id="5020" w:author="LauraPGM" w:date="2025-11-04T16:55:00Z">
                    <w:rPr>
                      <w:b/>
                      <w:bCs/>
                    </w:rPr>
                  </w:rPrChange>
                </w:rPr>
                <w:delText>Ingresos</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10C29D3" w14:textId="3452D452" w:rsidR="00B66D59" w:rsidRPr="008439ED" w:rsidDel="00DC12A4" w:rsidRDefault="00915458" w:rsidP="001D59AC">
            <w:pPr>
              <w:pStyle w:val="Normal0"/>
              <w:spacing w:line="360" w:lineRule="auto"/>
              <w:jc w:val="both"/>
              <w:rPr>
                <w:del w:id="5021" w:author="LauraPGM" w:date="2025-10-01T15:48:00Z"/>
                <w:rFonts w:ascii="Calibri" w:hAnsi="Calibri" w:cs="Calibri"/>
                <w:b/>
                <w:bCs/>
                <w:rPrChange w:id="5022" w:author="LauraPGM" w:date="2025-11-04T16:55:00Z">
                  <w:rPr>
                    <w:del w:id="5023" w:author="LauraPGM" w:date="2025-10-01T15:48:00Z"/>
                    <w:b/>
                    <w:bCs/>
                  </w:rPr>
                </w:rPrChange>
              </w:rPr>
            </w:pPr>
            <w:del w:id="5024" w:author="LauraPGM" w:date="2025-10-01T15:48:00Z">
              <w:r w:rsidRPr="008439ED" w:rsidDel="00DC12A4">
                <w:rPr>
                  <w:rFonts w:ascii="Calibri" w:hAnsi="Calibri" w:cs="Calibri"/>
                  <w:b/>
                  <w:bCs/>
                  <w:rPrChange w:id="5025" w:author="LauraPGM" w:date="2025-11-04T16:55:00Z">
                    <w:rPr>
                      <w:b/>
                      <w:bCs/>
                    </w:rPr>
                  </w:rPrChange>
                </w:rPr>
                <w:delText>Egresos</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AAD5925" w14:textId="5A7BD84E" w:rsidR="00B66D59" w:rsidRPr="008439ED" w:rsidDel="00DC12A4" w:rsidRDefault="00915458" w:rsidP="001D59AC">
            <w:pPr>
              <w:pStyle w:val="Normal0"/>
              <w:spacing w:line="360" w:lineRule="auto"/>
              <w:jc w:val="both"/>
              <w:rPr>
                <w:del w:id="5026" w:author="LauraPGM" w:date="2025-10-01T15:48:00Z"/>
                <w:rFonts w:ascii="Calibri" w:hAnsi="Calibri" w:cs="Calibri"/>
                <w:b/>
                <w:bCs/>
                <w:rPrChange w:id="5027" w:author="LauraPGM" w:date="2025-11-04T16:55:00Z">
                  <w:rPr>
                    <w:del w:id="5028" w:author="LauraPGM" w:date="2025-10-01T15:48:00Z"/>
                    <w:b/>
                    <w:bCs/>
                  </w:rPr>
                </w:rPrChange>
              </w:rPr>
            </w:pPr>
            <w:del w:id="5029" w:author="LauraPGM" w:date="2025-10-01T15:48:00Z">
              <w:r w:rsidRPr="008439ED" w:rsidDel="00DC12A4">
                <w:rPr>
                  <w:rFonts w:ascii="Calibri" w:hAnsi="Calibri" w:cs="Calibri"/>
                  <w:b/>
                  <w:bCs/>
                  <w:rPrChange w:id="5030" w:author="LauraPGM" w:date="2025-11-04T16:55:00Z">
                    <w:rPr>
                      <w:b/>
                      <w:bCs/>
                    </w:rPr>
                  </w:rPrChange>
                </w:rPr>
                <w:delText>F</w:delText>
              </w:r>
              <w:r w:rsidR="002E5C3A" w:rsidRPr="008439ED" w:rsidDel="00DC12A4">
                <w:rPr>
                  <w:rFonts w:ascii="Calibri" w:hAnsi="Calibri" w:cs="Calibri"/>
                  <w:b/>
                  <w:bCs/>
                  <w:rPrChange w:id="5031" w:author="LauraPGM" w:date="2025-11-04T16:55:00Z">
                    <w:rPr>
                      <w:b/>
                      <w:bCs/>
                    </w:rPr>
                  </w:rPrChange>
                </w:rPr>
                <w:delText xml:space="preserve">lujo de </w:delText>
              </w:r>
              <w:r w:rsidRPr="008439ED" w:rsidDel="00DC12A4">
                <w:rPr>
                  <w:rFonts w:ascii="Calibri" w:hAnsi="Calibri" w:cs="Calibri"/>
                  <w:b/>
                  <w:bCs/>
                  <w:rPrChange w:id="5032" w:author="LauraPGM" w:date="2025-11-04T16:55:00Z">
                    <w:rPr>
                      <w:b/>
                      <w:bCs/>
                    </w:rPr>
                  </w:rPrChange>
                </w:rPr>
                <w:delText>caja</w:delText>
              </w:r>
            </w:del>
          </w:p>
        </w:tc>
      </w:tr>
      <w:tr w:rsidR="00B66D59" w:rsidRPr="008439ED" w:rsidDel="00DC12A4" w14:paraId="05758D35" w14:textId="59E325BA" w:rsidTr="00B66D59">
        <w:trPr>
          <w:del w:id="5033"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106FD25" w14:textId="3C36671A" w:rsidR="00B66D59" w:rsidRPr="008439ED" w:rsidDel="00DC12A4" w:rsidRDefault="00B66D59" w:rsidP="001D59AC">
            <w:pPr>
              <w:pStyle w:val="Normal0"/>
              <w:spacing w:line="360" w:lineRule="auto"/>
              <w:jc w:val="both"/>
              <w:rPr>
                <w:del w:id="5034" w:author="LauraPGM" w:date="2025-10-01T15:48:00Z"/>
                <w:rFonts w:ascii="Calibri" w:hAnsi="Calibri" w:cs="Calibri"/>
                <w:rPrChange w:id="5035" w:author="LauraPGM" w:date="2025-11-04T16:55:00Z">
                  <w:rPr>
                    <w:del w:id="5036" w:author="LauraPGM" w:date="2025-10-01T15:48:00Z"/>
                  </w:rPr>
                </w:rPrChange>
              </w:rPr>
            </w:pPr>
            <w:del w:id="5037" w:author="LauraPGM" w:date="2025-10-01T15:48:00Z">
              <w:r w:rsidRPr="008439ED" w:rsidDel="00DC12A4">
                <w:rPr>
                  <w:rFonts w:ascii="Calibri" w:hAnsi="Calibri" w:cs="Calibri"/>
                  <w:rPrChange w:id="5038" w:author="LauraPGM" w:date="2025-11-04T16:55:00Z">
                    <w:rPr/>
                  </w:rPrChange>
                </w:rPr>
                <w:delText>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42A534E" w14:textId="37FF5611" w:rsidR="00B66D59" w:rsidRPr="008439ED" w:rsidDel="00DC12A4" w:rsidRDefault="00B66D59" w:rsidP="001D59AC">
            <w:pPr>
              <w:pStyle w:val="Normal0"/>
              <w:spacing w:line="360" w:lineRule="auto"/>
              <w:jc w:val="both"/>
              <w:rPr>
                <w:del w:id="5039" w:author="LauraPGM" w:date="2025-10-01T15:48:00Z"/>
                <w:rFonts w:ascii="Calibri" w:hAnsi="Calibri" w:cs="Calibri"/>
                <w:rPrChange w:id="5040" w:author="LauraPGM" w:date="2025-11-04T16:55:00Z">
                  <w:rPr>
                    <w:del w:id="5041" w:author="LauraPGM" w:date="2025-10-01T15:48:00Z"/>
                  </w:rPr>
                </w:rPrChange>
              </w:rPr>
            </w:pPr>
            <w:del w:id="5042" w:author="LauraPGM" w:date="2025-10-01T15:48:00Z">
              <w:r w:rsidRPr="008439ED" w:rsidDel="00DC12A4">
                <w:rPr>
                  <w:rFonts w:ascii="Calibri" w:hAnsi="Calibri" w:cs="Calibri"/>
                  <w:rPrChange w:id="5043" w:author="LauraPGM" w:date="2025-11-04T16:55:00Z">
                    <w:rPr/>
                  </w:rPrChange>
                </w:rPr>
                <w:delText>-</w:delText>
              </w:r>
              <w:r w:rsidR="002863E6" w:rsidRPr="008439ED" w:rsidDel="00DC12A4">
                <w:rPr>
                  <w:rFonts w:ascii="Calibri" w:hAnsi="Calibri" w:cs="Calibri"/>
                  <w:rPrChange w:id="5044" w:author="LauraPGM" w:date="2025-11-04T16:55:00Z">
                    <w:rPr/>
                  </w:rPrChange>
                </w:rPr>
                <w:delText>$</w:delText>
              </w:r>
              <w:r w:rsidRPr="008439ED" w:rsidDel="00DC12A4">
                <w:rPr>
                  <w:rFonts w:ascii="Calibri" w:hAnsi="Calibri" w:cs="Calibri"/>
                  <w:rPrChange w:id="5045" w:author="LauraPGM" w:date="2025-11-04T16:55:00Z">
                    <w:rPr/>
                  </w:rPrChange>
                </w:rPr>
                <w:delText>120.000.000</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6CA892A" w14:textId="5A917858" w:rsidR="00B66D59" w:rsidRPr="008439ED" w:rsidDel="00DC12A4" w:rsidRDefault="00544C13" w:rsidP="001D59AC">
            <w:pPr>
              <w:pStyle w:val="Normal0"/>
              <w:spacing w:line="360" w:lineRule="auto"/>
              <w:jc w:val="both"/>
              <w:rPr>
                <w:del w:id="5046" w:author="LauraPGM" w:date="2025-10-01T15:48:00Z"/>
                <w:rFonts w:ascii="Calibri" w:hAnsi="Calibri" w:cs="Calibri"/>
                <w:rPrChange w:id="5047" w:author="LauraPGM" w:date="2025-11-04T16:55:00Z">
                  <w:rPr>
                    <w:del w:id="5048" w:author="LauraPGM" w:date="2025-10-01T15:48:00Z"/>
                  </w:rPr>
                </w:rPrChange>
              </w:rPr>
            </w:pPr>
            <w:del w:id="5049" w:author="LauraPGM" w:date="2025-10-01T15:48:00Z">
              <w:r w:rsidRPr="008439ED" w:rsidDel="00DC12A4">
                <w:rPr>
                  <w:rFonts w:ascii="Calibri" w:hAnsi="Calibri" w:cs="Calibri"/>
                  <w:rPrChange w:id="5050" w:author="LauraPGM" w:date="2025-11-04T16:55:00Z">
                    <w:rPr/>
                  </w:rPrChange>
                </w:rPr>
                <w:delText>No aplica</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2FCE215" w14:textId="5A677823" w:rsidR="00B66D59" w:rsidRPr="008439ED" w:rsidDel="00DC12A4" w:rsidRDefault="00544C13" w:rsidP="001D59AC">
            <w:pPr>
              <w:pStyle w:val="Normal0"/>
              <w:spacing w:line="360" w:lineRule="auto"/>
              <w:jc w:val="both"/>
              <w:rPr>
                <w:del w:id="5051" w:author="LauraPGM" w:date="2025-10-01T15:48:00Z"/>
                <w:rFonts w:ascii="Calibri" w:hAnsi="Calibri" w:cs="Calibri"/>
                <w:rPrChange w:id="5052" w:author="LauraPGM" w:date="2025-11-04T16:55:00Z">
                  <w:rPr>
                    <w:del w:id="5053" w:author="LauraPGM" w:date="2025-10-01T15:48:00Z"/>
                  </w:rPr>
                </w:rPrChange>
              </w:rPr>
            </w:pPr>
            <w:del w:id="5054" w:author="LauraPGM" w:date="2025-10-01T15:48:00Z">
              <w:r w:rsidRPr="008439ED" w:rsidDel="00DC12A4">
                <w:rPr>
                  <w:rFonts w:ascii="Calibri" w:hAnsi="Calibri" w:cs="Calibri"/>
                  <w:rPrChange w:id="5055" w:author="LauraPGM" w:date="2025-11-04T16:55:00Z">
                    <w:rPr/>
                  </w:rPrChange>
                </w:rPr>
                <w:delText>No aplica</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A7A0098" w14:textId="25F8EE85" w:rsidR="00B66D59" w:rsidRPr="008439ED" w:rsidDel="00DC12A4" w:rsidRDefault="00B66D59" w:rsidP="001D59AC">
            <w:pPr>
              <w:pStyle w:val="Normal0"/>
              <w:spacing w:line="360" w:lineRule="auto"/>
              <w:jc w:val="both"/>
              <w:rPr>
                <w:del w:id="5056" w:author="LauraPGM" w:date="2025-10-01T15:48:00Z"/>
                <w:rFonts w:ascii="Calibri" w:hAnsi="Calibri" w:cs="Calibri"/>
                <w:rPrChange w:id="5057" w:author="LauraPGM" w:date="2025-11-04T16:55:00Z">
                  <w:rPr>
                    <w:del w:id="5058" w:author="LauraPGM" w:date="2025-10-01T15:48:00Z"/>
                  </w:rPr>
                </w:rPrChange>
              </w:rPr>
            </w:pPr>
            <w:del w:id="5059" w:author="LauraPGM" w:date="2025-10-01T15:48:00Z">
              <w:r w:rsidRPr="008439ED" w:rsidDel="00DC12A4">
                <w:rPr>
                  <w:rFonts w:ascii="Calibri" w:hAnsi="Calibri" w:cs="Calibri"/>
                  <w:rPrChange w:id="5060" w:author="LauraPGM" w:date="2025-11-04T16:55:00Z">
                    <w:rPr/>
                  </w:rPrChange>
                </w:rPr>
                <w:delText>-</w:delText>
              </w:r>
              <w:r w:rsidR="002863E6" w:rsidRPr="008439ED" w:rsidDel="00DC12A4">
                <w:rPr>
                  <w:rFonts w:ascii="Calibri" w:hAnsi="Calibri" w:cs="Calibri"/>
                  <w:rPrChange w:id="5061" w:author="LauraPGM" w:date="2025-11-04T16:55:00Z">
                    <w:rPr/>
                  </w:rPrChange>
                </w:rPr>
                <w:delText>$</w:delText>
              </w:r>
              <w:r w:rsidRPr="008439ED" w:rsidDel="00DC12A4">
                <w:rPr>
                  <w:rFonts w:ascii="Calibri" w:hAnsi="Calibri" w:cs="Calibri"/>
                  <w:rPrChange w:id="5062" w:author="LauraPGM" w:date="2025-11-04T16:55:00Z">
                    <w:rPr/>
                  </w:rPrChange>
                </w:rPr>
                <w:delText>120.000.000</w:delText>
              </w:r>
            </w:del>
          </w:p>
        </w:tc>
      </w:tr>
      <w:tr w:rsidR="00B66D59" w:rsidRPr="008439ED" w:rsidDel="00DC12A4" w14:paraId="7F7C09C7" w14:textId="4E44162A" w:rsidTr="00B66D59">
        <w:trPr>
          <w:del w:id="5063"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9B6D065" w14:textId="7A2B405C" w:rsidR="00B66D59" w:rsidRPr="008439ED" w:rsidDel="00DC12A4" w:rsidRDefault="00B66D59" w:rsidP="001D59AC">
            <w:pPr>
              <w:pStyle w:val="Normal0"/>
              <w:spacing w:line="360" w:lineRule="auto"/>
              <w:jc w:val="both"/>
              <w:rPr>
                <w:del w:id="5064" w:author="LauraPGM" w:date="2025-10-01T15:48:00Z"/>
                <w:rFonts w:ascii="Calibri" w:hAnsi="Calibri" w:cs="Calibri"/>
                <w:rPrChange w:id="5065" w:author="LauraPGM" w:date="2025-11-04T16:55:00Z">
                  <w:rPr>
                    <w:del w:id="5066" w:author="LauraPGM" w:date="2025-10-01T15:48:00Z"/>
                  </w:rPr>
                </w:rPrChange>
              </w:rPr>
            </w:pPr>
            <w:del w:id="5067" w:author="LauraPGM" w:date="2025-10-01T15:48:00Z">
              <w:r w:rsidRPr="008439ED" w:rsidDel="00DC12A4">
                <w:rPr>
                  <w:rFonts w:ascii="Calibri" w:hAnsi="Calibri" w:cs="Calibri"/>
                  <w:rPrChange w:id="5068" w:author="LauraPGM" w:date="2025-11-04T16:55:00Z">
                    <w:rPr/>
                  </w:rPrChange>
                </w:rPr>
                <w:delText>1</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56577A0" w14:textId="07F6905C" w:rsidR="00B66D59" w:rsidRPr="008439ED" w:rsidDel="00DC12A4" w:rsidRDefault="00544C13" w:rsidP="001D59AC">
            <w:pPr>
              <w:pStyle w:val="Normal0"/>
              <w:spacing w:line="360" w:lineRule="auto"/>
              <w:jc w:val="both"/>
              <w:rPr>
                <w:del w:id="5069" w:author="LauraPGM" w:date="2025-10-01T15:48:00Z"/>
                <w:rFonts w:ascii="Calibri" w:hAnsi="Calibri" w:cs="Calibri"/>
                <w:rPrChange w:id="5070" w:author="LauraPGM" w:date="2025-11-04T16:55:00Z">
                  <w:rPr>
                    <w:del w:id="5071" w:author="LauraPGM" w:date="2025-10-01T15:48:00Z"/>
                  </w:rPr>
                </w:rPrChange>
              </w:rPr>
            </w:pPr>
            <w:del w:id="5072" w:author="LauraPGM" w:date="2025-10-01T15:48:00Z">
              <w:r w:rsidRPr="008439ED" w:rsidDel="00DC12A4">
                <w:rPr>
                  <w:rFonts w:ascii="Calibri" w:hAnsi="Calibri" w:cs="Calibri"/>
                  <w:rPrChange w:id="5073"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0AB1329" w14:textId="199F166E" w:rsidR="00B66D59" w:rsidRPr="008439ED" w:rsidDel="00DC12A4" w:rsidRDefault="002863E6" w:rsidP="001D59AC">
            <w:pPr>
              <w:pStyle w:val="Normal0"/>
              <w:spacing w:line="360" w:lineRule="auto"/>
              <w:jc w:val="both"/>
              <w:rPr>
                <w:del w:id="5074" w:author="LauraPGM" w:date="2025-10-01T15:48:00Z"/>
                <w:rFonts w:ascii="Calibri" w:hAnsi="Calibri" w:cs="Calibri"/>
                <w:rPrChange w:id="5075" w:author="LauraPGM" w:date="2025-11-04T16:55:00Z">
                  <w:rPr>
                    <w:del w:id="5076" w:author="LauraPGM" w:date="2025-10-01T15:48:00Z"/>
                  </w:rPr>
                </w:rPrChange>
              </w:rPr>
            </w:pPr>
            <w:del w:id="5077" w:author="LauraPGM" w:date="2025-10-01T15:48:00Z">
              <w:r w:rsidRPr="008439ED" w:rsidDel="00DC12A4">
                <w:rPr>
                  <w:rFonts w:ascii="Calibri" w:hAnsi="Calibri" w:cs="Calibri"/>
                  <w:rPrChange w:id="5078" w:author="LauraPGM" w:date="2025-11-04T16:55:00Z">
                    <w:rPr/>
                  </w:rPrChange>
                </w:rPr>
                <w:delText>$</w:delText>
              </w:r>
              <w:r w:rsidR="00B66D59" w:rsidRPr="008439ED" w:rsidDel="00DC12A4">
                <w:rPr>
                  <w:rFonts w:ascii="Calibri" w:hAnsi="Calibri" w:cs="Calibri"/>
                  <w:rPrChange w:id="5079"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E0AE42A" w14:textId="466D4120" w:rsidR="00B66D59" w:rsidRPr="008439ED" w:rsidDel="00DC12A4" w:rsidRDefault="002863E6" w:rsidP="001D59AC">
            <w:pPr>
              <w:pStyle w:val="Normal0"/>
              <w:spacing w:line="360" w:lineRule="auto"/>
              <w:jc w:val="both"/>
              <w:rPr>
                <w:del w:id="5080" w:author="LauraPGM" w:date="2025-10-01T15:48:00Z"/>
                <w:rFonts w:ascii="Calibri" w:hAnsi="Calibri" w:cs="Calibri"/>
                <w:rPrChange w:id="5081" w:author="LauraPGM" w:date="2025-11-04T16:55:00Z">
                  <w:rPr>
                    <w:del w:id="5082" w:author="LauraPGM" w:date="2025-10-01T15:48:00Z"/>
                  </w:rPr>
                </w:rPrChange>
              </w:rPr>
            </w:pPr>
            <w:del w:id="5083" w:author="LauraPGM" w:date="2025-10-01T15:48:00Z">
              <w:r w:rsidRPr="008439ED" w:rsidDel="00DC12A4">
                <w:rPr>
                  <w:rFonts w:ascii="Calibri" w:hAnsi="Calibri" w:cs="Calibri"/>
                  <w:rPrChange w:id="5084" w:author="LauraPGM" w:date="2025-11-04T16:55:00Z">
                    <w:rPr/>
                  </w:rPrChange>
                </w:rPr>
                <w:delText>$</w:delText>
              </w:r>
              <w:r w:rsidR="00B66D59" w:rsidRPr="008439ED" w:rsidDel="00DC12A4">
                <w:rPr>
                  <w:rFonts w:ascii="Calibri" w:hAnsi="Calibri" w:cs="Calibri"/>
                  <w:rPrChange w:id="5085"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2DFD1B0" w14:textId="01E1CB62" w:rsidR="00B66D59" w:rsidRPr="008439ED" w:rsidDel="00DC12A4" w:rsidRDefault="002863E6" w:rsidP="001D59AC">
            <w:pPr>
              <w:pStyle w:val="Normal0"/>
              <w:spacing w:line="360" w:lineRule="auto"/>
              <w:jc w:val="both"/>
              <w:rPr>
                <w:del w:id="5086" w:author="LauraPGM" w:date="2025-10-01T15:48:00Z"/>
                <w:rFonts w:ascii="Calibri" w:hAnsi="Calibri" w:cs="Calibri"/>
                <w:rPrChange w:id="5087" w:author="LauraPGM" w:date="2025-11-04T16:55:00Z">
                  <w:rPr>
                    <w:del w:id="5088" w:author="LauraPGM" w:date="2025-10-01T15:48:00Z"/>
                  </w:rPr>
                </w:rPrChange>
              </w:rPr>
            </w:pPr>
            <w:del w:id="5089" w:author="LauraPGM" w:date="2025-10-01T15:48:00Z">
              <w:r w:rsidRPr="008439ED" w:rsidDel="00DC12A4">
                <w:rPr>
                  <w:rFonts w:ascii="Calibri" w:hAnsi="Calibri" w:cs="Calibri"/>
                  <w:rPrChange w:id="5090" w:author="LauraPGM" w:date="2025-11-04T16:55:00Z">
                    <w:rPr/>
                  </w:rPrChange>
                </w:rPr>
                <w:delText>$</w:delText>
              </w:r>
              <w:r w:rsidR="00B66D59" w:rsidRPr="008439ED" w:rsidDel="00DC12A4">
                <w:rPr>
                  <w:rFonts w:ascii="Calibri" w:hAnsi="Calibri" w:cs="Calibri"/>
                  <w:rPrChange w:id="5091" w:author="LauraPGM" w:date="2025-11-04T16:55:00Z">
                    <w:rPr/>
                  </w:rPrChange>
                </w:rPr>
                <w:delText>4.000.000</w:delText>
              </w:r>
            </w:del>
          </w:p>
        </w:tc>
      </w:tr>
      <w:tr w:rsidR="00B66D59" w:rsidRPr="008439ED" w:rsidDel="00DC12A4" w14:paraId="2E19DD46" w14:textId="09518D00" w:rsidTr="00B66D59">
        <w:trPr>
          <w:del w:id="5092"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4900403" w14:textId="25131F81" w:rsidR="00B66D59" w:rsidRPr="008439ED" w:rsidDel="00DC12A4" w:rsidRDefault="00B66D59" w:rsidP="001D59AC">
            <w:pPr>
              <w:pStyle w:val="Normal0"/>
              <w:spacing w:line="360" w:lineRule="auto"/>
              <w:jc w:val="both"/>
              <w:rPr>
                <w:del w:id="5093" w:author="LauraPGM" w:date="2025-10-01T15:48:00Z"/>
                <w:rFonts w:ascii="Calibri" w:hAnsi="Calibri" w:cs="Calibri"/>
                <w:rPrChange w:id="5094" w:author="LauraPGM" w:date="2025-11-04T16:55:00Z">
                  <w:rPr>
                    <w:del w:id="5095" w:author="LauraPGM" w:date="2025-10-01T15:48:00Z"/>
                  </w:rPr>
                </w:rPrChange>
              </w:rPr>
            </w:pPr>
            <w:del w:id="5096" w:author="LauraPGM" w:date="2025-10-01T15:48:00Z">
              <w:r w:rsidRPr="008439ED" w:rsidDel="00DC12A4">
                <w:rPr>
                  <w:rFonts w:ascii="Calibri" w:hAnsi="Calibri" w:cs="Calibri"/>
                  <w:rPrChange w:id="5097" w:author="LauraPGM" w:date="2025-11-04T16:55:00Z">
                    <w:rPr/>
                  </w:rPrChange>
                </w:rPr>
                <w:delText>2</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3F6D682" w14:textId="15AA2E0D" w:rsidR="00B66D59" w:rsidRPr="008439ED" w:rsidDel="00DC12A4" w:rsidRDefault="00544C13" w:rsidP="001D59AC">
            <w:pPr>
              <w:pStyle w:val="Normal0"/>
              <w:spacing w:line="360" w:lineRule="auto"/>
              <w:jc w:val="both"/>
              <w:rPr>
                <w:del w:id="5098" w:author="LauraPGM" w:date="2025-10-01T15:48:00Z"/>
                <w:rFonts w:ascii="Calibri" w:hAnsi="Calibri" w:cs="Calibri"/>
                <w:rPrChange w:id="5099" w:author="LauraPGM" w:date="2025-11-04T16:55:00Z">
                  <w:rPr>
                    <w:del w:id="5100" w:author="LauraPGM" w:date="2025-10-01T15:48:00Z"/>
                  </w:rPr>
                </w:rPrChange>
              </w:rPr>
            </w:pPr>
            <w:del w:id="5101" w:author="LauraPGM" w:date="2025-10-01T15:48:00Z">
              <w:r w:rsidRPr="008439ED" w:rsidDel="00DC12A4">
                <w:rPr>
                  <w:rFonts w:ascii="Calibri" w:hAnsi="Calibri" w:cs="Calibri"/>
                  <w:rPrChange w:id="5102"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F9016E4" w14:textId="160ED1A6" w:rsidR="00B66D59" w:rsidRPr="008439ED" w:rsidDel="00DC12A4" w:rsidRDefault="002863E6" w:rsidP="001D59AC">
            <w:pPr>
              <w:pStyle w:val="Normal0"/>
              <w:spacing w:line="360" w:lineRule="auto"/>
              <w:jc w:val="both"/>
              <w:rPr>
                <w:del w:id="5103" w:author="LauraPGM" w:date="2025-10-01T15:48:00Z"/>
                <w:rFonts w:ascii="Calibri" w:hAnsi="Calibri" w:cs="Calibri"/>
                <w:rPrChange w:id="5104" w:author="LauraPGM" w:date="2025-11-04T16:55:00Z">
                  <w:rPr>
                    <w:del w:id="5105" w:author="LauraPGM" w:date="2025-10-01T15:48:00Z"/>
                  </w:rPr>
                </w:rPrChange>
              </w:rPr>
            </w:pPr>
            <w:del w:id="5106" w:author="LauraPGM" w:date="2025-10-01T15:48:00Z">
              <w:r w:rsidRPr="008439ED" w:rsidDel="00DC12A4">
                <w:rPr>
                  <w:rFonts w:ascii="Calibri" w:hAnsi="Calibri" w:cs="Calibri"/>
                  <w:rPrChange w:id="5107" w:author="LauraPGM" w:date="2025-11-04T16:55:00Z">
                    <w:rPr/>
                  </w:rPrChange>
                </w:rPr>
                <w:delText>$</w:delText>
              </w:r>
              <w:r w:rsidR="00B66D59" w:rsidRPr="008439ED" w:rsidDel="00DC12A4">
                <w:rPr>
                  <w:rFonts w:ascii="Calibri" w:hAnsi="Calibri" w:cs="Calibri"/>
                  <w:rPrChange w:id="5108"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5CADE40" w14:textId="3DF0FA8D" w:rsidR="00B66D59" w:rsidRPr="008439ED" w:rsidDel="00DC12A4" w:rsidRDefault="002863E6" w:rsidP="001D59AC">
            <w:pPr>
              <w:pStyle w:val="Normal0"/>
              <w:spacing w:line="360" w:lineRule="auto"/>
              <w:jc w:val="both"/>
              <w:rPr>
                <w:del w:id="5109" w:author="LauraPGM" w:date="2025-10-01T15:48:00Z"/>
                <w:rFonts w:ascii="Calibri" w:hAnsi="Calibri" w:cs="Calibri"/>
                <w:rPrChange w:id="5110" w:author="LauraPGM" w:date="2025-11-04T16:55:00Z">
                  <w:rPr>
                    <w:del w:id="5111" w:author="LauraPGM" w:date="2025-10-01T15:48:00Z"/>
                  </w:rPr>
                </w:rPrChange>
              </w:rPr>
            </w:pPr>
            <w:del w:id="5112" w:author="LauraPGM" w:date="2025-10-01T15:48:00Z">
              <w:r w:rsidRPr="008439ED" w:rsidDel="00DC12A4">
                <w:rPr>
                  <w:rFonts w:ascii="Calibri" w:hAnsi="Calibri" w:cs="Calibri"/>
                  <w:rPrChange w:id="5113" w:author="LauraPGM" w:date="2025-11-04T16:55:00Z">
                    <w:rPr/>
                  </w:rPrChange>
                </w:rPr>
                <w:delText>$</w:delText>
              </w:r>
              <w:r w:rsidR="00B66D59" w:rsidRPr="008439ED" w:rsidDel="00DC12A4">
                <w:rPr>
                  <w:rFonts w:ascii="Calibri" w:hAnsi="Calibri" w:cs="Calibri"/>
                  <w:rPrChange w:id="5114"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BD2AA6" w14:textId="11C3383F" w:rsidR="00B66D59" w:rsidRPr="008439ED" w:rsidDel="00DC12A4" w:rsidRDefault="002863E6" w:rsidP="001D59AC">
            <w:pPr>
              <w:pStyle w:val="Normal0"/>
              <w:spacing w:line="360" w:lineRule="auto"/>
              <w:jc w:val="both"/>
              <w:rPr>
                <w:del w:id="5115" w:author="LauraPGM" w:date="2025-10-01T15:48:00Z"/>
                <w:rFonts w:ascii="Calibri" w:hAnsi="Calibri" w:cs="Calibri"/>
                <w:rPrChange w:id="5116" w:author="LauraPGM" w:date="2025-11-04T16:55:00Z">
                  <w:rPr>
                    <w:del w:id="5117" w:author="LauraPGM" w:date="2025-10-01T15:48:00Z"/>
                  </w:rPr>
                </w:rPrChange>
              </w:rPr>
            </w:pPr>
            <w:del w:id="5118" w:author="LauraPGM" w:date="2025-10-01T15:48:00Z">
              <w:r w:rsidRPr="008439ED" w:rsidDel="00DC12A4">
                <w:rPr>
                  <w:rFonts w:ascii="Calibri" w:hAnsi="Calibri" w:cs="Calibri"/>
                  <w:rPrChange w:id="5119" w:author="LauraPGM" w:date="2025-11-04T16:55:00Z">
                    <w:rPr/>
                  </w:rPrChange>
                </w:rPr>
                <w:delText>$</w:delText>
              </w:r>
              <w:r w:rsidR="00B66D59" w:rsidRPr="008439ED" w:rsidDel="00DC12A4">
                <w:rPr>
                  <w:rFonts w:ascii="Calibri" w:hAnsi="Calibri" w:cs="Calibri"/>
                  <w:rPrChange w:id="5120" w:author="LauraPGM" w:date="2025-11-04T16:55:00Z">
                    <w:rPr/>
                  </w:rPrChange>
                </w:rPr>
                <w:delText>4.000.000</w:delText>
              </w:r>
            </w:del>
          </w:p>
        </w:tc>
      </w:tr>
      <w:tr w:rsidR="00B66D59" w:rsidRPr="008439ED" w:rsidDel="00DC12A4" w14:paraId="21F0BE82" w14:textId="49CB521E" w:rsidTr="00B66D59">
        <w:trPr>
          <w:del w:id="5121"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14A9E66" w14:textId="189AF0C0" w:rsidR="00B66D59" w:rsidRPr="008439ED" w:rsidDel="00DC12A4" w:rsidRDefault="00B66D59" w:rsidP="001D59AC">
            <w:pPr>
              <w:pStyle w:val="Normal0"/>
              <w:spacing w:line="360" w:lineRule="auto"/>
              <w:jc w:val="both"/>
              <w:rPr>
                <w:del w:id="5122" w:author="LauraPGM" w:date="2025-10-01T15:48:00Z"/>
                <w:rFonts w:ascii="Calibri" w:hAnsi="Calibri" w:cs="Calibri"/>
                <w:rPrChange w:id="5123" w:author="LauraPGM" w:date="2025-11-04T16:55:00Z">
                  <w:rPr>
                    <w:del w:id="5124" w:author="LauraPGM" w:date="2025-10-01T15:48:00Z"/>
                  </w:rPr>
                </w:rPrChange>
              </w:rPr>
            </w:pPr>
            <w:del w:id="5125" w:author="LauraPGM" w:date="2025-10-01T15:48:00Z">
              <w:r w:rsidRPr="008439ED" w:rsidDel="00DC12A4">
                <w:rPr>
                  <w:rFonts w:ascii="Calibri" w:hAnsi="Calibri" w:cs="Calibri"/>
                  <w:rPrChange w:id="5126" w:author="LauraPGM" w:date="2025-11-04T16:55:00Z">
                    <w:rPr/>
                  </w:rPrChange>
                </w:rPr>
                <w:delText>3</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6AB82FA" w14:textId="66C1DE6E" w:rsidR="00B66D59" w:rsidRPr="008439ED" w:rsidDel="00DC12A4" w:rsidRDefault="00544C13" w:rsidP="001D59AC">
            <w:pPr>
              <w:pStyle w:val="Normal0"/>
              <w:spacing w:line="360" w:lineRule="auto"/>
              <w:jc w:val="both"/>
              <w:rPr>
                <w:del w:id="5127" w:author="LauraPGM" w:date="2025-10-01T15:48:00Z"/>
                <w:rFonts w:ascii="Calibri" w:hAnsi="Calibri" w:cs="Calibri"/>
                <w:rPrChange w:id="5128" w:author="LauraPGM" w:date="2025-11-04T16:55:00Z">
                  <w:rPr>
                    <w:del w:id="5129" w:author="LauraPGM" w:date="2025-10-01T15:48:00Z"/>
                  </w:rPr>
                </w:rPrChange>
              </w:rPr>
            </w:pPr>
            <w:del w:id="5130" w:author="LauraPGM" w:date="2025-10-01T15:48:00Z">
              <w:r w:rsidRPr="008439ED" w:rsidDel="00DC12A4">
                <w:rPr>
                  <w:rFonts w:ascii="Calibri" w:hAnsi="Calibri" w:cs="Calibri"/>
                  <w:rPrChange w:id="5131"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CCC7514" w14:textId="42046855" w:rsidR="00B66D59" w:rsidRPr="008439ED" w:rsidDel="00DC12A4" w:rsidRDefault="002863E6" w:rsidP="001D59AC">
            <w:pPr>
              <w:pStyle w:val="Normal0"/>
              <w:spacing w:line="360" w:lineRule="auto"/>
              <w:jc w:val="both"/>
              <w:rPr>
                <w:del w:id="5132" w:author="LauraPGM" w:date="2025-10-01T15:48:00Z"/>
                <w:rFonts w:ascii="Calibri" w:hAnsi="Calibri" w:cs="Calibri"/>
                <w:rPrChange w:id="5133" w:author="LauraPGM" w:date="2025-11-04T16:55:00Z">
                  <w:rPr>
                    <w:del w:id="5134" w:author="LauraPGM" w:date="2025-10-01T15:48:00Z"/>
                  </w:rPr>
                </w:rPrChange>
              </w:rPr>
            </w:pPr>
            <w:del w:id="5135" w:author="LauraPGM" w:date="2025-10-01T15:48:00Z">
              <w:r w:rsidRPr="008439ED" w:rsidDel="00DC12A4">
                <w:rPr>
                  <w:rFonts w:ascii="Calibri" w:hAnsi="Calibri" w:cs="Calibri"/>
                  <w:rPrChange w:id="5136" w:author="LauraPGM" w:date="2025-11-04T16:55:00Z">
                    <w:rPr/>
                  </w:rPrChange>
                </w:rPr>
                <w:delText>$</w:delText>
              </w:r>
              <w:r w:rsidR="00B66D59" w:rsidRPr="008439ED" w:rsidDel="00DC12A4">
                <w:rPr>
                  <w:rFonts w:ascii="Calibri" w:hAnsi="Calibri" w:cs="Calibri"/>
                  <w:rPrChange w:id="5137"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AB46C50" w14:textId="2B1CBA08" w:rsidR="00B66D59" w:rsidRPr="008439ED" w:rsidDel="00DC12A4" w:rsidRDefault="002863E6" w:rsidP="001D59AC">
            <w:pPr>
              <w:pStyle w:val="Normal0"/>
              <w:spacing w:line="360" w:lineRule="auto"/>
              <w:jc w:val="both"/>
              <w:rPr>
                <w:del w:id="5138" w:author="LauraPGM" w:date="2025-10-01T15:48:00Z"/>
                <w:rFonts w:ascii="Calibri" w:hAnsi="Calibri" w:cs="Calibri"/>
                <w:rPrChange w:id="5139" w:author="LauraPGM" w:date="2025-11-04T16:55:00Z">
                  <w:rPr>
                    <w:del w:id="5140" w:author="LauraPGM" w:date="2025-10-01T15:48:00Z"/>
                  </w:rPr>
                </w:rPrChange>
              </w:rPr>
            </w:pPr>
            <w:del w:id="5141" w:author="LauraPGM" w:date="2025-10-01T15:48:00Z">
              <w:r w:rsidRPr="008439ED" w:rsidDel="00DC12A4">
                <w:rPr>
                  <w:rFonts w:ascii="Calibri" w:hAnsi="Calibri" w:cs="Calibri"/>
                  <w:rPrChange w:id="5142" w:author="LauraPGM" w:date="2025-11-04T16:55:00Z">
                    <w:rPr/>
                  </w:rPrChange>
                </w:rPr>
                <w:delText>$</w:delText>
              </w:r>
              <w:r w:rsidR="00B66D59" w:rsidRPr="008439ED" w:rsidDel="00DC12A4">
                <w:rPr>
                  <w:rFonts w:ascii="Calibri" w:hAnsi="Calibri" w:cs="Calibri"/>
                  <w:rPrChange w:id="5143"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6AC100E" w14:textId="58DDA337" w:rsidR="00B66D59" w:rsidRPr="008439ED" w:rsidDel="00DC12A4" w:rsidRDefault="002863E6" w:rsidP="001D59AC">
            <w:pPr>
              <w:pStyle w:val="Normal0"/>
              <w:spacing w:line="360" w:lineRule="auto"/>
              <w:jc w:val="both"/>
              <w:rPr>
                <w:del w:id="5144" w:author="LauraPGM" w:date="2025-10-01T15:48:00Z"/>
                <w:rFonts w:ascii="Calibri" w:hAnsi="Calibri" w:cs="Calibri"/>
                <w:rPrChange w:id="5145" w:author="LauraPGM" w:date="2025-11-04T16:55:00Z">
                  <w:rPr>
                    <w:del w:id="5146" w:author="LauraPGM" w:date="2025-10-01T15:48:00Z"/>
                  </w:rPr>
                </w:rPrChange>
              </w:rPr>
            </w:pPr>
            <w:del w:id="5147" w:author="LauraPGM" w:date="2025-10-01T15:48:00Z">
              <w:r w:rsidRPr="008439ED" w:rsidDel="00DC12A4">
                <w:rPr>
                  <w:rFonts w:ascii="Calibri" w:hAnsi="Calibri" w:cs="Calibri"/>
                  <w:rPrChange w:id="5148" w:author="LauraPGM" w:date="2025-11-04T16:55:00Z">
                    <w:rPr/>
                  </w:rPrChange>
                </w:rPr>
                <w:delText>$</w:delText>
              </w:r>
              <w:r w:rsidR="00B66D59" w:rsidRPr="008439ED" w:rsidDel="00DC12A4">
                <w:rPr>
                  <w:rFonts w:ascii="Calibri" w:hAnsi="Calibri" w:cs="Calibri"/>
                  <w:rPrChange w:id="5149" w:author="LauraPGM" w:date="2025-11-04T16:55:00Z">
                    <w:rPr/>
                  </w:rPrChange>
                </w:rPr>
                <w:delText>4.000.000</w:delText>
              </w:r>
            </w:del>
          </w:p>
        </w:tc>
      </w:tr>
      <w:tr w:rsidR="00B66D59" w:rsidRPr="008439ED" w:rsidDel="00DC12A4" w14:paraId="5E0F5847" w14:textId="0CC18426" w:rsidTr="00B66D59">
        <w:trPr>
          <w:del w:id="5150"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BC93767" w14:textId="181A1A46" w:rsidR="00B66D59" w:rsidRPr="008439ED" w:rsidDel="00DC12A4" w:rsidRDefault="00B66D59" w:rsidP="001D59AC">
            <w:pPr>
              <w:pStyle w:val="Normal0"/>
              <w:spacing w:line="360" w:lineRule="auto"/>
              <w:jc w:val="both"/>
              <w:rPr>
                <w:del w:id="5151" w:author="LauraPGM" w:date="2025-10-01T15:48:00Z"/>
                <w:rFonts w:ascii="Calibri" w:hAnsi="Calibri" w:cs="Calibri"/>
                <w:rPrChange w:id="5152" w:author="LauraPGM" w:date="2025-11-04T16:55:00Z">
                  <w:rPr>
                    <w:del w:id="5153" w:author="LauraPGM" w:date="2025-10-01T15:48:00Z"/>
                  </w:rPr>
                </w:rPrChange>
              </w:rPr>
            </w:pPr>
            <w:del w:id="5154" w:author="LauraPGM" w:date="2025-10-01T15:48:00Z">
              <w:r w:rsidRPr="008439ED" w:rsidDel="00DC12A4">
                <w:rPr>
                  <w:rFonts w:ascii="Calibri" w:hAnsi="Calibri" w:cs="Calibri"/>
                  <w:rPrChange w:id="5155" w:author="LauraPGM" w:date="2025-11-04T16:55:00Z">
                    <w:rPr/>
                  </w:rPrChange>
                </w:rPr>
                <w:delText>4</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15F2A68" w14:textId="7CED9E9F" w:rsidR="00B66D59" w:rsidRPr="008439ED" w:rsidDel="00DC12A4" w:rsidRDefault="00544C13" w:rsidP="001D59AC">
            <w:pPr>
              <w:pStyle w:val="Normal0"/>
              <w:spacing w:line="360" w:lineRule="auto"/>
              <w:jc w:val="both"/>
              <w:rPr>
                <w:del w:id="5156" w:author="LauraPGM" w:date="2025-10-01T15:48:00Z"/>
                <w:rFonts w:ascii="Calibri" w:hAnsi="Calibri" w:cs="Calibri"/>
                <w:rPrChange w:id="5157" w:author="LauraPGM" w:date="2025-11-04T16:55:00Z">
                  <w:rPr>
                    <w:del w:id="5158" w:author="LauraPGM" w:date="2025-10-01T15:48:00Z"/>
                  </w:rPr>
                </w:rPrChange>
              </w:rPr>
            </w:pPr>
            <w:del w:id="5159" w:author="LauraPGM" w:date="2025-10-01T15:48:00Z">
              <w:r w:rsidRPr="008439ED" w:rsidDel="00DC12A4">
                <w:rPr>
                  <w:rFonts w:ascii="Calibri" w:hAnsi="Calibri" w:cs="Calibri"/>
                  <w:rPrChange w:id="5160"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EAB645" w14:textId="52C5A560" w:rsidR="00B66D59" w:rsidRPr="008439ED" w:rsidDel="00DC12A4" w:rsidRDefault="002863E6" w:rsidP="001D59AC">
            <w:pPr>
              <w:pStyle w:val="Normal0"/>
              <w:spacing w:line="360" w:lineRule="auto"/>
              <w:jc w:val="both"/>
              <w:rPr>
                <w:del w:id="5161" w:author="LauraPGM" w:date="2025-10-01T15:48:00Z"/>
                <w:rFonts w:ascii="Calibri" w:hAnsi="Calibri" w:cs="Calibri"/>
                <w:rPrChange w:id="5162" w:author="LauraPGM" w:date="2025-11-04T16:55:00Z">
                  <w:rPr>
                    <w:del w:id="5163" w:author="LauraPGM" w:date="2025-10-01T15:48:00Z"/>
                  </w:rPr>
                </w:rPrChange>
              </w:rPr>
            </w:pPr>
            <w:del w:id="5164" w:author="LauraPGM" w:date="2025-10-01T15:48:00Z">
              <w:r w:rsidRPr="008439ED" w:rsidDel="00DC12A4">
                <w:rPr>
                  <w:rFonts w:ascii="Calibri" w:hAnsi="Calibri" w:cs="Calibri"/>
                  <w:rPrChange w:id="5165" w:author="LauraPGM" w:date="2025-11-04T16:55:00Z">
                    <w:rPr/>
                  </w:rPrChange>
                </w:rPr>
                <w:delText>$</w:delText>
              </w:r>
              <w:r w:rsidR="00B66D59" w:rsidRPr="008439ED" w:rsidDel="00DC12A4">
                <w:rPr>
                  <w:rFonts w:ascii="Calibri" w:hAnsi="Calibri" w:cs="Calibri"/>
                  <w:rPrChange w:id="5166"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95F2A6B" w14:textId="04E89525" w:rsidR="00B66D59" w:rsidRPr="008439ED" w:rsidDel="00DC12A4" w:rsidRDefault="002863E6" w:rsidP="001D59AC">
            <w:pPr>
              <w:pStyle w:val="Normal0"/>
              <w:spacing w:line="360" w:lineRule="auto"/>
              <w:jc w:val="both"/>
              <w:rPr>
                <w:del w:id="5167" w:author="LauraPGM" w:date="2025-10-01T15:48:00Z"/>
                <w:rFonts w:ascii="Calibri" w:hAnsi="Calibri" w:cs="Calibri"/>
                <w:rPrChange w:id="5168" w:author="LauraPGM" w:date="2025-11-04T16:55:00Z">
                  <w:rPr>
                    <w:del w:id="5169" w:author="LauraPGM" w:date="2025-10-01T15:48:00Z"/>
                  </w:rPr>
                </w:rPrChange>
              </w:rPr>
            </w:pPr>
            <w:del w:id="5170" w:author="LauraPGM" w:date="2025-10-01T15:48:00Z">
              <w:r w:rsidRPr="008439ED" w:rsidDel="00DC12A4">
                <w:rPr>
                  <w:rFonts w:ascii="Calibri" w:hAnsi="Calibri" w:cs="Calibri"/>
                  <w:rPrChange w:id="5171" w:author="LauraPGM" w:date="2025-11-04T16:55:00Z">
                    <w:rPr/>
                  </w:rPrChange>
                </w:rPr>
                <w:delText>$</w:delText>
              </w:r>
              <w:r w:rsidR="00B66D59" w:rsidRPr="008439ED" w:rsidDel="00DC12A4">
                <w:rPr>
                  <w:rFonts w:ascii="Calibri" w:hAnsi="Calibri" w:cs="Calibri"/>
                  <w:rPrChange w:id="5172"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2EB0AF0" w14:textId="601E7D80" w:rsidR="00B66D59" w:rsidRPr="008439ED" w:rsidDel="00DC12A4" w:rsidRDefault="002863E6" w:rsidP="001D59AC">
            <w:pPr>
              <w:pStyle w:val="Normal0"/>
              <w:spacing w:line="360" w:lineRule="auto"/>
              <w:jc w:val="both"/>
              <w:rPr>
                <w:del w:id="5173" w:author="LauraPGM" w:date="2025-10-01T15:48:00Z"/>
                <w:rFonts w:ascii="Calibri" w:hAnsi="Calibri" w:cs="Calibri"/>
                <w:rPrChange w:id="5174" w:author="LauraPGM" w:date="2025-11-04T16:55:00Z">
                  <w:rPr>
                    <w:del w:id="5175" w:author="LauraPGM" w:date="2025-10-01T15:48:00Z"/>
                  </w:rPr>
                </w:rPrChange>
              </w:rPr>
            </w:pPr>
            <w:del w:id="5176" w:author="LauraPGM" w:date="2025-10-01T15:48:00Z">
              <w:r w:rsidRPr="008439ED" w:rsidDel="00DC12A4">
                <w:rPr>
                  <w:rFonts w:ascii="Calibri" w:hAnsi="Calibri" w:cs="Calibri"/>
                  <w:rPrChange w:id="5177" w:author="LauraPGM" w:date="2025-11-04T16:55:00Z">
                    <w:rPr/>
                  </w:rPrChange>
                </w:rPr>
                <w:delText>$</w:delText>
              </w:r>
              <w:r w:rsidR="00B66D59" w:rsidRPr="008439ED" w:rsidDel="00DC12A4">
                <w:rPr>
                  <w:rFonts w:ascii="Calibri" w:hAnsi="Calibri" w:cs="Calibri"/>
                  <w:rPrChange w:id="5178" w:author="LauraPGM" w:date="2025-11-04T16:55:00Z">
                    <w:rPr/>
                  </w:rPrChange>
                </w:rPr>
                <w:delText>4.000.000</w:delText>
              </w:r>
            </w:del>
          </w:p>
        </w:tc>
      </w:tr>
      <w:tr w:rsidR="00B66D59" w:rsidRPr="008439ED" w:rsidDel="00DC12A4" w14:paraId="1B7DFCDE" w14:textId="21A390C4" w:rsidTr="00B66D59">
        <w:trPr>
          <w:del w:id="5179"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DBA7363" w14:textId="76F767D0" w:rsidR="00B66D59" w:rsidRPr="008439ED" w:rsidDel="00DC12A4" w:rsidRDefault="00B66D59" w:rsidP="001D59AC">
            <w:pPr>
              <w:pStyle w:val="Normal0"/>
              <w:spacing w:line="360" w:lineRule="auto"/>
              <w:jc w:val="both"/>
              <w:rPr>
                <w:del w:id="5180" w:author="LauraPGM" w:date="2025-10-01T15:48:00Z"/>
                <w:rFonts w:ascii="Calibri" w:hAnsi="Calibri" w:cs="Calibri"/>
                <w:rPrChange w:id="5181" w:author="LauraPGM" w:date="2025-11-04T16:55:00Z">
                  <w:rPr>
                    <w:del w:id="5182" w:author="LauraPGM" w:date="2025-10-01T15:48:00Z"/>
                  </w:rPr>
                </w:rPrChange>
              </w:rPr>
            </w:pPr>
            <w:del w:id="5183" w:author="LauraPGM" w:date="2025-10-01T15:48:00Z">
              <w:r w:rsidRPr="008439ED" w:rsidDel="00DC12A4">
                <w:rPr>
                  <w:rFonts w:ascii="Calibri" w:hAnsi="Calibri" w:cs="Calibri"/>
                  <w:rPrChange w:id="5184" w:author="LauraPGM" w:date="2025-11-04T16:55:00Z">
                    <w:rPr/>
                  </w:rPrChange>
                </w:rPr>
                <w:delText>5</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4E95D67" w14:textId="71080D31" w:rsidR="00B66D59" w:rsidRPr="008439ED" w:rsidDel="00DC12A4" w:rsidRDefault="00544C13" w:rsidP="001D59AC">
            <w:pPr>
              <w:pStyle w:val="Normal0"/>
              <w:spacing w:line="360" w:lineRule="auto"/>
              <w:jc w:val="both"/>
              <w:rPr>
                <w:del w:id="5185" w:author="LauraPGM" w:date="2025-10-01T15:48:00Z"/>
                <w:rFonts w:ascii="Calibri" w:hAnsi="Calibri" w:cs="Calibri"/>
                <w:rPrChange w:id="5186" w:author="LauraPGM" w:date="2025-11-04T16:55:00Z">
                  <w:rPr>
                    <w:del w:id="5187" w:author="LauraPGM" w:date="2025-10-01T15:48:00Z"/>
                  </w:rPr>
                </w:rPrChange>
              </w:rPr>
            </w:pPr>
            <w:del w:id="5188" w:author="LauraPGM" w:date="2025-10-01T15:48:00Z">
              <w:r w:rsidRPr="008439ED" w:rsidDel="00DC12A4">
                <w:rPr>
                  <w:rFonts w:ascii="Calibri" w:hAnsi="Calibri" w:cs="Calibri"/>
                  <w:rPrChange w:id="5189"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7B11A59" w14:textId="58136037" w:rsidR="00B66D59" w:rsidRPr="008439ED" w:rsidDel="00DC12A4" w:rsidRDefault="002863E6" w:rsidP="001D59AC">
            <w:pPr>
              <w:pStyle w:val="Normal0"/>
              <w:spacing w:line="360" w:lineRule="auto"/>
              <w:jc w:val="both"/>
              <w:rPr>
                <w:del w:id="5190" w:author="LauraPGM" w:date="2025-10-01T15:48:00Z"/>
                <w:rFonts w:ascii="Calibri" w:hAnsi="Calibri" w:cs="Calibri"/>
                <w:rPrChange w:id="5191" w:author="LauraPGM" w:date="2025-11-04T16:55:00Z">
                  <w:rPr>
                    <w:del w:id="5192" w:author="LauraPGM" w:date="2025-10-01T15:48:00Z"/>
                  </w:rPr>
                </w:rPrChange>
              </w:rPr>
            </w:pPr>
            <w:del w:id="5193" w:author="LauraPGM" w:date="2025-10-01T15:48:00Z">
              <w:r w:rsidRPr="008439ED" w:rsidDel="00DC12A4">
                <w:rPr>
                  <w:rFonts w:ascii="Calibri" w:hAnsi="Calibri" w:cs="Calibri"/>
                  <w:rPrChange w:id="5194" w:author="LauraPGM" w:date="2025-11-04T16:55:00Z">
                    <w:rPr/>
                  </w:rPrChange>
                </w:rPr>
                <w:delText>$</w:delText>
              </w:r>
              <w:r w:rsidR="00B66D59" w:rsidRPr="008439ED" w:rsidDel="00DC12A4">
                <w:rPr>
                  <w:rFonts w:ascii="Calibri" w:hAnsi="Calibri" w:cs="Calibri"/>
                  <w:rPrChange w:id="5195"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04CB1AE" w14:textId="2733B206" w:rsidR="00B66D59" w:rsidRPr="008439ED" w:rsidDel="00DC12A4" w:rsidRDefault="002863E6" w:rsidP="001D59AC">
            <w:pPr>
              <w:pStyle w:val="Normal0"/>
              <w:spacing w:line="360" w:lineRule="auto"/>
              <w:jc w:val="both"/>
              <w:rPr>
                <w:del w:id="5196" w:author="LauraPGM" w:date="2025-10-01T15:48:00Z"/>
                <w:rFonts w:ascii="Calibri" w:hAnsi="Calibri" w:cs="Calibri"/>
                <w:rPrChange w:id="5197" w:author="LauraPGM" w:date="2025-11-04T16:55:00Z">
                  <w:rPr>
                    <w:del w:id="5198" w:author="LauraPGM" w:date="2025-10-01T15:48:00Z"/>
                  </w:rPr>
                </w:rPrChange>
              </w:rPr>
            </w:pPr>
            <w:del w:id="5199" w:author="LauraPGM" w:date="2025-10-01T15:48:00Z">
              <w:r w:rsidRPr="008439ED" w:rsidDel="00DC12A4">
                <w:rPr>
                  <w:rFonts w:ascii="Calibri" w:hAnsi="Calibri" w:cs="Calibri"/>
                  <w:rPrChange w:id="5200" w:author="LauraPGM" w:date="2025-11-04T16:55:00Z">
                    <w:rPr/>
                  </w:rPrChange>
                </w:rPr>
                <w:delText>$</w:delText>
              </w:r>
              <w:r w:rsidR="00B66D59" w:rsidRPr="008439ED" w:rsidDel="00DC12A4">
                <w:rPr>
                  <w:rFonts w:ascii="Calibri" w:hAnsi="Calibri" w:cs="Calibri"/>
                  <w:rPrChange w:id="5201"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94948E3" w14:textId="38A15E18" w:rsidR="00B66D59" w:rsidRPr="008439ED" w:rsidDel="00DC12A4" w:rsidRDefault="002863E6" w:rsidP="001D59AC">
            <w:pPr>
              <w:pStyle w:val="Normal0"/>
              <w:spacing w:line="360" w:lineRule="auto"/>
              <w:jc w:val="both"/>
              <w:rPr>
                <w:del w:id="5202" w:author="LauraPGM" w:date="2025-10-01T15:48:00Z"/>
                <w:rFonts w:ascii="Calibri" w:hAnsi="Calibri" w:cs="Calibri"/>
                <w:rPrChange w:id="5203" w:author="LauraPGM" w:date="2025-11-04T16:55:00Z">
                  <w:rPr>
                    <w:del w:id="5204" w:author="LauraPGM" w:date="2025-10-01T15:48:00Z"/>
                  </w:rPr>
                </w:rPrChange>
              </w:rPr>
            </w:pPr>
            <w:del w:id="5205" w:author="LauraPGM" w:date="2025-10-01T15:48:00Z">
              <w:r w:rsidRPr="008439ED" w:rsidDel="00DC12A4">
                <w:rPr>
                  <w:rFonts w:ascii="Calibri" w:hAnsi="Calibri" w:cs="Calibri"/>
                  <w:rPrChange w:id="5206" w:author="LauraPGM" w:date="2025-11-04T16:55:00Z">
                    <w:rPr/>
                  </w:rPrChange>
                </w:rPr>
                <w:delText>$</w:delText>
              </w:r>
              <w:r w:rsidR="00B66D59" w:rsidRPr="008439ED" w:rsidDel="00DC12A4">
                <w:rPr>
                  <w:rFonts w:ascii="Calibri" w:hAnsi="Calibri" w:cs="Calibri"/>
                  <w:rPrChange w:id="5207" w:author="LauraPGM" w:date="2025-11-04T16:55:00Z">
                    <w:rPr/>
                  </w:rPrChange>
                </w:rPr>
                <w:delText>4.000.000</w:delText>
              </w:r>
            </w:del>
          </w:p>
        </w:tc>
      </w:tr>
      <w:tr w:rsidR="00B66D59" w:rsidRPr="008439ED" w:rsidDel="00DC12A4" w14:paraId="1A907267" w14:textId="60DA2096" w:rsidTr="00B66D59">
        <w:trPr>
          <w:del w:id="5208"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B5A804D" w14:textId="1AF58513" w:rsidR="00B66D59" w:rsidRPr="008439ED" w:rsidDel="00DC12A4" w:rsidRDefault="00B66D59" w:rsidP="001D59AC">
            <w:pPr>
              <w:pStyle w:val="Normal0"/>
              <w:spacing w:line="360" w:lineRule="auto"/>
              <w:jc w:val="both"/>
              <w:rPr>
                <w:del w:id="5209" w:author="LauraPGM" w:date="2025-10-01T15:48:00Z"/>
                <w:rFonts w:ascii="Calibri" w:hAnsi="Calibri" w:cs="Calibri"/>
                <w:rPrChange w:id="5210" w:author="LauraPGM" w:date="2025-11-04T16:55:00Z">
                  <w:rPr>
                    <w:del w:id="5211" w:author="LauraPGM" w:date="2025-10-01T15:48:00Z"/>
                  </w:rPr>
                </w:rPrChange>
              </w:rPr>
            </w:pPr>
            <w:del w:id="5212" w:author="LauraPGM" w:date="2025-10-01T15:48:00Z">
              <w:r w:rsidRPr="008439ED" w:rsidDel="00DC12A4">
                <w:rPr>
                  <w:rFonts w:ascii="Calibri" w:hAnsi="Calibri" w:cs="Calibri"/>
                  <w:rPrChange w:id="5213" w:author="LauraPGM" w:date="2025-11-04T16:55:00Z">
                    <w:rPr/>
                  </w:rPrChange>
                </w:rPr>
                <w:delText>6</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9F8F7E4" w14:textId="686B594E" w:rsidR="00B66D59" w:rsidRPr="008439ED" w:rsidDel="00DC12A4" w:rsidRDefault="00544C13" w:rsidP="001D59AC">
            <w:pPr>
              <w:pStyle w:val="Normal0"/>
              <w:spacing w:line="360" w:lineRule="auto"/>
              <w:jc w:val="both"/>
              <w:rPr>
                <w:del w:id="5214" w:author="LauraPGM" w:date="2025-10-01T15:48:00Z"/>
                <w:rFonts w:ascii="Calibri" w:hAnsi="Calibri" w:cs="Calibri"/>
                <w:rPrChange w:id="5215" w:author="LauraPGM" w:date="2025-11-04T16:55:00Z">
                  <w:rPr>
                    <w:del w:id="5216" w:author="LauraPGM" w:date="2025-10-01T15:48:00Z"/>
                  </w:rPr>
                </w:rPrChange>
              </w:rPr>
            </w:pPr>
            <w:del w:id="5217" w:author="LauraPGM" w:date="2025-10-01T15:48:00Z">
              <w:r w:rsidRPr="008439ED" w:rsidDel="00DC12A4">
                <w:rPr>
                  <w:rFonts w:ascii="Calibri" w:hAnsi="Calibri" w:cs="Calibri"/>
                  <w:rPrChange w:id="5218"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F4AD194" w14:textId="3C80071F" w:rsidR="00B66D59" w:rsidRPr="008439ED" w:rsidDel="00DC12A4" w:rsidRDefault="002863E6" w:rsidP="001D59AC">
            <w:pPr>
              <w:pStyle w:val="Normal0"/>
              <w:spacing w:line="360" w:lineRule="auto"/>
              <w:jc w:val="both"/>
              <w:rPr>
                <w:del w:id="5219" w:author="LauraPGM" w:date="2025-10-01T15:48:00Z"/>
                <w:rFonts w:ascii="Calibri" w:hAnsi="Calibri" w:cs="Calibri"/>
                <w:rPrChange w:id="5220" w:author="LauraPGM" w:date="2025-11-04T16:55:00Z">
                  <w:rPr>
                    <w:del w:id="5221" w:author="LauraPGM" w:date="2025-10-01T15:48:00Z"/>
                  </w:rPr>
                </w:rPrChange>
              </w:rPr>
            </w:pPr>
            <w:del w:id="5222" w:author="LauraPGM" w:date="2025-10-01T15:48:00Z">
              <w:r w:rsidRPr="008439ED" w:rsidDel="00DC12A4">
                <w:rPr>
                  <w:rFonts w:ascii="Calibri" w:hAnsi="Calibri" w:cs="Calibri"/>
                  <w:rPrChange w:id="5223" w:author="LauraPGM" w:date="2025-11-04T16:55:00Z">
                    <w:rPr/>
                  </w:rPrChange>
                </w:rPr>
                <w:delText>$</w:delText>
              </w:r>
              <w:r w:rsidR="00B66D59" w:rsidRPr="008439ED" w:rsidDel="00DC12A4">
                <w:rPr>
                  <w:rFonts w:ascii="Calibri" w:hAnsi="Calibri" w:cs="Calibri"/>
                  <w:rPrChange w:id="5224"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456D5E2" w14:textId="489751E0" w:rsidR="00B66D59" w:rsidRPr="008439ED" w:rsidDel="00DC12A4" w:rsidRDefault="002863E6" w:rsidP="001D59AC">
            <w:pPr>
              <w:pStyle w:val="Normal0"/>
              <w:spacing w:line="360" w:lineRule="auto"/>
              <w:jc w:val="both"/>
              <w:rPr>
                <w:del w:id="5225" w:author="LauraPGM" w:date="2025-10-01T15:48:00Z"/>
                <w:rFonts w:ascii="Calibri" w:hAnsi="Calibri" w:cs="Calibri"/>
                <w:rPrChange w:id="5226" w:author="LauraPGM" w:date="2025-11-04T16:55:00Z">
                  <w:rPr>
                    <w:del w:id="5227" w:author="LauraPGM" w:date="2025-10-01T15:48:00Z"/>
                  </w:rPr>
                </w:rPrChange>
              </w:rPr>
            </w:pPr>
            <w:del w:id="5228" w:author="LauraPGM" w:date="2025-10-01T15:48:00Z">
              <w:r w:rsidRPr="008439ED" w:rsidDel="00DC12A4">
                <w:rPr>
                  <w:rFonts w:ascii="Calibri" w:hAnsi="Calibri" w:cs="Calibri"/>
                  <w:rPrChange w:id="5229" w:author="LauraPGM" w:date="2025-11-04T16:55:00Z">
                    <w:rPr/>
                  </w:rPrChange>
                </w:rPr>
                <w:delText>$</w:delText>
              </w:r>
              <w:r w:rsidR="00B66D59" w:rsidRPr="008439ED" w:rsidDel="00DC12A4">
                <w:rPr>
                  <w:rFonts w:ascii="Calibri" w:hAnsi="Calibri" w:cs="Calibri"/>
                  <w:rPrChange w:id="5230"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2582501" w14:textId="03474978" w:rsidR="00B66D59" w:rsidRPr="008439ED" w:rsidDel="00DC12A4" w:rsidRDefault="002863E6" w:rsidP="001D59AC">
            <w:pPr>
              <w:pStyle w:val="Normal0"/>
              <w:spacing w:line="360" w:lineRule="auto"/>
              <w:jc w:val="both"/>
              <w:rPr>
                <w:del w:id="5231" w:author="LauraPGM" w:date="2025-10-01T15:48:00Z"/>
                <w:rFonts w:ascii="Calibri" w:hAnsi="Calibri" w:cs="Calibri"/>
                <w:rPrChange w:id="5232" w:author="LauraPGM" w:date="2025-11-04T16:55:00Z">
                  <w:rPr>
                    <w:del w:id="5233" w:author="LauraPGM" w:date="2025-10-01T15:48:00Z"/>
                  </w:rPr>
                </w:rPrChange>
              </w:rPr>
            </w:pPr>
            <w:del w:id="5234" w:author="LauraPGM" w:date="2025-10-01T15:48:00Z">
              <w:r w:rsidRPr="008439ED" w:rsidDel="00DC12A4">
                <w:rPr>
                  <w:rFonts w:ascii="Calibri" w:hAnsi="Calibri" w:cs="Calibri"/>
                  <w:rPrChange w:id="5235" w:author="LauraPGM" w:date="2025-11-04T16:55:00Z">
                    <w:rPr/>
                  </w:rPrChange>
                </w:rPr>
                <w:delText>$</w:delText>
              </w:r>
              <w:r w:rsidR="00B66D59" w:rsidRPr="008439ED" w:rsidDel="00DC12A4">
                <w:rPr>
                  <w:rFonts w:ascii="Calibri" w:hAnsi="Calibri" w:cs="Calibri"/>
                  <w:rPrChange w:id="5236" w:author="LauraPGM" w:date="2025-11-04T16:55:00Z">
                    <w:rPr/>
                  </w:rPrChange>
                </w:rPr>
                <w:delText>4.000.000</w:delText>
              </w:r>
            </w:del>
          </w:p>
        </w:tc>
      </w:tr>
      <w:tr w:rsidR="00B66D59" w:rsidRPr="008439ED" w:rsidDel="00DC12A4" w14:paraId="113858F3" w14:textId="6580EA8E" w:rsidTr="00B66D59">
        <w:trPr>
          <w:del w:id="5237"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281A77F" w14:textId="2B2109D7" w:rsidR="00B66D59" w:rsidRPr="008439ED" w:rsidDel="00DC12A4" w:rsidRDefault="00B66D59" w:rsidP="001D59AC">
            <w:pPr>
              <w:pStyle w:val="Normal0"/>
              <w:spacing w:line="360" w:lineRule="auto"/>
              <w:jc w:val="both"/>
              <w:rPr>
                <w:del w:id="5238" w:author="LauraPGM" w:date="2025-10-01T15:48:00Z"/>
                <w:rFonts w:ascii="Calibri" w:hAnsi="Calibri" w:cs="Calibri"/>
                <w:rPrChange w:id="5239" w:author="LauraPGM" w:date="2025-11-04T16:55:00Z">
                  <w:rPr>
                    <w:del w:id="5240" w:author="LauraPGM" w:date="2025-10-01T15:48:00Z"/>
                  </w:rPr>
                </w:rPrChange>
              </w:rPr>
            </w:pPr>
            <w:del w:id="5241" w:author="LauraPGM" w:date="2025-10-01T15:48:00Z">
              <w:r w:rsidRPr="008439ED" w:rsidDel="00DC12A4">
                <w:rPr>
                  <w:rFonts w:ascii="Calibri" w:hAnsi="Calibri" w:cs="Calibri"/>
                  <w:rPrChange w:id="5242" w:author="LauraPGM" w:date="2025-11-04T16:55:00Z">
                    <w:rPr/>
                  </w:rPrChange>
                </w:rPr>
                <w:delText>7</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30370F4" w14:textId="1FE55388" w:rsidR="00B66D59" w:rsidRPr="008439ED" w:rsidDel="00DC12A4" w:rsidRDefault="00544C13" w:rsidP="001D59AC">
            <w:pPr>
              <w:pStyle w:val="Normal0"/>
              <w:spacing w:line="360" w:lineRule="auto"/>
              <w:jc w:val="both"/>
              <w:rPr>
                <w:del w:id="5243" w:author="LauraPGM" w:date="2025-10-01T15:48:00Z"/>
                <w:rFonts w:ascii="Calibri" w:hAnsi="Calibri" w:cs="Calibri"/>
                <w:rPrChange w:id="5244" w:author="LauraPGM" w:date="2025-11-04T16:55:00Z">
                  <w:rPr>
                    <w:del w:id="5245" w:author="LauraPGM" w:date="2025-10-01T15:48:00Z"/>
                  </w:rPr>
                </w:rPrChange>
              </w:rPr>
            </w:pPr>
            <w:del w:id="5246" w:author="LauraPGM" w:date="2025-10-01T15:48:00Z">
              <w:r w:rsidRPr="008439ED" w:rsidDel="00DC12A4">
                <w:rPr>
                  <w:rFonts w:ascii="Calibri" w:hAnsi="Calibri" w:cs="Calibri"/>
                  <w:rPrChange w:id="5247"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61114DD" w14:textId="287F9C3F" w:rsidR="00B66D59" w:rsidRPr="008439ED" w:rsidDel="00DC12A4" w:rsidRDefault="002863E6" w:rsidP="001D59AC">
            <w:pPr>
              <w:pStyle w:val="Normal0"/>
              <w:spacing w:line="360" w:lineRule="auto"/>
              <w:jc w:val="both"/>
              <w:rPr>
                <w:del w:id="5248" w:author="LauraPGM" w:date="2025-10-01T15:48:00Z"/>
                <w:rFonts w:ascii="Calibri" w:hAnsi="Calibri" w:cs="Calibri"/>
                <w:rPrChange w:id="5249" w:author="LauraPGM" w:date="2025-11-04T16:55:00Z">
                  <w:rPr>
                    <w:del w:id="5250" w:author="LauraPGM" w:date="2025-10-01T15:48:00Z"/>
                  </w:rPr>
                </w:rPrChange>
              </w:rPr>
            </w:pPr>
            <w:del w:id="5251" w:author="LauraPGM" w:date="2025-10-01T15:48:00Z">
              <w:r w:rsidRPr="008439ED" w:rsidDel="00DC12A4">
                <w:rPr>
                  <w:rFonts w:ascii="Calibri" w:hAnsi="Calibri" w:cs="Calibri"/>
                  <w:rPrChange w:id="5252" w:author="LauraPGM" w:date="2025-11-04T16:55:00Z">
                    <w:rPr/>
                  </w:rPrChange>
                </w:rPr>
                <w:delText>$</w:delText>
              </w:r>
              <w:r w:rsidR="00B66D59" w:rsidRPr="008439ED" w:rsidDel="00DC12A4">
                <w:rPr>
                  <w:rFonts w:ascii="Calibri" w:hAnsi="Calibri" w:cs="Calibri"/>
                  <w:rPrChange w:id="5253"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85A1C0D" w14:textId="239E9D28" w:rsidR="00B66D59" w:rsidRPr="008439ED" w:rsidDel="00DC12A4" w:rsidRDefault="002863E6" w:rsidP="001D59AC">
            <w:pPr>
              <w:pStyle w:val="Normal0"/>
              <w:spacing w:line="360" w:lineRule="auto"/>
              <w:jc w:val="both"/>
              <w:rPr>
                <w:del w:id="5254" w:author="LauraPGM" w:date="2025-10-01T15:48:00Z"/>
                <w:rFonts w:ascii="Calibri" w:hAnsi="Calibri" w:cs="Calibri"/>
                <w:rPrChange w:id="5255" w:author="LauraPGM" w:date="2025-11-04T16:55:00Z">
                  <w:rPr>
                    <w:del w:id="5256" w:author="LauraPGM" w:date="2025-10-01T15:48:00Z"/>
                  </w:rPr>
                </w:rPrChange>
              </w:rPr>
            </w:pPr>
            <w:del w:id="5257" w:author="LauraPGM" w:date="2025-10-01T15:48:00Z">
              <w:r w:rsidRPr="008439ED" w:rsidDel="00DC12A4">
                <w:rPr>
                  <w:rFonts w:ascii="Calibri" w:hAnsi="Calibri" w:cs="Calibri"/>
                  <w:rPrChange w:id="5258" w:author="LauraPGM" w:date="2025-11-04T16:55:00Z">
                    <w:rPr/>
                  </w:rPrChange>
                </w:rPr>
                <w:delText>$</w:delText>
              </w:r>
              <w:r w:rsidR="00B66D59" w:rsidRPr="008439ED" w:rsidDel="00DC12A4">
                <w:rPr>
                  <w:rFonts w:ascii="Calibri" w:hAnsi="Calibri" w:cs="Calibri"/>
                  <w:rPrChange w:id="5259"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3F320A6" w14:textId="6C6B2540" w:rsidR="00B66D59" w:rsidRPr="008439ED" w:rsidDel="00DC12A4" w:rsidRDefault="002863E6" w:rsidP="001D59AC">
            <w:pPr>
              <w:pStyle w:val="Normal0"/>
              <w:spacing w:line="360" w:lineRule="auto"/>
              <w:jc w:val="both"/>
              <w:rPr>
                <w:del w:id="5260" w:author="LauraPGM" w:date="2025-10-01T15:48:00Z"/>
                <w:rFonts w:ascii="Calibri" w:hAnsi="Calibri" w:cs="Calibri"/>
                <w:rPrChange w:id="5261" w:author="LauraPGM" w:date="2025-11-04T16:55:00Z">
                  <w:rPr>
                    <w:del w:id="5262" w:author="LauraPGM" w:date="2025-10-01T15:48:00Z"/>
                  </w:rPr>
                </w:rPrChange>
              </w:rPr>
            </w:pPr>
            <w:del w:id="5263" w:author="LauraPGM" w:date="2025-10-01T15:48:00Z">
              <w:r w:rsidRPr="008439ED" w:rsidDel="00DC12A4">
                <w:rPr>
                  <w:rFonts w:ascii="Calibri" w:hAnsi="Calibri" w:cs="Calibri"/>
                  <w:rPrChange w:id="5264" w:author="LauraPGM" w:date="2025-11-04T16:55:00Z">
                    <w:rPr/>
                  </w:rPrChange>
                </w:rPr>
                <w:delText>$</w:delText>
              </w:r>
              <w:r w:rsidR="00B66D59" w:rsidRPr="008439ED" w:rsidDel="00DC12A4">
                <w:rPr>
                  <w:rFonts w:ascii="Calibri" w:hAnsi="Calibri" w:cs="Calibri"/>
                  <w:rPrChange w:id="5265" w:author="LauraPGM" w:date="2025-11-04T16:55:00Z">
                    <w:rPr/>
                  </w:rPrChange>
                </w:rPr>
                <w:delText>4.000.000</w:delText>
              </w:r>
            </w:del>
          </w:p>
        </w:tc>
      </w:tr>
      <w:tr w:rsidR="00B66D59" w:rsidRPr="008439ED" w:rsidDel="00DC12A4" w14:paraId="437EE363" w14:textId="4FCF3552" w:rsidTr="00B66D59">
        <w:trPr>
          <w:del w:id="5266"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9B9112F" w14:textId="1DB32F6A" w:rsidR="00B66D59" w:rsidRPr="008439ED" w:rsidDel="00DC12A4" w:rsidRDefault="00B66D59" w:rsidP="001D59AC">
            <w:pPr>
              <w:pStyle w:val="Normal0"/>
              <w:spacing w:line="360" w:lineRule="auto"/>
              <w:jc w:val="both"/>
              <w:rPr>
                <w:del w:id="5267" w:author="LauraPGM" w:date="2025-10-01T15:48:00Z"/>
                <w:rFonts w:ascii="Calibri" w:hAnsi="Calibri" w:cs="Calibri"/>
                <w:rPrChange w:id="5268" w:author="LauraPGM" w:date="2025-11-04T16:55:00Z">
                  <w:rPr>
                    <w:del w:id="5269" w:author="LauraPGM" w:date="2025-10-01T15:48:00Z"/>
                  </w:rPr>
                </w:rPrChange>
              </w:rPr>
            </w:pPr>
            <w:del w:id="5270" w:author="LauraPGM" w:date="2025-10-01T15:48:00Z">
              <w:r w:rsidRPr="008439ED" w:rsidDel="00DC12A4">
                <w:rPr>
                  <w:rFonts w:ascii="Calibri" w:hAnsi="Calibri" w:cs="Calibri"/>
                  <w:rPrChange w:id="5271" w:author="LauraPGM" w:date="2025-11-04T16:55:00Z">
                    <w:rPr/>
                  </w:rPrChange>
                </w:rPr>
                <w:delText>8</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BD506AD" w14:textId="63F804F6" w:rsidR="00B66D59" w:rsidRPr="008439ED" w:rsidDel="00DC12A4" w:rsidRDefault="00544C13" w:rsidP="001D59AC">
            <w:pPr>
              <w:pStyle w:val="Normal0"/>
              <w:spacing w:line="360" w:lineRule="auto"/>
              <w:jc w:val="both"/>
              <w:rPr>
                <w:del w:id="5272" w:author="LauraPGM" w:date="2025-10-01T15:48:00Z"/>
                <w:rFonts w:ascii="Calibri" w:hAnsi="Calibri" w:cs="Calibri"/>
                <w:rPrChange w:id="5273" w:author="LauraPGM" w:date="2025-11-04T16:55:00Z">
                  <w:rPr>
                    <w:del w:id="5274" w:author="LauraPGM" w:date="2025-10-01T15:48:00Z"/>
                  </w:rPr>
                </w:rPrChange>
              </w:rPr>
            </w:pPr>
            <w:del w:id="5275" w:author="LauraPGM" w:date="2025-10-01T15:48:00Z">
              <w:r w:rsidRPr="008439ED" w:rsidDel="00DC12A4">
                <w:rPr>
                  <w:rFonts w:ascii="Calibri" w:hAnsi="Calibri" w:cs="Calibri"/>
                  <w:rPrChange w:id="5276"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66DE315" w14:textId="737E9098" w:rsidR="00B66D59" w:rsidRPr="008439ED" w:rsidDel="00DC12A4" w:rsidRDefault="002863E6" w:rsidP="001D59AC">
            <w:pPr>
              <w:pStyle w:val="Normal0"/>
              <w:spacing w:line="360" w:lineRule="auto"/>
              <w:jc w:val="both"/>
              <w:rPr>
                <w:del w:id="5277" w:author="LauraPGM" w:date="2025-10-01T15:48:00Z"/>
                <w:rFonts w:ascii="Calibri" w:hAnsi="Calibri" w:cs="Calibri"/>
                <w:rPrChange w:id="5278" w:author="LauraPGM" w:date="2025-11-04T16:55:00Z">
                  <w:rPr>
                    <w:del w:id="5279" w:author="LauraPGM" w:date="2025-10-01T15:48:00Z"/>
                  </w:rPr>
                </w:rPrChange>
              </w:rPr>
            </w:pPr>
            <w:del w:id="5280" w:author="LauraPGM" w:date="2025-10-01T15:48:00Z">
              <w:r w:rsidRPr="008439ED" w:rsidDel="00DC12A4">
                <w:rPr>
                  <w:rFonts w:ascii="Calibri" w:hAnsi="Calibri" w:cs="Calibri"/>
                  <w:rPrChange w:id="5281" w:author="LauraPGM" w:date="2025-11-04T16:55:00Z">
                    <w:rPr/>
                  </w:rPrChange>
                </w:rPr>
                <w:delText>$</w:delText>
              </w:r>
              <w:r w:rsidR="00B66D59" w:rsidRPr="008439ED" w:rsidDel="00DC12A4">
                <w:rPr>
                  <w:rFonts w:ascii="Calibri" w:hAnsi="Calibri" w:cs="Calibri"/>
                  <w:rPrChange w:id="5282"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0AD5400" w14:textId="52FF76E1" w:rsidR="00B66D59" w:rsidRPr="008439ED" w:rsidDel="00DC12A4" w:rsidRDefault="002863E6" w:rsidP="001D59AC">
            <w:pPr>
              <w:pStyle w:val="Normal0"/>
              <w:spacing w:line="360" w:lineRule="auto"/>
              <w:jc w:val="both"/>
              <w:rPr>
                <w:del w:id="5283" w:author="LauraPGM" w:date="2025-10-01T15:48:00Z"/>
                <w:rFonts w:ascii="Calibri" w:hAnsi="Calibri" w:cs="Calibri"/>
                <w:rPrChange w:id="5284" w:author="LauraPGM" w:date="2025-11-04T16:55:00Z">
                  <w:rPr>
                    <w:del w:id="5285" w:author="LauraPGM" w:date="2025-10-01T15:48:00Z"/>
                  </w:rPr>
                </w:rPrChange>
              </w:rPr>
            </w:pPr>
            <w:del w:id="5286" w:author="LauraPGM" w:date="2025-10-01T15:48:00Z">
              <w:r w:rsidRPr="008439ED" w:rsidDel="00DC12A4">
                <w:rPr>
                  <w:rFonts w:ascii="Calibri" w:hAnsi="Calibri" w:cs="Calibri"/>
                  <w:rPrChange w:id="5287" w:author="LauraPGM" w:date="2025-11-04T16:55:00Z">
                    <w:rPr/>
                  </w:rPrChange>
                </w:rPr>
                <w:delText>$</w:delText>
              </w:r>
              <w:r w:rsidR="00B66D59" w:rsidRPr="008439ED" w:rsidDel="00DC12A4">
                <w:rPr>
                  <w:rFonts w:ascii="Calibri" w:hAnsi="Calibri" w:cs="Calibri"/>
                  <w:rPrChange w:id="5288"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47C66C1" w14:textId="3639506D" w:rsidR="00B66D59" w:rsidRPr="008439ED" w:rsidDel="00DC12A4" w:rsidRDefault="002863E6" w:rsidP="001D59AC">
            <w:pPr>
              <w:pStyle w:val="Normal0"/>
              <w:spacing w:line="360" w:lineRule="auto"/>
              <w:jc w:val="both"/>
              <w:rPr>
                <w:del w:id="5289" w:author="LauraPGM" w:date="2025-10-01T15:48:00Z"/>
                <w:rFonts w:ascii="Calibri" w:hAnsi="Calibri" w:cs="Calibri"/>
                <w:rPrChange w:id="5290" w:author="LauraPGM" w:date="2025-11-04T16:55:00Z">
                  <w:rPr>
                    <w:del w:id="5291" w:author="LauraPGM" w:date="2025-10-01T15:48:00Z"/>
                  </w:rPr>
                </w:rPrChange>
              </w:rPr>
            </w:pPr>
            <w:del w:id="5292" w:author="LauraPGM" w:date="2025-10-01T15:48:00Z">
              <w:r w:rsidRPr="008439ED" w:rsidDel="00DC12A4">
                <w:rPr>
                  <w:rFonts w:ascii="Calibri" w:hAnsi="Calibri" w:cs="Calibri"/>
                  <w:rPrChange w:id="5293" w:author="LauraPGM" w:date="2025-11-04T16:55:00Z">
                    <w:rPr/>
                  </w:rPrChange>
                </w:rPr>
                <w:delText>$</w:delText>
              </w:r>
              <w:r w:rsidR="00B66D59" w:rsidRPr="008439ED" w:rsidDel="00DC12A4">
                <w:rPr>
                  <w:rFonts w:ascii="Calibri" w:hAnsi="Calibri" w:cs="Calibri"/>
                  <w:rPrChange w:id="5294" w:author="LauraPGM" w:date="2025-11-04T16:55:00Z">
                    <w:rPr/>
                  </w:rPrChange>
                </w:rPr>
                <w:delText>4.000.000</w:delText>
              </w:r>
            </w:del>
          </w:p>
        </w:tc>
      </w:tr>
      <w:tr w:rsidR="00B66D59" w:rsidRPr="008439ED" w:rsidDel="00DC12A4" w14:paraId="6B2EEB2B" w14:textId="3935ACB5" w:rsidTr="00B66D59">
        <w:trPr>
          <w:del w:id="5295"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5E62EAB" w14:textId="5B3D6ED1" w:rsidR="00B66D59" w:rsidRPr="008439ED" w:rsidDel="00DC12A4" w:rsidRDefault="00B66D59" w:rsidP="001D59AC">
            <w:pPr>
              <w:pStyle w:val="Normal0"/>
              <w:spacing w:line="360" w:lineRule="auto"/>
              <w:jc w:val="both"/>
              <w:rPr>
                <w:del w:id="5296" w:author="LauraPGM" w:date="2025-10-01T15:48:00Z"/>
                <w:rFonts w:ascii="Calibri" w:hAnsi="Calibri" w:cs="Calibri"/>
                <w:rPrChange w:id="5297" w:author="LauraPGM" w:date="2025-11-04T16:55:00Z">
                  <w:rPr>
                    <w:del w:id="5298" w:author="LauraPGM" w:date="2025-10-01T15:48:00Z"/>
                  </w:rPr>
                </w:rPrChange>
              </w:rPr>
            </w:pPr>
            <w:del w:id="5299" w:author="LauraPGM" w:date="2025-10-01T15:48:00Z">
              <w:r w:rsidRPr="008439ED" w:rsidDel="00DC12A4">
                <w:rPr>
                  <w:rFonts w:ascii="Calibri" w:hAnsi="Calibri" w:cs="Calibri"/>
                  <w:rPrChange w:id="5300" w:author="LauraPGM" w:date="2025-11-04T16:55:00Z">
                    <w:rPr/>
                  </w:rPrChange>
                </w:rPr>
                <w:delText>9</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9950EE" w14:textId="523B9652" w:rsidR="00B66D59" w:rsidRPr="008439ED" w:rsidDel="00DC12A4" w:rsidRDefault="00544C13" w:rsidP="001D59AC">
            <w:pPr>
              <w:pStyle w:val="Normal0"/>
              <w:spacing w:line="360" w:lineRule="auto"/>
              <w:jc w:val="both"/>
              <w:rPr>
                <w:del w:id="5301" w:author="LauraPGM" w:date="2025-10-01T15:48:00Z"/>
                <w:rFonts w:ascii="Calibri" w:hAnsi="Calibri" w:cs="Calibri"/>
                <w:rPrChange w:id="5302" w:author="LauraPGM" w:date="2025-11-04T16:55:00Z">
                  <w:rPr>
                    <w:del w:id="5303" w:author="LauraPGM" w:date="2025-10-01T15:48:00Z"/>
                  </w:rPr>
                </w:rPrChange>
              </w:rPr>
            </w:pPr>
            <w:del w:id="5304" w:author="LauraPGM" w:date="2025-10-01T15:48:00Z">
              <w:r w:rsidRPr="008439ED" w:rsidDel="00DC12A4">
                <w:rPr>
                  <w:rFonts w:ascii="Calibri" w:hAnsi="Calibri" w:cs="Calibri"/>
                  <w:rPrChange w:id="5305"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6C28937" w14:textId="27D9E555" w:rsidR="00B66D59" w:rsidRPr="008439ED" w:rsidDel="00DC12A4" w:rsidRDefault="002863E6" w:rsidP="001D59AC">
            <w:pPr>
              <w:pStyle w:val="Normal0"/>
              <w:spacing w:line="360" w:lineRule="auto"/>
              <w:jc w:val="both"/>
              <w:rPr>
                <w:del w:id="5306" w:author="LauraPGM" w:date="2025-10-01T15:48:00Z"/>
                <w:rFonts w:ascii="Calibri" w:hAnsi="Calibri" w:cs="Calibri"/>
                <w:rPrChange w:id="5307" w:author="LauraPGM" w:date="2025-11-04T16:55:00Z">
                  <w:rPr>
                    <w:del w:id="5308" w:author="LauraPGM" w:date="2025-10-01T15:48:00Z"/>
                  </w:rPr>
                </w:rPrChange>
              </w:rPr>
            </w:pPr>
            <w:del w:id="5309" w:author="LauraPGM" w:date="2025-10-01T15:48:00Z">
              <w:r w:rsidRPr="008439ED" w:rsidDel="00DC12A4">
                <w:rPr>
                  <w:rFonts w:ascii="Calibri" w:hAnsi="Calibri" w:cs="Calibri"/>
                  <w:rPrChange w:id="5310" w:author="LauraPGM" w:date="2025-11-04T16:55:00Z">
                    <w:rPr/>
                  </w:rPrChange>
                </w:rPr>
                <w:delText>$</w:delText>
              </w:r>
              <w:r w:rsidR="00B66D59" w:rsidRPr="008439ED" w:rsidDel="00DC12A4">
                <w:rPr>
                  <w:rFonts w:ascii="Calibri" w:hAnsi="Calibri" w:cs="Calibri"/>
                  <w:rPrChange w:id="5311"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016B2C8" w14:textId="41DAFB28" w:rsidR="00B66D59" w:rsidRPr="008439ED" w:rsidDel="00DC12A4" w:rsidRDefault="002863E6" w:rsidP="001D59AC">
            <w:pPr>
              <w:pStyle w:val="Normal0"/>
              <w:spacing w:line="360" w:lineRule="auto"/>
              <w:jc w:val="both"/>
              <w:rPr>
                <w:del w:id="5312" w:author="LauraPGM" w:date="2025-10-01T15:48:00Z"/>
                <w:rFonts w:ascii="Calibri" w:hAnsi="Calibri" w:cs="Calibri"/>
                <w:rPrChange w:id="5313" w:author="LauraPGM" w:date="2025-11-04T16:55:00Z">
                  <w:rPr>
                    <w:del w:id="5314" w:author="LauraPGM" w:date="2025-10-01T15:48:00Z"/>
                  </w:rPr>
                </w:rPrChange>
              </w:rPr>
            </w:pPr>
            <w:del w:id="5315" w:author="LauraPGM" w:date="2025-10-01T15:48:00Z">
              <w:r w:rsidRPr="008439ED" w:rsidDel="00DC12A4">
                <w:rPr>
                  <w:rFonts w:ascii="Calibri" w:hAnsi="Calibri" w:cs="Calibri"/>
                  <w:rPrChange w:id="5316" w:author="LauraPGM" w:date="2025-11-04T16:55:00Z">
                    <w:rPr/>
                  </w:rPrChange>
                </w:rPr>
                <w:delText>$</w:delText>
              </w:r>
              <w:r w:rsidR="00B66D59" w:rsidRPr="008439ED" w:rsidDel="00DC12A4">
                <w:rPr>
                  <w:rFonts w:ascii="Calibri" w:hAnsi="Calibri" w:cs="Calibri"/>
                  <w:rPrChange w:id="5317"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1D59E84" w14:textId="6047AFF1" w:rsidR="00B66D59" w:rsidRPr="008439ED" w:rsidDel="00DC12A4" w:rsidRDefault="002863E6" w:rsidP="001D59AC">
            <w:pPr>
              <w:pStyle w:val="Normal0"/>
              <w:spacing w:line="360" w:lineRule="auto"/>
              <w:jc w:val="both"/>
              <w:rPr>
                <w:del w:id="5318" w:author="LauraPGM" w:date="2025-10-01T15:48:00Z"/>
                <w:rFonts w:ascii="Calibri" w:hAnsi="Calibri" w:cs="Calibri"/>
                <w:rPrChange w:id="5319" w:author="LauraPGM" w:date="2025-11-04T16:55:00Z">
                  <w:rPr>
                    <w:del w:id="5320" w:author="LauraPGM" w:date="2025-10-01T15:48:00Z"/>
                  </w:rPr>
                </w:rPrChange>
              </w:rPr>
            </w:pPr>
            <w:del w:id="5321" w:author="LauraPGM" w:date="2025-10-01T15:48:00Z">
              <w:r w:rsidRPr="008439ED" w:rsidDel="00DC12A4">
                <w:rPr>
                  <w:rFonts w:ascii="Calibri" w:hAnsi="Calibri" w:cs="Calibri"/>
                  <w:rPrChange w:id="5322" w:author="LauraPGM" w:date="2025-11-04T16:55:00Z">
                    <w:rPr/>
                  </w:rPrChange>
                </w:rPr>
                <w:delText>$</w:delText>
              </w:r>
              <w:r w:rsidR="00B66D59" w:rsidRPr="008439ED" w:rsidDel="00DC12A4">
                <w:rPr>
                  <w:rFonts w:ascii="Calibri" w:hAnsi="Calibri" w:cs="Calibri"/>
                  <w:rPrChange w:id="5323" w:author="LauraPGM" w:date="2025-11-04T16:55:00Z">
                    <w:rPr/>
                  </w:rPrChange>
                </w:rPr>
                <w:delText>4.000.000</w:delText>
              </w:r>
            </w:del>
          </w:p>
        </w:tc>
      </w:tr>
      <w:tr w:rsidR="00B66D59" w:rsidRPr="008439ED" w:rsidDel="00DC12A4" w14:paraId="2DF76665" w14:textId="379F3950" w:rsidTr="00B66D59">
        <w:trPr>
          <w:del w:id="5324"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00B9D3" w14:textId="5B2F74C4" w:rsidR="00B66D59" w:rsidRPr="008439ED" w:rsidDel="00DC12A4" w:rsidRDefault="00B66D59" w:rsidP="001D59AC">
            <w:pPr>
              <w:pStyle w:val="Normal0"/>
              <w:spacing w:line="360" w:lineRule="auto"/>
              <w:jc w:val="both"/>
              <w:rPr>
                <w:del w:id="5325" w:author="LauraPGM" w:date="2025-10-01T15:48:00Z"/>
                <w:rFonts w:ascii="Calibri" w:hAnsi="Calibri" w:cs="Calibri"/>
                <w:rPrChange w:id="5326" w:author="LauraPGM" w:date="2025-11-04T16:55:00Z">
                  <w:rPr>
                    <w:del w:id="5327" w:author="LauraPGM" w:date="2025-10-01T15:48:00Z"/>
                  </w:rPr>
                </w:rPrChange>
              </w:rPr>
            </w:pPr>
            <w:del w:id="5328" w:author="LauraPGM" w:date="2025-10-01T15:48:00Z">
              <w:r w:rsidRPr="008439ED" w:rsidDel="00DC12A4">
                <w:rPr>
                  <w:rFonts w:ascii="Calibri" w:hAnsi="Calibri" w:cs="Calibri"/>
                  <w:rPrChange w:id="5329" w:author="LauraPGM" w:date="2025-11-04T16:55:00Z">
                    <w:rPr/>
                  </w:rPrChange>
                </w:rPr>
                <w:delText>10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0E58806" w14:textId="6F4A8C6B" w:rsidR="00B66D59" w:rsidRPr="008439ED" w:rsidDel="00DC12A4" w:rsidRDefault="00544C13" w:rsidP="001D59AC">
            <w:pPr>
              <w:pStyle w:val="Normal0"/>
              <w:spacing w:line="360" w:lineRule="auto"/>
              <w:jc w:val="both"/>
              <w:rPr>
                <w:del w:id="5330" w:author="LauraPGM" w:date="2025-10-01T15:48:00Z"/>
                <w:rFonts w:ascii="Calibri" w:hAnsi="Calibri" w:cs="Calibri"/>
                <w:rPrChange w:id="5331" w:author="LauraPGM" w:date="2025-11-04T16:55:00Z">
                  <w:rPr>
                    <w:del w:id="5332" w:author="LauraPGM" w:date="2025-10-01T15:48:00Z"/>
                  </w:rPr>
                </w:rPrChange>
              </w:rPr>
            </w:pPr>
            <w:del w:id="5333" w:author="LauraPGM" w:date="2025-10-01T15:48:00Z">
              <w:r w:rsidRPr="008439ED" w:rsidDel="00DC12A4">
                <w:rPr>
                  <w:rFonts w:ascii="Calibri" w:hAnsi="Calibri" w:cs="Calibri"/>
                  <w:rPrChange w:id="5334"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0A04D1D" w14:textId="207A36CF" w:rsidR="00B66D59" w:rsidRPr="008439ED" w:rsidDel="00DC12A4" w:rsidRDefault="002863E6" w:rsidP="001D59AC">
            <w:pPr>
              <w:pStyle w:val="Normal0"/>
              <w:spacing w:line="360" w:lineRule="auto"/>
              <w:jc w:val="both"/>
              <w:rPr>
                <w:del w:id="5335" w:author="LauraPGM" w:date="2025-10-01T15:48:00Z"/>
                <w:rFonts w:ascii="Calibri" w:hAnsi="Calibri" w:cs="Calibri"/>
                <w:rPrChange w:id="5336" w:author="LauraPGM" w:date="2025-11-04T16:55:00Z">
                  <w:rPr>
                    <w:del w:id="5337" w:author="LauraPGM" w:date="2025-10-01T15:48:00Z"/>
                  </w:rPr>
                </w:rPrChange>
              </w:rPr>
            </w:pPr>
            <w:del w:id="5338" w:author="LauraPGM" w:date="2025-10-01T15:48:00Z">
              <w:r w:rsidRPr="008439ED" w:rsidDel="00DC12A4">
                <w:rPr>
                  <w:rFonts w:ascii="Calibri" w:hAnsi="Calibri" w:cs="Calibri"/>
                  <w:rPrChange w:id="5339" w:author="LauraPGM" w:date="2025-11-04T16:55:00Z">
                    <w:rPr/>
                  </w:rPrChange>
                </w:rPr>
                <w:delText>$</w:delText>
              </w:r>
              <w:r w:rsidR="00B66D59" w:rsidRPr="008439ED" w:rsidDel="00DC12A4">
                <w:rPr>
                  <w:rFonts w:ascii="Calibri" w:hAnsi="Calibri" w:cs="Calibri"/>
                  <w:rPrChange w:id="5340"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0BB108E" w14:textId="7F5B2C47" w:rsidR="00B66D59" w:rsidRPr="008439ED" w:rsidDel="00DC12A4" w:rsidRDefault="002863E6" w:rsidP="001D59AC">
            <w:pPr>
              <w:pStyle w:val="Normal0"/>
              <w:spacing w:line="360" w:lineRule="auto"/>
              <w:jc w:val="both"/>
              <w:rPr>
                <w:del w:id="5341" w:author="LauraPGM" w:date="2025-10-01T15:48:00Z"/>
                <w:rFonts w:ascii="Calibri" w:hAnsi="Calibri" w:cs="Calibri"/>
                <w:rPrChange w:id="5342" w:author="LauraPGM" w:date="2025-11-04T16:55:00Z">
                  <w:rPr>
                    <w:del w:id="5343" w:author="LauraPGM" w:date="2025-10-01T15:48:00Z"/>
                  </w:rPr>
                </w:rPrChange>
              </w:rPr>
            </w:pPr>
            <w:del w:id="5344" w:author="LauraPGM" w:date="2025-10-01T15:48:00Z">
              <w:r w:rsidRPr="008439ED" w:rsidDel="00DC12A4">
                <w:rPr>
                  <w:rFonts w:ascii="Calibri" w:hAnsi="Calibri" w:cs="Calibri"/>
                  <w:rPrChange w:id="5345" w:author="LauraPGM" w:date="2025-11-04T16:55:00Z">
                    <w:rPr/>
                  </w:rPrChange>
                </w:rPr>
                <w:delText>$</w:delText>
              </w:r>
              <w:r w:rsidR="00B66D59" w:rsidRPr="008439ED" w:rsidDel="00DC12A4">
                <w:rPr>
                  <w:rFonts w:ascii="Calibri" w:hAnsi="Calibri" w:cs="Calibri"/>
                  <w:rPrChange w:id="5346"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376C1D8" w14:textId="1696F0C3" w:rsidR="00B66D59" w:rsidRPr="008439ED" w:rsidDel="00DC12A4" w:rsidRDefault="002863E6" w:rsidP="001D59AC">
            <w:pPr>
              <w:pStyle w:val="Normal0"/>
              <w:spacing w:line="360" w:lineRule="auto"/>
              <w:jc w:val="both"/>
              <w:rPr>
                <w:del w:id="5347" w:author="LauraPGM" w:date="2025-10-01T15:48:00Z"/>
                <w:rFonts w:ascii="Calibri" w:hAnsi="Calibri" w:cs="Calibri"/>
                <w:rPrChange w:id="5348" w:author="LauraPGM" w:date="2025-11-04T16:55:00Z">
                  <w:rPr>
                    <w:del w:id="5349" w:author="LauraPGM" w:date="2025-10-01T15:48:00Z"/>
                  </w:rPr>
                </w:rPrChange>
              </w:rPr>
            </w:pPr>
            <w:del w:id="5350" w:author="LauraPGM" w:date="2025-10-01T15:48:00Z">
              <w:r w:rsidRPr="008439ED" w:rsidDel="00DC12A4">
                <w:rPr>
                  <w:rFonts w:ascii="Calibri" w:hAnsi="Calibri" w:cs="Calibri"/>
                  <w:rPrChange w:id="5351" w:author="LauraPGM" w:date="2025-11-04T16:55:00Z">
                    <w:rPr/>
                  </w:rPrChange>
                </w:rPr>
                <w:delText>$</w:delText>
              </w:r>
              <w:r w:rsidR="00B66D59" w:rsidRPr="008439ED" w:rsidDel="00DC12A4">
                <w:rPr>
                  <w:rFonts w:ascii="Calibri" w:hAnsi="Calibri" w:cs="Calibri"/>
                  <w:rPrChange w:id="5352" w:author="LauraPGM" w:date="2025-11-04T16:55:00Z">
                    <w:rPr/>
                  </w:rPrChange>
                </w:rPr>
                <w:delText>4.000.000</w:delText>
              </w:r>
            </w:del>
          </w:p>
        </w:tc>
      </w:tr>
      <w:tr w:rsidR="00B66D59" w:rsidRPr="008439ED" w:rsidDel="00DC12A4" w14:paraId="397D5CF9" w14:textId="2E7E5870" w:rsidTr="00B66D59">
        <w:trPr>
          <w:del w:id="5353"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71FEBF7" w14:textId="72668F0C" w:rsidR="00B66D59" w:rsidRPr="008439ED" w:rsidDel="00DC12A4" w:rsidRDefault="00B66D59" w:rsidP="001D59AC">
            <w:pPr>
              <w:pStyle w:val="Normal0"/>
              <w:spacing w:line="360" w:lineRule="auto"/>
              <w:jc w:val="both"/>
              <w:rPr>
                <w:del w:id="5354" w:author="LauraPGM" w:date="2025-10-01T15:48:00Z"/>
                <w:rFonts w:ascii="Calibri" w:hAnsi="Calibri" w:cs="Calibri"/>
                <w:rPrChange w:id="5355" w:author="LauraPGM" w:date="2025-11-04T16:55:00Z">
                  <w:rPr>
                    <w:del w:id="5356" w:author="LauraPGM" w:date="2025-10-01T15:48:00Z"/>
                  </w:rPr>
                </w:rPrChange>
              </w:rPr>
            </w:pPr>
            <w:del w:id="5357" w:author="LauraPGM" w:date="2025-10-01T15:48:00Z">
              <w:r w:rsidRPr="008439ED" w:rsidDel="00DC12A4">
                <w:rPr>
                  <w:rFonts w:ascii="Calibri" w:hAnsi="Calibri" w:cs="Calibri"/>
                  <w:rPrChange w:id="5358" w:author="LauraPGM" w:date="2025-11-04T16:55:00Z">
                    <w:rPr/>
                  </w:rPrChange>
                </w:rPr>
                <w:delText>11</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EAC09D7" w14:textId="59884FA7" w:rsidR="00B66D59" w:rsidRPr="008439ED" w:rsidDel="00DC12A4" w:rsidRDefault="00544C13" w:rsidP="001D59AC">
            <w:pPr>
              <w:pStyle w:val="Normal0"/>
              <w:spacing w:line="360" w:lineRule="auto"/>
              <w:jc w:val="both"/>
              <w:rPr>
                <w:del w:id="5359" w:author="LauraPGM" w:date="2025-10-01T15:48:00Z"/>
                <w:rFonts w:ascii="Calibri" w:hAnsi="Calibri" w:cs="Calibri"/>
                <w:rPrChange w:id="5360" w:author="LauraPGM" w:date="2025-11-04T16:55:00Z">
                  <w:rPr>
                    <w:del w:id="5361" w:author="LauraPGM" w:date="2025-10-01T15:48:00Z"/>
                  </w:rPr>
                </w:rPrChange>
              </w:rPr>
            </w:pPr>
            <w:del w:id="5362" w:author="LauraPGM" w:date="2025-10-01T15:48:00Z">
              <w:r w:rsidRPr="008439ED" w:rsidDel="00DC12A4">
                <w:rPr>
                  <w:rFonts w:ascii="Calibri" w:hAnsi="Calibri" w:cs="Calibri"/>
                  <w:rPrChange w:id="5363"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9027643" w14:textId="7719CCC8" w:rsidR="00B66D59" w:rsidRPr="008439ED" w:rsidDel="00DC12A4" w:rsidRDefault="002863E6" w:rsidP="001D59AC">
            <w:pPr>
              <w:pStyle w:val="Normal0"/>
              <w:spacing w:line="360" w:lineRule="auto"/>
              <w:jc w:val="both"/>
              <w:rPr>
                <w:del w:id="5364" w:author="LauraPGM" w:date="2025-10-01T15:48:00Z"/>
                <w:rFonts w:ascii="Calibri" w:hAnsi="Calibri" w:cs="Calibri"/>
                <w:rPrChange w:id="5365" w:author="LauraPGM" w:date="2025-11-04T16:55:00Z">
                  <w:rPr>
                    <w:del w:id="5366" w:author="LauraPGM" w:date="2025-10-01T15:48:00Z"/>
                  </w:rPr>
                </w:rPrChange>
              </w:rPr>
            </w:pPr>
            <w:del w:id="5367" w:author="LauraPGM" w:date="2025-10-01T15:48:00Z">
              <w:r w:rsidRPr="008439ED" w:rsidDel="00DC12A4">
                <w:rPr>
                  <w:rFonts w:ascii="Calibri" w:hAnsi="Calibri" w:cs="Calibri"/>
                  <w:rPrChange w:id="5368" w:author="LauraPGM" w:date="2025-11-04T16:55:00Z">
                    <w:rPr/>
                  </w:rPrChange>
                </w:rPr>
                <w:delText>$</w:delText>
              </w:r>
              <w:r w:rsidR="00B66D59" w:rsidRPr="008439ED" w:rsidDel="00DC12A4">
                <w:rPr>
                  <w:rFonts w:ascii="Calibri" w:hAnsi="Calibri" w:cs="Calibri"/>
                  <w:rPrChange w:id="5369"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E7FDD9A" w14:textId="1DECE84B" w:rsidR="00B66D59" w:rsidRPr="008439ED" w:rsidDel="00DC12A4" w:rsidRDefault="002863E6" w:rsidP="001D59AC">
            <w:pPr>
              <w:pStyle w:val="Normal0"/>
              <w:spacing w:line="360" w:lineRule="auto"/>
              <w:jc w:val="both"/>
              <w:rPr>
                <w:del w:id="5370" w:author="LauraPGM" w:date="2025-10-01T15:48:00Z"/>
                <w:rFonts w:ascii="Calibri" w:hAnsi="Calibri" w:cs="Calibri"/>
                <w:rPrChange w:id="5371" w:author="LauraPGM" w:date="2025-11-04T16:55:00Z">
                  <w:rPr>
                    <w:del w:id="5372" w:author="LauraPGM" w:date="2025-10-01T15:48:00Z"/>
                  </w:rPr>
                </w:rPrChange>
              </w:rPr>
            </w:pPr>
            <w:del w:id="5373" w:author="LauraPGM" w:date="2025-10-01T15:48:00Z">
              <w:r w:rsidRPr="008439ED" w:rsidDel="00DC12A4">
                <w:rPr>
                  <w:rFonts w:ascii="Calibri" w:hAnsi="Calibri" w:cs="Calibri"/>
                  <w:rPrChange w:id="5374" w:author="LauraPGM" w:date="2025-11-04T16:55:00Z">
                    <w:rPr/>
                  </w:rPrChange>
                </w:rPr>
                <w:delText>$</w:delText>
              </w:r>
              <w:r w:rsidR="00B66D59" w:rsidRPr="008439ED" w:rsidDel="00DC12A4">
                <w:rPr>
                  <w:rFonts w:ascii="Calibri" w:hAnsi="Calibri" w:cs="Calibri"/>
                  <w:rPrChange w:id="5375"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65410D" w14:textId="02205C37" w:rsidR="00B66D59" w:rsidRPr="008439ED" w:rsidDel="00DC12A4" w:rsidRDefault="002863E6" w:rsidP="001D59AC">
            <w:pPr>
              <w:pStyle w:val="Normal0"/>
              <w:spacing w:line="360" w:lineRule="auto"/>
              <w:jc w:val="both"/>
              <w:rPr>
                <w:del w:id="5376" w:author="LauraPGM" w:date="2025-10-01T15:48:00Z"/>
                <w:rFonts w:ascii="Calibri" w:hAnsi="Calibri" w:cs="Calibri"/>
                <w:rPrChange w:id="5377" w:author="LauraPGM" w:date="2025-11-04T16:55:00Z">
                  <w:rPr>
                    <w:del w:id="5378" w:author="LauraPGM" w:date="2025-10-01T15:48:00Z"/>
                  </w:rPr>
                </w:rPrChange>
              </w:rPr>
            </w:pPr>
            <w:del w:id="5379" w:author="LauraPGM" w:date="2025-10-01T15:48:00Z">
              <w:r w:rsidRPr="008439ED" w:rsidDel="00DC12A4">
                <w:rPr>
                  <w:rFonts w:ascii="Calibri" w:hAnsi="Calibri" w:cs="Calibri"/>
                  <w:rPrChange w:id="5380" w:author="LauraPGM" w:date="2025-11-04T16:55:00Z">
                    <w:rPr/>
                  </w:rPrChange>
                </w:rPr>
                <w:delText>$</w:delText>
              </w:r>
              <w:r w:rsidR="00B66D59" w:rsidRPr="008439ED" w:rsidDel="00DC12A4">
                <w:rPr>
                  <w:rFonts w:ascii="Calibri" w:hAnsi="Calibri" w:cs="Calibri"/>
                  <w:rPrChange w:id="5381" w:author="LauraPGM" w:date="2025-11-04T16:55:00Z">
                    <w:rPr/>
                  </w:rPrChange>
                </w:rPr>
                <w:delText>4.000.000</w:delText>
              </w:r>
            </w:del>
          </w:p>
        </w:tc>
      </w:tr>
      <w:tr w:rsidR="00B66D59" w:rsidRPr="008439ED" w:rsidDel="00DC12A4" w14:paraId="01093D5D" w14:textId="79E9478C" w:rsidTr="00B66D59">
        <w:trPr>
          <w:del w:id="5382"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964A0B7" w14:textId="40138BD8" w:rsidR="00B66D59" w:rsidRPr="008439ED" w:rsidDel="00DC12A4" w:rsidRDefault="00B66D59" w:rsidP="001D59AC">
            <w:pPr>
              <w:pStyle w:val="Normal0"/>
              <w:spacing w:line="360" w:lineRule="auto"/>
              <w:jc w:val="both"/>
              <w:rPr>
                <w:del w:id="5383" w:author="LauraPGM" w:date="2025-10-01T15:48:00Z"/>
                <w:rFonts w:ascii="Calibri" w:hAnsi="Calibri" w:cs="Calibri"/>
                <w:rPrChange w:id="5384" w:author="LauraPGM" w:date="2025-11-04T16:55:00Z">
                  <w:rPr>
                    <w:del w:id="5385" w:author="LauraPGM" w:date="2025-10-01T15:48:00Z"/>
                  </w:rPr>
                </w:rPrChange>
              </w:rPr>
            </w:pPr>
            <w:del w:id="5386" w:author="LauraPGM" w:date="2025-10-01T15:48:00Z">
              <w:r w:rsidRPr="008439ED" w:rsidDel="00DC12A4">
                <w:rPr>
                  <w:rFonts w:ascii="Calibri" w:hAnsi="Calibri" w:cs="Calibri"/>
                  <w:rPrChange w:id="5387" w:author="LauraPGM" w:date="2025-11-04T16:55:00Z">
                    <w:rPr/>
                  </w:rPrChange>
                </w:rPr>
                <w:delText>12</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476414E" w14:textId="2190F199" w:rsidR="00B66D59" w:rsidRPr="008439ED" w:rsidDel="00DC12A4" w:rsidRDefault="00544C13" w:rsidP="001D59AC">
            <w:pPr>
              <w:pStyle w:val="Normal0"/>
              <w:spacing w:line="360" w:lineRule="auto"/>
              <w:jc w:val="both"/>
              <w:rPr>
                <w:del w:id="5388" w:author="LauraPGM" w:date="2025-10-01T15:48:00Z"/>
                <w:rFonts w:ascii="Calibri" w:hAnsi="Calibri" w:cs="Calibri"/>
                <w:rPrChange w:id="5389" w:author="LauraPGM" w:date="2025-11-04T16:55:00Z">
                  <w:rPr>
                    <w:del w:id="5390" w:author="LauraPGM" w:date="2025-10-01T15:48:00Z"/>
                  </w:rPr>
                </w:rPrChange>
              </w:rPr>
            </w:pPr>
            <w:del w:id="5391" w:author="LauraPGM" w:date="2025-10-01T15:48:00Z">
              <w:r w:rsidRPr="008439ED" w:rsidDel="00DC12A4">
                <w:rPr>
                  <w:rFonts w:ascii="Calibri" w:hAnsi="Calibri" w:cs="Calibri"/>
                  <w:rPrChange w:id="5392"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7B4295A" w14:textId="714111D6" w:rsidR="00B66D59" w:rsidRPr="008439ED" w:rsidDel="00DC12A4" w:rsidRDefault="002863E6" w:rsidP="001D59AC">
            <w:pPr>
              <w:pStyle w:val="Normal0"/>
              <w:spacing w:line="360" w:lineRule="auto"/>
              <w:jc w:val="both"/>
              <w:rPr>
                <w:del w:id="5393" w:author="LauraPGM" w:date="2025-10-01T15:48:00Z"/>
                <w:rFonts w:ascii="Calibri" w:hAnsi="Calibri" w:cs="Calibri"/>
                <w:rPrChange w:id="5394" w:author="LauraPGM" w:date="2025-11-04T16:55:00Z">
                  <w:rPr>
                    <w:del w:id="5395" w:author="LauraPGM" w:date="2025-10-01T15:48:00Z"/>
                  </w:rPr>
                </w:rPrChange>
              </w:rPr>
            </w:pPr>
            <w:del w:id="5396" w:author="LauraPGM" w:date="2025-10-01T15:48:00Z">
              <w:r w:rsidRPr="008439ED" w:rsidDel="00DC12A4">
                <w:rPr>
                  <w:rFonts w:ascii="Calibri" w:hAnsi="Calibri" w:cs="Calibri"/>
                  <w:rPrChange w:id="5397" w:author="LauraPGM" w:date="2025-11-04T16:55:00Z">
                    <w:rPr/>
                  </w:rPrChange>
                </w:rPr>
                <w:delText>$</w:delText>
              </w:r>
              <w:r w:rsidR="00B66D59" w:rsidRPr="008439ED" w:rsidDel="00DC12A4">
                <w:rPr>
                  <w:rFonts w:ascii="Calibri" w:hAnsi="Calibri" w:cs="Calibri"/>
                  <w:rPrChange w:id="5398"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5A31745" w14:textId="4E2CED82" w:rsidR="00B66D59" w:rsidRPr="008439ED" w:rsidDel="00DC12A4" w:rsidRDefault="002863E6" w:rsidP="001D59AC">
            <w:pPr>
              <w:pStyle w:val="Normal0"/>
              <w:spacing w:line="360" w:lineRule="auto"/>
              <w:jc w:val="both"/>
              <w:rPr>
                <w:del w:id="5399" w:author="LauraPGM" w:date="2025-10-01T15:48:00Z"/>
                <w:rFonts w:ascii="Calibri" w:hAnsi="Calibri" w:cs="Calibri"/>
                <w:rPrChange w:id="5400" w:author="LauraPGM" w:date="2025-11-04T16:55:00Z">
                  <w:rPr>
                    <w:del w:id="5401" w:author="LauraPGM" w:date="2025-10-01T15:48:00Z"/>
                  </w:rPr>
                </w:rPrChange>
              </w:rPr>
            </w:pPr>
            <w:del w:id="5402" w:author="LauraPGM" w:date="2025-10-01T15:48:00Z">
              <w:r w:rsidRPr="008439ED" w:rsidDel="00DC12A4">
                <w:rPr>
                  <w:rFonts w:ascii="Calibri" w:hAnsi="Calibri" w:cs="Calibri"/>
                  <w:rPrChange w:id="5403" w:author="LauraPGM" w:date="2025-11-04T16:55:00Z">
                    <w:rPr/>
                  </w:rPrChange>
                </w:rPr>
                <w:delText>$</w:delText>
              </w:r>
              <w:r w:rsidR="00B66D59" w:rsidRPr="008439ED" w:rsidDel="00DC12A4">
                <w:rPr>
                  <w:rFonts w:ascii="Calibri" w:hAnsi="Calibri" w:cs="Calibri"/>
                  <w:rPrChange w:id="5404"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CC08708" w14:textId="21A2B43D" w:rsidR="00B66D59" w:rsidRPr="008439ED" w:rsidDel="00DC12A4" w:rsidRDefault="002863E6" w:rsidP="001D59AC">
            <w:pPr>
              <w:pStyle w:val="Normal0"/>
              <w:spacing w:line="360" w:lineRule="auto"/>
              <w:jc w:val="both"/>
              <w:rPr>
                <w:del w:id="5405" w:author="LauraPGM" w:date="2025-10-01T15:48:00Z"/>
                <w:rFonts w:ascii="Calibri" w:hAnsi="Calibri" w:cs="Calibri"/>
                <w:rPrChange w:id="5406" w:author="LauraPGM" w:date="2025-11-04T16:55:00Z">
                  <w:rPr>
                    <w:del w:id="5407" w:author="LauraPGM" w:date="2025-10-01T15:48:00Z"/>
                  </w:rPr>
                </w:rPrChange>
              </w:rPr>
            </w:pPr>
            <w:del w:id="5408" w:author="LauraPGM" w:date="2025-10-01T15:48:00Z">
              <w:r w:rsidRPr="008439ED" w:rsidDel="00DC12A4">
                <w:rPr>
                  <w:rFonts w:ascii="Calibri" w:hAnsi="Calibri" w:cs="Calibri"/>
                  <w:rPrChange w:id="5409" w:author="LauraPGM" w:date="2025-11-04T16:55:00Z">
                    <w:rPr/>
                  </w:rPrChange>
                </w:rPr>
                <w:delText>$</w:delText>
              </w:r>
              <w:r w:rsidR="00B66D59" w:rsidRPr="008439ED" w:rsidDel="00DC12A4">
                <w:rPr>
                  <w:rFonts w:ascii="Calibri" w:hAnsi="Calibri" w:cs="Calibri"/>
                  <w:rPrChange w:id="5410" w:author="LauraPGM" w:date="2025-11-04T16:55:00Z">
                    <w:rPr/>
                  </w:rPrChange>
                </w:rPr>
                <w:delText>4.000.000</w:delText>
              </w:r>
            </w:del>
          </w:p>
        </w:tc>
      </w:tr>
      <w:tr w:rsidR="00B66D59" w:rsidRPr="008439ED" w:rsidDel="00DC12A4" w14:paraId="4EEF895D" w14:textId="1FF1A79E" w:rsidTr="00B66D59">
        <w:trPr>
          <w:del w:id="5411"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A83CB36" w14:textId="056AB954" w:rsidR="00B66D59" w:rsidRPr="008439ED" w:rsidDel="00DC12A4" w:rsidRDefault="00B66D59" w:rsidP="001D59AC">
            <w:pPr>
              <w:pStyle w:val="Normal0"/>
              <w:spacing w:line="360" w:lineRule="auto"/>
              <w:jc w:val="both"/>
              <w:rPr>
                <w:del w:id="5412" w:author="LauraPGM" w:date="2025-10-01T15:48:00Z"/>
                <w:rFonts w:ascii="Calibri" w:hAnsi="Calibri" w:cs="Calibri"/>
                <w:rPrChange w:id="5413" w:author="LauraPGM" w:date="2025-11-04T16:55:00Z">
                  <w:rPr>
                    <w:del w:id="5414" w:author="LauraPGM" w:date="2025-10-01T15:48:00Z"/>
                  </w:rPr>
                </w:rPrChange>
              </w:rPr>
            </w:pPr>
            <w:del w:id="5415" w:author="LauraPGM" w:date="2025-10-01T15:48:00Z">
              <w:r w:rsidRPr="008439ED" w:rsidDel="00DC12A4">
                <w:rPr>
                  <w:rFonts w:ascii="Calibri" w:hAnsi="Calibri" w:cs="Calibri"/>
                  <w:rPrChange w:id="5416" w:author="LauraPGM" w:date="2025-11-04T16:55:00Z">
                    <w:rPr/>
                  </w:rPrChange>
                </w:rPr>
                <w:delText>13</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D17B9D4" w14:textId="46146DE5" w:rsidR="00B66D59" w:rsidRPr="008439ED" w:rsidDel="00DC12A4" w:rsidRDefault="00544C13" w:rsidP="001D59AC">
            <w:pPr>
              <w:pStyle w:val="Normal0"/>
              <w:spacing w:line="360" w:lineRule="auto"/>
              <w:jc w:val="both"/>
              <w:rPr>
                <w:del w:id="5417" w:author="LauraPGM" w:date="2025-10-01T15:48:00Z"/>
                <w:rFonts w:ascii="Calibri" w:hAnsi="Calibri" w:cs="Calibri"/>
                <w:rPrChange w:id="5418" w:author="LauraPGM" w:date="2025-11-04T16:55:00Z">
                  <w:rPr>
                    <w:del w:id="5419" w:author="LauraPGM" w:date="2025-10-01T15:48:00Z"/>
                  </w:rPr>
                </w:rPrChange>
              </w:rPr>
            </w:pPr>
            <w:del w:id="5420" w:author="LauraPGM" w:date="2025-10-01T15:48:00Z">
              <w:r w:rsidRPr="008439ED" w:rsidDel="00DC12A4">
                <w:rPr>
                  <w:rFonts w:ascii="Calibri" w:hAnsi="Calibri" w:cs="Calibri"/>
                  <w:rPrChange w:id="5421"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240A579" w14:textId="68ADBD3B" w:rsidR="00B66D59" w:rsidRPr="008439ED" w:rsidDel="00DC12A4" w:rsidRDefault="002863E6" w:rsidP="001D59AC">
            <w:pPr>
              <w:pStyle w:val="Normal0"/>
              <w:spacing w:line="360" w:lineRule="auto"/>
              <w:jc w:val="both"/>
              <w:rPr>
                <w:del w:id="5422" w:author="LauraPGM" w:date="2025-10-01T15:48:00Z"/>
                <w:rFonts w:ascii="Calibri" w:hAnsi="Calibri" w:cs="Calibri"/>
                <w:rPrChange w:id="5423" w:author="LauraPGM" w:date="2025-11-04T16:55:00Z">
                  <w:rPr>
                    <w:del w:id="5424" w:author="LauraPGM" w:date="2025-10-01T15:48:00Z"/>
                  </w:rPr>
                </w:rPrChange>
              </w:rPr>
            </w:pPr>
            <w:del w:id="5425" w:author="LauraPGM" w:date="2025-10-01T15:48:00Z">
              <w:r w:rsidRPr="008439ED" w:rsidDel="00DC12A4">
                <w:rPr>
                  <w:rFonts w:ascii="Calibri" w:hAnsi="Calibri" w:cs="Calibri"/>
                  <w:rPrChange w:id="5426" w:author="LauraPGM" w:date="2025-11-04T16:55:00Z">
                    <w:rPr/>
                  </w:rPrChange>
                </w:rPr>
                <w:delText>$</w:delText>
              </w:r>
              <w:r w:rsidR="00B66D59" w:rsidRPr="008439ED" w:rsidDel="00DC12A4">
                <w:rPr>
                  <w:rFonts w:ascii="Calibri" w:hAnsi="Calibri" w:cs="Calibri"/>
                  <w:rPrChange w:id="5427"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518FA48" w14:textId="271C0875" w:rsidR="00B66D59" w:rsidRPr="008439ED" w:rsidDel="00DC12A4" w:rsidRDefault="002863E6" w:rsidP="001D59AC">
            <w:pPr>
              <w:pStyle w:val="Normal0"/>
              <w:spacing w:line="360" w:lineRule="auto"/>
              <w:jc w:val="both"/>
              <w:rPr>
                <w:del w:id="5428" w:author="LauraPGM" w:date="2025-10-01T15:48:00Z"/>
                <w:rFonts w:ascii="Calibri" w:hAnsi="Calibri" w:cs="Calibri"/>
                <w:rPrChange w:id="5429" w:author="LauraPGM" w:date="2025-11-04T16:55:00Z">
                  <w:rPr>
                    <w:del w:id="5430" w:author="LauraPGM" w:date="2025-10-01T15:48:00Z"/>
                  </w:rPr>
                </w:rPrChange>
              </w:rPr>
            </w:pPr>
            <w:del w:id="5431" w:author="LauraPGM" w:date="2025-10-01T15:48:00Z">
              <w:r w:rsidRPr="008439ED" w:rsidDel="00DC12A4">
                <w:rPr>
                  <w:rFonts w:ascii="Calibri" w:hAnsi="Calibri" w:cs="Calibri"/>
                  <w:rPrChange w:id="5432" w:author="LauraPGM" w:date="2025-11-04T16:55:00Z">
                    <w:rPr/>
                  </w:rPrChange>
                </w:rPr>
                <w:delText>$</w:delText>
              </w:r>
              <w:r w:rsidR="00B66D59" w:rsidRPr="008439ED" w:rsidDel="00DC12A4">
                <w:rPr>
                  <w:rFonts w:ascii="Calibri" w:hAnsi="Calibri" w:cs="Calibri"/>
                  <w:rPrChange w:id="5433"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A468882" w14:textId="563DE7C7" w:rsidR="00B66D59" w:rsidRPr="008439ED" w:rsidDel="00DC12A4" w:rsidRDefault="002863E6" w:rsidP="001D59AC">
            <w:pPr>
              <w:pStyle w:val="Normal0"/>
              <w:spacing w:line="360" w:lineRule="auto"/>
              <w:jc w:val="both"/>
              <w:rPr>
                <w:del w:id="5434" w:author="LauraPGM" w:date="2025-10-01T15:48:00Z"/>
                <w:rFonts w:ascii="Calibri" w:hAnsi="Calibri" w:cs="Calibri"/>
                <w:rPrChange w:id="5435" w:author="LauraPGM" w:date="2025-11-04T16:55:00Z">
                  <w:rPr>
                    <w:del w:id="5436" w:author="LauraPGM" w:date="2025-10-01T15:48:00Z"/>
                  </w:rPr>
                </w:rPrChange>
              </w:rPr>
            </w:pPr>
            <w:del w:id="5437" w:author="LauraPGM" w:date="2025-10-01T15:48:00Z">
              <w:r w:rsidRPr="008439ED" w:rsidDel="00DC12A4">
                <w:rPr>
                  <w:rFonts w:ascii="Calibri" w:hAnsi="Calibri" w:cs="Calibri"/>
                  <w:rPrChange w:id="5438" w:author="LauraPGM" w:date="2025-11-04T16:55:00Z">
                    <w:rPr/>
                  </w:rPrChange>
                </w:rPr>
                <w:delText>$</w:delText>
              </w:r>
              <w:r w:rsidR="00B66D59" w:rsidRPr="008439ED" w:rsidDel="00DC12A4">
                <w:rPr>
                  <w:rFonts w:ascii="Calibri" w:hAnsi="Calibri" w:cs="Calibri"/>
                  <w:rPrChange w:id="5439" w:author="LauraPGM" w:date="2025-11-04T16:55:00Z">
                    <w:rPr/>
                  </w:rPrChange>
                </w:rPr>
                <w:delText>4.000.000</w:delText>
              </w:r>
            </w:del>
          </w:p>
        </w:tc>
      </w:tr>
      <w:tr w:rsidR="00B66D59" w:rsidRPr="008439ED" w:rsidDel="00DC12A4" w14:paraId="0F4E3844" w14:textId="6C251AA2" w:rsidTr="00B66D59">
        <w:trPr>
          <w:del w:id="5440"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675A015" w14:textId="14B82893" w:rsidR="00B66D59" w:rsidRPr="008439ED" w:rsidDel="00DC12A4" w:rsidRDefault="00B66D59" w:rsidP="001D59AC">
            <w:pPr>
              <w:pStyle w:val="Normal0"/>
              <w:spacing w:line="360" w:lineRule="auto"/>
              <w:jc w:val="both"/>
              <w:rPr>
                <w:del w:id="5441" w:author="LauraPGM" w:date="2025-10-01T15:48:00Z"/>
                <w:rFonts w:ascii="Calibri" w:hAnsi="Calibri" w:cs="Calibri"/>
                <w:rPrChange w:id="5442" w:author="LauraPGM" w:date="2025-11-04T16:55:00Z">
                  <w:rPr>
                    <w:del w:id="5443" w:author="LauraPGM" w:date="2025-10-01T15:48:00Z"/>
                  </w:rPr>
                </w:rPrChange>
              </w:rPr>
            </w:pPr>
            <w:del w:id="5444" w:author="LauraPGM" w:date="2025-10-01T15:48:00Z">
              <w:r w:rsidRPr="008439ED" w:rsidDel="00DC12A4">
                <w:rPr>
                  <w:rFonts w:ascii="Calibri" w:hAnsi="Calibri" w:cs="Calibri"/>
                  <w:rPrChange w:id="5445" w:author="LauraPGM" w:date="2025-11-04T16:55:00Z">
                    <w:rPr/>
                  </w:rPrChange>
                </w:rPr>
                <w:delText>14</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98B23A9" w14:textId="3292ABE0" w:rsidR="00B66D59" w:rsidRPr="008439ED" w:rsidDel="00DC12A4" w:rsidRDefault="00544C13" w:rsidP="001D59AC">
            <w:pPr>
              <w:pStyle w:val="Normal0"/>
              <w:spacing w:line="360" w:lineRule="auto"/>
              <w:jc w:val="both"/>
              <w:rPr>
                <w:del w:id="5446" w:author="LauraPGM" w:date="2025-10-01T15:48:00Z"/>
                <w:rFonts w:ascii="Calibri" w:hAnsi="Calibri" w:cs="Calibri"/>
                <w:rPrChange w:id="5447" w:author="LauraPGM" w:date="2025-11-04T16:55:00Z">
                  <w:rPr>
                    <w:del w:id="5448" w:author="LauraPGM" w:date="2025-10-01T15:48:00Z"/>
                  </w:rPr>
                </w:rPrChange>
              </w:rPr>
            </w:pPr>
            <w:del w:id="5449" w:author="LauraPGM" w:date="2025-10-01T15:48:00Z">
              <w:r w:rsidRPr="008439ED" w:rsidDel="00DC12A4">
                <w:rPr>
                  <w:rFonts w:ascii="Calibri" w:hAnsi="Calibri" w:cs="Calibri"/>
                  <w:rPrChange w:id="5450"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9E40905" w14:textId="6DFF56E5" w:rsidR="00B66D59" w:rsidRPr="008439ED" w:rsidDel="00DC12A4" w:rsidRDefault="002863E6" w:rsidP="001D59AC">
            <w:pPr>
              <w:pStyle w:val="Normal0"/>
              <w:spacing w:line="360" w:lineRule="auto"/>
              <w:jc w:val="both"/>
              <w:rPr>
                <w:del w:id="5451" w:author="LauraPGM" w:date="2025-10-01T15:48:00Z"/>
                <w:rFonts w:ascii="Calibri" w:hAnsi="Calibri" w:cs="Calibri"/>
                <w:rPrChange w:id="5452" w:author="LauraPGM" w:date="2025-11-04T16:55:00Z">
                  <w:rPr>
                    <w:del w:id="5453" w:author="LauraPGM" w:date="2025-10-01T15:48:00Z"/>
                  </w:rPr>
                </w:rPrChange>
              </w:rPr>
            </w:pPr>
            <w:del w:id="5454" w:author="LauraPGM" w:date="2025-10-01T15:48:00Z">
              <w:r w:rsidRPr="008439ED" w:rsidDel="00DC12A4">
                <w:rPr>
                  <w:rFonts w:ascii="Calibri" w:hAnsi="Calibri" w:cs="Calibri"/>
                  <w:rPrChange w:id="5455" w:author="LauraPGM" w:date="2025-11-04T16:55:00Z">
                    <w:rPr/>
                  </w:rPrChange>
                </w:rPr>
                <w:delText>$</w:delText>
              </w:r>
              <w:r w:rsidR="00B66D59" w:rsidRPr="008439ED" w:rsidDel="00DC12A4">
                <w:rPr>
                  <w:rFonts w:ascii="Calibri" w:hAnsi="Calibri" w:cs="Calibri"/>
                  <w:rPrChange w:id="5456"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C3B041E" w14:textId="7529DC46" w:rsidR="00B66D59" w:rsidRPr="008439ED" w:rsidDel="00DC12A4" w:rsidRDefault="002863E6" w:rsidP="001D59AC">
            <w:pPr>
              <w:pStyle w:val="Normal0"/>
              <w:spacing w:line="360" w:lineRule="auto"/>
              <w:jc w:val="both"/>
              <w:rPr>
                <w:del w:id="5457" w:author="LauraPGM" w:date="2025-10-01T15:48:00Z"/>
                <w:rFonts w:ascii="Calibri" w:hAnsi="Calibri" w:cs="Calibri"/>
                <w:rPrChange w:id="5458" w:author="LauraPGM" w:date="2025-11-04T16:55:00Z">
                  <w:rPr>
                    <w:del w:id="5459" w:author="LauraPGM" w:date="2025-10-01T15:48:00Z"/>
                  </w:rPr>
                </w:rPrChange>
              </w:rPr>
            </w:pPr>
            <w:del w:id="5460" w:author="LauraPGM" w:date="2025-10-01T15:48:00Z">
              <w:r w:rsidRPr="008439ED" w:rsidDel="00DC12A4">
                <w:rPr>
                  <w:rFonts w:ascii="Calibri" w:hAnsi="Calibri" w:cs="Calibri"/>
                  <w:rPrChange w:id="5461" w:author="LauraPGM" w:date="2025-11-04T16:55:00Z">
                    <w:rPr/>
                  </w:rPrChange>
                </w:rPr>
                <w:delText>$</w:delText>
              </w:r>
              <w:r w:rsidR="00B66D59" w:rsidRPr="008439ED" w:rsidDel="00DC12A4">
                <w:rPr>
                  <w:rFonts w:ascii="Calibri" w:hAnsi="Calibri" w:cs="Calibri"/>
                  <w:rPrChange w:id="5462"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F19E40B" w14:textId="7512C539" w:rsidR="00B66D59" w:rsidRPr="008439ED" w:rsidDel="00DC12A4" w:rsidRDefault="002863E6" w:rsidP="001D59AC">
            <w:pPr>
              <w:pStyle w:val="Normal0"/>
              <w:spacing w:line="360" w:lineRule="auto"/>
              <w:jc w:val="both"/>
              <w:rPr>
                <w:del w:id="5463" w:author="LauraPGM" w:date="2025-10-01T15:48:00Z"/>
                <w:rFonts w:ascii="Calibri" w:hAnsi="Calibri" w:cs="Calibri"/>
                <w:rPrChange w:id="5464" w:author="LauraPGM" w:date="2025-11-04T16:55:00Z">
                  <w:rPr>
                    <w:del w:id="5465" w:author="LauraPGM" w:date="2025-10-01T15:48:00Z"/>
                  </w:rPr>
                </w:rPrChange>
              </w:rPr>
            </w:pPr>
            <w:del w:id="5466" w:author="LauraPGM" w:date="2025-10-01T15:48:00Z">
              <w:r w:rsidRPr="008439ED" w:rsidDel="00DC12A4">
                <w:rPr>
                  <w:rFonts w:ascii="Calibri" w:hAnsi="Calibri" w:cs="Calibri"/>
                  <w:rPrChange w:id="5467" w:author="LauraPGM" w:date="2025-11-04T16:55:00Z">
                    <w:rPr/>
                  </w:rPrChange>
                </w:rPr>
                <w:delText>$</w:delText>
              </w:r>
              <w:r w:rsidR="00B66D59" w:rsidRPr="008439ED" w:rsidDel="00DC12A4">
                <w:rPr>
                  <w:rFonts w:ascii="Calibri" w:hAnsi="Calibri" w:cs="Calibri"/>
                  <w:rPrChange w:id="5468" w:author="LauraPGM" w:date="2025-11-04T16:55:00Z">
                    <w:rPr/>
                  </w:rPrChange>
                </w:rPr>
                <w:delText>4.000.000</w:delText>
              </w:r>
            </w:del>
          </w:p>
        </w:tc>
      </w:tr>
      <w:tr w:rsidR="00B66D59" w:rsidRPr="008439ED" w:rsidDel="00DC12A4" w14:paraId="76F0DF4D" w14:textId="39862E38" w:rsidTr="00B66D59">
        <w:trPr>
          <w:del w:id="5469"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6D13A01" w14:textId="667BADAA" w:rsidR="00B66D59" w:rsidRPr="008439ED" w:rsidDel="00DC12A4" w:rsidRDefault="00B66D59" w:rsidP="001D59AC">
            <w:pPr>
              <w:pStyle w:val="Normal0"/>
              <w:spacing w:line="360" w:lineRule="auto"/>
              <w:jc w:val="both"/>
              <w:rPr>
                <w:del w:id="5470" w:author="LauraPGM" w:date="2025-10-01T15:48:00Z"/>
                <w:rFonts w:ascii="Calibri" w:hAnsi="Calibri" w:cs="Calibri"/>
                <w:rPrChange w:id="5471" w:author="LauraPGM" w:date="2025-11-04T16:55:00Z">
                  <w:rPr>
                    <w:del w:id="5472" w:author="LauraPGM" w:date="2025-10-01T15:48:00Z"/>
                  </w:rPr>
                </w:rPrChange>
              </w:rPr>
            </w:pPr>
            <w:del w:id="5473" w:author="LauraPGM" w:date="2025-10-01T15:48:00Z">
              <w:r w:rsidRPr="008439ED" w:rsidDel="00DC12A4">
                <w:rPr>
                  <w:rFonts w:ascii="Calibri" w:hAnsi="Calibri" w:cs="Calibri"/>
                  <w:rPrChange w:id="5474" w:author="LauraPGM" w:date="2025-11-04T16:55:00Z">
                    <w:rPr/>
                  </w:rPrChange>
                </w:rPr>
                <w:delText>15</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3AB2622" w14:textId="023E2F5C" w:rsidR="00B66D59" w:rsidRPr="008439ED" w:rsidDel="00DC12A4" w:rsidRDefault="00544C13" w:rsidP="001D59AC">
            <w:pPr>
              <w:pStyle w:val="Normal0"/>
              <w:spacing w:line="360" w:lineRule="auto"/>
              <w:jc w:val="both"/>
              <w:rPr>
                <w:del w:id="5475" w:author="LauraPGM" w:date="2025-10-01T15:48:00Z"/>
                <w:rFonts w:ascii="Calibri" w:hAnsi="Calibri" w:cs="Calibri"/>
                <w:rPrChange w:id="5476" w:author="LauraPGM" w:date="2025-11-04T16:55:00Z">
                  <w:rPr>
                    <w:del w:id="5477" w:author="LauraPGM" w:date="2025-10-01T15:48:00Z"/>
                  </w:rPr>
                </w:rPrChange>
              </w:rPr>
            </w:pPr>
            <w:del w:id="5478" w:author="LauraPGM" w:date="2025-10-01T15:48:00Z">
              <w:r w:rsidRPr="008439ED" w:rsidDel="00DC12A4">
                <w:rPr>
                  <w:rFonts w:ascii="Calibri" w:hAnsi="Calibri" w:cs="Calibri"/>
                  <w:rPrChange w:id="5479"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7E2C42A" w14:textId="1F57753F" w:rsidR="00B66D59" w:rsidRPr="008439ED" w:rsidDel="00DC12A4" w:rsidRDefault="002863E6" w:rsidP="001D59AC">
            <w:pPr>
              <w:pStyle w:val="Normal0"/>
              <w:spacing w:line="360" w:lineRule="auto"/>
              <w:jc w:val="both"/>
              <w:rPr>
                <w:del w:id="5480" w:author="LauraPGM" w:date="2025-10-01T15:48:00Z"/>
                <w:rFonts w:ascii="Calibri" w:hAnsi="Calibri" w:cs="Calibri"/>
                <w:rPrChange w:id="5481" w:author="LauraPGM" w:date="2025-11-04T16:55:00Z">
                  <w:rPr>
                    <w:del w:id="5482" w:author="LauraPGM" w:date="2025-10-01T15:48:00Z"/>
                  </w:rPr>
                </w:rPrChange>
              </w:rPr>
            </w:pPr>
            <w:del w:id="5483" w:author="LauraPGM" w:date="2025-10-01T15:48:00Z">
              <w:r w:rsidRPr="008439ED" w:rsidDel="00DC12A4">
                <w:rPr>
                  <w:rFonts w:ascii="Calibri" w:hAnsi="Calibri" w:cs="Calibri"/>
                  <w:rPrChange w:id="5484" w:author="LauraPGM" w:date="2025-11-04T16:55:00Z">
                    <w:rPr/>
                  </w:rPrChange>
                </w:rPr>
                <w:delText>$</w:delText>
              </w:r>
              <w:r w:rsidR="00B66D59" w:rsidRPr="008439ED" w:rsidDel="00DC12A4">
                <w:rPr>
                  <w:rFonts w:ascii="Calibri" w:hAnsi="Calibri" w:cs="Calibri"/>
                  <w:rPrChange w:id="5485"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8C429F" w14:textId="38101E57" w:rsidR="00B66D59" w:rsidRPr="008439ED" w:rsidDel="00DC12A4" w:rsidRDefault="002863E6" w:rsidP="001D59AC">
            <w:pPr>
              <w:pStyle w:val="Normal0"/>
              <w:spacing w:line="360" w:lineRule="auto"/>
              <w:jc w:val="both"/>
              <w:rPr>
                <w:del w:id="5486" w:author="LauraPGM" w:date="2025-10-01T15:48:00Z"/>
                <w:rFonts w:ascii="Calibri" w:hAnsi="Calibri" w:cs="Calibri"/>
                <w:rPrChange w:id="5487" w:author="LauraPGM" w:date="2025-11-04T16:55:00Z">
                  <w:rPr>
                    <w:del w:id="5488" w:author="LauraPGM" w:date="2025-10-01T15:48:00Z"/>
                  </w:rPr>
                </w:rPrChange>
              </w:rPr>
            </w:pPr>
            <w:del w:id="5489" w:author="LauraPGM" w:date="2025-10-01T15:48:00Z">
              <w:r w:rsidRPr="008439ED" w:rsidDel="00DC12A4">
                <w:rPr>
                  <w:rFonts w:ascii="Calibri" w:hAnsi="Calibri" w:cs="Calibri"/>
                  <w:rPrChange w:id="5490" w:author="LauraPGM" w:date="2025-11-04T16:55:00Z">
                    <w:rPr/>
                  </w:rPrChange>
                </w:rPr>
                <w:delText>$</w:delText>
              </w:r>
              <w:r w:rsidR="00B66D59" w:rsidRPr="008439ED" w:rsidDel="00DC12A4">
                <w:rPr>
                  <w:rFonts w:ascii="Calibri" w:hAnsi="Calibri" w:cs="Calibri"/>
                  <w:rPrChange w:id="5491"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CE48C8D" w14:textId="164A4001" w:rsidR="00B66D59" w:rsidRPr="008439ED" w:rsidDel="00DC12A4" w:rsidRDefault="002863E6" w:rsidP="001D59AC">
            <w:pPr>
              <w:pStyle w:val="Normal0"/>
              <w:spacing w:line="360" w:lineRule="auto"/>
              <w:jc w:val="both"/>
              <w:rPr>
                <w:del w:id="5492" w:author="LauraPGM" w:date="2025-10-01T15:48:00Z"/>
                <w:rFonts w:ascii="Calibri" w:hAnsi="Calibri" w:cs="Calibri"/>
                <w:rPrChange w:id="5493" w:author="LauraPGM" w:date="2025-11-04T16:55:00Z">
                  <w:rPr>
                    <w:del w:id="5494" w:author="LauraPGM" w:date="2025-10-01T15:48:00Z"/>
                  </w:rPr>
                </w:rPrChange>
              </w:rPr>
            </w:pPr>
            <w:del w:id="5495" w:author="LauraPGM" w:date="2025-10-01T15:48:00Z">
              <w:r w:rsidRPr="008439ED" w:rsidDel="00DC12A4">
                <w:rPr>
                  <w:rFonts w:ascii="Calibri" w:hAnsi="Calibri" w:cs="Calibri"/>
                  <w:rPrChange w:id="5496" w:author="LauraPGM" w:date="2025-11-04T16:55:00Z">
                    <w:rPr/>
                  </w:rPrChange>
                </w:rPr>
                <w:delText>$</w:delText>
              </w:r>
              <w:r w:rsidR="00B66D59" w:rsidRPr="008439ED" w:rsidDel="00DC12A4">
                <w:rPr>
                  <w:rFonts w:ascii="Calibri" w:hAnsi="Calibri" w:cs="Calibri"/>
                  <w:rPrChange w:id="5497" w:author="LauraPGM" w:date="2025-11-04T16:55:00Z">
                    <w:rPr/>
                  </w:rPrChange>
                </w:rPr>
                <w:delText>4.000.000</w:delText>
              </w:r>
            </w:del>
          </w:p>
        </w:tc>
      </w:tr>
      <w:tr w:rsidR="00B66D59" w:rsidRPr="008439ED" w:rsidDel="00DC12A4" w14:paraId="564F99CC" w14:textId="397137B0" w:rsidTr="00B66D59">
        <w:trPr>
          <w:del w:id="5498"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B38443" w14:textId="6BA7FB99" w:rsidR="00B66D59" w:rsidRPr="008439ED" w:rsidDel="00DC12A4" w:rsidRDefault="00B66D59" w:rsidP="001D59AC">
            <w:pPr>
              <w:pStyle w:val="Normal0"/>
              <w:spacing w:line="360" w:lineRule="auto"/>
              <w:jc w:val="both"/>
              <w:rPr>
                <w:del w:id="5499" w:author="LauraPGM" w:date="2025-10-01T15:48:00Z"/>
                <w:rFonts w:ascii="Calibri" w:hAnsi="Calibri" w:cs="Calibri"/>
                <w:rPrChange w:id="5500" w:author="LauraPGM" w:date="2025-11-04T16:55:00Z">
                  <w:rPr>
                    <w:del w:id="5501" w:author="LauraPGM" w:date="2025-10-01T15:48:00Z"/>
                  </w:rPr>
                </w:rPrChange>
              </w:rPr>
            </w:pPr>
            <w:del w:id="5502" w:author="LauraPGM" w:date="2025-10-01T15:48:00Z">
              <w:r w:rsidRPr="008439ED" w:rsidDel="00DC12A4">
                <w:rPr>
                  <w:rFonts w:ascii="Calibri" w:hAnsi="Calibri" w:cs="Calibri"/>
                  <w:rPrChange w:id="5503" w:author="LauraPGM" w:date="2025-11-04T16:55:00Z">
                    <w:rPr/>
                  </w:rPrChange>
                </w:rPr>
                <w:delText>16</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E5B869" w14:textId="1B45EC08" w:rsidR="00B66D59" w:rsidRPr="008439ED" w:rsidDel="00DC12A4" w:rsidRDefault="00544C13" w:rsidP="001D59AC">
            <w:pPr>
              <w:pStyle w:val="Normal0"/>
              <w:spacing w:line="360" w:lineRule="auto"/>
              <w:jc w:val="both"/>
              <w:rPr>
                <w:del w:id="5504" w:author="LauraPGM" w:date="2025-10-01T15:48:00Z"/>
                <w:rFonts w:ascii="Calibri" w:hAnsi="Calibri" w:cs="Calibri"/>
                <w:rPrChange w:id="5505" w:author="LauraPGM" w:date="2025-11-04T16:55:00Z">
                  <w:rPr>
                    <w:del w:id="5506" w:author="LauraPGM" w:date="2025-10-01T15:48:00Z"/>
                  </w:rPr>
                </w:rPrChange>
              </w:rPr>
            </w:pPr>
            <w:del w:id="5507" w:author="LauraPGM" w:date="2025-10-01T15:48:00Z">
              <w:r w:rsidRPr="008439ED" w:rsidDel="00DC12A4">
                <w:rPr>
                  <w:rFonts w:ascii="Calibri" w:hAnsi="Calibri" w:cs="Calibri"/>
                  <w:rPrChange w:id="5508"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DE06538" w14:textId="1B8B457E" w:rsidR="00B66D59" w:rsidRPr="008439ED" w:rsidDel="00DC12A4" w:rsidRDefault="002863E6" w:rsidP="001D59AC">
            <w:pPr>
              <w:pStyle w:val="Normal0"/>
              <w:spacing w:line="360" w:lineRule="auto"/>
              <w:jc w:val="both"/>
              <w:rPr>
                <w:del w:id="5509" w:author="LauraPGM" w:date="2025-10-01T15:48:00Z"/>
                <w:rFonts w:ascii="Calibri" w:hAnsi="Calibri" w:cs="Calibri"/>
                <w:rPrChange w:id="5510" w:author="LauraPGM" w:date="2025-11-04T16:55:00Z">
                  <w:rPr>
                    <w:del w:id="5511" w:author="LauraPGM" w:date="2025-10-01T15:48:00Z"/>
                  </w:rPr>
                </w:rPrChange>
              </w:rPr>
            </w:pPr>
            <w:del w:id="5512" w:author="LauraPGM" w:date="2025-10-01T15:48:00Z">
              <w:r w:rsidRPr="008439ED" w:rsidDel="00DC12A4">
                <w:rPr>
                  <w:rFonts w:ascii="Calibri" w:hAnsi="Calibri" w:cs="Calibri"/>
                  <w:rPrChange w:id="5513" w:author="LauraPGM" w:date="2025-11-04T16:55:00Z">
                    <w:rPr/>
                  </w:rPrChange>
                </w:rPr>
                <w:delText>$</w:delText>
              </w:r>
              <w:r w:rsidR="00B66D59" w:rsidRPr="008439ED" w:rsidDel="00DC12A4">
                <w:rPr>
                  <w:rFonts w:ascii="Calibri" w:hAnsi="Calibri" w:cs="Calibri"/>
                  <w:rPrChange w:id="5514"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497DD59" w14:textId="15B23780" w:rsidR="00B66D59" w:rsidRPr="008439ED" w:rsidDel="00DC12A4" w:rsidRDefault="002863E6" w:rsidP="001D59AC">
            <w:pPr>
              <w:pStyle w:val="Normal0"/>
              <w:spacing w:line="360" w:lineRule="auto"/>
              <w:jc w:val="both"/>
              <w:rPr>
                <w:del w:id="5515" w:author="LauraPGM" w:date="2025-10-01T15:48:00Z"/>
                <w:rFonts w:ascii="Calibri" w:hAnsi="Calibri" w:cs="Calibri"/>
                <w:rPrChange w:id="5516" w:author="LauraPGM" w:date="2025-11-04T16:55:00Z">
                  <w:rPr>
                    <w:del w:id="5517" w:author="LauraPGM" w:date="2025-10-01T15:48:00Z"/>
                  </w:rPr>
                </w:rPrChange>
              </w:rPr>
            </w:pPr>
            <w:del w:id="5518" w:author="LauraPGM" w:date="2025-10-01T15:48:00Z">
              <w:r w:rsidRPr="008439ED" w:rsidDel="00DC12A4">
                <w:rPr>
                  <w:rFonts w:ascii="Calibri" w:hAnsi="Calibri" w:cs="Calibri"/>
                  <w:rPrChange w:id="5519" w:author="LauraPGM" w:date="2025-11-04T16:55:00Z">
                    <w:rPr/>
                  </w:rPrChange>
                </w:rPr>
                <w:delText>$</w:delText>
              </w:r>
              <w:r w:rsidR="00B66D59" w:rsidRPr="008439ED" w:rsidDel="00DC12A4">
                <w:rPr>
                  <w:rFonts w:ascii="Calibri" w:hAnsi="Calibri" w:cs="Calibri"/>
                  <w:rPrChange w:id="5520"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1138E87" w14:textId="550B9C1F" w:rsidR="00B66D59" w:rsidRPr="008439ED" w:rsidDel="00DC12A4" w:rsidRDefault="002863E6" w:rsidP="001D59AC">
            <w:pPr>
              <w:pStyle w:val="Normal0"/>
              <w:spacing w:line="360" w:lineRule="auto"/>
              <w:jc w:val="both"/>
              <w:rPr>
                <w:del w:id="5521" w:author="LauraPGM" w:date="2025-10-01T15:48:00Z"/>
                <w:rFonts w:ascii="Calibri" w:hAnsi="Calibri" w:cs="Calibri"/>
                <w:rPrChange w:id="5522" w:author="LauraPGM" w:date="2025-11-04T16:55:00Z">
                  <w:rPr>
                    <w:del w:id="5523" w:author="LauraPGM" w:date="2025-10-01T15:48:00Z"/>
                  </w:rPr>
                </w:rPrChange>
              </w:rPr>
            </w:pPr>
            <w:del w:id="5524" w:author="LauraPGM" w:date="2025-10-01T15:48:00Z">
              <w:r w:rsidRPr="008439ED" w:rsidDel="00DC12A4">
                <w:rPr>
                  <w:rFonts w:ascii="Calibri" w:hAnsi="Calibri" w:cs="Calibri"/>
                  <w:rPrChange w:id="5525" w:author="LauraPGM" w:date="2025-11-04T16:55:00Z">
                    <w:rPr/>
                  </w:rPrChange>
                </w:rPr>
                <w:delText>$</w:delText>
              </w:r>
              <w:r w:rsidR="00B66D59" w:rsidRPr="008439ED" w:rsidDel="00DC12A4">
                <w:rPr>
                  <w:rFonts w:ascii="Calibri" w:hAnsi="Calibri" w:cs="Calibri"/>
                  <w:rPrChange w:id="5526" w:author="LauraPGM" w:date="2025-11-04T16:55:00Z">
                    <w:rPr/>
                  </w:rPrChange>
                </w:rPr>
                <w:delText>4.000.000</w:delText>
              </w:r>
            </w:del>
          </w:p>
        </w:tc>
      </w:tr>
      <w:tr w:rsidR="00B66D59" w:rsidRPr="008439ED" w:rsidDel="00DC12A4" w14:paraId="1561351A" w14:textId="3F1CEF67" w:rsidTr="00B66D59">
        <w:trPr>
          <w:del w:id="5527"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6CC0F42" w14:textId="47724064" w:rsidR="00B66D59" w:rsidRPr="008439ED" w:rsidDel="00DC12A4" w:rsidRDefault="00B66D59" w:rsidP="001D59AC">
            <w:pPr>
              <w:pStyle w:val="Normal0"/>
              <w:spacing w:line="360" w:lineRule="auto"/>
              <w:jc w:val="both"/>
              <w:rPr>
                <w:del w:id="5528" w:author="LauraPGM" w:date="2025-10-01T15:48:00Z"/>
                <w:rFonts w:ascii="Calibri" w:hAnsi="Calibri" w:cs="Calibri"/>
                <w:rPrChange w:id="5529" w:author="LauraPGM" w:date="2025-11-04T16:55:00Z">
                  <w:rPr>
                    <w:del w:id="5530" w:author="LauraPGM" w:date="2025-10-01T15:48:00Z"/>
                  </w:rPr>
                </w:rPrChange>
              </w:rPr>
            </w:pPr>
            <w:del w:id="5531" w:author="LauraPGM" w:date="2025-10-01T15:48:00Z">
              <w:r w:rsidRPr="008439ED" w:rsidDel="00DC12A4">
                <w:rPr>
                  <w:rFonts w:ascii="Calibri" w:hAnsi="Calibri" w:cs="Calibri"/>
                  <w:rPrChange w:id="5532" w:author="LauraPGM" w:date="2025-11-04T16:55:00Z">
                    <w:rPr/>
                  </w:rPrChange>
                </w:rPr>
                <w:delText>17</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D724340" w14:textId="4792052C" w:rsidR="00B66D59" w:rsidRPr="008439ED" w:rsidDel="00DC12A4" w:rsidRDefault="00544C13" w:rsidP="001D59AC">
            <w:pPr>
              <w:pStyle w:val="Normal0"/>
              <w:spacing w:line="360" w:lineRule="auto"/>
              <w:jc w:val="both"/>
              <w:rPr>
                <w:del w:id="5533" w:author="LauraPGM" w:date="2025-10-01T15:48:00Z"/>
                <w:rFonts w:ascii="Calibri" w:hAnsi="Calibri" w:cs="Calibri"/>
                <w:rPrChange w:id="5534" w:author="LauraPGM" w:date="2025-11-04T16:55:00Z">
                  <w:rPr>
                    <w:del w:id="5535" w:author="LauraPGM" w:date="2025-10-01T15:48:00Z"/>
                  </w:rPr>
                </w:rPrChange>
              </w:rPr>
            </w:pPr>
            <w:del w:id="5536" w:author="LauraPGM" w:date="2025-10-01T15:48:00Z">
              <w:r w:rsidRPr="008439ED" w:rsidDel="00DC12A4">
                <w:rPr>
                  <w:rFonts w:ascii="Calibri" w:hAnsi="Calibri" w:cs="Calibri"/>
                  <w:rPrChange w:id="5537"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38AB3C9" w14:textId="0F8FDC5C" w:rsidR="00B66D59" w:rsidRPr="008439ED" w:rsidDel="00DC12A4" w:rsidRDefault="002863E6" w:rsidP="001D59AC">
            <w:pPr>
              <w:pStyle w:val="Normal0"/>
              <w:spacing w:line="360" w:lineRule="auto"/>
              <w:jc w:val="both"/>
              <w:rPr>
                <w:del w:id="5538" w:author="LauraPGM" w:date="2025-10-01T15:48:00Z"/>
                <w:rFonts w:ascii="Calibri" w:hAnsi="Calibri" w:cs="Calibri"/>
                <w:rPrChange w:id="5539" w:author="LauraPGM" w:date="2025-11-04T16:55:00Z">
                  <w:rPr>
                    <w:del w:id="5540" w:author="LauraPGM" w:date="2025-10-01T15:48:00Z"/>
                  </w:rPr>
                </w:rPrChange>
              </w:rPr>
            </w:pPr>
            <w:del w:id="5541" w:author="LauraPGM" w:date="2025-10-01T15:48:00Z">
              <w:r w:rsidRPr="008439ED" w:rsidDel="00DC12A4">
                <w:rPr>
                  <w:rFonts w:ascii="Calibri" w:hAnsi="Calibri" w:cs="Calibri"/>
                  <w:rPrChange w:id="5542" w:author="LauraPGM" w:date="2025-11-04T16:55:00Z">
                    <w:rPr/>
                  </w:rPrChange>
                </w:rPr>
                <w:delText>$</w:delText>
              </w:r>
              <w:r w:rsidR="00B66D59" w:rsidRPr="008439ED" w:rsidDel="00DC12A4">
                <w:rPr>
                  <w:rFonts w:ascii="Calibri" w:hAnsi="Calibri" w:cs="Calibri"/>
                  <w:rPrChange w:id="5543"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B1FEF13" w14:textId="75CF379E" w:rsidR="00B66D59" w:rsidRPr="008439ED" w:rsidDel="00DC12A4" w:rsidRDefault="002863E6" w:rsidP="001D59AC">
            <w:pPr>
              <w:pStyle w:val="Normal0"/>
              <w:spacing w:line="360" w:lineRule="auto"/>
              <w:jc w:val="both"/>
              <w:rPr>
                <w:del w:id="5544" w:author="LauraPGM" w:date="2025-10-01T15:48:00Z"/>
                <w:rFonts w:ascii="Calibri" w:hAnsi="Calibri" w:cs="Calibri"/>
                <w:rPrChange w:id="5545" w:author="LauraPGM" w:date="2025-11-04T16:55:00Z">
                  <w:rPr>
                    <w:del w:id="5546" w:author="LauraPGM" w:date="2025-10-01T15:48:00Z"/>
                  </w:rPr>
                </w:rPrChange>
              </w:rPr>
            </w:pPr>
            <w:del w:id="5547" w:author="LauraPGM" w:date="2025-10-01T15:48:00Z">
              <w:r w:rsidRPr="008439ED" w:rsidDel="00DC12A4">
                <w:rPr>
                  <w:rFonts w:ascii="Calibri" w:hAnsi="Calibri" w:cs="Calibri"/>
                  <w:rPrChange w:id="5548" w:author="LauraPGM" w:date="2025-11-04T16:55:00Z">
                    <w:rPr/>
                  </w:rPrChange>
                </w:rPr>
                <w:delText>$</w:delText>
              </w:r>
              <w:r w:rsidR="00B66D59" w:rsidRPr="008439ED" w:rsidDel="00DC12A4">
                <w:rPr>
                  <w:rFonts w:ascii="Calibri" w:hAnsi="Calibri" w:cs="Calibri"/>
                  <w:rPrChange w:id="5549"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3238990" w14:textId="6BD40050" w:rsidR="00B66D59" w:rsidRPr="008439ED" w:rsidDel="00DC12A4" w:rsidRDefault="002863E6" w:rsidP="001D59AC">
            <w:pPr>
              <w:pStyle w:val="Normal0"/>
              <w:spacing w:line="360" w:lineRule="auto"/>
              <w:jc w:val="both"/>
              <w:rPr>
                <w:del w:id="5550" w:author="LauraPGM" w:date="2025-10-01T15:48:00Z"/>
                <w:rFonts w:ascii="Calibri" w:hAnsi="Calibri" w:cs="Calibri"/>
                <w:rPrChange w:id="5551" w:author="LauraPGM" w:date="2025-11-04T16:55:00Z">
                  <w:rPr>
                    <w:del w:id="5552" w:author="LauraPGM" w:date="2025-10-01T15:48:00Z"/>
                  </w:rPr>
                </w:rPrChange>
              </w:rPr>
            </w:pPr>
            <w:del w:id="5553" w:author="LauraPGM" w:date="2025-10-01T15:48:00Z">
              <w:r w:rsidRPr="008439ED" w:rsidDel="00DC12A4">
                <w:rPr>
                  <w:rFonts w:ascii="Calibri" w:hAnsi="Calibri" w:cs="Calibri"/>
                  <w:rPrChange w:id="5554" w:author="LauraPGM" w:date="2025-11-04T16:55:00Z">
                    <w:rPr/>
                  </w:rPrChange>
                </w:rPr>
                <w:delText>$</w:delText>
              </w:r>
              <w:r w:rsidR="00B66D59" w:rsidRPr="008439ED" w:rsidDel="00DC12A4">
                <w:rPr>
                  <w:rFonts w:ascii="Calibri" w:hAnsi="Calibri" w:cs="Calibri"/>
                  <w:rPrChange w:id="5555" w:author="LauraPGM" w:date="2025-11-04T16:55:00Z">
                    <w:rPr/>
                  </w:rPrChange>
                </w:rPr>
                <w:delText>4.000.000</w:delText>
              </w:r>
            </w:del>
          </w:p>
        </w:tc>
      </w:tr>
      <w:tr w:rsidR="00B66D59" w:rsidRPr="008439ED" w:rsidDel="00DC12A4" w14:paraId="66B1576E" w14:textId="33EAFE8B" w:rsidTr="00B66D59">
        <w:trPr>
          <w:del w:id="5556"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D3EED7A" w14:textId="54192373" w:rsidR="00B66D59" w:rsidRPr="008439ED" w:rsidDel="00DC12A4" w:rsidRDefault="00B66D59" w:rsidP="001D59AC">
            <w:pPr>
              <w:pStyle w:val="Normal0"/>
              <w:spacing w:line="360" w:lineRule="auto"/>
              <w:jc w:val="both"/>
              <w:rPr>
                <w:del w:id="5557" w:author="LauraPGM" w:date="2025-10-01T15:48:00Z"/>
                <w:rFonts w:ascii="Calibri" w:hAnsi="Calibri" w:cs="Calibri"/>
                <w:rPrChange w:id="5558" w:author="LauraPGM" w:date="2025-11-04T16:55:00Z">
                  <w:rPr>
                    <w:del w:id="5559" w:author="LauraPGM" w:date="2025-10-01T15:48:00Z"/>
                  </w:rPr>
                </w:rPrChange>
              </w:rPr>
            </w:pPr>
            <w:del w:id="5560" w:author="LauraPGM" w:date="2025-10-01T15:48:00Z">
              <w:r w:rsidRPr="008439ED" w:rsidDel="00DC12A4">
                <w:rPr>
                  <w:rFonts w:ascii="Calibri" w:hAnsi="Calibri" w:cs="Calibri"/>
                  <w:rPrChange w:id="5561" w:author="LauraPGM" w:date="2025-11-04T16:55:00Z">
                    <w:rPr/>
                  </w:rPrChange>
                </w:rPr>
                <w:delText>18</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22942A8" w14:textId="210E2C33" w:rsidR="00B66D59" w:rsidRPr="008439ED" w:rsidDel="00DC12A4" w:rsidRDefault="00544C13" w:rsidP="001D59AC">
            <w:pPr>
              <w:pStyle w:val="Normal0"/>
              <w:spacing w:line="360" w:lineRule="auto"/>
              <w:jc w:val="both"/>
              <w:rPr>
                <w:del w:id="5562" w:author="LauraPGM" w:date="2025-10-01T15:48:00Z"/>
                <w:rFonts w:ascii="Calibri" w:hAnsi="Calibri" w:cs="Calibri"/>
                <w:rPrChange w:id="5563" w:author="LauraPGM" w:date="2025-11-04T16:55:00Z">
                  <w:rPr>
                    <w:del w:id="5564" w:author="LauraPGM" w:date="2025-10-01T15:48:00Z"/>
                  </w:rPr>
                </w:rPrChange>
              </w:rPr>
            </w:pPr>
            <w:del w:id="5565" w:author="LauraPGM" w:date="2025-10-01T15:48:00Z">
              <w:r w:rsidRPr="008439ED" w:rsidDel="00DC12A4">
                <w:rPr>
                  <w:rFonts w:ascii="Calibri" w:hAnsi="Calibri" w:cs="Calibri"/>
                  <w:rPrChange w:id="5566"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3EED8A3" w14:textId="38C3B201" w:rsidR="00B66D59" w:rsidRPr="008439ED" w:rsidDel="00DC12A4" w:rsidRDefault="002863E6" w:rsidP="001D59AC">
            <w:pPr>
              <w:pStyle w:val="Normal0"/>
              <w:spacing w:line="360" w:lineRule="auto"/>
              <w:jc w:val="both"/>
              <w:rPr>
                <w:del w:id="5567" w:author="LauraPGM" w:date="2025-10-01T15:48:00Z"/>
                <w:rFonts w:ascii="Calibri" w:hAnsi="Calibri" w:cs="Calibri"/>
                <w:rPrChange w:id="5568" w:author="LauraPGM" w:date="2025-11-04T16:55:00Z">
                  <w:rPr>
                    <w:del w:id="5569" w:author="LauraPGM" w:date="2025-10-01T15:48:00Z"/>
                  </w:rPr>
                </w:rPrChange>
              </w:rPr>
            </w:pPr>
            <w:del w:id="5570" w:author="LauraPGM" w:date="2025-10-01T15:48:00Z">
              <w:r w:rsidRPr="008439ED" w:rsidDel="00DC12A4">
                <w:rPr>
                  <w:rFonts w:ascii="Calibri" w:hAnsi="Calibri" w:cs="Calibri"/>
                  <w:rPrChange w:id="5571" w:author="LauraPGM" w:date="2025-11-04T16:55:00Z">
                    <w:rPr/>
                  </w:rPrChange>
                </w:rPr>
                <w:delText>$</w:delText>
              </w:r>
              <w:r w:rsidR="00B66D59" w:rsidRPr="008439ED" w:rsidDel="00DC12A4">
                <w:rPr>
                  <w:rFonts w:ascii="Calibri" w:hAnsi="Calibri" w:cs="Calibri"/>
                  <w:rPrChange w:id="5572"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CF9A221" w14:textId="374E7985" w:rsidR="00B66D59" w:rsidRPr="008439ED" w:rsidDel="00DC12A4" w:rsidRDefault="002863E6" w:rsidP="001D59AC">
            <w:pPr>
              <w:pStyle w:val="Normal0"/>
              <w:spacing w:line="360" w:lineRule="auto"/>
              <w:jc w:val="both"/>
              <w:rPr>
                <w:del w:id="5573" w:author="LauraPGM" w:date="2025-10-01T15:48:00Z"/>
                <w:rFonts w:ascii="Calibri" w:hAnsi="Calibri" w:cs="Calibri"/>
                <w:rPrChange w:id="5574" w:author="LauraPGM" w:date="2025-11-04T16:55:00Z">
                  <w:rPr>
                    <w:del w:id="5575" w:author="LauraPGM" w:date="2025-10-01T15:48:00Z"/>
                  </w:rPr>
                </w:rPrChange>
              </w:rPr>
            </w:pPr>
            <w:del w:id="5576" w:author="LauraPGM" w:date="2025-10-01T15:48:00Z">
              <w:r w:rsidRPr="008439ED" w:rsidDel="00DC12A4">
                <w:rPr>
                  <w:rFonts w:ascii="Calibri" w:hAnsi="Calibri" w:cs="Calibri"/>
                  <w:rPrChange w:id="5577" w:author="LauraPGM" w:date="2025-11-04T16:55:00Z">
                    <w:rPr/>
                  </w:rPrChange>
                </w:rPr>
                <w:delText>$</w:delText>
              </w:r>
              <w:r w:rsidR="00B66D59" w:rsidRPr="008439ED" w:rsidDel="00DC12A4">
                <w:rPr>
                  <w:rFonts w:ascii="Calibri" w:hAnsi="Calibri" w:cs="Calibri"/>
                  <w:rPrChange w:id="5578"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FCDD6AD" w14:textId="75756685" w:rsidR="00B66D59" w:rsidRPr="008439ED" w:rsidDel="00DC12A4" w:rsidRDefault="002863E6" w:rsidP="001D59AC">
            <w:pPr>
              <w:pStyle w:val="Normal0"/>
              <w:spacing w:line="360" w:lineRule="auto"/>
              <w:jc w:val="both"/>
              <w:rPr>
                <w:del w:id="5579" w:author="LauraPGM" w:date="2025-10-01T15:48:00Z"/>
                <w:rFonts w:ascii="Calibri" w:hAnsi="Calibri" w:cs="Calibri"/>
                <w:rPrChange w:id="5580" w:author="LauraPGM" w:date="2025-11-04T16:55:00Z">
                  <w:rPr>
                    <w:del w:id="5581" w:author="LauraPGM" w:date="2025-10-01T15:48:00Z"/>
                  </w:rPr>
                </w:rPrChange>
              </w:rPr>
            </w:pPr>
            <w:del w:id="5582" w:author="LauraPGM" w:date="2025-10-01T15:48:00Z">
              <w:r w:rsidRPr="008439ED" w:rsidDel="00DC12A4">
                <w:rPr>
                  <w:rFonts w:ascii="Calibri" w:hAnsi="Calibri" w:cs="Calibri"/>
                  <w:rPrChange w:id="5583" w:author="LauraPGM" w:date="2025-11-04T16:55:00Z">
                    <w:rPr/>
                  </w:rPrChange>
                </w:rPr>
                <w:delText>$</w:delText>
              </w:r>
              <w:r w:rsidR="00B66D59" w:rsidRPr="008439ED" w:rsidDel="00DC12A4">
                <w:rPr>
                  <w:rFonts w:ascii="Calibri" w:hAnsi="Calibri" w:cs="Calibri"/>
                  <w:rPrChange w:id="5584" w:author="LauraPGM" w:date="2025-11-04T16:55:00Z">
                    <w:rPr/>
                  </w:rPrChange>
                </w:rPr>
                <w:delText>4.000.000</w:delText>
              </w:r>
            </w:del>
          </w:p>
        </w:tc>
      </w:tr>
      <w:tr w:rsidR="00B66D59" w:rsidRPr="008439ED" w:rsidDel="00DC12A4" w14:paraId="3972A024" w14:textId="14B35ECA" w:rsidTr="00B66D59">
        <w:trPr>
          <w:del w:id="5585"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C73F3B9" w14:textId="5933E8A5" w:rsidR="00B66D59" w:rsidRPr="008439ED" w:rsidDel="00DC12A4" w:rsidRDefault="00B66D59" w:rsidP="001D59AC">
            <w:pPr>
              <w:pStyle w:val="Normal0"/>
              <w:spacing w:line="360" w:lineRule="auto"/>
              <w:jc w:val="both"/>
              <w:rPr>
                <w:del w:id="5586" w:author="LauraPGM" w:date="2025-10-01T15:48:00Z"/>
                <w:rFonts w:ascii="Calibri" w:hAnsi="Calibri" w:cs="Calibri"/>
                <w:rPrChange w:id="5587" w:author="LauraPGM" w:date="2025-11-04T16:55:00Z">
                  <w:rPr>
                    <w:del w:id="5588" w:author="LauraPGM" w:date="2025-10-01T15:48:00Z"/>
                  </w:rPr>
                </w:rPrChange>
              </w:rPr>
            </w:pPr>
            <w:del w:id="5589" w:author="LauraPGM" w:date="2025-10-01T15:48:00Z">
              <w:r w:rsidRPr="008439ED" w:rsidDel="00DC12A4">
                <w:rPr>
                  <w:rFonts w:ascii="Calibri" w:hAnsi="Calibri" w:cs="Calibri"/>
                  <w:rPrChange w:id="5590" w:author="LauraPGM" w:date="2025-11-04T16:55:00Z">
                    <w:rPr/>
                  </w:rPrChange>
                </w:rPr>
                <w:delText>19</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759D51A" w14:textId="02445B75" w:rsidR="00B66D59" w:rsidRPr="008439ED" w:rsidDel="00DC12A4" w:rsidRDefault="00544C13" w:rsidP="001D59AC">
            <w:pPr>
              <w:pStyle w:val="Normal0"/>
              <w:spacing w:line="360" w:lineRule="auto"/>
              <w:jc w:val="both"/>
              <w:rPr>
                <w:del w:id="5591" w:author="LauraPGM" w:date="2025-10-01T15:48:00Z"/>
                <w:rFonts w:ascii="Calibri" w:hAnsi="Calibri" w:cs="Calibri"/>
                <w:rPrChange w:id="5592" w:author="LauraPGM" w:date="2025-11-04T16:55:00Z">
                  <w:rPr>
                    <w:del w:id="5593" w:author="LauraPGM" w:date="2025-10-01T15:48:00Z"/>
                  </w:rPr>
                </w:rPrChange>
              </w:rPr>
            </w:pPr>
            <w:del w:id="5594" w:author="LauraPGM" w:date="2025-10-01T15:48:00Z">
              <w:r w:rsidRPr="008439ED" w:rsidDel="00DC12A4">
                <w:rPr>
                  <w:rFonts w:ascii="Calibri" w:hAnsi="Calibri" w:cs="Calibri"/>
                  <w:rPrChange w:id="5595"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C511891" w14:textId="16CA255A" w:rsidR="00B66D59" w:rsidRPr="008439ED" w:rsidDel="00DC12A4" w:rsidRDefault="002863E6" w:rsidP="001D59AC">
            <w:pPr>
              <w:pStyle w:val="Normal0"/>
              <w:spacing w:line="360" w:lineRule="auto"/>
              <w:jc w:val="both"/>
              <w:rPr>
                <w:del w:id="5596" w:author="LauraPGM" w:date="2025-10-01T15:48:00Z"/>
                <w:rFonts w:ascii="Calibri" w:hAnsi="Calibri" w:cs="Calibri"/>
                <w:rPrChange w:id="5597" w:author="LauraPGM" w:date="2025-11-04T16:55:00Z">
                  <w:rPr>
                    <w:del w:id="5598" w:author="LauraPGM" w:date="2025-10-01T15:48:00Z"/>
                  </w:rPr>
                </w:rPrChange>
              </w:rPr>
            </w:pPr>
            <w:del w:id="5599" w:author="LauraPGM" w:date="2025-10-01T15:48:00Z">
              <w:r w:rsidRPr="008439ED" w:rsidDel="00DC12A4">
                <w:rPr>
                  <w:rFonts w:ascii="Calibri" w:hAnsi="Calibri" w:cs="Calibri"/>
                  <w:rPrChange w:id="5600" w:author="LauraPGM" w:date="2025-11-04T16:55:00Z">
                    <w:rPr/>
                  </w:rPrChange>
                </w:rPr>
                <w:delText>$</w:delText>
              </w:r>
              <w:r w:rsidR="00B66D59" w:rsidRPr="008439ED" w:rsidDel="00DC12A4">
                <w:rPr>
                  <w:rFonts w:ascii="Calibri" w:hAnsi="Calibri" w:cs="Calibri"/>
                  <w:rPrChange w:id="5601"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284F83" w14:textId="13E724D9" w:rsidR="00B66D59" w:rsidRPr="008439ED" w:rsidDel="00DC12A4" w:rsidRDefault="002863E6" w:rsidP="001D59AC">
            <w:pPr>
              <w:pStyle w:val="Normal0"/>
              <w:spacing w:line="360" w:lineRule="auto"/>
              <w:jc w:val="both"/>
              <w:rPr>
                <w:del w:id="5602" w:author="LauraPGM" w:date="2025-10-01T15:48:00Z"/>
                <w:rFonts w:ascii="Calibri" w:hAnsi="Calibri" w:cs="Calibri"/>
                <w:rPrChange w:id="5603" w:author="LauraPGM" w:date="2025-11-04T16:55:00Z">
                  <w:rPr>
                    <w:del w:id="5604" w:author="LauraPGM" w:date="2025-10-01T15:48:00Z"/>
                  </w:rPr>
                </w:rPrChange>
              </w:rPr>
            </w:pPr>
            <w:del w:id="5605" w:author="LauraPGM" w:date="2025-10-01T15:48:00Z">
              <w:r w:rsidRPr="008439ED" w:rsidDel="00DC12A4">
                <w:rPr>
                  <w:rFonts w:ascii="Calibri" w:hAnsi="Calibri" w:cs="Calibri"/>
                  <w:rPrChange w:id="5606" w:author="LauraPGM" w:date="2025-11-04T16:55:00Z">
                    <w:rPr/>
                  </w:rPrChange>
                </w:rPr>
                <w:delText>$</w:delText>
              </w:r>
              <w:r w:rsidR="00B66D59" w:rsidRPr="008439ED" w:rsidDel="00DC12A4">
                <w:rPr>
                  <w:rFonts w:ascii="Calibri" w:hAnsi="Calibri" w:cs="Calibri"/>
                  <w:rPrChange w:id="5607"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B7F3073" w14:textId="55AE244C" w:rsidR="00B66D59" w:rsidRPr="008439ED" w:rsidDel="00DC12A4" w:rsidRDefault="002863E6" w:rsidP="001D59AC">
            <w:pPr>
              <w:pStyle w:val="Normal0"/>
              <w:spacing w:line="360" w:lineRule="auto"/>
              <w:jc w:val="both"/>
              <w:rPr>
                <w:del w:id="5608" w:author="LauraPGM" w:date="2025-10-01T15:48:00Z"/>
                <w:rFonts w:ascii="Calibri" w:hAnsi="Calibri" w:cs="Calibri"/>
                <w:rPrChange w:id="5609" w:author="LauraPGM" w:date="2025-11-04T16:55:00Z">
                  <w:rPr>
                    <w:del w:id="5610" w:author="LauraPGM" w:date="2025-10-01T15:48:00Z"/>
                  </w:rPr>
                </w:rPrChange>
              </w:rPr>
            </w:pPr>
            <w:del w:id="5611" w:author="LauraPGM" w:date="2025-10-01T15:48:00Z">
              <w:r w:rsidRPr="008439ED" w:rsidDel="00DC12A4">
                <w:rPr>
                  <w:rFonts w:ascii="Calibri" w:hAnsi="Calibri" w:cs="Calibri"/>
                  <w:rPrChange w:id="5612" w:author="LauraPGM" w:date="2025-11-04T16:55:00Z">
                    <w:rPr/>
                  </w:rPrChange>
                </w:rPr>
                <w:delText>$</w:delText>
              </w:r>
              <w:r w:rsidR="00B66D59" w:rsidRPr="008439ED" w:rsidDel="00DC12A4">
                <w:rPr>
                  <w:rFonts w:ascii="Calibri" w:hAnsi="Calibri" w:cs="Calibri"/>
                  <w:rPrChange w:id="5613" w:author="LauraPGM" w:date="2025-11-04T16:55:00Z">
                    <w:rPr/>
                  </w:rPrChange>
                </w:rPr>
                <w:delText>4.000.000</w:delText>
              </w:r>
            </w:del>
          </w:p>
        </w:tc>
      </w:tr>
      <w:tr w:rsidR="00B66D59" w:rsidRPr="008439ED" w:rsidDel="00DC12A4" w14:paraId="5DA67B8E" w14:textId="23FD5C98" w:rsidTr="00B66D59">
        <w:trPr>
          <w:del w:id="5614"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D766249" w14:textId="2A8407B5" w:rsidR="00B66D59" w:rsidRPr="008439ED" w:rsidDel="00DC12A4" w:rsidRDefault="00B66D59" w:rsidP="001D59AC">
            <w:pPr>
              <w:pStyle w:val="Normal0"/>
              <w:spacing w:line="360" w:lineRule="auto"/>
              <w:jc w:val="both"/>
              <w:rPr>
                <w:del w:id="5615" w:author="LauraPGM" w:date="2025-10-01T15:48:00Z"/>
                <w:rFonts w:ascii="Calibri" w:hAnsi="Calibri" w:cs="Calibri"/>
                <w:rPrChange w:id="5616" w:author="LauraPGM" w:date="2025-11-04T16:55:00Z">
                  <w:rPr>
                    <w:del w:id="5617" w:author="LauraPGM" w:date="2025-10-01T15:48:00Z"/>
                  </w:rPr>
                </w:rPrChange>
              </w:rPr>
            </w:pPr>
            <w:del w:id="5618" w:author="LauraPGM" w:date="2025-10-01T15:48:00Z">
              <w:r w:rsidRPr="008439ED" w:rsidDel="00DC12A4">
                <w:rPr>
                  <w:rFonts w:ascii="Calibri" w:hAnsi="Calibri" w:cs="Calibri"/>
                  <w:rPrChange w:id="5619" w:author="LauraPGM" w:date="2025-11-04T16:55:00Z">
                    <w:rPr/>
                  </w:rPrChange>
                </w:rPr>
                <w:delText>20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1A58939" w14:textId="7834D243" w:rsidR="00B66D59" w:rsidRPr="008439ED" w:rsidDel="00DC12A4" w:rsidRDefault="00544C13" w:rsidP="001D59AC">
            <w:pPr>
              <w:pStyle w:val="Normal0"/>
              <w:spacing w:line="360" w:lineRule="auto"/>
              <w:jc w:val="both"/>
              <w:rPr>
                <w:del w:id="5620" w:author="LauraPGM" w:date="2025-10-01T15:48:00Z"/>
                <w:rFonts w:ascii="Calibri" w:hAnsi="Calibri" w:cs="Calibri"/>
                <w:rPrChange w:id="5621" w:author="LauraPGM" w:date="2025-11-04T16:55:00Z">
                  <w:rPr>
                    <w:del w:id="5622" w:author="LauraPGM" w:date="2025-10-01T15:48:00Z"/>
                  </w:rPr>
                </w:rPrChange>
              </w:rPr>
            </w:pPr>
            <w:del w:id="5623" w:author="LauraPGM" w:date="2025-10-01T15:48:00Z">
              <w:r w:rsidRPr="008439ED" w:rsidDel="00DC12A4">
                <w:rPr>
                  <w:rFonts w:ascii="Calibri" w:hAnsi="Calibri" w:cs="Calibri"/>
                  <w:rPrChange w:id="5624"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68E2F8B" w14:textId="6CB007F8" w:rsidR="00B66D59" w:rsidRPr="008439ED" w:rsidDel="00DC12A4" w:rsidRDefault="002863E6" w:rsidP="001D59AC">
            <w:pPr>
              <w:pStyle w:val="Normal0"/>
              <w:spacing w:line="360" w:lineRule="auto"/>
              <w:jc w:val="both"/>
              <w:rPr>
                <w:del w:id="5625" w:author="LauraPGM" w:date="2025-10-01T15:48:00Z"/>
                <w:rFonts w:ascii="Calibri" w:hAnsi="Calibri" w:cs="Calibri"/>
                <w:rPrChange w:id="5626" w:author="LauraPGM" w:date="2025-11-04T16:55:00Z">
                  <w:rPr>
                    <w:del w:id="5627" w:author="LauraPGM" w:date="2025-10-01T15:48:00Z"/>
                  </w:rPr>
                </w:rPrChange>
              </w:rPr>
            </w:pPr>
            <w:del w:id="5628" w:author="LauraPGM" w:date="2025-10-01T15:48:00Z">
              <w:r w:rsidRPr="008439ED" w:rsidDel="00DC12A4">
                <w:rPr>
                  <w:rFonts w:ascii="Calibri" w:hAnsi="Calibri" w:cs="Calibri"/>
                  <w:rPrChange w:id="5629" w:author="LauraPGM" w:date="2025-11-04T16:55:00Z">
                    <w:rPr/>
                  </w:rPrChange>
                </w:rPr>
                <w:delText>$</w:delText>
              </w:r>
              <w:r w:rsidR="00B66D59" w:rsidRPr="008439ED" w:rsidDel="00DC12A4">
                <w:rPr>
                  <w:rFonts w:ascii="Calibri" w:hAnsi="Calibri" w:cs="Calibri"/>
                  <w:rPrChange w:id="5630"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7C2A730" w14:textId="6E1CCDE9" w:rsidR="00B66D59" w:rsidRPr="008439ED" w:rsidDel="00DC12A4" w:rsidRDefault="002863E6" w:rsidP="001D59AC">
            <w:pPr>
              <w:pStyle w:val="Normal0"/>
              <w:spacing w:line="360" w:lineRule="auto"/>
              <w:jc w:val="both"/>
              <w:rPr>
                <w:del w:id="5631" w:author="LauraPGM" w:date="2025-10-01T15:48:00Z"/>
                <w:rFonts w:ascii="Calibri" w:hAnsi="Calibri" w:cs="Calibri"/>
                <w:rPrChange w:id="5632" w:author="LauraPGM" w:date="2025-11-04T16:55:00Z">
                  <w:rPr>
                    <w:del w:id="5633" w:author="LauraPGM" w:date="2025-10-01T15:48:00Z"/>
                  </w:rPr>
                </w:rPrChange>
              </w:rPr>
            </w:pPr>
            <w:del w:id="5634" w:author="LauraPGM" w:date="2025-10-01T15:48:00Z">
              <w:r w:rsidRPr="008439ED" w:rsidDel="00DC12A4">
                <w:rPr>
                  <w:rFonts w:ascii="Calibri" w:hAnsi="Calibri" w:cs="Calibri"/>
                  <w:rPrChange w:id="5635" w:author="LauraPGM" w:date="2025-11-04T16:55:00Z">
                    <w:rPr/>
                  </w:rPrChange>
                </w:rPr>
                <w:delText>$</w:delText>
              </w:r>
              <w:r w:rsidR="00B66D59" w:rsidRPr="008439ED" w:rsidDel="00DC12A4">
                <w:rPr>
                  <w:rFonts w:ascii="Calibri" w:hAnsi="Calibri" w:cs="Calibri"/>
                  <w:rPrChange w:id="5636"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1949F0D" w14:textId="40089307" w:rsidR="00B66D59" w:rsidRPr="008439ED" w:rsidDel="00DC12A4" w:rsidRDefault="002863E6" w:rsidP="001D59AC">
            <w:pPr>
              <w:pStyle w:val="Normal0"/>
              <w:spacing w:line="360" w:lineRule="auto"/>
              <w:jc w:val="both"/>
              <w:rPr>
                <w:del w:id="5637" w:author="LauraPGM" w:date="2025-10-01T15:48:00Z"/>
                <w:rFonts w:ascii="Calibri" w:hAnsi="Calibri" w:cs="Calibri"/>
                <w:rPrChange w:id="5638" w:author="LauraPGM" w:date="2025-11-04T16:55:00Z">
                  <w:rPr>
                    <w:del w:id="5639" w:author="LauraPGM" w:date="2025-10-01T15:48:00Z"/>
                  </w:rPr>
                </w:rPrChange>
              </w:rPr>
            </w:pPr>
            <w:del w:id="5640" w:author="LauraPGM" w:date="2025-10-01T15:48:00Z">
              <w:r w:rsidRPr="008439ED" w:rsidDel="00DC12A4">
                <w:rPr>
                  <w:rFonts w:ascii="Calibri" w:hAnsi="Calibri" w:cs="Calibri"/>
                  <w:rPrChange w:id="5641" w:author="LauraPGM" w:date="2025-11-04T16:55:00Z">
                    <w:rPr/>
                  </w:rPrChange>
                </w:rPr>
                <w:delText>$</w:delText>
              </w:r>
              <w:r w:rsidR="00B66D59" w:rsidRPr="008439ED" w:rsidDel="00DC12A4">
                <w:rPr>
                  <w:rFonts w:ascii="Calibri" w:hAnsi="Calibri" w:cs="Calibri"/>
                  <w:rPrChange w:id="5642" w:author="LauraPGM" w:date="2025-11-04T16:55:00Z">
                    <w:rPr/>
                  </w:rPrChange>
                </w:rPr>
                <w:delText>4.000.000</w:delText>
              </w:r>
            </w:del>
          </w:p>
        </w:tc>
      </w:tr>
      <w:tr w:rsidR="00B66D59" w:rsidRPr="008439ED" w:rsidDel="00DC12A4" w14:paraId="1CE7A412" w14:textId="36B02818" w:rsidTr="00B66D59">
        <w:trPr>
          <w:del w:id="5643"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6DEDB83" w14:textId="49D60005" w:rsidR="00B66D59" w:rsidRPr="008439ED" w:rsidDel="00DC12A4" w:rsidRDefault="00B66D59" w:rsidP="001D59AC">
            <w:pPr>
              <w:pStyle w:val="Normal0"/>
              <w:spacing w:line="360" w:lineRule="auto"/>
              <w:jc w:val="both"/>
              <w:rPr>
                <w:del w:id="5644" w:author="LauraPGM" w:date="2025-10-01T15:48:00Z"/>
                <w:rFonts w:ascii="Calibri" w:hAnsi="Calibri" w:cs="Calibri"/>
                <w:rPrChange w:id="5645" w:author="LauraPGM" w:date="2025-11-04T16:55:00Z">
                  <w:rPr>
                    <w:del w:id="5646" w:author="LauraPGM" w:date="2025-10-01T15:48:00Z"/>
                  </w:rPr>
                </w:rPrChange>
              </w:rPr>
            </w:pPr>
            <w:del w:id="5647" w:author="LauraPGM" w:date="2025-10-01T15:48:00Z">
              <w:r w:rsidRPr="008439ED" w:rsidDel="00DC12A4">
                <w:rPr>
                  <w:rFonts w:ascii="Calibri" w:hAnsi="Calibri" w:cs="Calibri"/>
                  <w:rPrChange w:id="5648" w:author="LauraPGM" w:date="2025-11-04T16:55:00Z">
                    <w:rPr/>
                  </w:rPrChange>
                </w:rPr>
                <w:delText>21</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E982421" w14:textId="6BDDE7AC" w:rsidR="00B66D59" w:rsidRPr="008439ED" w:rsidDel="00DC12A4" w:rsidRDefault="00544C13" w:rsidP="001D59AC">
            <w:pPr>
              <w:pStyle w:val="Normal0"/>
              <w:spacing w:line="360" w:lineRule="auto"/>
              <w:jc w:val="both"/>
              <w:rPr>
                <w:del w:id="5649" w:author="LauraPGM" w:date="2025-10-01T15:48:00Z"/>
                <w:rFonts w:ascii="Calibri" w:hAnsi="Calibri" w:cs="Calibri"/>
                <w:rPrChange w:id="5650" w:author="LauraPGM" w:date="2025-11-04T16:55:00Z">
                  <w:rPr>
                    <w:del w:id="5651" w:author="LauraPGM" w:date="2025-10-01T15:48:00Z"/>
                  </w:rPr>
                </w:rPrChange>
              </w:rPr>
            </w:pPr>
            <w:del w:id="5652" w:author="LauraPGM" w:date="2025-10-01T15:48:00Z">
              <w:r w:rsidRPr="008439ED" w:rsidDel="00DC12A4">
                <w:rPr>
                  <w:rFonts w:ascii="Calibri" w:hAnsi="Calibri" w:cs="Calibri"/>
                  <w:rPrChange w:id="5653"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DAEE346" w14:textId="17639EE4" w:rsidR="00B66D59" w:rsidRPr="008439ED" w:rsidDel="00DC12A4" w:rsidRDefault="002863E6" w:rsidP="001D59AC">
            <w:pPr>
              <w:pStyle w:val="Normal0"/>
              <w:spacing w:line="360" w:lineRule="auto"/>
              <w:jc w:val="both"/>
              <w:rPr>
                <w:del w:id="5654" w:author="LauraPGM" w:date="2025-10-01T15:48:00Z"/>
                <w:rFonts w:ascii="Calibri" w:hAnsi="Calibri" w:cs="Calibri"/>
                <w:rPrChange w:id="5655" w:author="LauraPGM" w:date="2025-11-04T16:55:00Z">
                  <w:rPr>
                    <w:del w:id="5656" w:author="LauraPGM" w:date="2025-10-01T15:48:00Z"/>
                  </w:rPr>
                </w:rPrChange>
              </w:rPr>
            </w:pPr>
            <w:del w:id="5657" w:author="LauraPGM" w:date="2025-10-01T15:48:00Z">
              <w:r w:rsidRPr="008439ED" w:rsidDel="00DC12A4">
                <w:rPr>
                  <w:rFonts w:ascii="Calibri" w:hAnsi="Calibri" w:cs="Calibri"/>
                  <w:rPrChange w:id="5658" w:author="LauraPGM" w:date="2025-11-04T16:55:00Z">
                    <w:rPr/>
                  </w:rPrChange>
                </w:rPr>
                <w:delText>$</w:delText>
              </w:r>
              <w:r w:rsidR="00B66D59" w:rsidRPr="008439ED" w:rsidDel="00DC12A4">
                <w:rPr>
                  <w:rFonts w:ascii="Calibri" w:hAnsi="Calibri" w:cs="Calibri"/>
                  <w:rPrChange w:id="5659"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951D3BC" w14:textId="3D93B79E" w:rsidR="00B66D59" w:rsidRPr="008439ED" w:rsidDel="00DC12A4" w:rsidRDefault="002863E6" w:rsidP="001D59AC">
            <w:pPr>
              <w:pStyle w:val="Normal0"/>
              <w:spacing w:line="360" w:lineRule="auto"/>
              <w:jc w:val="both"/>
              <w:rPr>
                <w:del w:id="5660" w:author="LauraPGM" w:date="2025-10-01T15:48:00Z"/>
                <w:rFonts w:ascii="Calibri" w:hAnsi="Calibri" w:cs="Calibri"/>
                <w:rPrChange w:id="5661" w:author="LauraPGM" w:date="2025-11-04T16:55:00Z">
                  <w:rPr>
                    <w:del w:id="5662" w:author="LauraPGM" w:date="2025-10-01T15:48:00Z"/>
                  </w:rPr>
                </w:rPrChange>
              </w:rPr>
            </w:pPr>
            <w:del w:id="5663" w:author="LauraPGM" w:date="2025-10-01T15:48:00Z">
              <w:r w:rsidRPr="008439ED" w:rsidDel="00DC12A4">
                <w:rPr>
                  <w:rFonts w:ascii="Calibri" w:hAnsi="Calibri" w:cs="Calibri"/>
                  <w:rPrChange w:id="5664" w:author="LauraPGM" w:date="2025-11-04T16:55:00Z">
                    <w:rPr/>
                  </w:rPrChange>
                </w:rPr>
                <w:delText>$</w:delText>
              </w:r>
              <w:r w:rsidR="00B66D59" w:rsidRPr="008439ED" w:rsidDel="00DC12A4">
                <w:rPr>
                  <w:rFonts w:ascii="Calibri" w:hAnsi="Calibri" w:cs="Calibri"/>
                  <w:rPrChange w:id="5665"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334D54D" w14:textId="520220C6" w:rsidR="00B66D59" w:rsidRPr="008439ED" w:rsidDel="00DC12A4" w:rsidRDefault="002863E6" w:rsidP="001D59AC">
            <w:pPr>
              <w:pStyle w:val="Normal0"/>
              <w:spacing w:line="360" w:lineRule="auto"/>
              <w:jc w:val="both"/>
              <w:rPr>
                <w:del w:id="5666" w:author="LauraPGM" w:date="2025-10-01T15:48:00Z"/>
                <w:rFonts w:ascii="Calibri" w:hAnsi="Calibri" w:cs="Calibri"/>
                <w:rPrChange w:id="5667" w:author="LauraPGM" w:date="2025-11-04T16:55:00Z">
                  <w:rPr>
                    <w:del w:id="5668" w:author="LauraPGM" w:date="2025-10-01T15:48:00Z"/>
                  </w:rPr>
                </w:rPrChange>
              </w:rPr>
            </w:pPr>
            <w:del w:id="5669" w:author="LauraPGM" w:date="2025-10-01T15:48:00Z">
              <w:r w:rsidRPr="008439ED" w:rsidDel="00DC12A4">
                <w:rPr>
                  <w:rFonts w:ascii="Calibri" w:hAnsi="Calibri" w:cs="Calibri"/>
                  <w:rPrChange w:id="5670" w:author="LauraPGM" w:date="2025-11-04T16:55:00Z">
                    <w:rPr/>
                  </w:rPrChange>
                </w:rPr>
                <w:delText>$</w:delText>
              </w:r>
              <w:r w:rsidR="00B66D59" w:rsidRPr="008439ED" w:rsidDel="00DC12A4">
                <w:rPr>
                  <w:rFonts w:ascii="Calibri" w:hAnsi="Calibri" w:cs="Calibri"/>
                  <w:rPrChange w:id="5671" w:author="LauraPGM" w:date="2025-11-04T16:55:00Z">
                    <w:rPr/>
                  </w:rPrChange>
                </w:rPr>
                <w:delText>4.000.000</w:delText>
              </w:r>
            </w:del>
          </w:p>
        </w:tc>
      </w:tr>
      <w:tr w:rsidR="00B66D59" w:rsidRPr="008439ED" w:rsidDel="00DC12A4" w14:paraId="2A30D38C" w14:textId="7DEC8ED3" w:rsidTr="00B66D59">
        <w:trPr>
          <w:del w:id="5672"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D8E09C0" w14:textId="1EFEE43B" w:rsidR="00B66D59" w:rsidRPr="008439ED" w:rsidDel="00DC12A4" w:rsidRDefault="00B66D59" w:rsidP="001D59AC">
            <w:pPr>
              <w:pStyle w:val="Normal0"/>
              <w:spacing w:line="360" w:lineRule="auto"/>
              <w:jc w:val="both"/>
              <w:rPr>
                <w:del w:id="5673" w:author="LauraPGM" w:date="2025-10-01T15:48:00Z"/>
                <w:rFonts w:ascii="Calibri" w:hAnsi="Calibri" w:cs="Calibri"/>
                <w:rPrChange w:id="5674" w:author="LauraPGM" w:date="2025-11-04T16:55:00Z">
                  <w:rPr>
                    <w:del w:id="5675" w:author="LauraPGM" w:date="2025-10-01T15:48:00Z"/>
                  </w:rPr>
                </w:rPrChange>
              </w:rPr>
            </w:pPr>
            <w:del w:id="5676" w:author="LauraPGM" w:date="2025-10-01T15:48:00Z">
              <w:r w:rsidRPr="008439ED" w:rsidDel="00DC12A4">
                <w:rPr>
                  <w:rFonts w:ascii="Calibri" w:hAnsi="Calibri" w:cs="Calibri"/>
                  <w:rPrChange w:id="5677" w:author="LauraPGM" w:date="2025-11-04T16:55:00Z">
                    <w:rPr/>
                  </w:rPrChange>
                </w:rPr>
                <w:delText>22</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D18F8F8" w14:textId="48BC96BC" w:rsidR="00B66D59" w:rsidRPr="008439ED" w:rsidDel="00DC12A4" w:rsidRDefault="00544C13" w:rsidP="001D59AC">
            <w:pPr>
              <w:pStyle w:val="Normal0"/>
              <w:spacing w:line="360" w:lineRule="auto"/>
              <w:jc w:val="both"/>
              <w:rPr>
                <w:del w:id="5678" w:author="LauraPGM" w:date="2025-10-01T15:48:00Z"/>
                <w:rFonts w:ascii="Calibri" w:hAnsi="Calibri" w:cs="Calibri"/>
                <w:rPrChange w:id="5679" w:author="LauraPGM" w:date="2025-11-04T16:55:00Z">
                  <w:rPr>
                    <w:del w:id="5680" w:author="LauraPGM" w:date="2025-10-01T15:48:00Z"/>
                  </w:rPr>
                </w:rPrChange>
              </w:rPr>
            </w:pPr>
            <w:del w:id="5681" w:author="LauraPGM" w:date="2025-10-01T15:48:00Z">
              <w:r w:rsidRPr="008439ED" w:rsidDel="00DC12A4">
                <w:rPr>
                  <w:rFonts w:ascii="Calibri" w:hAnsi="Calibri" w:cs="Calibri"/>
                  <w:rPrChange w:id="5682"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214236D" w14:textId="4F73B27C" w:rsidR="00B66D59" w:rsidRPr="008439ED" w:rsidDel="00DC12A4" w:rsidRDefault="002863E6" w:rsidP="001D59AC">
            <w:pPr>
              <w:pStyle w:val="Normal0"/>
              <w:spacing w:line="360" w:lineRule="auto"/>
              <w:jc w:val="both"/>
              <w:rPr>
                <w:del w:id="5683" w:author="LauraPGM" w:date="2025-10-01T15:48:00Z"/>
                <w:rFonts w:ascii="Calibri" w:hAnsi="Calibri" w:cs="Calibri"/>
                <w:rPrChange w:id="5684" w:author="LauraPGM" w:date="2025-11-04T16:55:00Z">
                  <w:rPr>
                    <w:del w:id="5685" w:author="LauraPGM" w:date="2025-10-01T15:48:00Z"/>
                  </w:rPr>
                </w:rPrChange>
              </w:rPr>
            </w:pPr>
            <w:del w:id="5686" w:author="LauraPGM" w:date="2025-10-01T15:48:00Z">
              <w:r w:rsidRPr="008439ED" w:rsidDel="00DC12A4">
                <w:rPr>
                  <w:rFonts w:ascii="Calibri" w:hAnsi="Calibri" w:cs="Calibri"/>
                  <w:rPrChange w:id="5687" w:author="LauraPGM" w:date="2025-11-04T16:55:00Z">
                    <w:rPr/>
                  </w:rPrChange>
                </w:rPr>
                <w:delText>$</w:delText>
              </w:r>
              <w:r w:rsidR="00B66D59" w:rsidRPr="008439ED" w:rsidDel="00DC12A4">
                <w:rPr>
                  <w:rFonts w:ascii="Calibri" w:hAnsi="Calibri" w:cs="Calibri"/>
                  <w:rPrChange w:id="5688"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99FE490" w14:textId="3871022F" w:rsidR="00B66D59" w:rsidRPr="008439ED" w:rsidDel="00DC12A4" w:rsidRDefault="002863E6" w:rsidP="001D59AC">
            <w:pPr>
              <w:pStyle w:val="Normal0"/>
              <w:spacing w:line="360" w:lineRule="auto"/>
              <w:jc w:val="both"/>
              <w:rPr>
                <w:del w:id="5689" w:author="LauraPGM" w:date="2025-10-01T15:48:00Z"/>
                <w:rFonts w:ascii="Calibri" w:hAnsi="Calibri" w:cs="Calibri"/>
                <w:rPrChange w:id="5690" w:author="LauraPGM" w:date="2025-11-04T16:55:00Z">
                  <w:rPr>
                    <w:del w:id="5691" w:author="LauraPGM" w:date="2025-10-01T15:48:00Z"/>
                  </w:rPr>
                </w:rPrChange>
              </w:rPr>
            </w:pPr>
            <w:del w:id="5692" w:author="LauraPGM" w:date="2025-10-01T15:48:00Z">
              <w:r w:rsidRPr="008439ED" w:rsidDel="00DC12A4">
                <w:rPr>
                  <w:rFonts w:ascii="Calibri" w:hAnsi="Calibri" w:cs="Calibri"/>
                  <w:rPrChange w:id="5693" w:author="LauraPGM" w:date="2025-11-04T16:55:00Z">
                    <w:rPr/>
                  </w:rPrChange>
                </w:rPr>
                <w:delText>$</w:delText>
              </w:r>
              <w:r w:rsidR="00B66D59" w:rsidRPr="008439ED" w:rsidDel="00DC12A4">
                <w:rPr>
                  <w:rFonts w:ascii="Calibri" w:hAnsi="Calibri" w:cs="Calibri"/>
                  <w:rPrChange w:id="5694"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6104B98" w14:textId="2062809B" w:rsidR="00B66D59" w:rsidRPr="008439ED" w:rsidDel="00DC12A4" w:rsidRDefault="002863E6" w:rsidP="001D59AC">
            <w:pPr>
              <w:pStyle w:val="Normal0"/>
              <w:spacing w:line="360" w:lineRule="auto"/>
              <w:jc w:val="both"/>
              <w:rPr>
                <w:del w:id="5695" w:author="LauraPGM" w:date="2025-10-01T15:48:00Z"/>
                <w:rFonts w:ascii="Calibri" w:hAnsi="Calibri" w:cs="Calibri"/>
                <w:rPrChange w:id="5696" w:author="LauraPGM" w:date="2025-11-04T16:55:00Z">
                  <w:rPr>
                    <w:del w:id="5697" w:author="LauraPGM" w:date="2025-10-01T15:48:00Z"/>
                  </w:rPr>
                </w:rPrChange>
              </w:rPr>
            </w:pPr>
            <w:del w:id="5698" w:author="LauraPGM" w:date="2025-10-01T15:48:00Z">
              <w:r w:rsidRPr="008439ED" w:rsidDel="00DC12A4">
                <w:rPr>
                  <w:rFonts w:ascii="Calibri" w:hAnsi="Calibri" w:cs="Calibri"/>
                  <w:rPrChange w:id="5699" w:author="LauraPGM" w:date="2025-11-04T16:55:00Z">
                    <w:rPr/>
                  </w:rPrChange>
                </w:rPr>
                <w:delText>$</w:delText>
              </w:r>
              <w:r w:rsidR="00B66D59" w:rsidRPr="008439ED" w:rsidDel="00DC12A4">
                <w:rPr>
                  <w:rFonts w:ascii="Calibri" w:hAnsi="Calibri" w:cs="Calibri"/>
                  <w:rPrChange w:id="5700" w:author="LauraPGM" w:date="2025-11-04T16:55:00Z">
                    <w:rPr/>
                  </w:rPrChange>
                </w:rPr>
                <w:delText>4.000.000</w:delText>
              </w:r>
            </w:del>
          </w:p>
        </w:tc>
      </w:tr>
      <w:tr w:rsidR="00B66D59" w:rsidRPr="008439ED" w:rsidDel="00DC12A4" w14:paraId="11E6BFEB" w14:textId="380B03B5" w:rsidTr="00B66D59">
        <w:trPr>
          <w:del w:id="5701"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3066B8" w14:textId="773030A8" w:rsidR="00B66D59" w:rsidRPr="008439ED" w:rsidDel="00DC12A4" w:rsidRDefault="00B66D59" w:rsidP="001D59AC">
            <w:pPr>
              <w:pStyle w:val="Normal0"/>
              <w:spacing w:line="360" w:lineRule="auto"/>
              <w:jc w:val="both"/>
              <w:rPr>
                <w:del w:id="5702" w:author="LauraPGM" w:date="2025-10-01T15:48:00Z"/>
                <w:rFonts w:ascii="Calibri" w:hAnsi="Calibri" w:cs="Calibri"/>
                <w:rPrChange w:id="5703" w:author="LauraPGM" w:date="2025-11-04T16:55:00Z">
                  <w:rPr>
                    <w:del w:id="5704" w:author="LauraPGM" w:date="2025-10-01T15:48:00Z"/>
                  </w:rPr>
                </w:rPrChange>
              </w:rPr>
            </w:pPr>
            <w:del w:id="5705" w:author="LauraPGM" w:date="2025-10-01T15:48:00Z">
              <w:r w:rsidRPr="008439ED" w:rsidDel="00DC12A4">
                <w:rPr>
                  <w:rFonts w:ascii="Calibri" w:hAnsi="Calibri" w:cs="Calibri"/>
                  <w:rPrChange w:id="5706" w:author="LauraPGM" w:date="2025-11-04T16:55:00Z">
                    <w:rPr/>
                  </w:rPrChange>
                </w:rPr>
                <w:delText>23</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E177EA" w14:textId="18B471E5" w:rsidR="00B66D59" w:rsidRPr="008439ED" w:rsidDel="00DC12A4" w:rsidRDefault="00544C13" w:rsidP="001D59AC">
            <w:pPr>
              <w:pStyle w:val="Normal0"/>
              <w:spacing w:line="360" w:lineRule="auto"/>
              <w:jc w:val="both"/>
              <w:rPr>
                <w:del w:id="5707" w:author="LauraPGM" w:date="2025-10-01T15:48:00Z"/>
                <w:rFonts w:ascii="Calibri" w:hAnsi="Calibri" w:cs="Calibri"/>
                <w:rPrChange w:id="5708" w:author="LauraPGM" w:date="2025-11-04T16:55:00Z">
                  <w:rPr>
                    <w:del w:id="5709" w:author="LauraPGM" w:date="2025-10-01T15:48:00Z"/>
                  </w:rPr>
                </w:rPrChange>
              </w:rPr>
            </w:pPr>
            <w:del w:id="5710" w:author="LauraPGM" w:date="2025-10-01T15:48:00Z">
              <w:r w:rsidRPr="008439ED" w:rsidDel="00DC12A4">
                <w:rPr>
                  <w:rFonts w:ascii="Calibri" w:hAnsi="Calibri" w:cs="Calibri"/>
                  <w:rPrChange w:id="5711"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1C20209" w14:textId="63372FEB" w:rsidR="00B66D59" w:rsidRPr="008439ED" w:rsidDel="00DC12A4" w:rsidRDefault="002863E6" w:rsidP="001D59AC">
            <w:pPr>
              <w:pStyle w:val="Normal0"/>
              <w:spacing w:line="360" w:lineRule="auto"/>
              <w:jc w:val="both"/>
              <w:rPr>
                <w:del w:id="5712" w:author="LauraPGM" w:date="2025-10-01T15:48:00Z"/>
                <w:rFonts w:ascii="Calibri" w:hAnsi="Calibri" w:cs="Calibri"/>
                <w:rPrChange w:id="5713" w:author="LauraPGM" w:date="2025-11-04T16:55:00Z">
                  <w:rPr>
                    <w:del w:id="5714" w:author="LauraPGM" w:date="2025-10-01T15:48:00Z"/>
                  </w:rPr>
                </w:rPrChange>
              </w:rPr>
            </w:pPr>
            <w:del w:id="5715" w:author="LauraPGM" w:date="2025-10-01T15:48:00Z">
              <w:r w:rsidRPr="008439ED" w:rsidDel="00DC12A4">
                <w:rPr>
                  <w:rFonts w:ascii="Calibri" w:hAnsi="Calibri" w:cs="Calibri"/>
                  <w:rPrChange w:id="5716" w:author="LauraPGM" w:date="2025-11-04T16:55:00Z">
                    <w:rPr/>
                  </w:rPrChange>
                </w:rPr>
                <w:delText>$</w:delText>
              </w:r>
              <w:r w:rsidR="00B66D59" w:rsidRPr="008439ED" w:rsidDel="00DC12A4">
                <w:rPr>
                  <w:rFonts w:ascii="Calibri" w:hAnsi="Calibri" w:cs="Calibri"/>
                  <w:rPrChange w:id="5717"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AD4C552" w14:textId="56BE3342" w:rsidR="00B66D59" w:rsidRPr="008439ED" w:rsidDel="00DC12A4" w:rsidRDefault="002863E6" w:rsidP="001D59AC">
            <w:pPr>
              <w:pStyle w:val="Normal0"/>
              <w:spacing w:line="360" w:lineRule="auto"/>
              <w:jc w:val="both"/>
              <w:rPr>
                <w:del w:id="5718" w:author="LauraPGM" w:date="2025-10-01T15:48:00Z"/>
                <w:rFonts w:ascii="Calibri" w:hAnsi="Calibri" w:cs="Calibri"/>
                <w:rPrChange w:id="5719" w:author="LauraPGM" w:date="2025-11-04T16:55:00Z">
                  <w:rPr>
                    <w:del w:id="5720" w:author="LauraPGM" w:date="2025-10-01T15:48:00Z"/>
                  </w:rPr>
                </w:rPrChange>
              </w:rPr>
            </w:pPr>
            <w:del w:id="5721" w:author="LauraPGM" w:date="2025-10-01T15:48:00Z">
              <w:r w:rsidRPr="008439ED" w:rsidDel="00DC12A4">
                <w:rPr>
                  <w:rFonts w:ascii="Calibri" w:hAnsi="Calibri" w:cs="Calibri"/>
                  <w:rPrChange w:id="5722" w:author="LauraPGM" w:date="2025-11-04T16:55:00Z">
                    <w:rPr/>
                  </w:rPrChange>
                </w:rPr>
                <w:delText>$</w:delText>
              </w:r>
              <w:r w:rsidR="00B66D59" w:rsidRPr="008439ED" w:rsidDel="00DC12A4">
                <w:rPr>
                  <w:rFonts w:ascii="Calibri" w:hAnsi="Calibri" w:cs="Calibri"/>
                  <w:rPrChange w:id="5723"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FA2C184" w14:textId="66E9F28D" w:rsidR="00B66D59" w:rsidRPr="008439ED" w:rsidDel="00DC12A4" w:rsidRDefault="002863E6" w:rsidP="001D59AC">
            <w:pPr>
              <w:pStyle w:val="Normal0"/>
              <w:spacing w:line="360" w:lineRule="auto"/>
              <w:jc w:val="both"/>
              <w:rPr>
                <w:del w:id="5724" w:author="LauraPGM" w:date="2025-10-01T15:48:00Z"/>
                <w:rFonts w:ascii="Calibri" w:hAnsi="Calibri" w:cs="Calibri"/>
                <w:rPrChange w:id="5725" w:author="LauraPGM" w:date="2025-11-04T16:55:00Z">
                  <w:rPr>
                    <w:del w:id="5726" w:author="LauraPGM" w:date="2025-10-01T15:48:00Z"/>
                  </w:rPr>
                </w:rPrChange>
              </w:rPr>
            </w:pPr>
            <w:del w:id="5727" w:author="LauraPGM" w:date="2025-10-01T15:48:00Z">
              <w:r w:rsidRPr="008439ED" w:rsidDel="00DC12A4">
                <w:rPr>
                  <w:rFonts w:ascii="Calibri" w:hAnsi="Calibri" w:cs="Calibri"/>
                  <w:rPrChange w:id="5728" w:author="LauraPGM" w:date="2025-11-04T16:55:00Z">
                    <w:rPr/>
                  </w:rPrChange>
                </w:rPr>
                <w:delText>$</w:delText>
              </w:r>
              <w:r w:rsidR="00B66D59" w:rsidRPr="008439ED" w:rsidDel="00DC12A4">
                <w:rPr>
                  <w:rFonts w:ascii="Calibri" w:hAnsi="Calibri" w:cs="Calibri"/>
                  <w:rPrChange w:id="5729" w:author="LauraPGM" w:date="2025-11-04T16:55:00Z">
                    <w:rPr/>
                  </w:rPrChange>
                </w:rPr>
                <w:delText>4.000.000</w:delText>
              </w:r>
            </w:del>
          </w:p>
        </w:tc>
      </w:tr>
      <w:tr w:rsidR="00B66D59" w:rsidRPr="008439ED" w:rsidDel="00DC12A4" w14:paraId="00149C22" w14:textId="4312A1E9" w:rsidTr="00B66D59">
        <w:trPr>
          <w:del w:id="5730" w:author="LauraPGM" w:date="2025-10-01T15:48:00Z"/>
        </w:trPr>
        <w:tc>
          <w:tcPr>
            <w:tcW w:w="897"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C5D617A" w14:textId="199A1398" w:rsidR="00B66D59" w:rsidRPr="008439ED" w:rsidDel="00DC12A4" w:rsidRDefault="00B66D59" w:rsidP="001D59AC">
            <w:pPr>
              <w:pStyle w:val="Normal0"/>
              <w:spacing w:line="360" w:lineRule="auto"/>
              <w:jc w:val="both"/>
              <w:rPr>
                <w:del w:id="5731" w:author="LauraPGM" w:date="2025-10-01T15:48:00Z"/>
                <w:rFonts w:ascii="Calibri" w:hAnsi="Calibri" w:cs="Calibri"/>
                <w:rPrChange w:id="5732" w:author="LauraPGM" w:date="2025-11-04T16:55:00Z">
                  <w:rPr>
                    <w:del w:id="5733" w:author="LauraPGM" w:date="2025-10-01T15:48:00Z"/>
                  </w:rPr>
                </w:rPrChange>
              </w:rPr>
            </w:pPr>
            <w:del w:id="5734" w:author="LauraPGM" w:date="2025-10-01T15:48:00Z">
              <w:r w:rsidRPr="008439ED" w:rsidDel="00DC12A4">
                <w:rPr>
                  <w:rFonts w:ascii="Calibri" w:hAnsi="Calibri" w:cs="Calibri"/>
                  <w:rPrChange w:id="5735" w:author="LauraPGM" w:date="2025-11-04T16:55:00Z">
                    <w:rPr/>
                  </w:rPrChange>
                </w:rPr>
                <w:delText>24</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5716DA0" w14:textId="427457D8" w:rsidR="00B66D59" w:rsidRPr="008439ED" w:rsidDel="00DC12A4" w:rsidRDefault="00544C13" w:rsidP="001D59AC">
            <w:pPr>
              <w:pStyle w:val="Normal0"/>
              <w:spacing w:line="360" w:lineRule="auto"/>
              <w:jc w:val="both"/>
              <w:rPr>
                <w:del w:id="5736" w:author="LauraPGM" w:date="2025-10-01T15:48:00Z"/>
                <w:rFonts w:ascii="Calibri" w:hAnsi="Calibri" w:cs="Calibri"/>
                <w:rPrChange w:id="5737" w:author="LauraPGM" w:date="2025-11-04T16:55:00Z">
                  <w:rPr>
                    <w:del w:id="5738" w:author="LauraPGM" w:date="2025-10-01T15:48:00Z"/>
                  </w:rPr>
                </w:rPrChange>
              </w:rPr>
            </w:pPr>
            <w:del w:id="5739" w:author="LauraPGM" w:date="2025-10-01T15:48:00Z">
              <w:r w:rsidRPr="008439ED" w:rsidDel="00DC12A4">
                <w:rPr>
                  <w:rFonts w:ascii="Calibri" w:hAnsi="Calibri" w:cs="Calibri"/>
                  <w:rPrChange w:id="5740" w:author="LauraPGM" w:date="2025-11-04T16:55:00Z">
                    <w:rPr/>
                  </w:rPrChange>
                </w:rPr>
                <w:delText>No aplica</w:delText>
              </w:r>
            </w:del>
          </w:p>
        </w:tc>
        <w:tc>
          <w:tcPr>
            <w:tcW w:w="99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B87409B" w14:textId="2BEAA98E" w:rsidR="00B66D59" w:rsidRPr="008439ED" w:rsidDel="00DC12A4" w:rsidRDefault="002863E6" w:rsidP="001D59AC">
            <w:pPr>
              <w:pStyle w:val="Normal0"/>
              <w:spacing w:line="360" w:lineRule="auto"/>
              <w:jc w:val="both"/>
              <w:rPr>
                <w:del w:id="5741" w:author="LauraPGM" w:date="2025-10-01T15:48:00Z"/>
                <w:rFonts w:ascii="Calibri" w:hAnsi="Calibri" w:cs="Calibri"/>
                <w:rPrChange w:id="5742" w:author="LauraPGM" w:date="2025-11-04T16:55:00Z">
                  <w:rPr>
                    <w:del w:id="5743" w:author="LauraPGM" w:date="2025-10-01T15:48:00Z"/>
                  </w:rPr>
                </w:rPrChange>
              </w:rPr>
            </w:pPr>
            <w:del w:id="5744" w:author="LauraPGM" w:date="2025-10-01T15:48:00Z">
              <w:r w:rsidRPr="008439ED" w:rsidDel="00DC12A4">
                <w:rPr>
                  <w:rFonts w:ascii="Calibri" w:hAnsi="Calibri" w:cs="Calibri"/>
                  <w:rPrChange w:id="5745" w:author="LauraPGM" w:date="2025-11-04T16:55:00Z">
                    <w:rPr/>
                  </w:rPrChange>
                </w:rPr>
                <w:delText>$</w:delText>
              </w:r>
              <w:r w:rsidR="00B66D59" w:rsidRPr="008439ED" w:rsidDel="00DC12A4">
                <w:rPr>
                  <w:rFonts w:ascii="Calibri" w:hAnsi="Calibri" w:cs="Calibri"/>
                  <w:rPrChange w:id="5746" w:author="LauraPGM" w:date="2025-11-04T16:55:00Z">
                    <w:rPr/>
                  </w:rPrChange>
                </w:rPr>
                <w:delText>5.000.000</w:delText>
              </w:r>
            </w:del>
          </w:p>
        </w:tc>
        <w:tc>
          <w:tcPr>
            <w:tcW w:w="946"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EC65DF7" w14:textId="53902D44" w:rsidR="00B66D59" w:rsidRPr="008439ED" w:rsidDel="00DC12A4" w:rsidRDefault="002863E6" w:rsidP="001D59AC">
            <w:pPr>
              <w:pStyle w:val="Normal0"/>
              <w:spacing w:line="360" w:lineRule="auto"/>
              <w:jc w:val="both"/>
              <w:rPr>
                <w:del w:id="5747" w:author="LauraPGM" w:date="2025-10-01T15:48:00Z"/>
                <w:rFonts w:ascii="Calibri" w:hAnsi="Calibri" w:cs="Calibri"/>
                <w:rPrChange w:id="5748" w:author="LauraPGM" w:date="2025-11-04T16:55:00Z">
                  <w:rPr>
                    <w:del w:id="5749" w:author="LauraPGM" w:date="2025-10-01T15:48:00Z"/>
                  </w:rPr>
                </w:rPrChange>
              </w:rPr>
            </w:pPr>
            <w:del w:id="5750" w:author="LauraPGM" w:date="2025-10-01T15:48:00Z">
              <w:r w:rsidRPr="008439ED" w:rsidDel="00DC12A4">
                <w:rPr>
                  <w:rFonts w:ascii="Calibri" w:hAnsi="Calibri" w:cs="Calibri"/>
                  <w:rPrChange w:id="5751" w:author="LauraPGM" w:date="2025-11-04T16:55:00Z">
                    <w:rPr/>
                  </w:rPrChange>
                </w:rPr>
                <w:delText>$</w:delText>
              </w:r>
              <w:r w:rsidR="00B66D59" w:rsidRPr="008439ED" w:rsidDel="00DC12A4">
                <w:rPr>
                  <w:rFonts w:ascii="Calibri" w:hAnsi="Calibri" w:cs="Calibri"/>
                  <w:rPrChange w:id="5752" w:author="LauraPGM" w:date="2025-11-04T16:55:00Z">
                    <w:rPr/>
                  </w:rPrChange>
                </w:rPr>
                <w:delText>1.000.000</w:delText>
              </w:r>
            </w:del>
          </w:p>
        </w:tc>
        <w:tc>
          <w:tcPr>
            <w:tcW w:w="1082"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B0F96AF" w14:textId="014B5BEF" w:rsidR="00B66D59" w:rsidRPr="008439ED" w:rsidDel="00DC12A4" w:rsidRDefault="002863E6" w:rsidP="001D59AC">
            <w:pPr>
              <w:pStyle w:val="Normal0"/>
              <w:spacing w:line="360" w:lineRule="auto"/>
              <w:jc w:val="both"/>
              <w:rPr>
                <w:del w:id="5753" w:author="LauraPGM" w:date="2025-10-01T15:48:00Z"/>
                <w:rFonts w:ascii="Calibri" w:hAnsi="Calibri" w:cs="Calibri"/>
                <w:rPrChange w:id="5754" w:author="LauraPGM" w:date="2025-11-04T16:55:00Z">
                  <w:rPr>
                    <w:del w:id="5755" w:author="LauraPGM" w:date="2025-10-01T15:48:00Z"/>
                  </w:rPr>
                </w:rPrChange>
              </w:rPr>
            </w:pPr>
            <w:del w:id="5756" w:author="LauraPGM" w:date="2025-10-01T15:48:00Z">
              <w:r w:rsidRPr="008439ED" w:rsidDel="00DC12A4">
                <w:rPr>
                  <w:rFonts w:ascii="Calibri" w:hAnsi="Calibri" w:cs="Calibri"/>
                  <w:rPrChange w:id="5757" w:author="LauraPGM" w:date="2025-11-04T16:55:00Z">
                    <w:rPr/>
                  </w:rPrChange>
                </w:rPr>
                <w:delText>$</w:delText>
              </w:r>
              <w:r w:rsidR="00B66D59" w:rsidRPr="008439ED" w:rsidDel="00DC12A4">
                <w:rPr>
                  <w:rFonts w:ascii="Calibri" w:hAnsi="Calibri" w:cs="Calibri"/>
                  <w:rPrChange w:id="5758" w:author="LauraPGM" w:date="2025-11-04T16:55:00Z">
                    <w:rPr/>
                  </w:rPrChange>
                </w:rPr>
                <w:delText>4.000.000</w:delText>
              </w:r>
            </w:del>
          </w:p>
        </w:tc>
      </w:tr>
    </w:tbl>
    <w:p w14:paraId="42D80CF8" w14:textId="3CDA496D" w:rsidR="00733151" w:rsidRPr="008439ED" w:rsidDel="00DC12A4" w:rsidRDefault="00733151" w:rsidP="001D59AC">
      <w:pPr>
        <w:pStyle w:val="Normal0"/>
        <w:spacing w:line="360" w:lineRule="auto"/>
        <w:jc w:val="both"/>
        <w:rPr>
          <w:del w:id="5759" w:author="LauraPGM" w:date="2025-10-01T15:48:00Z"/>
          <w:rFonts w:ascii="Calibri" w:hAnsi="Calibri" w:cs="Calibri"/>
          <w:rPrChange w:id="5760" w:author="LauraPGM" w:date="2025-11-04T16:55:00Z">
            <w:rPr>
              <w:del w:id="5761" w:author="LauraPGM" w:date="2025-10-01T15:48:00Z"/>
            </w:rPr>
          </w:rPrChange>
        </w:rPr>
      </w:pPr>
    </w:p>
    <w:p w14:paraId="7491BA40" w14:textId="1D3FC17A" w:rsidR="00591CFD" w:rsidRPr="008439ED" w:rsidDel="00DC12A4" w:rsidRDefault="00591CFD" w:rsidP="001D59AC">
      <w:pPr>
        <w:pStyle w:val="Normal0"/>
        <w:spacing w:line="360" w:lineRule="auto"/>
        <w:jc w:val="both"/>
        <w:rPr>
          <w:del w:id="5762" w:author="LauraPGM" w:date="2025-10-01T15:48:00Z"/>
          <w:rFonts w:ascii="Calibri" w:hAnsi="Calibri" w:cs="Calibri"/>
          <w:rPrChange w:id="5763" w:author="LauraPGM" w:date="2025-11-04T16:55:00Z">
            <w:rPr>
              <w:del w:id="5764" w:author="LauraPGM" w:date="2025-10-01T15:48:00Z"/>
            </w:rPr>
          </w:rPrChange>
        </w:rPr>
      </w:pPr>
    </w:p>
    <w:p w14:paraId="0F599090" w14:textId="187BE1CA" w:rsidR="00B66D59" w:rsidRPr="008439ED" w:rsidDel="00DC12A4" w:rsidRDefault="00B66D59" w:rsidP="001D59AC">
      <w:pPr>
        <w:pStyle w:val="Normal0"/>
        <w:spacing w:line="360" w:lineRule="auto"/>
        <w:rPr>
          <w:del w:id="5765" w:author="LauraPGM" w:date="2025-10-01T15:48:00Z"/>
          <w:rFonts w:ascii="Calibri" w:hAnsi="Calibri" w:cs="Calibri"/>
          <w:rPrChange w:id="5766" w:author="LauraPGM" w:date="2025-11-04T16:55:00Z">
            <w:rPr>
              <w:del w:id="5767" w:author="LauraPGM" w:date="2025-10-01T15:48:00Z"/>
            </w:rPr>
          </w:rPrChange>
        </w:rPr>
      </w:pPr>
      <w:del w:id="5768" w:author="LauraPGM" w:date="2025-10-01T15:48:00Z">
        <w:r w:rsidRPr="008439ED" w:rsidDel="00DC12A4">
          <w:rPr>
            <w:rFonts w:ascii="Calibri" w:hAnsi="Calibri" w:cs="Calibri"/>
            <w:rPrChange w:id="5769" w:author="LauraPGM" w:date="2025-11-04T16:55:00Z">
              <w:rPr/>
            </w:rPrChange>
          </w:rPr>
          <w:delText>En un archivo de Excel, se ubica la opción fórmulas financieras y se escoge la opción TIR. Para poder obtener el porcentaje requerido se debe arrastrar desde el periodo 0 hasta el periodo 24. Es diferente del VPN, el cual se hace desde el periodo 1 hasta el 24.</w:delText>
        </w:r>
      </w:del>
    </w:p>
    <w:p w14:paraId="7A0BAD24" w14:textId="6391C511" w:rsidR="00B66D59" w:rsidRPr="008439ED" w:rsidDel="00DC12A4" w:rsidRDefault="00B66D59" w:rsidP="001D59AC">
      <w:pPr>
        <w:pStyle w:val="Normal0"/>
        <w:spacing w:line="360" w:lineRule="auto"/>
        <w:rPr>
          <w:del w:id="5770" w:author="LauraPGM" w:date="2025-10-01T15:48:00Z"/>
          <w:rFonts w:ascii="Calibri" w:hAnsi="Calibri" w:cs="Calibri"/>
          <w:rPrChange w:id="5771" w:author="LauraPGM" w:date="2025-11-04T16:55:00Z">
            <w:rPr>
              <w:del w:id="5772" w:author="LauraPGM" w:date="2025-10-01T15:48:00Z"/>
            </w:rPr>
          </w:rPrChange>
        </w:rPr>
      </w:pPr>
    </w:p>
    <w:p w14:paraId="2CFE2D33" w14:textId="0379BA6B" w:rsidR="00B66D59" w:rsidRPr="008439ED" w:rsidDel="00DC12A4" w:rsidRDefault="00B66D59" w:rsidP="001D59AC">
      <w:pPr>
        <w:pStyle w:val="Normal0"/>
        <w:spacing w:line="360" w:lineRule="auto"/>
        <w:rPr>
          <w:del w:id="5773" w:author="LauraPGM" w:date="2025-10-01T15:48:00Z"/>
          <w:rFonts w:ascii="Calibri" w:hAnsi="Calibri" w:cs="Calibri"/>
          <w:b/>
          <w:rPrChange w:id="5774" w:author="LauraPGM" w:date="2025-11-04T16:55:00Z">
            <w:rPr>
              <w:del w:id="5775" w:author="LauraPGM" w:date="2025-10-01T15:48:00Z"/>
              <w:b/>
            </w:rPr>
          </w:rPrChange>
        </w:rPr>
      </w:pPr>
      <w:del w:id="5776" w:author="LauraPGM" w:date="2025-10-01T15:48:00Z">
        <w:r w:rsidRPr="008439ED" w:rsidDel="00DC12A4">
          <w:rPr>
            <w:rFonts w:ascii="Calibri" w:hAnsi="Calibri" w:cs="Calibri"/>
            <w:b/>
            <w:rPrChange w:id="5777" w:author="LauraPGM" w:date="2025-11-04T16:55:00Z">
              <w:rPr>
                <w:b/>
              </w:rPr>
            </w:rPrChange>
          </w:rPr>
          <w:delText>Se obtiene la siguiente fórmula en Excel:</w:delText>
        </w:r>
      </w:del>
    </w:p>
    <w:p w14:paraId="2E18BF64" w14:textId="6FF1420E" w:rsidR="00B66D59" w:rsidRPr="008439ED" w:rsidDel="00DC12A4" w:rsidRDefault="00B66D59" w:rsidP="001D59AC">
      <w:pPr>
        <w:pStyle w:val="Normal0"/>
        <w:spacing w:line="360" w:lineRule="auto"/>
        <w:rPr>
          <w:del w:id="5778" w:author="LauraPGM" w:date="2025-10-01T15:48:00Z"/>
          <w:rFonts w:ascii="Calibri" w:hAnsi="Calibri" w:cs="Calibri"/>
          <w:rPrChange w:id="5779" w:author="LauraPGM" w:date="2025-11-04T16:55:00Z">
            <w:rPr>
              <w:del w:id="5780" w:author="LauraPGM" w:date="2025-10-01T15:48:00Z"/>
            </w:rPr>
          </w:rPrChange>
        </w:rPr>
      </w:pPr>
    </w:p>
    <w:p w14:paraId="0B73AEAB" w14:textId="07FDEFC7" w:rsidR="00B66D59" w:rsidRPr="008439ED" w:rsidDel="00DC12A4" w:rsidRDefault="00A30DBD" w:rsidP="001D59AC">
      <w:pPr>
        <w:pStyle w:val="Normal0"/>
        <w:spacing w:line="360" w:lineRule="auto"/>
        <w:rPr>
          <w:del w:id="5781" w:author="LauraPGM" w:date="2025-10-01T15:48:00Z"/>
          <w:rFonts w:ascii="Calibri" w:hAnsi="Calibri" w:cs="Calibri"/>
          <w:rPrChange w:id="5782" w:author="LauraPGM" w:date="2025-11-04T16:55:00Z">
            <w:rPr>
              <w:del w:id="5783" w:author="LauraPGM" w:date="2025-10-01T15:48:00Z"/>
            </w:rPr>
          </w:rPrChange>
        </w:rPr>
      </w:pPr>
      <w:del w:id="5784" w:author="LauraPGM" w:date="2025-10-01T15:48:00Z">
        <w:r w:rsidRPr="008439ED" w:rsidDel="00DC12A4">
          <w:rPr>
            <w:rFonts w:ascii="Calibri" w:hAnsi="Calibri" w:cs="Calibri"/>
            <w:rPrChange w:id="5785" w:author="LauraPGM" w:date="2025-11-04T16:55:00Z">
              <w:rPr/>
            </w:rPrChange>
          </w:rPr>
          <w:delText>TIR</w:delText>
        </w:r>
        <w:r w:rsidR="009E38D1" w:rsidRPr="008439ED" w:rsidDel="00DC12A4">
          <w:rPr>
            <w:rFonts w:ascii="Calibri" w:hAnsi="Calibri" w:cs="Calibri"/>
            <w:rPrChange w:id="5786" w:author="LauraPGM" w:date="2025-11-04T16:55:00Z">
              <w:rPr/>
            </w:rPrChange>
          </w:rPr>
          <w:delText>: de periodo 0 a 24</w:delText>
        </w:r>
        <w:r w:rsidR="00B370C3" w:rsidRPr="008439ED" w:rsidDel="00DC12A4">
          <w:rPr>
            <w:rFonts w:ascii="Calibri" w:hAnsi="Calibri" w:cs="Calibri"/>
            <w:rPrChange w:id="5787" w:author="LauraPGM" w:date="2025-11-04T16:55:00Z">
              <w:rPr/>
            </w:rPrChange>
          </w:rPr>
          <w:delText xml:space="preserve"> </w:delText>
        </w:r>
      </w:del>
    </w:p>
    <w:p w14:paraId="70009F8C" w14:textId="33E45CE4" w:rsidR="00B66D59" w:rsidRPr="008439ED" w:rsidDel="00DC12A4" w:rsidRDefault="00B66D59" w:rsidP="001D59AC">
      <w:pPr>
        <w:pStyle w:val="Normal0"/>
        <w:spacing w:line="360" w:lineRule="auto"/>
        <w:rPr>
          <w:del w:id="5788" w:author="LauraPGM" w:date="2025-10-01T15:48:00Z"/>
          <w:rFonts w:ascii="Calibri" w:hAnsi="Calibri" w:cs="Calibri"/>
          <w:rPrChange w:id="5789" w:author="LauraPGM" w:date="2025-11-04T16:55:00Z">
            <w:rPr>
              <w:del w:id="5790" w:author="LauraPGM" w:date="2025-10-01T15:48:00Z"/>
            </w:rPr>
          </w:rPrChange>
        </w:rPr>
      </w:pPr>
      <w:del w:id="5791" w:author="LauraPGM" w:date="2025-10-01T15:48:00Z">
        <w:r w:rsidRPr="008439ED" w:rsidDel="00DC12A4">
          <w:rPr>
            <w:rFonts w:ascii="Calibri" w:hAnsi="Calibri" w:cs="Calibri"/>
            <w:rPrChange w:id="5792" w:author="LauraPGM" w:date="2025-11-04T16:55:00Z">
              <w:rPr/>
            </w:rPrChange>
          </w:rPr>
          <w:delText>El resultado de la TIR es: - 2 %</w:delText>
        </w:r>
      </w:del>
    </w:p>
    <w:p w14:paraId="62F5BE5C" w14:textId="5ACC6820" w:rsidR="00B66D59" w:rsidRPr="008439ED" w:rsidDel="00DC12A4" w:rsidRDefault="00B66D59" w:rsidP="001D59AC">
      <w:pPr>
        <w:pStyle w:val="Normal0"/>
        <w:spacing w:line="360" w:lineRule="auto"/>
        <w:rPr>
          <w:del w:id="5793" w:author="LauraPGM" w:date="2025-10-01T15:48:00Z"/>
          <w:rFonts w:ascii="Calibri" w:hAnsi="Calibri" w:cs="Calibri"/>
          <w:b/>
          <w:rPrChange w:id="5794" w:author="LauraPGM" w:date="2025-11-04T16:55:00Z">
            <w:rPr>
              <w:del w:id="5795" w:author="LauraPGM" w:date="2025-10-01T15:48:00Z"/>
              <w:b/>
            </w:rPr>
          </w:rPrChange>
        </w:rPr>
      </w:pPr>
    </w:p>
    <w:p w14:paraId="34BD3B48" w14:textId="6EC37089" w:rsidR="00DC0129" w:rsidRPr="008439ED" w:rsidDel="00DC12A4" w:rsidRDefault="00DC0129" w:rsidP="001D59AC">
      <w:pPr>
        <w:pStyle w:val="Normal0"/>
        <w:spacing w:line="360" w:lineRule="auto"/>
        <w:rPr>
          <w:del w:id="5796" w:author="LauraPGM" w:date="2025-10-01T15:48:00Z"/>
          <w:rFonts w:ascii="Calibri" w:hAnsi="Calibri" w:cs="Calibri"/>
          <w:b/>
          <w:rPrChange w:id="5797" w:author="LauraPGM" w:date="2025-11-04T16:55:00Z">
            <w:rPr>
              <w:del w:id="5798" w:author="LauraPGM" w:date="2025-10-01T15:48:00Z"/>
              <w:b/>
            </w:rPr>
          </w:rPrChange>
        </w:rPr>
      </w:pPr>
      <w:del w:id="5799" w:author="LauraPGM" w:date="2025-10-01T15:48:00Z">
        <w:r w:rsidRPr="008439ED" w:rsidDel="00DC12A4">
          <w:rPr>
            <w:rFonts w:ascii="Calibri" w:hAnsi="Calibri" w:cs="Calibri"/>
            <w:b/>
            <w:rPrChange w:id="5800" w:author="LauraPGM" w:date="2025-11-04T16:55:00Z">
              <w:rPr>
                <w:b/>
              </w:rPr>
            </w:rPrChange>
          </w:rPr>
          <w:delText>Cálculo costo de capital</w:delText>
        </w:r>
      </w:del>
    </w:p>
    <w:p w14:paraId="741A09AC" w14:textId="5AC11A99" w:rsidR="00DC0129" w:rsidRPr="008439ED" w:rsidDel="00DC12A4" w:rsidRDefault="00DC0129" w:rsidP="001D59AC">
      <w:pPr>
        <w:pStyle w:val="Normal0"/>
        <w:spacing w:line="360" w:lineRule="auto"/>
        <w:rPr>
          <w:del w:id="5801" w:author="LauraPGM" w:date="2025-10-01T15:48:00Z"/>
          <w:rFonts w:ascii="Calibri" w:hAnsi="Calibri" w:cs="Calibri"/>
          <w:rPrChange w:id="5802" w:author="LauraPGM" w:date="2025-11-04T16:55:00Z">
            <w:rPr>
              <w:del w:id="5803" w:author="LauraPGM" w:date="2025-10-01T15:48:00Z"/>
            </w:rPr>
          </w:rPrChange>
        </w:rPr>
      </w:pPr>
    </w:p>
    <w:p w14:paraId="0894BD0C" w14:textId="13148E91" w:rsidR="00B66D59" w:rsidRPr="008439ED" w:rsidDel="00DC12A4" w:rsidRDefault="00DC0129" w:rsidP="001D59AC">
      <w:pPr>
        <w:pStyle w:val="Normal0"/>
        <w:spacing w:line="360" w:lineRule="auto"/>
        <w:rPr>
          <w:del w:id="5804" w:author="LauraPGM" w:date="2025-10-01T15:48:00Z"/>
          <w:rFonts w:ascii="Calibri" w:hAnsi="Calibri" w:cs="Calibri"/>
          <w:rPrChange w:id="5805" w:author="LauraPGM" w:date="2025-11-04T16:55:00Z">
            <w:rPr>
              <w:del w:id="5806" w:author="LauraPGM" w:date="2025-10-01T15:48:00Z"/>
            </w:rPr>
          </w:rPrChange>
        </w:rPr>
      </w:pPr>
      <w:del w:id="5807" w:author="LauraPGM" w:date="2025-10-01T15:48:00Z">
        <w:r w:rsidRPr="008439ED" w:rsidDel="00DC12A4">
          <w:rPr>
            <w:rFonts w:ascii="Calibri" w:hAnsi="Calibri" w:cs="Calibri"/>
            <w:rPrChange w:id="5808" w:author="LauraPGM" w:date="2025-11-04T16:55:00Z">
              <w:rPr/>
            </w:rPrChange>
          </w:rPr>
          <w:delText>E</w:delText>
        </w:r>
        <w:r w:rsidR="00B66D59" w:rsidRPr="008439ED" w:rsidDel="00DC12A4">
          <w:rPr>
            <w:rFonts w:ascii="Calibri" w:hAnsi="Calibri" w:cs="Calibri"/>
            <w:rPrChange w:id="5809" w:author="LauraPGM" w:date="2025-11-04T16:55:00Z">
              <w:rPr/>
            </w:rPrChange>
          </w:rPr>
          <w:delText>l costo de capital se co</w:delText>
        </w:r>
        <w:r w:rsidRPr="008439ED" w:rsidDel="00DC12A4">
          <w:rPr>
            <w:rFonts w:ascii="Calibri" w:hAnsi="Calibri" w:cs="Calibri"/>
            <w:rPrChange w:id="5810" w:author="LauraPGM" w:date="2025-11-04T16:55:00Z">
              <w:rPr/>
            </w:rPrChange>
          </w:rPr>
          <w:delText xml:space="preserve">mpone de las siguientes fuentes: </w:delText>
        </w:r>
        <w:r w:rsidR="00B66D59" w:rsidRPr="008439ED" w:rsidDel="00DC12A4">
          <w:rPr>
            <w:rFonts w:ascii="Calibri" w:hAnsi="Calibri" w:cs="Calibri"/>
            <w:rPrChange w:id="5811" w:author="LauraPGM" w:date="2025-11-04T16:55:00Z">
              <w:rPr/>
            </w:rPrChange>
          </w:rPr>
          <w:delText>patrimonio y bancos, de los $120.000.000</w:delText>
        </w:r>
        <w:r w:rsidR="00B370C3" w:rsidRPr="008439ED" w:rsidDel="00DC12A4">
          <w:rPr>
            <w:rFonts w:ascii="Calibri" w:hAnsi="Calibri" w:cs="Calibri"/>
            <w:rPrChange w:id="5812" w:author="LauraPGM" w:date="2025-11-04T16:55:00Z">
              <w:rPr/>
            </w:rPrChange>
          </w:rPr>
          <w:delText xml:space="preserve"> </w:delText>
        </w:r>
        <w:r w:rsidR="00B66D59" w:rsidRPr="008439ED" w:rsidDel="00DC12A4">
          <w:rPr>
            <w:rFonts w:ascii="Calibri" w:hAnsi="Calibri" w:cs="Calibri"/>
            <w:rPrChange w:id="5813" w:author="LauraPGM" w:date="2025-11-04T16:55:00Z">
              <w:rPr/>
            </w:rPrChange>
          </w:rPr>
          <w:delText>COP de inversión inicial, $70.000.000 hacen parte de la primera fuente y $50.000.000 forman parte de la segunda fuente.</w:delText>
        </w:r>
      </w:del>
    </w:p>
    <w:p w14:paraId="4D251EDF" w14:textId="16AE0A73" w:rsidR="00B66D59" w:rsidRPr="008439ED" w:rsidDel="00DC12A4" w:rsidRDefault="00B66D59" w:rsidP="001D59AC">
      <w:pPr>
        <w:pStyle w:val="Normal0"/>
        <w:spacing w:line="360" w:lineRule="auto"/>
        <w:rPr>
          <w:del w:id="5814" w:author="LauraPGM" w:date="2025-10-01T15:48:00Z"/>
          <w:rFonts w:ascii="Calibri" w:hAnsi="Calibri" w:cs="Calibri"/>
          <w:rPrChange w:id="5815" w:author="LauraPGM" w:date="2025-11-04T16:55:00Z">
            <w:rPr>
              <w:del w:id="5816" w:author="LauraPGM" w:date="2025-10-01T15:48:00Z"/>
            </w:rPr>
          </w:rPrChange>
        </w:rPr>
      </w:pPr>
    </w:p>
    <w:p w14:paraId="241E1C9E" w14:textId="2E06AFF8" w:rsidR="00B66D59" w:rsidRPr="008439ED" w:rsidDel="00DC12A4" w:rsidRDefault="00B66D59" w:rsidP="001D59AC">
      <w:pPr>
        <w:pStyle w:val="Normal0"/>
        <w:spacing w:line="360" w:lineRule="auto"/>
        <w:rPr>
          <w:del w:id="5817" w:author="LauraPGM" w:date="2025-10-01T15:48:00Z"/>
          <w:rFonts w:ascii="Calibri" w:hAnsi="Calibri" w:cs="Calibri"/>
          <w:rPrChange w:id="5818" w:author="LauraPGM" w:date="2025-11-04T16:55:00Z">
            <w:rPr>
              <w:del w:id="5819" w:author="LauraPGM" w:date="2025-10-01T15:48:00Z"/>
            </w:rPr>
          </w:rPrChange>
        </w:rPr>
      </w:pPr>
      <w:del w:id="5820" w:author="LauraPGM" w:date="2025-10-01T15:48:00Z">
        <w:r w:rsidRPr="008439ED" w:rsidDel="00DC12A4">
          <w:rPr>
            <w:rFonts w:ascii="Calibri" w:hAnsi="Calibri" w:cs="Calibri"/>
            <w:rPrChange w:id="5821" w:author="LauraPGM" w:date="2025-11-04T16:55:00Z">
              <w:rPr/>
            </w:rPrChange>
          </w:rPr>
          <w:delText xml:space="preserve">Más adelante se realiza un ponderado que consiste en dividir cada una de las fuentes sobre el valor total. Por ejemplo: </w:delText>
        </w:r>
        <w:r w:rsidR="00D84375" w:rsidRPr="008439ED" w:rsidDel="00DC12A4">
          <w:rPr>
            <w:rFonts w:ascii="Calibri" w:hAnsi="Calibri" w:cs="Calibri"/>
            <w:rPrChange w:id="5822" w:author="LauraPGM" w:date="2025-11-04T16:55:00Z">
              <w:rPr/>
            </w:rPrChange>
          </w:rPr>
          <w:delText>$</w:delText>
        </w:r>
        <w:r w:rsidRPr="008439ED" w:rsidDel="00DC12A4">
          <w:rPr>
            <w:rFonts w:ascii="Calibri" w:hAnsi="Calibri" w:cs="Calibri"/>
            <w:rPrChange w:id="5823" w:author="LauraPGM" w:date="2025-11-04T16:55:00Z">
              <w:rPr/>
            </w:rPrChange>
          </w:rPr>
          <w:delText xml:space="preserve">70.000.000 / </w:delText>
        </w:r>
        <w:r w:rsidR="00D84375" w:rsidRPr="008439ED" w:rsidDel="00DC12A4">
          <w:rPr>
            <w:rFonts w:ascii="Calibri" w:hAnsi="Calibri" w:cs="Calibri"/>
            <w:rPrChange w:id="5824" w:author="LauraPGM" w:date="2025-11-04T16:55:00Z">
              <w:rPr/>
            </w:rPrChange>
          </w:rPr>
          <w:delText>$</w:delText>
        </w:r>
        <w:r w:rsidRPr="008439ED" w:rsidDel="00DC12A4">
          <w:rPr>
            <w:rFonts w:ascii="Calibri" w:hAnsi="Calibri" w:cs="Calibri"/>
            <w:rPrChange w:id="5825" w:author="LauraPGM" w:date="2025-11-04T16:55:00Z">
              <w:rPr/>
            </w:rPrChange>
          </w:rPr>
          <w:delText>120.000.000 dando co</w:delText>
        </w:r>
        <w:r w:rsidR="00B808B3" w:rsidRPr="008439ED" w:rsidDel="00DC12A4">
          <w:rPr>
            <w:rFonts w:ascii="Calibri" w:hAnsi="Calibri" w:cs="Calibri"/>
            <w:rPrChange w:id="5826" w:author="LauraPGM" w:date="2025-11-04T16:55:00Z">
              <w:rPr/>
            </w:rPrChange>
          </w:rPr>
          <w:delText>mo resultado un ponderado de 58.</w:delText>
        </w:r>
        <w:r w:rsidRPr="008439ED" w:rsidDel="00DC12A4">
          <w:rPr>
            <w:rFonts w:ascii="Calibri" w:hAnsi="Calibri" w:cs="Calibri"/>
            <w:rPrChange w:id="5827" w:author="LauraPGM" w:date="2025-11-04T16:55:00Z">
              <w:rPr/>
            </w:rPrChange>
          </w:rPr>
          <w:delText>33 %.</w:delText>
        </w:r>
      </w:del>
    </w:p>
    <w:p w14:paraId="323C9771" w14:textId="51999BA7" w:rsidR="00B66D59" w:rsidRPr="008439ED" w:rsidDel="00DC12A4" w:rsidRDefault="00B66D59" w:rsidP="001D59AC">
      <w:pPr>
        <w:pStyle w:val="Normal0"/>
        <w:spacing w:line="360" w:lineRule="auto"/>
        <w:rPr>
          <w:del w:id="5828" w:author="LauraPGM" w:date="2025-10-01T15:48:00Z"/>
          <w:rFonts w:ascii="Calibri" w:hAnsi="Calibri" w:cs="Calibri"/>
          <w:rPrChange w:id="5829" w:author="LauraPGM" w:date="2025-11-04T16:55:00Z">
            <w:rPr>
              <w:del w:id="5830" w:author="LauraPGM" w:date="2025-10-01T15:48:00Z"/>
            </w:rPr>
          </w:rPrChange>
        </w:rPr>
      </w:pPr>
    </w:p>
    <w:p w14:paraId="598A8CD0" w14:textId="0CF5385A" w:rsidR="00B66D59" w:rsidRPr="008439ED" w:rsidDel="00DC12A4" w:rsidRDefault="00B66D59" w:rsidP="001D59AC">
      <w:pPr>
        <w:pStyle w:val="Normal0"/>
        <w:spacing w:line="360" w:lineRule="auto"/>
        <w:rPr>
          <w:del w:id="5831" w:author="LauraPGM" w:date="2025-10-01T15:48:00Z"/>
          <w:rFonts w:ascii="Calibri" w:hAnsi="Calibri" w:cs="Calibri"/>
          <w:rPrChange w:id="5832" w:author="LauraPGM" w:date="2025-11-04T16:55:00Z">
            <w:rPr>
              <w:del w:id="5833" w:author="LauraPGM" w:date="2025-10-01T15:48:00Z"/>
            </w:rPr>
          </w:rPrChange>
        </w:rPr>
      </w:pPr>
      <w:del w:id="5834" w:author="LauraPGM" w:date="2025-10-01T15:48:00Z">
        <w:r w:rsidRPr="008439ED" w:rsidDel="00DC12A4">
          <w:rPr>
            <w:rFonts w:ascii="Calibri" w:hAnsi="Calibri" w:cs="Calibri"/>
            <w:rPrChange w:id="5835" w:author="LauraPGM" w:date="2025-11-04T16:55:00Z">
              <w:rPr/>
            </w:rPrChange>
          </w:rPr>
          <w:delText>Al realizar el ponderado de la fuente bancos se obtiene lo siguiente:</w:delText>
        </w:r>
      </w:del>
    </w:p>
    <w:p w14:paraId="3348DB55" w14:textId="367F90A4" w:rsidR="00B66D59" w:rsidRPr="008439ED" w:rsidDel="00DC12A4" w:rsidRDefault="00B66D59" w:rsidP="001D59AC">
      <w:pPr>
        <w:pStyle w:val="Normal0"/>
        <w:spacing w:line="360" w:lineRule="auto"/>
        <w:rPr>
          <w:del w:id="5836" w:author="LauraPGM" w:date="2025-10-01T15:48:00Z"/>
          <w:rFonts w:ascii="Calibri" w:hAnsi="Calibri" w:cs="Calibri"/>
          <w:rPrChange w:id="5837" w:author="LauraPGM" w:date="2025-11-04T16:55:00Z">
            <w:rPr>
              <w:del w:id="5838" w:author="LauraPGM" w:date="2025-10-01T15:48:00Z"/>
            </w:rPr>
          </w:rPrChange>
        </w:rPr>
      </w:pPr>
    </w:p>
    <w:p w14:paraId="0D132892" w14:textId="2878DE2B" w:rsidR="00B66D59" w:rsidRPr="008439ED" w:rsidDel="00DC12A4" w:rsidRDefault="00EF751F" w:rsidP="001D59AC">
      <w:pPr>
        <w:pStyle w:val="Normal0"/>
        <w:spacing w:line="360" w:lineRule="auto"/>
        <w:rPr>
          <w:del w:id="5839" w:author="LauraPGM" w:date="2025-10-01T15:48:00Z"/>
          <w:rFonts w:ascii="Calibri" w:hAnsi="Calibri" w:cs="Calibri"/>
          <w:rPrChange w:id="5840" w:author="LauraPGM" w:date="2025-11-04T16:55:00Z">
            <w:rPr>
              <w:del w:id="5841" w:author="LauraPGM" w:date="2025-10-01T15:48:00Z"/>
            </w:rPr>
          </w:rPrChange>
        </w:rPr>
      </w:pPr>
      <w:del w:id="5842" w:author="LauraPGM" w:date="2025-10-01T15:48:00Z">
        <w:r w:rsidRPr="008439ED" w:rsidDel="00DC12A4">
          <w:rPr>
            <w:rFonts w:ascii="Calibri" w:hAnsi="Calibri" w:cs="Calibri"/>
            <w:rPrChange w:id="5843" w:author="LauraPGM" w:date="2025-11-04T16:55:00Z">
              <w:rPr/>
            </w:rPrChange>
          </w:rPr>
          <w:delText>$</w:delText>
        </w:r>
        <w:r w:rsidR="00B66D59" w:rsidRPr="008439ED" w:rsidDel="00DC12A4">
          <w:rPr>
            <w:rFonts w:ascii="Calibri" w:hAnsi="Calibri" w:cs="Calibri"/>
            <w:rPrChange w:id="5844" w:author="LauraPGM" w:date="2025-11-04T16:55:00Z">
              <w:rPr/>
            </w:rPrChange>
          </w:rPr>
          <w:delText xml:space="preserve">50.000.000 / </w:delText>
        </w:r>
        <w:r w:rsidRPr="008439ED" w:rsidDel="00DC12A4">
          <w:rPr>
            <w:rFonts w:ascii="Calibri" w:hAnsi="Calibri" w:cs="Calibri"/>
            <w:rPrChange w:id="5845" w:author="LauraPGM" w:date="2025-11-04T16:55:00Z">
              <w:rPr/>
            </w:rPrChange>
          </w:rPr>
          <w:delText>$</w:delText>
        </w:r>
        <w:r w:rsidR="00B808B3" w:rsidRPr="008439ED" w:rsidDel="00DC12A4">
          <w:rPr>
            <w:rFonts w:ascii="Calibri" w:hAnsi="Calibri" w:cs="Calibri"/>
            <w:rPrChange w:id="5846" w:author="LauraPGM" w:date="2025-11-04T16:55:00Z">
              <w:rPr/>
            </w:rPrChange>
          </w:rPr>
          <w:delText>120.000.000 = 41.</w:delText>
        </w:r>
        <w:r w:rsidR="00B66D59" w:rsidRPr="008439ED" w:rsidDel="00DC12A4">
          <w:rPr>
            <w:rFonts w:ascii="Calibri" w:hAnsi="Calibri" w:cs="Calibri"/>
            <w:rPrChange w:id="5847" w:author="LauraPGM" w:date="2025-11-04T16:55:00Z">
              <w:rPr/>
            </w:rPrChange>
          </w:rPr>
          <w:delText>67 %</w:delText>
        </w:r>
      </w:del>
    </w:p>
    <w:p w14:paraId="3308109A" w14:textId="3FEFE5FF" w:rsidR="00B66D59" w:rsidRPr="008439ED" w:rsidDel="00DC12A4" w:rsidRDefault="00B66D59" w:rsidP="001D59AC">
      <w:pPr>
        <w:pStyle w:val="Normal0"/>
        <w:spacing w:line="360" w:lineRule="auto"/>
        <w:rPr>
          <w:del w:id="5848" w:author="LauraPGM" w:date="2025-10-01T15:48:00Z"/>
          <w:rFonts w:ascii="Calibri" w:hAnsi="Calibri" w:cs="Calibri"/>
          <w:rPrChange w:id="5849" w:author="LauraPGM" w:date="2025-11-04T16:55:00Z">
            <w:rPr>
              <w:del w:id="5850" w:author="LauraPGM" w:date="2025-10-01T15:48:00Z"/>
            </w:rPr>
          </w:rPrChange>
        </w:rPr>
      </w:pPr>
    </w:p>
    <w:p w14:paraId="5771BA30" w14:textId="4958A523" w:rsidR="00B66D59" w:rsidRPr="008439ED" w:rsidDel="00DC12A4" w:rsidRDefault="00B66D59" w:rsidP="001D59AC">
      <w:pPr>
        <w:pStyle w:val="Normal0"/>
        <w:spacing w:line="360" w:lineRule="auto"/>
        <w:rPr>
          <w:del w:id="5851" w:author="LauraPGM" w:date="2025-10-01T15:48:00Z"/>
          <w:rFonts w:ascii="Calibri" w:hAnsi="Calibri" w:cs="Calibri"/>
          <w:rPrChange w:id="5852" w:author="LauraPGM" w:date="2025-11-04T16:55:00Z">
            <w:rPr>
              <w:del w:id="5853" w:author="LauraPGM" w:date="2025-10-01T15:48:00Z"/>
            </w:rPr>
          </w:rPrChange>
        </w:rPr>
      </w:pPr>
      <w:del w:id="5854" w:author="LauraPGM" w:date="2025-10-01T15:48:00Z">
        <w:r w:rsidRPr="008439ED" w:rsidDel="00DC12A4">
          <w:rPr>
            <w:rFonts w:ascii="Calibri" w:hAnsi="Calibri" w:cs="Calibri"/>
            <w:rPrChange w:id="5855" w:author="LauraPGM" w:date="2025-11-04T16:55:00Z">
              <w:rPr/>
            </w:rPrChange>
          </w:rPr>
          <w:delText>Luego se obtiene el valor del costo, para la fuente patrimonio este equival</w:delText>
        </w:r>
        <w:r w:rsidR="00B808B3" w:rsidRPr="008439ED" w:rsidDel="00DC12A4">
          <w:rPr>
            <w:rFonts w:ascii="Calibri" w:hAnsi="Calibri" w:cs="Calibri"/>
            <w:rPrChange w:id="5856" w:author="LauraPGM" w:date="2025-11-04T16:55:00Z">
              <w:rPr/>
            </w:rPrChange>
          </w:rPr>
          <w:delText>e a la TMRR, en este caso es 2.</w:delText>
        </w:r>
        <w:r w:rsidRPr="008439ED" w:rsidDel="00DC12A4">
          <w:rPr>
            <w:rFonts w:ascii="Calibri" w:hAnsi="Calibri" w:cs="Calibri"/>
            <w:rPrChange w:id="5857" w:author="LauraPGM" w:date="2025-11-04T16:55:00Z">
              <w:rPr/>
            </w:rPrChange>
          </w:rPr>
          <w:delText>1791 % y para la fuente bancos, el costo equivale a la tasa de i</w:delText>
        </w:r>
        <w:r w:rsidR="00B808B3" w:rsidRPr="008439ED" w:rsidDel="00DC12A4">
          <w:rPr>
            <w:rFonts w:ascii="Calibri" w:hAnsi="Calibri" w:cs="Calibri"/>
            <w:rPrChange w:id="5858" w:author="LauraPGM" w:date="2025-11-04T16:55:00Z">
              <w:rPr/>
            </w:rPrChange>
          </w:rPr>
          <w:delText>nterés, en este caso sería de 1.</w:delText>
        </w:r>
        <w:r w:rsidRPr="008439ED" w:rsidDel="00DC12A4">
          <w:rPr>
            <w:rFonts w:ascii="Calibri" w:hAnsi="Calibri" w:cs="Calibri"/>
            <w:rPrChange w:id="5859" w:author="LauraPGM" w:date="2025-11-04T16:55:00Z">
              <w:rPr/>
            </w:rPrChange>
          </w:rPr>
          <w:delText>70 %</w:delText>
        </w:r>
      </w:del>
    </w:p>
    <w:p w14:paraId="41009FE6" w14:textId="68C40CD9" w:rsidR="00B66D59" w:rsidRPr="008439ED" w:rsidDel="00DC12A4" w:rsidRDefault="00B66D59" w:rsidP="001D59AC">
      <w:pPr>
        <w:pStyle w:val="Normal0"/>
        <w:spacing w:line="360" w:lineRule="auto"/>
        <w:rPr>
          <w:del w:id="5860" w:author="LauraPGM" w:date="2025-10-01T15:48:00Z"/>
          <w:rFonts w:ascii="Calibri" w:hAnsi="Calibri" w:cs="Calibri"/>
          <w:rPrChange w:id="5861" w:author="LauraPGM" w:date="2025-11-04T16:55:00Z">
            <w:rPr>
              <w:del w:id="5862" w:author="LauraPGM" w:date="2025-10-01T15:48:00Z"/>
            </w:rPr>
          </w:rPrChange>
        </w:rPr>
      </w:pPr>
    </w:p>
    <w:p w14:paraId="500319F0" w14:textId="1D82D414" w:rsidR="00B66D59" w:rsidRPr="008439ED" w:rsidDel="00DC12A4" w:rsidRDefault="00B66D59" w:rsidP="001D59AC">
      <w:pPr>
        <w:pStyle w:val="Normal0"/>
        <w:spacing w:line="360" w:lineRule="auto"/>
        <w:rPr>
          <w:del w:id="5863" w:author="LauraPGM" w:date="2025-10-01T15:48:00Z"/>
          <w:rFonts w:ascii="Calibri" w:hAnsi="Calibri" w:cs="Calibri"/>
          <w:rPrChange w:id="5864" w:author="LauraPGM" w:date="2025-11-04T16:55:00Z">
            <w:rPr>
              <w:del w:id="5865" w:author="LauraPGM" w:date="2025-10-01T15:48:00Z"/>
            </w:rPr>
          </w:rPrChange>
        </w:rPr>
      </w:pPr>
      <w:del w:id="5866" w:author="LauraPGM" w:date="2025-10-01T15:48:00Z">
        <w:r w:rsidRPr="008439ED" w:rsidDel="00DC12A4">
          <w:rPr>
            <w:rFonts w:ascii="Calibri" w:hAnsi="Calibri" w:cs="Calibri"/>
            <w:rPrChange w:id="5867" w:author="LauraPGM" w:date="2025-11-04T16:55:00Z">
              <w:rPr/>
            </w:rPrChange>
          </w:rPr>
          <w:delText>La acción final para llegar a la obtención del costo de capital consiste en una multiplicación del valor ponderado y del costo de cada una de las fuentes. De esta manera, queda un costo de capital para la fu</w:delText>
        </w:r>
        <w:r w:rsidR="00B808B3" w:rsidRPr="008439ED" w:rsidDel="00DC12A4">
          <w:rPr>
            <w:rFonts w:ascii="Calibri" w:hAnsi="Calibri" w:cs="Calibri"/>
            <w:rPrChange w:id="5868" w:author="LauraPGM" w:date="2025-11-04T16:55:00Z">
              <w:rPr/>
            </w:rPrChange>
          </w:rPr>
          <w:delText>ente patrimonio equivalente a 1.</w:delText>
        </w:r>
        <w:r w:rsidRPr="008439ED" w:rsidDel="00DC12A4">
          <w:rPr>
            <w:rFonts w:ascii="Calibri" w:hAnsi="Calibri" w:cs="Calibri"/>
            <w:rPrChange w:id="5869" w:author="LauraPGM" w:date="2025-11-04T16:55:00Z">
              <w:rPr/>
            </w:rPrChange>
          </w:rPr>
          <w:delText>2711 % y para la fuente bancos</w:delText>
        </w:r>
        <w:r w:rsidR="00B808B3" w:rsidRPr="008439ED" w:rsidDel="00DC12A4">
          <w:rPr>
            <w:rFonts w:ascii="Calibri" w:hAnsi="Calibri" w:cs="Calibri"/>
            <w:rPrChange w:id="5870" w:author="LauraPGM" w:date="2025-11-04T16:55:00Z">
              <w:rPr/>
            </w:rPrChange>
          </w:rPr>
          <w:delText xml:space="preserve"> queda un costo equivalente a 0.</w:delText>
        </w:r>
        <w:r w:rsidRPr="008439ED" w:rsidDel="00DC12A4">
          <w:rPr>
            <w:rFonts w:ascii="Calibri" w:hAnsi="Calibri" w:cs="Calibri"/>
            <w:rPrChange w:id="5871" w:author="LauraPGM" w:date="2025-11-04T16:55:00Z">
              <w:rPr/>
            </w:rPrChange>
          </w:rPr>
          <w:delText>71 %. Del mismo modo, se suman los dos porcentajes de las dos fuentes respectiv</w:delText>
        </w:r>
        <w:r w:rsidR="00B808B3" w:rsidRPr="008439ED" w:rsidDel="00DC12A4">
          <w:rPr>
            <w:rFonts w:ascii="Calibri" w:hAnsi="Calibri" w:cs="Calibri"/>
            <w:rPrChange w:id="5872" w:author="LauraPGM" w:date="2025-11-04T16:55:00Z">
              <w:rPr/>
            </w:rPrChange>
          </w:rPr>
          <w:delText>as obteniendo un resultado de 1.</w:delText>
        </w:r>
        <w:r w:rsidRPr="008439ED" w:rsidDel="00DC12A4">
          <w:rPr>
            <w:rFonts w:ascii="Calibri" w:hAnsi="Calibri" w:cs="Calibri"/>
            <w:rPrChange w:id="5873" w:author="LauraPGM" w:date="2025-11-04T16:55:00Z">
              <w:rPr/>
            </w:rPrChange>
          </w:rPr>
          <w:delText>9795 %, el cual equivale al costo de capital.</w:delText>
        </w:r>
      </w:del>
    </w:p>
    <w:p w14:paraId="2206EECC" w14:textId="3F0ECEDE" w:rsidR="00B66D59" w:rsidRPr="008439ED" w:rsidDel="00DC12A4" w:rsidRDefault="00B66D59" w:rsidP="001D59AC">
      <w:pPr>
        <w:pStyle w:val="Normal0"/>
        <w:spacing w:line="360" w:lineRule="auto"/>
        <w:rPr>
          <w:del w:id="5874" w:author="LauraPGM" w:date="2025-10-01T15:48:00Z"/>
          <w:rFonts w:ascii="Calibri" w:hAnsi="Calibri" w:cs="Calibri"/>
          <w:rPrChange w:id="5875" w:author="LauraPGM" w:date="2025-11-04T16:55:00Z">
            <w:rPr>
              <w:del w:id="5876" w:author="LauraPGM" w:date="2025-10-01T15:48:00Z"/>
            </w:rPr>
          </w:rPrChange>
        </w:rPr>
      </w:pPr>
    </w:p>
    <w:p w14:paraId="15A32A21" w14:textId="48B20D0D" w:rsidR="00591CFD" w:rsidRPr="008439ED" w:rsidDel="00DC12A4" w:rsidRDefault="00B66D59" w:rsidP="001D59AC">
      <w:pPr>
        <w:pStyle w:val="Normal0"/>
        <w:spacing w:line="360" w:lineRule="auto"/>
        <w:rPr>
          <w:del w:id="5877" w:author="LauraPGM" w:date="2025-10-01T15:48:00Z"/>
          <w:rFonts w:ascii="Calibri" w:hAnsi="Calibri" w:cs="Calibri"/>
          <w:rPrChange w:id="5878" w:author="LauraPGM" w:date="2025-11-04T16:55:00Z">
            <w:rPr>
              <w:del w:id="5879" w:author="LauraPGM" w:date="2025-10-01T15:48:00Z"/>
            </w:rPr>
          </w:rPrChange>
        </w:rPr>
      </w:pPr>
      <w:del w:id="5880" w:author="LauraPGM" w:date="2025-10-01T15:48:00Z">
        <w:r w:rsidRPr="008439ED" w:rsidDel="00DC12A4">
          <w:rPr>
            <w:rFonts w:ascii="Calibri" w:hAnsi="Calibri" w:cs="Calibri"/>
            <w:rPrChange w:id="5881" w:author="LauraPGM" w:date="2025-11-04T16:55:00Z">
              <w:rPr/>
            </w:rPrChange>
          </w:rPr>
          <w:delText>Para concluir, se comparan los dos porcentajes: la TIR y el costo de capital, en este caso serían -</w:delText>
        </w:r>
        <w:r w:rsidR="00DC0129" w:rsidRPr="008439ED" w:rsidDel="00DC12A4">
          <w:rPr>
            <w:rFonts w:ascii="Calibri" w:hAnsi="Calibri" w:cs="Calibri"/>
            <w:rPrChange w:id="5882" w:author="LauraPGM" w:date="2025-11-04T16:55:00Z">
              <w:rPr/>
            </w:rPrChange>
          </w:rPr>
          <w:delText xml:space="preserve"> </w:delText>
        </w:r>
        <w:r w:rsidR="00B808B3" w:rsidRPr="008439ED" w:rsidDel="00DC12A4">
          <w:rPr>
            <w:rFonts w:ascii="Calibri" w:hAnsi="Calibri" w:cs="Calibri"/>
            <w:rPrChange w:id="5883" w:author="LauraPGM" w:date="2025-11-04T16:55:00Z">
              <w:rPr/>
            </w:rPrChange>
          </w:rPr>
          <w:delText>2 % - 1.</w:delText>
        </w:r>
        <w:r w:rsidRPr="008439ED" w:rsidDel="00DC12A4">
          <w:rPr>
            <w:rFonts w:ascii="Calibri" w:hAnsi="Calibri" w:cs="Calibri"/>
            <w:rPrChange w:id="5884" w:author="LauraPGM" w:date="2025-11-04T16:55:00Z">
              <w:rPr/>
            </w:rPrChange>
          </w:rPr>
          <w:delText>9795</w:delText>
        </w:r>
        <w:r w:rsidR="00ED0567" w:rsidRPr="008439ED" w:rsidDel="00DC12A4">
          <w:rPr>
            <w:rFonts w:ascii="Calibri" w:hAnsi="Calibri" w:cs="Calibri"/>
            <w:rPrChange w:id="5885" w:author="LauraPGM" w:date="2025-11-04T16:55:00Z">
              <w:rPr/>
            </w:rPrChange>
          </w:rPr>
          <w:delText xml:space="preserve"> </w:delText>
        </w:r>
        <w:r w:rsidRPr="008439ED" w:rsidDel="00DC12A4">
          <w:rPr>
            <w:rFonts w:ascii="Calibri" w:hAnsi="Calibri" w:cs="Calibri"/>
            <w:rPrChange w:id="5886" w:author="LauraPGM" w:date="2025-11-04T16:55:00Z">
              <w:rPr/>
            </w:rPrChange>
          </w:rPr>
          <w:delText>%. Por lo tanto, el proyecto bajo el parámetro TIR no se acepta, debido a que el costo de capital es mayor que la tasa interna de retorn</w:delText>
        </w:r>
        <w:r w:rsidR="00B808B3" w:rsidRPr="008439ED" w:rsidDel="00DC12A4">
          <w:rPr>
            <w:rFonts w:ascii="Calibri" w:hAnsi="Calibri" w:cs="Calibri"/>
            <w:rPrChange w:id="5887" w:author="LauraPGM" w:date="2025-11-04T16:55:00Z">
              <w:rPr/>
            </w:rPrChange>
          </w:rPr>
          <w:delText>o, lo cual genera pérdidas de 3.</w:delText>
        </w:r>
        <w:r w:rsidRPr="008439ED" w:rsidDel="00DC12A4">
          <w:rPr>
            <w:rFonts w:ascii="Calibri" w:hAnsi="Calibri" w:cs="Calibri"/>
            <w:rPrChange w:id="5888" w:author="LauraPGM" w:date="2025-11-04T16:55:00Z">
              <w:rPr/>
            </w:rPrChange>
          </w:rPr>
          <w:delText>6926 % durante cada mes que se ejecute el proyecto.</w:delText>
        </w:r>
      </w:del>
    </w:p>
    <w:p w14:paraId="2E6D2AFD" w14:textId="71AB98D1" w:rsidR="00DC0129" w:rsidRPr="008439ED" w:rsidDel="00DC12A4" w:rsidRDefault="00DC0129" w:rsidP="001D59AC">
      <w:pPr>
        <w:pStyle w:val="Normal0"/>
        <w:spacing w:line="360" w:lineRule="auto"/>
        <w:rPr>
          <w:del w:id="5889" w:author="LauraPGM" w:date="2025-10-01T15:48:00Z"/>
          <w:rFonts w:ascii="Calibri" w:hAnsi="Calibri" w:cs="Calibri"/>
          <w:rPrChange w:id="5890" w:author="LauraPGM" w:date="2025-11-04T16:55:00Z">
            <w:rPr>
              <w:del w:id="5891" w:author="LauraPGM" w:date="2025-10-01T15:48:00Z"/>
            </w:rPr>
          </w:rPrChange>
        </w:rPr>
      </w:pPr>
    </w:p>
    <w:p w14:paraId="77D3FCFF" w14:textId="7FD7E8FB" w:rsidR="00DC0129" w:rsidRPr="008439ED" w:rsidDel="00DC12A4" w:rsidRDefault="0051696B" w:rsidP="001D59AC">
      <w:pPr>
        <w:pStyle w:val="Normal0"/>
        <w:spacing w:line="360" w:lineRule="auto"/>
        <w:jc w:val="both"/>
        <w:rPr>
          <w:del w:id="5892" w:author="LauraPGM" w:date="2025-10-01T15:48:00Z"/>
          <w:rFonts w:ascii="Calibri" w:hAnsi="Calibri" w:cs="Calibri"/>
          <w:rPrChange w:id="5893" w:author="LauraPGM" w:date="2025-11-04T16:55:00Z">
            <w:rPr>
              <w:del w:id="5894" w:author="LauraPGM" w:date="2025-10-01T15:48:00Z"/>
            </w:rPr>
          </w:rPrChange>
        </w:rPr>
      </w:pPr>
      <w:del w:id="5895" w:author="LauraPGM" w:date="2025-10-01T15:48:00Z">
        <w:r w:rsidRPr="008439ED" w:rsidDel="00DC12A4">
          <w:rPr>
            <w:rFonts w:ascii="Calibri" w:hAnsi="Calibri" w:cs="Calibri"/>
            <w:rPrChange w:id="5896" w:author="LauraPGM" w:date="2025-11-04T16:55:00Z">
              <w:rPr/>
            </w:rPrChange>
          </w:rPr>
          <w:delText>Esta</w:delText>
        </w:r>
        <w:r w:rsidR="00547E27" w:rsidRPr="008439ED" w:rsidDel="00DC12A4">
          <w:rPr>
            <w:rFonts w:ascii="Calibri" w:hAnsi="Calibri" w:cs="Calibri"/>
            <w:rPrChange w:id="5897" w:author="LauraPGM" w:date="2025-11-04T16:55:00Z">
              <w:rPr/>
            </w:rPrChange>
          </w:rPr>
          <w:delText xml:space="preserve"> tabla</w:delText>
        </w:r>
        <w:r w:rsidR="007B7F20" w:rsidRPr="008439ED" w:rsidDel="00DC12A4">
          <w:rPr>
            <w:rFonts w:ascii="Calibri" w:hAnsi="Calibri" w:cs="Calibri"/>
            <w:rPrChange w:id="5898" w:author="LauraPGM" w:date="2025-11-04T16:55:00Z">
              <w:rPr/>
            </w:rPrChange>
          </w:rPr>
          <w:delText xml:space="preserve"> describe</w:delText>
        </w:r>
        <w:r w:rsidR="00DC0129" w:rsidRPr="008439ED" w:rsidDel="00DC12A4">
          <w:rPr>
            <w:rFonts w:ascii="Calibri" w:hAnsi="Calibri" w:cs="Calibri"/>
            <w:rPrChange w:id="5899" w:author="LauraPGM" w:date="2025-11-04T16:55:00Z">
              <w:rPr/>
            </w:rPrChange>
          </w:rPr>
          <w:delText xml:space="preserve"> el resumen para el cálculo del costo de capital.</w:delText>
        </w:r>
      </w:del>
    </w:p>
    <w:p w14:paraId="7548F954" w14:textId="1911D67A" w:rsidR="00ED0567" w:rsidRPr="008439ED" w:rsidDel="00DC12A4" w:rsidRDefault="00ED0567" w:rsidP="001D59AC">
      <w:pPr>
        <w:pStyle w:val="Normal0"/>
        <w:spacing w:line="360" w:lineRule="auto"/>
        <w:jc w:val="both"/>
        <w:rPr>
          <w:del w:id="5900" w:author="LauraPGM" w:date="2025-10-01T15:48:00Z"/>
          <w:rFonts w:ascii="Calibri" w:hAnsi="Calibri" w:cs="Calibri"/>
          <w:rPrChange w:id="5901" w:author="LauraPGM" w:date="2025-11-04T16:55:00Z">
            <w:rPr>
              <w:del w:id="5902" w:author="LauraPGM" w:date="2025-10-01T15:48:00Z"/>
            </w:rPr>
          </w:rPrChange>
        </w:rPr>
      </w:pPr>
    </w:p>
    <w:p w14:paraId="0B920E0B" w14:textId="7302B62E" w:rsidR="00ED0567" w:rsidRPr="008439ED" w:rsidDel="00DC12A4" w:rsidRDefault="00ED0567" w:rsidP="001D59AC">
      <w:pPr>
        <w:pStyle w:val="Normal0"/>
        <w:spacing w:line="360" w:lineRule="auto"/>
        <w:jc w:val="both"/>
        <w:rPr>
          <w:del w:id="5903" w:author="LauraPGM" w:date="2025-10-01T15:48:00Z"/>
          <w:rFonts w:ascii="Calibri" w:hAnsi="Calibri" w:cs="Calibri"/>
          <w:b/>
          <w:rPrChange w:id="5904" w:author="LauraPGM" w:date="2025-11-04T16:55:00Z">
            <w:rPr>
              <w:del w:id="5905" w:author="LauraPGM" w:date="2025-10-01T15:48:00Z"/>
              <w:b/>
            </w:rPr>
          </w:rPrChange>
        </w:rPr>
      </w:pPr>
      <w:del w:id="5906" w:author="LauraPGM" w:date="2025-10-01T15:48:00Z">
        <w:r w:rsidRPr="008439ED" w:rsidDel="00DC12A4">
          <w:rPr>
            <w:rFonts w:ascii="Calibri" w:hAnsi="Calibri" w:cs="Calibri"/>
            <w:b/>
            <w:rPrChange w:id="5907" w:author="LauraPGM" w:date="2025-11-04T16:55:00Z">
              <w:rPr>
                <w:b/>
              </w:rPr>
            </w:rPrChange>
          </w:rPr>
          <w:delText xml:space="preserve">Tabla 4. Calculo costo </w:delText>
        </w:r>
        <w:commentRangeStart w:id="5908"/>
        <w:r w:rsidRPr="008439ED" w:rsidDel="00DC12A4">
          <w:rPr>
            <w:rFonts w:ascii="Calibri" w:hAnsi="Calibri" w:cs="Calibri"/>
            <w:b/>
            <w:rPrChange w:id="5909" w:author="LauraPGM" w:date="2025-11-04T16:55:00Z">
              <w:rPr>
                <w:b/>
              </w:rPr>
            </w:rPrChange>
          </w:rPr>
          <w:delText>capital</w:delText>
        </w:r>
        <w:commentRangeEnd w:id="5908"/>
        <w:r w:rsidR="0071486D" w:rsidRPr="008439ED" w:rsidDel="00DC12A4">
          <w:rPr>
            <w:rStyle w:val="Refdecomentario"/>
            <w:rFonts w:ascii="Calibri" w:hAnsi="Calibri" w:cs="Calibri"/>
            <w:sz w:val="22"/>
            <w:szCs w:val="22"/>
            <w:rPrChange w:id="5910" w:author="LauraPGM" w:date="2025-11-04T16:55:00Z">
              <w:rPr>
                <w:rStyle w:val="Refdecomentario"/>
              </w:rPr>
            </w:rPrChange>
          </w:rPr>
          <w:commentReference w:id="5908"/>
        </w:r>
      </w:del>
    </w:p>
    <w:p w14:paraId="2D170022" w14:textId="4A13FF17" w:rsidR="00DC0129" w:rsidRPr="008439ED" w:rsidDel="00DC12A4" w:rsidRDefault="00DC0129" w:rsidP="001D59AC">
      <w:pPr>
        <w:pStyle w:val="Normal0"/>
        <w:spacing w:line="360" w:lineRule="auto"/>
        <w:jc w:val="both"/>
        <w:rPr>
          <w:del w:id="5911" w:author="LauraPGM" w:date="2025-10-01T15:48:00Z"/>
          <w:rFonts w:ascii="Calibri" w:hAnsi="Calibri" w:cs="Calibri"/>
          <w:rPrChange w:id="5912" w:author="LauraPGM" w:date="2025-11-04T16:55:00Z">
            <w:rPr>
              <w:del w:id="5913" w:author="LauraPGM" w:date="2025-10-01T15:48:00Z"/>
            </w:rPr>
          </w:rPrChange>
        </w:rPr>
      </w:pPr>
    </w:p>
    <w:tbl>
      <w:tblPr>
        <w:tblW w:w="5000" w:type="pct"/>
        <w:tblCellMar>
          <w:left w:w="0" w:type="dxa"/>
          <w:right w:w="0" w:type="dxa"/>
        </w:tblCellMar>
        <w:tblLook w:val="04A0" w:firstRow="1" w:lastRow="0" w:firstColumn="1" w:lastColumn="0" w:noHBand="0" w:noVBand="1"/>
      </w:tblPr>
      <w:tblGrid>
        <w:gridCol w:w="1589"/>
        <w:gridCol w:w="1780"/>
        <w:gridCol w:w="2013"/>
        <w:gridCol w:w="1559"/>
        <w:gridCol w:w="3015"/>
      </w:tblGrid>
      <w:tr w:rsidR="00DC0129" w:rsidRPr="008439ED" w:rsidDel="00DC12A4" w14:paraId="7536CC5C" w14:textId="63B4B588" w:rsidTr="00AC218E">
        <w:trPr>
          <w:tblHeader/>
          <w:del w:id="5914" w:author="LauraPGM" w:date="2025-10-01T15:48:00Z"/>
        </w:trPr>
        <w:tc>
          <w:tcPr>
            <w:tcW w:w="79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A9DAD43" w14:textId="0C40802E" w:rsidR="00DC0129" w:rsidRPr="008439ED" w:rsidDel="00DC12A4" w:rsidRDefault="00974CBC" w:rsidP="001D59AC">
            <w:pPr>
              <w:pStyle w:val="Normal0"/>
              <w:spacing w:line="360" w:lineRule="auto"/>
              <w:jc w:val="both"/>
              <w:rPr>
                <w:del w:id="5915" w:author="LauraPGM" w:date="2025-10-01T15:48:00Z"/>
                <w:rFonts w:ascii="Calibri" w:hAnsi="Calibri" w:cs="Calibri"/>
                <w:b/>
                <w:bCs/>
                <w:rPrChange w:id="5916" w:author="LauraPGM" w:date="2025-11-04T16:55:00Z">
                  <w:rPr>
                    <w:del w:id="5917" w:author="LauraPGM" w:date="2025-10-01T15:48:00Z"/>
                    <w:b/>
                    <w:bCs/>
                  </w:rPr>
                </w:rPrChange>
              </w:rPr>
            </w:pPr>
            <w:del w:id="5918" w:author="LauraPGM" w:date="2025-10-01T15:48:00Z">
              <w:r w:rsidRPr="008439ED" w:rsidDel="00DC12A4">
                <w:rPr>
                  <w:rFonts w:ascii="Calibri" w:hAnsi="Calibri" w:cs="Calibri"/>
                  <w:b/>
                  <w:bCs/>
                  <w:rPrChange w:id="5919" w:author="LauraPGM" w:date="2025-11-04T16:55:00Z">
                    <w:rPr>
                      <w:b/>
                      <w:bCs/>
                    </w:rPr>
                  </w:rPrChange>
                </w:rPr>
                <w:delText>Fuentes</w:delText>
              </w:r>
            </w:del>
          </w:p>
        </w:tc>
        <w:tc>
          <w:tcPr>
            <w:tcW w:w="894"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0CA919" w14:textId="1811ADAA" w:rsidR="00DC0129" w:rsidRPr="008439ED" w:rsidDel="00DC12A4" w:rsidRDefault="00974CBC" w:rsidP="001D59AC">
            <w:pPr>
              <w:pStyle w:val="Normal0"/>
              <w:spacing w:line="360" w:lineRule="auto"/>
              <w:jc w:val="both"/>
              <w:rPr>
                <w:del w:id="5920" w:author="LauraPGM" w:date="2025-10-01T15:48:00Z"/>
                <w:rFonts w:ascii="Calibri" w:hAnsi="Calibri" w:cs="Calibri"/>
                <w:b/>
                <w:bCs/>
                <w:rPrChange w:id="5921" w:author="LauraPGM" w:date="2025-11-04T16:55:00Z">
                  <w:rPr>
                    <w:del w:id="5922" w:author="LauraPGM" w:date="2025-10-01T15:48:00Z"/>
                    <w:b/>
                    <w:bCs/>
                  </w:rPr>
                </w:rPrChange>
              </w:rPr>
            </w:pPr>
            <w:del w:id="5923" w:author="LauraPGM" w:date="2025-10-01T15:48:00Z">
              <w:r w:rsidRPr="008439ED" w:rsidDel="00DC12A4">
                <w:rPr>
                  <w:rFonts w:ascii="Calibri" w:hAnsi="Calibri" w:cs="Calibri"/>
                  <w:b/>
                  <w:bCs/>
                  <w:rPrChange w:id="5924" w:author="LauraPGM" w:date="2025-11-04T16:55:00Z">
                    <w:rPr>
                      <w:b/>
                      <w:bCs/>
                    </w:rPr>
                  </w:rPrChange>
                </w:rPr>
                <w:delText>Valor</w:delText>
              </w:r>
            </w:del>
          </w:p>
        </w:tc>
        <w:tc>
          <w:tcPr>
            <w:tcW w:w="1011"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6C0020B" w14:textId="272DC9A1" w:rsidR="00DC0129" w:rsidRPr="008439ED" w:rsidDel="00DC12A4" w:rsidRDefault="00974CBC" w:rsidP="001D59AC">
            <w:pPr>
              <w:pStyle w:val="Normal0"/>
              <w:spacing w:line="360" w:lineRule="auto"/>
              <w:jc w:val="both"/>
              <w:rPr>
                <w:del w:id="5925" w:author="LauraPGM" w:date="2025-10-01T15:48:00Z"/>
                <w:rFonts w:ascii="Calibri" w:hAnsi="Calibri" w:cs="Calibri"/>
                <w:b/>
                <w:bCs/>
                <w:rPrChange w:id="5926" w:author="LauraPGM" w:date="2025-11-04T16:55:00Z">
                  <w:rPr>
                    <w:del w:id="5927" w:author="LauraPGM" w:date="2025-10-01T15:48:00Z"/>
                    <w:b/>
                    <w:bCs/>
                  </w:rPr>
                </w:rPrChange>
              </w:rPr>
            </w:pPr>
            <w:del w:id="5928" w:author="LauraPGM" w:date="2025-10-01T15:48:00Z">
              <w:r w:rsidRPr="008439ED" w:rsidDel="00DC12A4">
                <w:rPr>
                  <w:rFonts w:ascii="Calibri" w:hAnsi="Calibri" w:cs="Calibri"/>
                  <w:b/>
                  <w:bCs/>
                  <w:rPrChange w:id="5929" w:author="LauraPGM" w:date="2025-11-04T16:55:00Z">
                    <w:rPr>
                      <w:b/>
                      <w:bCs/>
                    </w:rPr>
                  </w:rPrChange>
                </w:rPr>
                <w:delText>Ponderado</w:delText>
              </w:r>
            </w:del>
          </w:p>
        </w:tc>
        <w:tc>
          <w:tcPr>
            <w:tcW w:w="78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F1B314A" w14:textId="76BAC7B5" w:rsidR="00DC0129" w:rsidRPr="008439ED" w:rsidDel="00DC12A4" w:rsidRDefault="00974CBC" w:rsidP="001D59AC">
            <w:pPr>
              <w:pStyle w:val="Normal0"/>
              <w:spacing w:line="360" w:lineRule="auto"/>
              <w:jc w:val="both"/>
              <w:rPr>
                <w:del w:id="5930" w:author="LauraPGM" w:date="2025-10-01T15:48:00Z"/>
                <w:rFonts w:ascii="Calibri" w:hAnsi="Calibri" w:cs="Calibri"/>
                <w:b/>
                <w:bCs/>
                <w:rPrChange w:id="5931" w:author="LauraPGM" w:date="2025-11-04T16:55:00Z">
                  <w:rPr>
                    <w:del w:id="5932" w:author="LauraPGM" w:date="2025-10-01T15:48:00Z"/>
                    <w:b/>
                    <w:bCs/>
                  </w:rPr>
                </w:rPrChange>
              </w:rPr>
            </w:pPr>
            <w:del w:id="5933" w:author="LauraPGM" w:date="2025-10-01T15:48:00Z">
              <w:r w:rsidRPr="008439ED" w:rsidDel="00DC12A4">
                <w:rPr>
                  <w:rFonts w:ascii="Calibri" w:hAnsi="Calibri" w:cs="Calibri"/>
                  <w:b/>
                  <w:bCs/>
                  <w:rPrChange w:id="5934" w:author="LauraPGM" w:date="2025-11-04T16:55:00Z">
                    <w:rPr>
                      <w:b/>
                      <w:bCs/>
                    </w:rPr>
                  </w:rPrChange>
                </w:rPr>
                <w:delText>Costo</w:delText>
              </w:r>
            </w:del>
          </w:p>
        </w:tc>
        <w:tc>
          <w:tcPr>
            <w:tcW w:w="1515"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13EE728" w14:textId="0571396D" w:rsidR="00DC0129" w:rsidRPr="008439ED" w:rsidDel="00DC12A4" w:rsidRDefault="00974CBC" w:rsidP="001D59AC">
            <w:pPr>
              <w:pStyle w:val="Normal0"/>
              <w:spacing w:line="360" w:lineRule="auto"/>
              <w:jc w:val="both"/>
              <w:rPr>
                <w:del w:id="5935" w:author="LauraPGM" w:date="2025-10-01T15:48:00Z"/>
                <w:rFonts w:ascii="Calibri" w:hAnsi="Calibri" w:cs="Calibri"/>
                <w:b/>
                <w:bCs/>
                <w:rPrChange w:id="5936" w:author="LauraPGM" w:date="2025-11-04T16:55:00Z">
                  <w:rPr>
                    <w:del w:id="5937" w:author="LauraPGM" w:date="2025-10-01T15:48:00Z"/>
                    <w:b/>
                    <w:bCs/>
                  </w:rPr>
                </w:rPrChange>
              </w:rPr>
            </w:pPr>
            <w:del w:id="5938" w:author="LauraPGM" w:date="2025-10-01T15:48:00Z">
              <w:r w:rsidRPr="008439ED" w:rsidDel="00DC12A4">
                <w:rPr>
                  <w:rFonts w:ascii="Calibri" w:hAnsi="Calibri" w:cs="Calibri"/>
                  <w:b/>
                  <w:bCs/>
                  <w:rPrChange w:id="5939" w:author="LauraPGM" w:date="2025-11-04T16:55:00Z">
                    <w:rPr>
                      <w:b/>
                      <w:bCs/>
                    </w:rPr>
                  </w:rPrChange>
                </w:rPr>
                <w:delText>Costo de capital</w:delText>
              </w:r>
            </w:del>
          </w:p>
        </w:tc>
      </w:tr>
      <w:tr w:rsidR="00DC0129" w:rsidRPr="008439ED" w:rsidDel="00DC12A4" w14:paraId="1042EDAB" w14:textId="5CCBA8E2" w:rsidTr="00AC218E">
        <w:trPr>
          <w:del w:id="5940" w:author="LauraPGM" w:date="2025-10-01T15:48:00Z"/>
        </w:trPr>
        <w:tc>
          <w:tcPr>
            <w:tcW w:w="79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24AD5AA" w14:textId="22E3A942" w:rsidR="00DC0129" w:rsidRPr="008439ED" w:rsidDel="00DC12A4" w:rsidRDefault="00DC0129" w:rsidP="001D59AC">
            <w:pPr>
              <w:pStyle w:val="Normal0"/>
              <w:spacing w:line="360" w:lineRule="auto"/>
              <w:jc w:val="both"/>
              <w:rPr>
                <w:del w:id="5941" w:author="LauraPGM" w:date="2025-10-01T15:48:00Z"/>
                <w:rFonts w:ascii="Calibri" w:hAnsi="Calibri" w:cs="Calibri"/>
                <w:rPrChange w:id="5942" w:author="LauraPGM" w:date="2025-11-04T16:55:00Z">
                  <w:rPr>
                    <w:del w:id="5943" w:author="LauraPGM" w:date="2025-10-01T15:48:00Z"/>
                  </w:rPr>
                </w:rPrChange>
              </w:rPr>
            </w:pPr>
            <w:del w:id="5944" w:author="LauraPGM" w:date="2025-10-01T15:48:00Z">
              <w:r w:rsidRPr="008439ED" w:rsidDel="00DC12A4">
                <w:rPr>
                  <w:rFonts w:ascii="Calibri" w:hAnsi="Calibri" w:cs="Calibri"/>
                  <w:rPrChange w:id="5945" w:author="LauraPGM" w:date="2025-11-04T16:55:00Z">
                    <w:rPr/>
                  </w:rPrChange>
                </w:rPr>
                <w:delText>Patrimonio</w:delText>
              </w:r>
            </w:del>
          </w:p>
        </w:tc>
        <w:tc>
          <w:tcPr>
            <w:tcW w:w="894"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BF3B87F" w14:textId="5F9D3924" w:rsidR="00DC0129" w:rsidRPr="008439ED" w:rsidDel="00DC12A4" w:rsidRDefault="009A0072" w:rsidP="001D59AC">
            <w:pPr>
              <w:pStyle w:val="Normal0"/>
              <w:spacing w:line="360" w:lineRule="auto"/>
              <w:jc w:val="both"/>
              <w:rPr>
                <w:del w:id="5946" w:author="LauraPGM" w:date="2025-10-01T15:48:00Z"/>
                <w:rFonts w:ascii="Calibri" w:hAnsi="Calibri" w:cs="Calibri"/>
                <w:rPrChange w:id="5947" w:author="LauraPGM" w:date="2025-11-04T16:55:00Z">
                  <w:rPr>
                    <w:del w:id="5948" w:author="LauraPGM" w:date="2025-10-01T15:48:00Z"/>
                  </w:rPr>
                </w:rPrChange>
              </w:rPr>
            </w:pPr>
            <w:del w:id="5949" w:author="LauraPGM" w:date="2025-10-01T15:48:00Z">
              <w:r w:rsidRPr="008439ED" w:rsidDel="00DC12A4">
                <w:rPr>
                  <w:rFonts w:ascii="Calibri" w:hAnsi="Calibri" w:cs="Calibri"/>
                  <w:rPrChange w:id="5950" w:author="LauraPGM" w:date="2025-11-04T16:55:00Z">
                    <w:rPr/>
                  </w:rPrChange>
                </w:rPr>
                <w:delText>$</w:delText>
              </w:r>
              <w:r w:rsidR="00DC0129" w:rsidRPr="008439ED" w:rsidDel="00DC12A4">
                <w:rPr>
                  <w:rFonts w:ascii="Calibri" w:hAnsi="Calibri" w:cs="Calibri"/>
                  <w:rPrChange w:id="5951" w:author="LauraPGM" w:date="2025-11-04T16:55:00Z">
                    <w:rPr/>
                  </w:rPrChange>
                </w:rPr>
                <w:delText>70.00.000</w:delText>
              </w:r>
            </w:del>
          </w:p>
        </w:tc>
        <w:tc>
          <w:tcPr>
            <w:tcW w:w="1011"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FF99C87" w14:textId="75F0A0BA" w:rsidR="00DC0129" w:rsidRPr="008439ED" w:rsidDel="00DC12A4" w:rsidRDefault="00DC0129" w:rsidP="001D59AC">
            <w:pPr>
              <w:pStyle w:val="Normal0"/>
              <w:spacing w:line="360" w:lineRule="auto"/>
              <w:jc w:val="both"/>
              <w:rPr>
                <w:del w:id="5952" w:author="LauraPGM" w:date="2025-10-01T15:48:00Z"/>
                <w:rFonts w:ascii="Calibri" w:hAnsi="Calibri" w:cs="Calibri"/>
                <w:rPrChange w:id="5953" w:author="LauraPGM" w:date="2025-11-04T16:55:00Z">
                  <w:rPr>
                    <w:del w:id="5954" w:author="LauraPGM" w:date="2025-10-01T15:48:00Z"/>
                  </w:rPr>
                </w:rPrChange>
              </w:rPr>
            </w:pPr>
            <w:del w:id="5955" w:author="LauraPGM" w:date="2025-10-01T15:48:00Z">
              <w:r w:rsidRPr="008439ED" w:rsidDel="00DC12A4">
                <w:rPr>
                  <w:rFonts w:ascii="Calibri" w:hAnsi="Calibri" w:cs="Calibri"/>
                  <w:rPrChange w:id="5956" w:author="LauraPGM" w:date="2025-11-04T16:55:00Z">
                    <w:rPr/>
                  </w:rPrChange>
                </w:rPr>
                <w:delText>58.33</w:delText>
              </w:r>
              <w:r w:rsidR="002C35C0" w:rsidRPr="008439ED" w:rsidDel="00DC12A4">
                <w:rPr>
                  <w:rFonts w:ascii="Calibri" w:hAnsi="Calibri" w:cs="Calibri"/>
                  <w:rPrChange w:id="5957" w:author="LauraPGM" w:date="2025-11-04T16:55:00Z">
                    <w:rPr/>
                  </w:rPrChange>
                </w:rPr>
                <w:delText xml:space="preserve"> </w:delText>
              </w:r>
              <w:r w:rsidRPr="008439ED" w:rsidDel="00DC12A4">
                <w:rPr>
                  <w:rFonts w:ascii="Calibri" w:hAnsi="Calibri" w:cs="Calibri"/>
                  <w:rPrChange w:id="5958" w:author="LauraPGM" w:date="2025-11-04T16:55:00Z">
                    <w:rPr/>
                  </w:rPrChange>
                </w:rPr>
                <w:delText>%</w:delText>
              </w:r>
            </w:del>
          </w:p>
        </w:tc>
        <w:tc>
          <w:tcPr>
            <w:tcW w:w="78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55F6D051" w14:textId="4D9E86CD" w:rsidR="00DC0129" w:rsidRPr="008439ED" w:rsidDel="00DC12A4" w:rsidRDefault="00DC0129" w:rsidP="001D59AC">
            <w:pPr>
              <w:pStyle w:val="Normal0"/>
              <w:spacing w:line="360" w:lineRule="auto"/>
              <w:jc w:val="both"/>
              <w:rPr>
                <w:del w:id="5959" w:author="LauraPGM" w:date="2025-10-01T15:48:00Z"/>
                <w:rFonts w:ascii="Calibri" w:hAnsi="Calibri" w:cs="Calibri"/>
                <w:rPrChange w:id="5960" w:author="LauraPGM" w:date="2025-11-04T16:55:00Z">
                  <w:rPr>
                    <w:del w:id="5961" w:author="LauraPGM" w:date="2025-10-01T15:48:00Z"/>
                  </w:rPr>
                </w:rPrChange>
              </w:rPr>
            </w:pPr>
            <w:del w:id="5962" w:author="LauraPGM" w:date="2025-10-01T15:48:00Z">
              <w:r w:rsidRPr="008439ED" w:rsidDel="00DC12A4">
                <w:rPr>
                  <w:rFonts w:ascii="Calibri" w:hAnsi="Calibri" w:cs="Calibri"/>
                  <w:rPrChange w:id="5963" w:author="LauraPGM" w:date="2025-11-04T16:55:00Z">
                    <w:rPr/>
                  </w:rPrChange>
                </w:rPr>
                <w:delText>2.1791</w:delText>
              </w:r>
              <w:r w:rsidR="002C35C0" w:rsidRPr="008439ED" w:rsidDel="00DC12A4">
                <w:rPr>
                  <w:rFonts w:ascii="Calibri" w:hAnsi="Calibri" w:cs="Calibri"/>
                  <w:rPrChange w:id="5964" w:author="LauraPGM" w:date="2025-11-04T16:55:00Z">
                    <w:rPr/>
                  </w:rPrChange>
                </w:rPr>
                <w:delText xml:space="preserve"> </w:delText>
              </w:r>
              <w:r w:rsidRPr="008439ED" w:rsidDel="00DC12A4">
                <w:rPr>
                  <w:rFonts w:ascii="Calibri" w:hAnsi="Calibri" w:cs="Calibri"/>
                  <w:rPrChange w:id="5965" w:author="LauraPGM" w:date="2025-11-04T16:55:00Z">
                    <w:rPr/>
                  </w:rPrChange>
                </w:rPr>
                <w:delText>%</w:delText>
              </w:r>
            </w:del>
          </w:p>
        </w:tc>
        <w:tc>
          <w:tcPr>
            <w:tcW w:w="1515"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8A29534" w14:textId="4B06BE9F" w:rsidR="00DC0129" w:rsidRPr="008439ED" w:rsidDel="00DC12A4" w:rsidRDefault="00DC0129" w:rsidP="001D59AC">
            <w:pPr>
              <w:pStyle w:val="Normal0"/>
              <w:spacing w:line="360" w:lineRule="auto"/>
              <w:jc w:val="both"/>
              <w:rPr>
                <w:del w:id="5966" w:author="LauraPGM" w:date="2025-10-01T15:48:00Z"/>
                <w:rFonts w:ascii="Calibri" w:hAnsi="Calibri" w:cs="Calibri"/>
                <w:rPrChange w:id="5967" w:author="LauraPGM" w:date="2025-11-04T16:55:00Z">
                  <w:rPr>
                    <w:del w:id="5968" w:author="LauraPGM" w:date="2025-10-01T15:48:00Z"/>
                  </w:rPr>
                </w:rPrChange>
              </w:rPr>
            </w:pPr>
            <w:del w:id="5969" w:author="LauraPGM" w:date="2025-10-01T15:48:00Z">
              <w:r w:rsidRPr="008439ED" w:rsidDel="00DC12A4">
                <w:rPr>
                  <w:rFonts w:ascii="Calibri" w:hAnsi="Calibri" w:cs="Calibri"/>
                  <w:rPrChange w:id="5970" w:author="LauraPGM" w:date="2025-11-04T16:55:00Z">
                    <w:rPr/>
                  </w:rPrChange>
                </w:rPr>
                <w:delText>1.2711</w:delText>
              </w:r>
              <w:r w:rsidR="002C35C0" w:rsidRPr="008439ED" w:rsidDel="00DC12A4">
                <w:rPr>
                  <w:rFonts w:ascii="Calibri" w:hAnsi="Calibri" w:cs="Calibri"/>
                  <w:rPrChange w:id="5971" w:author="LauraPGM" w:date="2025-11-04T16:55:00Z">
                    <w:rPr/>
                  </w:rPrChange>
                </w:rPr>
                <w:delText xml:space="preserve"> </w:delText>
              </w:r>
              <w:r w:rsidRPr="008439ED" w:rsidDel="00DC12A4">
                <w:rPr>
                  <w:rFonts w:ascii="Calibri" w:hAnsi="Calibri" w:cs="Calibri"/>
                  <w:rPrChange w:id="5972" w:author="LauraPGM" w:date="2025-11-04T16:55:00Z">
                    <w:rPr/>
                  </w:rPrChange>
                </w:rPr>
                <w:delText>%</w:delText>
              </w:r>
            </w:del>
          </w:p>
        </w:tc>
      </w:tr>
      <w:tr w:rsidR="00DC0129" w:rsidRPr="008439ED" w:rsidDel="00DC12A4" w14:paraId="09F9B9FC" w14:textId="42BAF5F0" w:rsidTr="00AC218E">
        <w:trPr>
          <w:trHeight w:val="679"/>
          <w:del w:id="5973" w:author="LauraPGM" w:date="2025-10-01T15:48:00Z"/>
        </w:trPr>
        <w:tc>
          <w:tcPr>
            <w:tcW w:w="79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72A483AC" w14:textId="0C1ADF1D" w:rsidR="00DC0129" w:rsidRPr="008439ED" w:rsidDel="00DC12A4" w:rsidRDefault="00DC0129" w:rsidP="001D59AC">
            <w:pPr>
              <w:pStyle w:val="Normal0"/>
              <w:spacing w:line="360" w:lineRule="auto"/>
              <w:jc w:val="both"/>
              <w:rPr>
                <w:del w:id="5974" w:author="LauraPGM" w:date="2025-10-01T15:48:00Z"/>
                <w:rFonts w:ascii="Calibri" w:hAnsi="Calibri" w:cs="Calibri"/>
                <w:rPrChange w:id="5975" w:author="LauraPGM" w:date="2025-11-04T16:55:00Z">
                  <w:rPr>
                    <w:del w:id="5976" w:author="LauraPGM" w:date="2025-10-01T15:48:00Z"/>
                  </w:rPr>
                </w:rPrChange>
              </w:rPr>
            </w:pPr>
            <w:del w:id="5977" w:author="LauraPGM" w:date="2025-10-01T15:48:00Z">
              <w:r w:rsidRPr="008439ED" w:rsidDel="00DC12A4">
                <w:rPr>
                  <w:rFonts w:ascii="Calibri" w:hAnsi="Calibri" w:cs="Calibri"/>
                  <w:rPrChange w:id="5978" w:author="LauraPGM" w:date="2025-11-04T16:55:00Z">
                    <w:rPr/>
                  </w:rPrChange>
                </w:rPr>
                <w:delText>Bancos</w:delText>
              </w:r>
            </w:del>
          </w:p>
        </w:tc>
        <w:tc>
          <w:tcPr>
            <w:tcW w:w="894"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C5C536C" w14:textId="32C5409D" w:rsidR="00DC0129" w:rsidRPr="008439ED" w:rsidDel="00DC12A4" w:rsidRDefault="009A0072" w:rsidP="001D59AC">
            <w:pPr>
              <w:pStyle w:val="Normal0"/>
              <w:spacing w:line="360" w:lineRule="auto"/>
              <w:jc w:val="both"/>
              <w:rPr>
                <w:del w:id="5979" w:author="LauraPGM" w:date="2025-10-01T15:48:00Z"/>
                <w:rFonts w:ascii="Calibri" w:hAnsi="Calibri" w:cs="Calibri"/>
                <w:rPrChange w:id="5980" w:author="LauraPGM" w:date="2025-11-04T16:55:00Z">
                  <w:rPr>
                    <w:del w:id="5981" w:author="LauraPGM" w:date="2025-10-01T15:48:00Z"/>
                  </w:rPr>
                </w:rPrChange>
              </w:rPr>
            </w:pPr>
            <w:del w:id="5982" w:author="LauraPGM" w:date="2025-10-01T15:48:00Z">
              <w:r w:rsidRPr="008439ED" w:rsidDel="00DC12A4">
                <w:rPr>
                  <w:rFonts w:ascii="Calibri" w:hAnsi="Calibri" w:cs="Calibri"/>
                  <w:rPrChange w:id="5983" w:author="LauraPGM" w:date="2025-11-04T16:55:00Z">
                    <w:rPr/>
                  </w:rPrChange>
                </w:rPr>
                <w:delText>$</w:delText>
              </w:r>
              <w:r w:rsidR="00DC0129" w:rsidRPr="008439ED" w:rsidDel="00DC12A4">
                <w:rPr>
                  <w:rFonts w:ascii="Calibri" w:hAnsi="Calibri" w:cs="Calibri"/>
                  <w:rPrChange w:id="5984" w:author="LauraPGM" w:date="2025-11-04T16:55:00Z">
                    <w:rPr/>
                  </w:rPrChange>
                </w:rPr>
                <w:delText>50.000.000</w:delText>
              </w:r>
            </w:del>
          </w:p>
        </w:tc>
        <w:tc>
          <w:tcPr>
            <w:tcW w:w="1011"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CF92C79" w14:textId="7255C616" w:rsidR="00DC0129" w:rsidRPr="008439ED" w:rsidDel="00DC12A4" w:rsidRDefault="00DC0129" w:rsidP="001D59AC">
            <w:pPr>
              <w:pStyle w:val="Normal0"/>
              <w:spacing w:line="360" w:lineRule="auto"/>
              <w:jc w:val="both"/>
              <w:rPr>
                <w:del w:id="5985" w:author="LauraPGM" w:date="2025-10-01T15:48:00Z"/>
                <w:rFonts w:ascii="Calibri" w:hAnsi="Calibri" w:cs="Calibri"/>
                <w:rPrChange w:id="5986" w:author="LauraPGM" w:date="2025-11-04T16:55:00Z">
                  <w:rPr>
                    <w:del w:id="5987" w:author="LauraPGM" w:date="2025-10-01T15:48:00Z"/>
                  </w:rPr>
                </w:rPrChange>
              </w:rPr>
            </w:pPr>
            <w:del w:id="5988" w:author="LauraPGM" w:date="2025-10-01T15:48:00Z">
              <w:r w:rsidRPr="008439ED" w:rsidDel="00DC12A4">
                <w:rPr>
                  <w:rFonts w:ascii="Calibri" w:hAnsi="Calibri" w:cs="Calibri"/>
                  <w:rPrChange w:id="5989" w:author="LauraPGM" w:date="2025-11-04T16:55:00Z">
                    <w:rPr/>
                  </w:rPrChange>
                </w:rPr>
                <w:delText>41.67</w:delText>
              </w:r>
              <w:r w:rsidR="002C35C0" w:rsidRPr="008439ED" w:rsidDel="00DC12A4">
                <w:rPr>
                  <w:rFonts w:ascii="Calibri" w:hAnsi="Calibri" w:cs="Calibri"/>
                  <w:rPrChange w:id="5990" w:author="LauraPGM" w:date="2025-11-04T16:55:00Z">
                    <w:rPr/>
                  </w:rPrChange>
                </w:rPr>
                <w:delText xml:space="preserve"> </w:delText>
              </w:r>
              <w:r w:rsidRPr="008439ED" w:rsidDel="00DC12A4">
                <w:rPr>
                  <w:rFonts w:ascii="Calibri" w:hAnsi="Calibri" w:cs="Calibri"/>
                  <w:rPrChange w:id="5991" w:author="LauraPGM" w:date="2025-11-04T16:55:00Z">
                    <w:rPr/>
                  </w:rPrChange>
                </w:rPr>
                <w:delText>%</w:delText>
              </w:r>
            </w:del>
          </w:p>
        </w:tc>
        <w:tc>
          <w:tcPr>
            <w:tcW w:w="78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E2C20C9" w14:textId="65FB4189" w:rsidR="00DC0129" w:rsidRPr="008439ED" w:rsidDel="00DC12A4" w:rsidRDefault="00DC0129" w:rsidP="001D59AC">
            <w:pPr>
              <w:pStyle w:val="Normal0"/>
              <w:spacing w:line="360" w:lineRule="auto"/>
              <w:jc w:val="both"/>
              <w:rPr>
                <w:del w:id="5992" w:author="LauraPGM" w:date="2025-10-01T15:48:00Z"/>
                <w:rFonts w:ascii="Calibri" w:hAnsi="Calibri" w:cs="Calibri"/>
                <w:rPrChange w:id="5993" w:author="LauraPGM" w:date="2025-11-04T16:55:00Z">
                  <w:rPr>
                    <w:del w:id="5994" w:author="LauraPGM" w:date="2025-10-01T15:48:00Z"/>
                  </w:rPr>
                </w:rPrChange>
              </w:rPr>
            </w:pPr>
            <w:del w:id="5995" w:author="LauraPGM" w:date="2025-10-01T15:48:00Z">
              <w:r w:rsidRPr="008439ED" w:rsidDel="00DC12A4">
                <w:rPr>
                  <w:rFonts w:ascii="Calibri" w:hAnsi="Calibri" w:cs="Calibri"/>
                  <w:rPrChange w:id="5996" w:author="LauraPGM" w:date="2025-11-04T16:55:00Z">
                    <w:rPr/>
                  </w:rPrChange>
                </w:rPr>
                <w:delText>1.70</w:delText>
              </w:r>
              <w:r w:rsidR="002C35C0" w:rsidRPr="008439ED" w:rsidDel="00DC12A4">
                <w:rPr>
                  <w:rFonts w:ascii="Calibri" w:hAnsi="Calibri" w:cs="Calibri"/>
                  <w:rPrChange w:id="5997" w:author="LauraPGM" w:date="2025-11-04T16:55:00Z">
                    <w:rPr/>
                  </w:rPrChange>
                </w:rPr>
                <w:delText xml:space="preserve"> </w:delText>
              </w:r>
              <w:r w:rsidRPr="008439ED" w:rsidDel="00DC12A4">
                <w:rPr>
                  <w:rFonts w:ascii="Calibri" w:hAnsi="Calibri" w:cs="Calibri"/>
                  <w:rPrChange w:id="5998" w:author="LauraPGM" w:date="2025-11-04T16:55:00Z">
                    <w:rPr/>
                  </w:rPrChange>
                </w:rPr>
                <w:delText>%</w:delText>
              </w:r>
            </w:del>
          </w:p>
        </w:tc>
        <w:tc>
          <w:tcPr>
            <w:tcW w:w="1515"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6DF27830" w14:textId="18D51CB4" w:rsidR="00DC0129" w:rsidRPr="008439ED" w:rsidDel="00DC12A4" w:rsidRDefault="00DC0129" w:rsidP="001D59AC">
            <w:pPr>
              <w:pStyle w:val="Normal0"/>
              <w:spacing w:line="360" w:lineRule="auto"/>
              <w:jc w:val="both"/>
              <w:rPr>
                <w:del w:id="5999" w:author="LauraPGM" w:date="2025-10-01T15:48:00Z"/>
                <w:rFonts w:ascii="Calibri" w:hAnsi="Calibri" w:cs="Calibri"/>
                <w:rPrChange w:id="6000" w:author="LauraPGM" w:date="2025-11-04T16:55:00Z">
                  <w:rPr>
                    <w:del w:id="6001" w:author="LauraPGM" w:date="2025-10-01T15:48:00Z"/>
                  </w:rPr>
                </w:rPrChange>
              </w:rPr>
            </w:pPr>
            <w:del w:id="6002" w:author="LauraPGM" w:date="2025-10-01T15:48:00Z">
              <w:r w:rsidRPr="008439ED" w:rsidDel="00DC12A4">
                <w:rPr>
                  <w:rFonts w:ascii="Calibri" w:hAnsi="Calibri" w:cs="Calibri"/>
                  <w:rPrChange w:id="6003" w:author="LauraPGM" w:date="2025-11-04T16:55:00Z">
                    <w:rPr/>
                  </w:rPrChange>
                </w:rPr>
                <w:delText>0.71</w:delText>
              </w:r>
              <w:r w:rsidR="002C35C0" w:rsidRPr="008439ED" w:rsidDel="00DC12A4">
                <w:rPr>
                  <w:rFonts w:ascii="Calibri" w:hAnsi="Calibri" w:cs="Calibri"/>
                  <w:rPrChange w:id="6004" w:author="LauraPGM" w:date="2025-11-04T16:55:00Z">
                    <w:rPr/>
                  </w:rPrChange>
                </w:rPr>
                <w:delText xml:space="preserve"> </w:delText>
              </w:r>
              <w:r w:rsidRPr="008439ED" w:rsidDel="00DC12A4">
                <w:rPr>
                  <w:rFonts w:ascii="Calibri" w:hAnsi="Calibri" w:cs="Calibri"/>
                  <w:rPrChange w:id="6005" w:author="LauraPGM" w:date="2025-11-04T16:55:00Z">
                    <w:rPr/>
                  </w:rPrChange>
                </w:rPr>
                <w:delText>%</w:delText>
              </w:r>
            </w:del>
          </w:p>
        </w:tc>
      </w:tr>
      <w:tr w:rsidR="00DC0129" w:rsidRPr="008439ED" w:rsidDel="00DC12A4" w14:paraId="201C9ECB" w14:textId="5333049C" w:rsidTr="00AC218E">
        <w:trPr>
          <w:del w:id="6006" w:author="LauraPGM" w:date="2025-10-01T15:48:00Z"/>
        </w:trPr>
        <w:tc>
          <w:tcPr>
            <w:tcW w:w="798"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C60A56E" w14:textId="1979DC25" w:rsidR="00DC0129" w:rsidRPr="008439ED" w:rsidDel="00DC12A4" w:rsidRDefault="00DC0129" w:rsidP="001D59AC">
            <w:pPr>
              <w:pStyle w:val="Normal0"/>
              <w:spacing w:line="360" w:lineRule="auto"/>
              <w:jc w:val="both"/>
              <w:rPr>
                <w:del w:id="6007" w:author="LauraPGM" w:date="2025-10-01T15:48:00Z"/>
                <w:rFonts w:ascii="Calibri" w:hAnsi="Calibri" w:cs="Calibri"/>
                <w:rPrChange w:id="6008" w:author="LauraPGM" w:date="2025-11-04T16:55:00Z">
                  <w:rPr>
                    <w:del w:id="6009" w:author="LauraPGM" w:date="2025-10-01T15:48:00Z"/>
                  </w:rPr>
                </w:rPrChange>
              </w:rPr>
            </w:pPr>
            <w:del w:id="6010" w:author="LauraPGM" w:date="2025-10-01T15:48:00Z">
              <w:r w:rsidRPr="008439ED" w:rsidDel="00DC12A4">
                <w:rPr>
                  <w:rFonts w:ascii="Calibri" w:hAnsi="Calibri" w:cs="Calibri"/>
                  <w:rPrChange w:id="6011" w:author="LauraPGM" w:date="2025-11-04T16:55:00Z">
                    <w:rPr/>
                  </w:rPrChange>
                </w:rPr>
                <w:delText>Total</w:delText>
              </w:r>
            </w:del>
          </w:p>
        </w:tc>
        <w:tc>
          <w:tcPr>
            <w:tcW w:w="894"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2B73F3C" w14:textId="43E4769C" w:rsidR="00DC0129" w:rsidRPr="008439ED" w:rsidDel="00DC12A4" w:rsidRDefault="009A0072" w:rsidP="001D59AC">
            <w:pPr>
              <w:pStyle w:val="Normal0"/>
              <w:spacing w:line="360" w:lineRule="auto"/>
              <w:jc w:val="both"/>
              <w:rPr>
                <w:del w:id="6012" w:author="LauraPGM" w:date="2025-10-01T15:48:00Z"/>
                <w:rFonts w:ascii="Calibri" w:hAnsi="Calibri" w:cs="Calibri"/>
                <w:rPrChange w:id="6013" w:author="LauraPGM" w:date="2025-11-04T16:55:00Z">
                  <w:rPr>
                    <w:del w:id="6014" w:author="LauraPGM" w:date="2025-10-01T15:48:00Z"/>
                  </w:rPr>
                </w:rPrChange>
              </w:rPr>
            </w:pPr>
            <w:del w:id="6015" w:author="LauraPGM" w:date="2025-10-01T15:48:00Z">
              <w:r w:rsidRPr="008439ED" w:rsidDel="00DC12A4">
                <w:rPr>
                  <w:rFonts w:ascii="Calibri" w:hAnsi="Calibri" w:cs="Calibri"/>
                  <w:rPrChange w:id="6016" w:author="LauraPGM" w:date="2025-11-04T16:55:00Z">
                    <w:rPr/>
                  </w:rPrChange>
                </w:rPr>
                <w:delText>$</w:delText>
              </w:r>
              <w:r w:rsidR="00DC0129" w:rsidRPr="008439ED" w:rsidDel="00DC12A4">
                <w:rPr>
                  <w:rFonts w:ascii="Calibri" w:hAnsi="Calibri" w:cs="Calibri"/>
                  <w:rPrChange w:id="6017" w:author="LauraPGM" w:date="2025-11-04T16:55:00Z">
                    <w:rPr/>
                  </w:rPrChange>
                </w:rPr>
                <w:delText>120.000.000</w:delText>
              </w:r>
            </w:del>
          </w:p>
        </w:tc>
        <w:tc>
          <w:tcPr>
            <w:tcW w:w="1011"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B01A535" w14:textId="5B7B2A3A" w:rsidR="00DC0129" w:rsidRPr="008439ED" w:rsidDel="00DC12A4" w:rsidRDefault="00740F09" w:rsidP="001D59AC">
            <w:pPr>
              <w:pStyle w:val="Normal0"/>
              <w:spacing w:line="360" w:lineRule="auto"/>
              <w:jc w:val="both"/>
              <w:rPr>
                <w:del w:id="6018" w:author="LauraPGM" w:date="2025-10-01T15:48:00Z"/>
                <w:rFonts w:ascii="Calibri" w:hAnsi="Calibri" w:cs="Calibri"/>
                <w:rPrChange w:id="6019" w:author="LauraPGM" w:date="2025-11-04T16:55:00Z">
                  <w:rPr>
                    <w:del w:id="6020" w:author="LauraPGM" w:date="2025-10-01T15:48:00Z"/>
                  </w:rPr>
                </w:rPrChange>
              </w:rPr>
            </w:pPr>
            <w:del w:id="6021" w:author="LauraPGM" w:date="2025-10-01T15:48:00Z">
              <w:r w:rsidRPr="008439ED" w:rsidDel="00DC12A4">
                <w:rPr>
                  <w:rFonts w:ascii="Calibri" w:hAnsi="Calibri" w:cs="Calibri"/>
                  <w:rPrChange w:id="6022" w:author="LauraPGM" w:date="2025-11-04T16:55:00Z">
                    <w:rPr/>
                  </w:rPrChange>
                </w:rPr>
                <w:delText>No aplica</w:delText>
              </w:r>
            </w:del>
          </w:p>
        </w:tc>
        <w:tc>
          <w:tcPr>
            <w:tcW w:w="78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492BB5E0" w14:textId="4082C199" w:rsidR="00DC0129" w:rsidRPr="008439ED" w:rsidDel="00DC12A4" w:rsidRDefault="00DC0129" w:rsidP="001D59AC">
            <w:pPr>
              <w:pStyle w:val="Normal0"/>
              <w:spacing w:line="360" w:lineRule="auto"/>
              <w:jc w:val="both"/>
              <w:rPr>
                <w:del w:id="6023" w:author="LauraPGM" w:date="2025-10-01T15:48:00Z"/>
                <w:rFonts w:ascii="Calibri" w:hAnsi="Calibri" w:cs="Calibri"/>
                <w:rPrChange w:id="6024" w:author="LauraPGM" w:date="2025-11-04T16:55:00Z">
                  <w:rPr>
                    <w:del w:id="6025" w:author="LauraPGM" w:date="2025-10-01T15:48:00Z"/>
                  </w:rPr>
                </w:rPrChange>
              </w:rPr>
            </w:pPr>
            <w:del w:id="6026" w:author="LauraPGM" w:date="2025-10-01T15:48:00Z">
              <w:r w:rsidRPr="008439ED" w:rsidDel="00DC12A4">
                <w:rPr>
                  <w:rFonts w:ascii="Calibri" w:hAnsi="Calibri" w:cs="Calibri"/>
                  <w:rPrChange w:id="6027" w:author="LauraPGM" w:date="2025-11-04T16:55:00Z">
                    <w:rPr/>
                  </w:rPrChange>
                </w:rPr>
                <w:delText>1.9795</w:delText>
              </w:r>
              <w:r w:rsidR="002C35C0" w:rsidRPr="008439ED" w:rsidDel="00DC12A4">
                <w:rPr>
                  <w:rFonts w:ascii="Calibri" w:hAnsi="Calibri" w:cs="Calibri"/>
                  <w:rPrChange w:id="6028" w:author="LauraPGM" w:date="2025-11-04T16:55:00Z">
                    <w:rPr/>
                  </w:rPrChange>
                </w:rPr>
                <w:delText xml:space="preserve"> </w:delText>
              </w:r>
              <w:r w:rsidRPr="008439ED" w:rsidDel="00DC12A4">
                <w:rPr>
                  <w:rFonts w:ascii="Calibri" w:hAnsi="Calibri" w:cs="Calibri"/>
                  <w:rPrChange w:id="6029" w:author="LauraPGM" w:date="2025-11-04T16:55:00Z">
                    <w:rPr/>
                  </w:rPrChange>
                </w:rPr>
                <w:delText>%</w:delText>
              </w:r>
            </w:del>
          </w:p>
        </w:tc>
        <w:tc>
          <w:tcPr>
            <w:tcW w:w="1515"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2CED2120" w14:textId="76C3DE45" w:rsidR="00DC0129" w:rsidRPr="008439ED" w:rsidDel="00DC12A4" w:rsidRDefault="00740F09" w:rsidP="001D59AC">
            <w:pPr>
              <w:pStyle w:val="Normal0"/>
              <w:spacing w:line="360" w:lineRule="auto"/>
              <w:jc w:val="both"/>
              <w:rPr>
                <w:del w:id="6030" w:author="LauraPGM" w:date="2025-10-01T15:48:00Z"/>
                <w:rFonts w:ascii="Calibri" w:hAnsi="Calibri" w:cs="Calibri"/>
                <w:rPrChange w:id="6031" w:author="LauraPGM" w:date="2025-11-04T16:55:00Z">
                  <w:rPr>
                    <w:del w:id="6032" w:author="LauraPGM" w:date="2025-10-01T15:48:00Z"/>
                  </w:rPr>
                </w:rPrChange>
              </w:rPr>
            </w:pPr>
            <w:del w:id="6033" w:author="LauraPGM" w:date="2025-10-01T15:48:00Z">
              <w:r w:rsidRPr="008439ED" w:rsidDel="00DC12A4">
                <w:rPr>
                  <w:rFonts w:ascii="Calibri" w:hAnsi="Calibri" w:cs="Calibri"/>
                  <w:rPrChange w:id="6034" w:author="LauraPGM" w:date="2025-11-04T16:55:00Z">
                    <w:rPr/>
                  </w:rPrChange>
                </w:rPr>
                <w:delText>No aplica</w:delText>
              </w:r>
            </w:del>
          </w:p>
        </w:tc>
      </w:tr>
      <w:tr w:rsidR="00DC0129" w:rsidRPr="008439ED" w:rsidDel="00DC12A4" w14:paraId="4AA999C5" w14:textId="77ADFF29" w:rsidTr="00AC218E">
        <w:trPr>
          <w:del w:id="6035" w:author="LauraPGM" w:date="2025-10-01T15:48:00Z"/>
        </w:trPr>
        <w:tc>
          <w:tcPr>
            <w:tcW w:w="2702" w:type="pct"/>
            <w:gridSpan w:val="3"/>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0504A73E" w14:textId="544BC234" w:rsidR="00DC0129" w:rsidRPr="008439ED" w:rsidDel="00DC12A4" w:rsidRDefault="005D6288" w:rsidP="001D59AC">
            <w:pPr>
              <w:pStyle w:val="Normal0"/>
              <w:spacing w:line="360" w:lineRule="auto"/>
              <w:jc w:val="center"/>
              <w:rPr>
                <w:del w:id="6036" w:author="LauraPGM" w:date="2025-10-01T15:48:00Z"/>
                <w:rFonts w:ascii="Calibri" w:hAnsi="Calibri" w:cs="Calibri"/>
                <w:rPrChange w:id="6037" w:author="LauraPGM" w:date="2025-11-04T16:55:00Z">
                  <w:rPr>
                    <w:del w:id="6038" w:author="LauraPGM" w:date="2025-10-01T15:48:00Z"/>
                  </w:rPr>
                </w:rPrChange>
              </w:rPr>
            </w:pPr>
            <w:del w:id="6039" w:author="LauraPGM" w:date="2025-10-01T15:48:00Z">
              <w:r w:rsidRPr="008439ED" w:rsidDel="00DC12A4">
                <w:rPr>
                  <w:rFonts w:ascii="Calibri" w:hAnsi="Calibri" w:cs="Calibri"/>
                  <w:rPrChange w:id="6040" w:author="LauraPGM" w:date="2025-11-04T16:55:00Z">
                    <w:rPr/>
                  </w:rPrChange>
                </w:rPr>
                <w:delText>No aplica</w:delText>
              </w:r>
            </w:del>
          </w:p>
        </w:tc>
        <w:tc>
          <w:tcPr>
            <w:tcW w:w="783"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1E90B2AB" w14:textId="54038A55" w:rsidR="00DC0129" w:rsidRPr="008439ED" w:rsidDel="00DC12A4" w:rsidRDefault="00AC218E" w:rsidP="001D59AC">
            <w:pPr>
              <w:pStyle w:val="Normal0"/>
              <w:spacing w:line="360" w:lineRule="auto"/>
              <w:jc w:val="both"/>
              <w:rPr>
                <w:del w:id="6041" w:author="LauraPGM" w:date="2025-10-01T15:48:00Z"/>
                <w:rFonts w:ascii="Calibri" w:hAnsi="Calibri" w:cs="Calibri"/>
                <w:rPrChange w:id="6042" w:author="LauraPGM" w:date="2025-11-04T16:55:00Z">
                  <w:rPr>
                    <w:del w:id="6043" w:author="LauraPGM" w:date="2025-10-01T15:48:00Z"/>
                  </w:rPr>
                </w:rPrChange>
              </w:rPr>
            </w:pPr>
            <w:del w:id="6044" w:author="LauraPGM" w:date="2025-10-01T15:48:00Z">
              <w:r w:rsidRPr="008439ED" w:rsidDel="00DC12A4">
                <w:rPr>
                  <w:rFonts w:ascii="Calibri" w:hAnsi="Calibri" w:cs="Calibri"/>
                  <w:rPrChange w:id="6045" w:author="LauraPGM" w:date="2025-11-04T16:55:00Z">
                    <w:rPr/>
                  </w:rPrChange>
                </w:rPr>
                <w:delText xml:space="preserve">Perdida </w:delText>
              </w:r>
              <w:r w:rsidR="007C674F" w:rsidRPr="008439ED" w:rsidDel="00DC12A4">
                <w:rPr>
                  <w:rFonts w:ascii="Calibri" w:hAnsi="Calibri" w:cs="Calibri"/>
                  <w:rPrChange w:id="6046" w:author="LauraPGM" w:date="2025-11-04T16:55:00Z">
                    <w:rPr/>
                  </w:rPrChange>
                </w:rPr>
                <w:delText>/</w:delText>
              </w:r>
              <w:r w:rsidR="005D6288" w:rsidRPr="008439ED" w:rsidDel="00DC12A4">
                <w:rPr>
                  <w:rFonts w:ascii="Calibri" w:hAnsi="Calibri" w:cs="Calibri"/>
                  <w:rPrChange w:id="6047" w:author="LauraPGM" w:date="2025-11-04T16:55:00Z">
                    <w:rPr/>
                  </w:rPrChange>
                </w:rPr>
                <w:delText xml:space="preserve"> </w:delText>
              </w:r>
              <w:r w:rsidRPr="008439ED" w:rsidDel="00DC12A4">
                <w:rPr>
                  <w:rFonts w:ascii="Calibri" w:hAnsi="Calibri" w:cs="Calibri"/>
                  <w:rPrChange w:id="6048" w:author="LauraPGM" w:date="2025-11-04T16:55:00Z">
                    <w:rPr/>
                  </w:rPrChange>
                </w:rPr>
                <w:delText>Ganancia</w:delText>
              </w:r>
              <w:r w:rsidR="007C674F" w:rsidRPr="008439ED" w:rsidDel="00DC12A4">
                <w:rPr>
                  <w:rFonts w:ascii="Calibri" w:hAnsi="Calibri" w:cs="Calibri"/>
                  <w:rPrChange w:id="6049" w:author="LauraPGM" w:date="2025-11-04T16:55:00Z">
                    <w:rPr/>
                  </w:rPrChange>
                </w:rPr>
                <w:delText xml:space="preserve"> </w:delText>
              </w:r>
              <w:r w:rsidR="00DC0129" w:rsidRPr="008439ED" w:rsidDel="00DC12A4">
                <w:rPr>
                  <w:rFonts w:ascii="Calibri" w:hAnsi="Calibri" w:cs="Calibri"/>
                  <w:rPrChange w:id="6050" w:author="LauraPGM" w:date="2025-11-04T16:55:00Z">
                    <w:rPr/>
                  </w:rPrChange>
                </w:rPr>
                <w:delText>%</w:delText>
              </w:r>
            </w:del>
          </w:p>
        </w:tc>
        <w:tc>
          <w:tcPr>
            <w:tcW w:w="1515" w:type="pct"/>
            <w:tcBorders>
              <w:top w:val="single" w:sz="6" w:space="0" w:color="E8E8E8"/>
              <w:left w:val="single" w:sz="6" w:space="0" w:color="E8E8E8"/>
              <w:bottom w:val="single" w:sz="6" w:space="0" w:color="E8E8E8"/>
              <w:right w:val="single" w:sz="6" w:space="0" w:color="E8E8E8"/>
            </w:tcBorders>
            <w:shd w:val="clear" w:color="auto" w:fill="auto"/>
            <w:tcMar>
              <w:top w:w="180" w:type="dxa"/>
              <w:left w:w="180" w:type="dxa"/>
              <w:bottom w:w="180" w:type="dxa"/>
              <w:right w:w="180" w:type="dxa"/>
            </w:tcMar>
            <w:vAlign w:val="center"/>
            <w:hideMark/>
          </w:tcPr>
          <w:p w14:paraId="302305FD" w14:textId="139C8BDB" w:rsidR="00DC0129" w:rsidRPr="008439ED" w:rsidDel="00DC12A4" w:rsidRDefault="00DC0129" w:rsidP="001D59AC">
            <w:pPr>
              <w:pStyle w:val="Normal0"/>
              <w:spacing w:line="360" w:lineRule="auto"/>
              <w:jc w:val="both"/>
              <w:rPr>
                <w:del w:id="6051" w:author="LauraPGM" w:date="2025-10-01T15:48:00Z"/>
                <w:rFonts w:ascii="Calibri" w:hAnsi="Calibri" w:cs="Calibri"/>
                <w:rPrChange w:id="6052" w:author="LauraPGM" w:date="2025-11-04T16:55:00Z">
                  <w:rPr>
                    <w:del w:id="6053" w:author="LauraPGM" w:date="2025-10-01T15:48:00Z"/>
                  </w:rPr>
                </w:rPrChange>
              </w:rPr>
            </w:pPr>
            <w:del w:id="6054" w:author="LauraPGM" w:date="2025-10-01T15:48:00Z">
              <w:r w:rsidRPr="008439ED" w:rsidDel="00DC12A4">
                <w:rPr>
                  <w:rFonts w:ascii="Calibri" w:hAnsi="Calibri" w:cs="Calibri"/>
                  <w:rPrChange w:id="6055" w:author="LauraPGM" w:date="2025-11-04T16:55:00Z">
                    <w:rPr/>
                  </w:rPrChange>
                </w:rPr>
                <w:delText>-</w:delText>
              </w:r>
              <w:r w:rsidR="00DD5E21" w:rsidRPr="008439ED" w:rsidDel="00DC12A4">
                <w:rPr>
                  <w:rFonts w:ascii="Calibri" w:hAnsi="Calibri" w:cs="Calibri"/>
                  <w:rPrChange w:id="6056" w:author="LauraPGM" w:date="2025-11-04T16:55:00Z">
                    <w:rPr/>
                  </w:rPrChange>
                </w:rPr>
                <w:delText xml:space="preserve"> </w:delText>
              </w:r>
              <w:r w:rsidRPr="008439ED" w:rsidDel="00DC12A4">
                <w:rPr>
                  <w:rFonts w:ascii="Calibri" w:hAnsi="Calibri" w:cs="Calibri"/>
                  <w:rPrChange w:id="6057" w:author="LauraPGM" w:date="2025-11-04T16:55:00Z">
                    <w:rPr/>
                  </w:rPrChange>
                </w:rPr>
                <w:delText>3.6926</w:delText>
              </w:r>
              <w:r w:rsidR="002C35C0" w:rsidRPr="008439ED" w:rsidDel="00DC12A4">
                <w:rPr>
                  <w:rFonts w:ascii="Calibri" w:hAnsi="Calibri" w:cs="Calibri"/>
                  <w:rPrChange w:id="6058" w:author="LauraPGM" w:date="2025-11-04T16:55:00Z">
                    <w:rPr/>
                  </w:rPrChange>
                </w:rPr>
                <w:delText xml:space="preserve"> </w:delText>
              </w:r>
              <w:r w:rsidRPr="008439ED" w:rsidDel="00DC12A4">
                <w:rPr>
                  <w:rFonts w:ascii="Calibri" w:hAnsi="Calibri" w:cs="Calibri"/>
                  <w:rPrChange w:id="6059" w:author="LauraPGM" w:date="2025-11-04T16:55:00Z">
                    <w:rPr/>
                  </w:rPrChange>
                </w:rPr>
                <w:delText>%</w:delText>
              </w:r>
            </w:del>
          </w:p>
        </w:tc>
      </w:tr>
    </w:tbl>
    <w:p w14:paraId="193B5753" w14:textId="6922C758" w:rsidR="00DC0129" w:rsidRPr="008439ED" w:rsidDel="00DC12A4" w:rsidRDefault="00DC0129" w:rsidP="001D59AC">
      <w:pPr>
        <w:pStyle w:val="Normal0"/>
        <w:spacing w:line="360" w:lineRule="auto"/>
        <w:jc w:val="both"/>
        <w:rPr>
          <w:del w:id="6060" w:author="LauraPGM" w:date="2025-10-01T15:48:00Z"/>
          <w:rFonts w:ascii="Calibri" w:hAnsi="Calibri" w:cs="Calibri"/>
          <w:rPrChange w:id="6061" w:author="LauraPGM" w:date="2025-11-04T16:55:00Z">
            <w:rPr>
              <w:del w:id="6062" w:author="LauraPGM" w:date="2025-10-01T15:48:00Z"/>
            </w:rPr>
          </w:rPrChange>
        </w:rPr>
      </w:pPr>
    </w:p>
    <w:p w14:paraId="2F93F7A6" w14:textId="7614F3F3" w:rsidR="00591CFD" w:rsidRPr="008439ED" w:rsidDel="00DC12A4" w:rsidRDefault="00DC0129" w:rsidP="001D59AC">
      <w:pPr>
        <w:pStyle w:val="Normal0"/>
        <w:spacing w:line="360" w:lineRule="auto"/>
        <w:rPr>
          <w:del w:id="6063" w:author="LauraPGM" w:date="2025-10-01T15:48:00Z"/>
          <w:rFonts w:ascii="Calibri" w:hAnsi="Calibri" w:cs="Calibri"/>
          <w:rPrChange w:id="6064" w:author="LauraPGM" w:date="2025-11-04T16:55:00Z">
            <w:rPr>
              <w:del w:id="6065" w:author="LauraPGM" w:date="2025-10-01T15:48:00Z"/>
            </w:rPr>
          </w:rPrChange>
        </w:rPr>
      </w:pPr>
      <w:del w:id="6066" w:author="LauraPGM" w:date="2025-10-01T15:48:00Z">
        <w:r w:rsidRPr="008439ED" w:rsidDel="00DC12A4">
          <w:rPr>
            <w:rFonts w:ascii="Calibri" w:hAnsi="Calibri" w:cs="Calibri"/>
            <w:rPrChange w:id="6067" w:author="LauraPGM" w:date="2025-11-04T16:55:00Z">
              <w:rPr/>
            </w:rPrChange>
          </w:rPr>
          <w:delText>Tanto el VPN como la TlR, deben ser positivos para aceptar el proyecto, con el fin de asegurar su viabilidad en el futuro, por eso se debe ser muy preciso y consciente en el manejo de cada uno de los datos, para que se obtengan resultados válidos que permitan guiar eficazmente un proyecto.</w:delText>
        </w:r>
      </w:del>
    </w:p>
    <w:p w14:paraId="0000006F" w14:textId="77777777" w:rsidR="00FF258C" w:rsidRPr="008439ED" w:rsidRDefault="00FF258C">
      <w:pPr>
        <w:pStyle w:val="Normal0"/>
        <w:spacing w:line="360" w:lineRule="auto"/>
        <w:rPr>
          <w:rFonts w:ascii="Calibri" w:hAnsi="Calibri" w:cs="Calibri"/>
          <w:rPrChange w:id="6068" w:author="LauraPGM" w:date="2025-11-04T16:55:00Z">
            <w:rPr/>
          </w:rPrChange>
        </w:rPr>
        <w:pPrChange w:id="6069" w:author="LauraPGM" w:date="2025-10-01T09:45:00Z">
          <w:pPr>
            <w:pStyle w:val="Normal0"/>
          </w:pPr>
        </w:pPrChange>
      </w:pPr>
    </w:p>
    <w:p w14:paraId="00000070" w14:textId="77777777" w:rsidR="00FF258C" w:rsidRPr="008439ED" w:rsidRDefault="00D376E1">
      <w:pPr>
        <w:pStyle w:val="Normal0"/>
        <w:numPr>
          <w:ilvl w:val="0"/>
          <w:numId w:val="4"/>
        </w:numPr>
        <w:spacing w:line="360" w:lineRule="auto"/>
        <w:jc w:val="both"/>
        <w:rPr>
          <w:rFonts w:ascii="Calibri" w:hAnsi="Calibri" w:cs="Calibri"/>
          <w:b/>
          <w:rPrChange w:id="6070" w:author="LauraPGM" w:date="2025-11-04T16:55:00Z">
            <w:rPr>
              <w:b/>
            </w:rPr>
          </w:rPrChange>
        </w:rPr>
        <w:pPrChange w:id="6071" w:author="LauraPGM" w:date="2025-10-01T09:45:00Z">
          <w:pPr>
            <w:pStyle w:val="Normal0"/>
            <w:numPr>
              <w:numId w:val="4"/>
            </w:numPr>
            <w:ind w:left="720" w:hanging="360"/>
            <w:jc w:val="both"/>
          </w:pPr>
        </w:pPrChange>
      </w:pPr>
      <w:r w:rsidRPr="008439ED">
        <w:rPr>
          <w:rFonts w:ascii="Calibri" w:hAnsi="Calibri" w:cs="Calibri"/>
          <w:b/>
          <w:rPrChange w:id="6072" w:author="LauraPGM" w:date="2025-11-04T16:55:00Z">
            <w:rPr>
              <w:b/>
            </w:rPr>
          </w:rPrChange>
        </w:rPr>
        <w:t xml:space="preserve">SÍNTESIS </w:t>
      </w:r>
    </w:p>
    <w:p w14:paraId="77DE8CED" w14:textId="103AB023" w:rsidR="000160AF" w:rsidRPr="008439ED" w:rsidRDefault="00220993">
      <w:pPr>
        <w:pStyle w:val="Normal0"/>
        <w:spacing w:line="360" w:lineRule="auto"/>
        <w:ind w:left="284"/>
        <w:jc w:val="both"/>
        <w:rPr>
          <w:rFonts w:ascii="Calibri" w:hAnsi="Calibri" w:cs="Calibri"/>
          <w:rPrChange w:id="6073" w:author="LauraPGM" w:date="2025-11-04T16:55:00Z">
            <w:rPr>
              <w:b/>
            </w:rPr>
          </w:rPrChange>
        </w:rPr>
        <w:pPrChange w:id="6074" w:author="LauraPGM" w:date="2025-10-01T09:45:00Z">
          <w:pPr>
            <w:pStyle w:val="Normal0"/>
            <w:ind w:left="284"/>
            <w:jc w:val="both"/>
          </w:pPr>
        </w:pPrChange>
      </w:pPr>
      <w:ins w:id="6075" w:author="LauraPGM" w:date="2025-10-01T17:29:00Z">
        <w:r w:rsidRPr="008439ED">
          <w:rPr>
            <w:rFonts w:ascii="Calibri" w:hAnsi="Calibri" w:cs="Calibri"/>
            <w:rPrChange w:id="6076" w:author="LauraPGM" w:date="2025-11-04T16:55:00Z">
              <w:rPr>
                <w:rFonts w:ascii="Calibri" w:hAnsi="Calibri" w:cs="Calibri"/>
                <w:b/>
              </w:rPr>
            </w:rPrChange>
          </w:rPr>
          <w:t>La gestión energética, conforme a la norma ISO 50001, se fundamenta en el uso de Indicadores de Desempeño Energético (IDEs) y Líneas Base Energéticas (LBE) para medir, analizar y comparar consumos, identificar oportunidades de mejora y orientar la toma de decisiones. Estos elementos posibilitan la formulación de estrategias de optimización, el cumplimiento de requisitos normativos y la elaboración de informes técnicos que evidencian la mejora continua y el impacto económico y ambiental.</w:t>
        </w:r>
      </w:ins>
    </w:p>
    <w:p w14:paraId="29A76236" w14:textId="7AA1A43A" w:rsidR="00140F21" w:rsidRPr="008439ED" w:rsidDel="007C0302" w:rsidRDefault="00220993" w:rsidP="001D59AC">
      <w:pPr>
        <w:pStyle w:val="Normal0"/>
        <w:spacing w:line="360" w:lineRule="auto"/>
        <w:rPr>
          <w:del w:id="6077" w:author="LauraPGM" w:date="2025-10-01T17:26:00Z"/>
          <w:rFonts w:ascii="Calibri" w:hAnsi="Calibri" w:cs="Calibri"/>
          <w:rPrChange w:id="6078" w:author="LauraPGM" w:date="2025-11-04T16:55:00Z">
            <w:rPr>
              <w:del w:id="6079" w:author="LauraPGM" w:date="2025-10-01T17:26:00Z"/>
            </w:rPr>
          </w:rPrChange>
        </w:rPr>
      </w:pPr>
      <w:r w:rsidRPr="008439ED">
        <w:rPr>
          <w:rStyle w:val="Refdecomentario"/>
          <w:rFonts w:ascii="Calibri" w:hAnsi="Calibri" w:cs="Calibri"/>
          <w:sz w:val="22"/>
          <w:szCs w:val="22"/>
          <w:rPrChange w:id="6080" w:author="LauraPGM" w:date="2025-11-04T16:55:00Z">
            <w:rPr>
              <w:rStyle w:val="Refdecomentario"/>
            </w:rPr>
          </w:rPrChange>
        </w:rPr>
        <w:commentReference w:id="6081"/>
      </w:r>
      <w:ins w:id="6082" w:author="LauraPGM" w:date="2025-10-06T22:41:00Z">
        <w:r w:rsidR="00FD0B3E" w:rsidRPr="008439ED">
          <w:rPr>
            <w:rFonts w:ascii="Calibri" w:hAnsi="Calibri" w:cs="Calibri"/>
            <w:noProof/>
            <w:lang w:eastAsia="es-CO"/>
            <w:rPrChange w:id="6083" w:author="LauraPGM" w:date="2025-11-04T16:55:00Z">
              <w:rPr>
                <w:rFonts w:ascii="Calibri" w:hAnsi="Calibri" w:cs="Calibri"/>
                <w:noProof/>
                <w:lang w:eastAsia="es-CO"/>
              </w:rPr>
            </w:rPrChange>
          </w:rPr>
          <w:drawing>
            <wp:inline distT="0" distB="0" distL="0" distR="0" wp14:anchorId="26264354" wp14:editId="651BBD8C">
              <wp:extent cx="6039160" cy="3162463"/>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6830EA.tmp"/>
                      <pic:cNvPicPr/>
                    </pic:nvPicPr>
                    <pic:blipFill>
                      <a:blip r:embed="rId27">
                        <a:extLst>
                          <a:ext uri="{28A0092B-C50C-407E-A947-70E740481C1C}">
                            <a14:useLocalDpi xmlns:a14="http://schemas.microsoft.com/office/drawing/2010/main" val="0"/>
                          </a:ext>
                        </a:extLst>
                      </a:blip>
                      <a:stretch>
                        <a:fillRect/>
                      </a:stretch>
                    </pic:blipFill>
                    <pic:spPr>
                      <a:xfrm>
                        <a:off x="0" y="0"/>
                        <a:ext cx="6039160" cy="3162463"/>
                      </a:xfrm>
                      <a:prstGeom prst="rect">
                        <a:avLst/>
                      </a:prstGeom>
                    </pic:spPr>
                  </pic:pic>
                </a:graphicData>
              </a:graphic>
            </wp:inline>
          </w:drawing>
        </w:r>
      </w:ins>
      <w:del w:id="6084" w:author="LauraPGM" w:date="2025-10-01T17:26:00Z">
        <w:r w:rsidR="003A1F92" w:rsidRPr="008439ED" w:rsidDel="007C0302">
          <w:rPr>
            <w:rFonts w:ascii="Calibri" w:hAnsi="Calibri" w:cs="Calibri"/>
            <w:rPrChange w:id="6085" w:author="LauraPGM" w:date="2025-11-04T16:55:00Z">
              <w:rPr/>
            </w:rPrChange>
          </w:rPr>
          <w:delText>Los fundamentos financieros para emprender se estructuran en tres áreas clave: el presupuesto de costos, que permite estimar los costos totales, calcular el costo unitario y definir el precio de venta; los estados financieros, que proporcionan información sobre la situación económica inicial y los movimientos de efectivo a través del balance y el flujo de caja; y los indicadores financieros, que permiten evaluar la viabilidad del proyecto mediante herramientas c</w:delText>
        </w:r>
        <w:r w:rsidR="005668AA" w:rsidRPr="008439ED" w:rsidDel="007C0302">
          <w:rPr>
            <w:rFonts w:ascii="Calibri" w:hAnsi="Calibri" w:cs="Calibri"/>
            <w:rPrChange w:id="6086" w:author="LauraPGM" w:date="2025-11-04T16:55:00Z">
              <w:rPr/>
            </w:rPrChange>
          </w:rPr>
          <w:delText>omo el punto de equilibrio, la Tasa Interna de Oportunidad (TIO), el Valor Actual Neto (VAN o VPN) y la Tasa Interna de R</w:delText>
        </w:r>
        <w:r w:rsidR="003A1F92" w:rsidRPr="008439ED" w:rsidDel="007C0302">
          <w:rPr>
            <w:rFonts w:ascii="Calibri" w:hAnsi="Calibri" w:cs="Calibri"/>
            <w:rPrChange w:id="6087" w:author="LauraPGM" w:date="2025-11-04T16:55:00Z">
              <w:rPr/>
            </w:rPrChange>
          </w:rPr>
          <w:delText>etorno (TIR). Estos elementos son fundamentales para tomar decisiones informadas sobre la rentabilidad y sostenibilidad del emprendimiento.</w:delText>
        </w:r>
      </w:del>
    </w:p>
    <w:p w14:paraId="44B1C60B" w14:textId="77777777" w:rsidR="00891FF3" w:rsidRPr="008439ED" w:rsidRDefault="00891FF3" w:rsidP="001D59AC">
      <w:pPr>
        <w:pStyle w:val="Normal0"/>
        <w:spacing w:line="360" w:lineRule="auto"/>
        <w:rPr>
          <w:rFonts w:ascii="Calibri" w:hAnsi="Calibri" w:cs="Calibri"/>
          <w:rPrChange w:id="6088" w:author="LauraPGM" w:date="2025-11-04T16:55:00Z">
            <w:rPr/>
          </w:rPrChange>
        </w:rPr>
      </w:pPr>
    </w:p>
    <w:p w14:paraId="6586E0D2" w14:textId="35490829" w:rsidR="000160AF" w:rsidRPr="008439ED" w:rsidDel="0096539B" w:rsidRDefault="000160AF">
      <w:pPr>
        <w:pStyle w:val="Normal0"/>
        <w:spacing w:line="360" w:lineRule="auto"/>
        <w:ind w:left="284"/>
        <w:jc w:val="both"/>
        <w:rPr>
          <w:del w:id="6089" w:author="LauraPGM" w:date="2025-10-01T17:32:00Z"/>
          <w:rFonts w:ascii="Calibri" w:hAnsi="Calibri" w:cs="Calibri"/>
          <w:b/>
          <w:rPrChange w:id="6090" w:author="LauraPGM" w:date="2025-11-04T16:55:00Z">
            <w:rPr>
              <w:del w:id="6091" w:author="LauraPGM" w:date="2025-10-01T17:32:00Z"/>
              <w:b/>
            </w:rPr>
          </w:rPrChange>
        </w:rPr>
        <w:pPrChange w:id="6092" w:author="LauraPGM" w:date="2025-10-01T09:45:00Z">
          <w:pPr>
            <w:pStyle w:val="Normal0"/>
            <w:ind w:left="284"/>
            <w:jc w:val="both"/>
          </w:pPr>
        </w:pPrChange>
      </w:pPr>
    </w:p>
    <w:p w14:paraId="1ABC93A6" w14:textId="4DCAD413" w:rsidR="002D29BA" w:rsidRPr="008439ED" w:rsidDel="0096539B" w:rsidRDefault="00A30DBD">
      <w:pPr>
        <w:pStyle w:val="Normal0"/>
        <w:spacing w:line="360" w:lineRule="auto"/>
        <w:rPr>
          <w:del w:id="6093" w:author="LauraPGM" w:date="2025-10-01T17:32:00Z"/>
          <w:rFonts w:ascii="Calibri" w:hAnsi="Calibri" w:cs="Calibri"/>
          <w:rPrChange w:id="6094" w:author="LauraPGM" w:date="2025-11-04T16:55:00Z">
            <w:rPr>
              <w:del w:id="6095" w:author="LauraPGM" w:date="2025-10-01T17:32:00Z"/>
            </w:rPr>
          </w:rPrChange>
        </w:rPr>
        <w:pPrChange w:id="6096" w:author="LauraPGM" w:date="2025-10-01T09:45:00Z">
          <w:pPr>
            <w:pStyle w:val="Normal0"/>
          </w:pPr>
        </w:pPrChange>
      </w:pPr>
      <w:commentRangeStart w:id="6097"/>
      <w:del w:id="6098" w:author="LauraPGM" w:date="2025-10-01T15:50:00Z">
        <w:r w:rsidRPr="008439ED" w:rsidDel="00DC12A4">
          <w:rPr>
            <w:rFonts w:ascii="Calibri" w:hAnsi="Calibri" w:cs="Calibri"/>
            <w:noProof/>
            <w:lang w:eastAsia="es-CO"/>
            <w:rPrChange w:id="6099" w:author="LauraPGM" w:date="2025-11-04T16:55:00Z">
              <w:rPr>
                <w:noProof/>
                <w:lang w:eastAsia="es-CO"/>
              </w:rPr>
            </w:rPrChange>
          </w:rPr>
          <w:drawing>
            <wp:inline distT="0" distB="0" distL="0" distR="0" wp14:anchorId="7D17FB31" wp14:editId="01F3BC52">
              <wp:extent cx="6332220" cy="34671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468176A.tmp"/>
                      <pic:cNvPicPr/>
                    </pic:nvPicPr>
                    <pic:blipFill>
                      <a:blip r:embed="rId28">
                        <a:extLst>
                          <a:ext uri="{28A0092B-C50C-407E-A947-70E740481C1C}">
                            <a14:useLocalDpi xmlns:a14="http://schemas.microsoft.com/office/drawing/2010/main" val="0"/>
                          </a:ext>
                        </a:extLst>
                      </a:blip>
                      <a:stretch>
                        <a:fillRect/>
                      </a:stretch>
                    </pic:blipFill>
                    <pic:spPr>
                      <a:xfrm>
                        <a:off x="0" y="0"/>
                        <a:ext cx="6332220" cy="3467100"/>
                      </a:xfrm>
                      <a:prstGeom prst="rect">
                        <a:avLst/>
                      </a:prstGeom>
                    </pic:spPr>
                  </pic:pic>
                </a:graphicData>
              </a:graphic>
            </wp:inline>
          </w:drawing>
        </w:r>
      </w:del>
      <w:commentRangeEnd w:id="6097"/>
      <w:del w:id="6100" w:author="LauraPGM" w:date="2025-10-01T17:32:00Z">
        <w:r w:rsidR="0071486D" w:rsidRPr="008439ED" w:rsidDel="0096539B">
          <w:rPr>
            <w:rStyle w:val="Refdecomentario"/>
            <w:rFonts w:ascii="Calibri" w:hAnsi="Calibri" w:cs="Calibri"/>
            <w:sz w:val="22"/>
            <w:szCs w:val="22"/>
            <w:rPrChange w:id="6101" w:author="LauraPGM" w:date="2025-11-04T16:55:00Z">
              <w:rPr>
                <w:rStyle w:val="Refdecomentario"/>
              </w:rPr>
            </w:rPrChange>
          </w:rPr>
          <w:commentReference w:id="6097"/>
        </w:r>
      </w:del>
    </w:p>
    <w:p w14:paraId="0F87AE56" w14:textId="77777777" w:rsidR="00C84490" w:rsidRPr="008439ED" w:rsidDel="0096539B" w:rsidRDefault="00C84490">
      <w:pPr>
        <w:pStyle w:val="Normal0"/>
        <w:pBdr>
          <w:top w:val="nil"/>
          <w:left w:val="nil"/>
          <w:bottom w:val="nil"/>
          <w:right w:val="nil"/>
          <w:between w:val="nil"/>
        </w:pBdr>
        <w:spacing w:line="360" w:lineRule="auto"/>
        <w:jc w:val="both"/>
        <w:rPr>
          <w:del w:id="6102" w:author="LauraPGM" w:date="2025-10-01T17:32:00Z"/>
          <w:rFonts w:ascii="Calibri" w:hAnsi="Calibri" w:cs="Calibri"/>
          <w:color w:val="948A54"/>
          <w:rPrChange w:id="6103" w:author="LauraPGM" w:date="2025-11-04T16:55:00Z">
            <w:rPr>
              <w:del w:id="6104" w:author="LauraPGM" w:date="2025-10-01T17:32:00Z"/>
              <w:color w:val="948A54"/>
            </w:rPr>
          </w:rPrChange>
        </w:rPr>
        <w:pPrChange w:id="6105" w:author="LauraPGM" w:date="2025-10-01T09:45:00Z">
          <w:pPr>
            <w:pStyle w:val="Normal0"/>
            <w:pBdr>
              <w:top w:val="nil"/>
              <w:left w:val="nil"/>
              <w:bottom w:val="nil"/>
              <w:right w:val="nil"/>
              <w:between w:val="nil"/>
            </w:pBdr>
            <w:jc w:val="both"/>
          </w:pPr>
        </w:pPrChange>
      </w:pPr>
    </w:p>
    <w:p w14:paraId="73077B9E" w14:textId="77777777" w:rsidR="00891FF3" w:rsidRPr="008439ED" w:rsidDel="0096539B" w:rsidRDefault="00891FF3">
      <w:pPr>
        <w:pStyle w:val="Normal0"/>
        <w:pBdr>
          <w:top w:val="nil"/>
          <w:left w:val="nil"/>
          <w:bottom w:val="nil"/>
          <w:right w:val="nil"/>
          <w:between w:val="nil"/>
        </w:pBdr>
        <w:spacing w:line="360" w:lineRule="auto"/>
        <w:jc w:val="both"/>
        <w:rPr>
          <w:del w:id="6106" w:author="LauraPGM" w:date="2025-10-01T17:32:00Z"/>
          <w:rFonts w:ascii="Calibri" w:hAnsi="Calibri" w:cs="Calibri"/>
          <w:color w:val="948A54"/>
          <w:rPrChange w:id="6107" w:author="LauraPGM" w:date="2025-11-04T16:55:00Z">
            <w:rPr>
              <w:del w:id="6108" w:author="LauraPGM" w:date="2025-10-01T17:32:00Z"/>
              <w:color w:val="948A54"/>
            </w:rPr>
          </w:rPrChange>
        </w:rPr>
        <w:pPrChange w:id="6109" w:author="LauraPGM" w:date="2025-10-01T09:45:00Z">
          <w:pPr>
            <w:pStyle w:val="Normal0"/>
            <w:pBdr>
              <w:top w:val="nil"/>
              <w:left w:val="nil"/>
              <w:bottom w:val="nil"/>
              <w:right w:val="nil"/>
              <w:between w:val="nil"/>
            </w:pBdr>
            <w:jc w:val="both"/>
          </w:pPr>
        </w:pPrChange>
      </w:pPr>
    </w:p>
    <w:p w14:paraId="011E649F" w14:textId="77777777" w:rsidR="00891FF3" w:rsidRPr="008439ED" w:rsidDel="0096539B" w:rsidRDefault="00891FF3">
      <w:pPr>
        <w:pStyle w:val="Normal0"/>
        <w:pBdr>
          <w:top w:val="nil"/>
          <w:left w:val="nil"/>
          <w:bottom w:val="nil"/>
          <w:right w:val="nil"/>
          <w:between w:val="nil"/>
        </w:pBdr>
        <w:spacing w:line="360" w:lineRule="auto"/>
        <w:jc w:val="both"/>
        <w:rPr>
          <w:del w:id="6110" w:author="LauraPGM" w:date="2025-10-01T17:32:00Z"/>
          <w:rFonts w:ascii="Calibri" w:hAnsi="Calibri" w:cs="Calibri"/>
          <w:color w:val="948A54"/>
          <w:rPrChange w:id="6111" w:author="LauraPGM" w:date="2025-11-04T16:55:00Z">
            <w:rPr>
              <w:del w:id="6112" w:author="LauraPGM" w:date="2025-10-01T17:32:00Z"/>
              <w:color w:val="948A54"/>
            </w:rPr>
          </w:rPrChange>
        </w:rPr>
        <w:pPrChange w:id="6113" w:author="LauraPGM" w:date="2025-10-01T09:45:00Z">
          <w:pPr>
            <w:pStyle w:val="Normal0"/>
            <w:pBdr>
              <w:top w:val="nil"/>
              <w:left w:val="nil"/>
              <w:bottom w:val="nil"/>
              <w:right w:val="nil"/>
              <w:between w:val="nil"/>
            </w:pBdr>
            <w:jc w:val="both"/>
          </w:pPr>
        </w:pPrChange>
      </w:pPr>
    </w:p>
    <w:p w14:paraId="0606E3EF" w14:textId="77777777" w:rsidR="00891FF3" w:rsidRPr="008439ED" w:rsidDel="0096539B" w:rsidRDefault="00891FF3">
      <w:pPr>
        <w:pStyle w:val="Normal0"/>
        <w:pBdr>
          <w:top w:val="nil"/>
          <w:left w:val="nil"/>
          <w:bottom w:val="nil"/>
          <w:right w:val="nil"/>
          <w:between w:val="nil"/>
        </w:pBdr>
        <w:spacing w:line="360" w:lineRule="auto"/>
        <w:jc w:val="both"/>
        <w:rPr>
          <w:del w:id="6114" w:author="LauraPGM" w:date="2025-10-01T17:31:00Z"/>
          <w:rFonts w:ascii="Calibri" w:hAnsi="Calibri" w:cs="Calibri"/>
          <w:color w:val="948A54"/>
          <w:rPrChange w:id="6115" w:author="LauraPGM" w:date="2025-11-04T16:55:00Z">
            <w:rPr>
              <w:del w:id="6116" w:author="LauraPGM" w:date="2025-10-01T17:31:00Z"/>
              <w:color w:val="948A54"/>
            </w:rPr>
          </w:rPrChange>
        </w:rPr>
        <w:pPrChange w:id="6117" w:author="LauraPGM" w:date="2025-10-01T09:45:00Z">
          <w:pPr>
            <w:pStyle w:val="Normal0"/>
            <w:pBdr>
              <w:top w:val="nil"/>
              <w:left w:val="nil"/>
              <w:bottom w:val="nil"/>
              <w:right w:val="nil"/>
              <w:between w:val="nil"/>
            </w:pBdr>
            <w:jc w:val="both"/>
          </w:pPr>
        </w:pPrChange>
      </w:pPr>
    </w:p>
    <w:p w14:paraId="5162F5D5" w14:textId="77777777" w:rsidR="00891FF3" w:rsidRPr="008439ED" w:rsidDel="0096539B" w:rsidRDefault="00891FF3">
      <w:pPr>
        <w:pStyle w:val="Normal0"/>
        <w:pBdr>
          <w:top w:val="nil"/>
          <w:left w:val="nil"/>
          <w:bottom w:val="nil"/>
          <w:right w:val="nil"/>
          <w:between w:val="nil"/>
        </w:pBdr>
        <w:spacing w:line="360" w:lineRule="auto"/>
        <w:jc w:val="both"/>
        <w:rPr>
          <w:del w:id="6118" w:author="LauraPGM" w:date="2025-10-01T17:31:00Z"/>
          <w:rFonts w:ascii="Calibri" w:hAnsi="Calibri" w:cs="Calibri"/>
          <w:color w:val="948A54"/>
          <w:rPrChange w:id="6119" w:author="LauraPGM" w:date="2025-11-04T16:55:00Z">
            <w:rPr>
              <w:del w:id="6120" w:author="LauraPGM" w:date="2025-10-01T17:31:00Z"/>
              <w:color w:val="948A54"/>
            </w:rPr>
          </w:rPrChange>
        </w:rPr>
        <w:pPrChange w:id="6121" w:author="LauraPGM" w:date="2025-10-01T09:45:00Z">
          <w:pPr>
            <w:pStyle w:val="Normal0"/>
            <w:pBdr>
              <w:top w:val="nil"/>
              <w:left w:val="nil"/>
              <w:bottom w:val="nil"/>
              <w:right w:val="nil"/>
              <w:between w:val="nil"/>
            </w:pBdr>
            <w:jc w:val="both"/>
          </w:pPr>
        </w:pPrChange>
      </w:pPr>
    </w:p>
    <w:p w14:paraId="5C7DBF95" w14:textId="77777777" w:rsidR="00891FF3" w:rsidRPr="008439ED" w:rsidDel="0096539B" w:rsidRDefault="00891FF3">
      <w:pPr>
        <w:pStyle w:val="Normal0"/>
        <w:pBdr>
          <w:top w:val="nil"/>
          <w:left w:val="nil"/>
          <w:bottom w:val="nil"/>
          <w:right w:val="nil"/>
          <w:between w:val="nil"/>
        </w:pBdr>
        <w:spacing w:line="360" w:lineRule="auto"/>
        <w:jc w:val="both"/>
        <w:rPr>
          <w:del w:id="6122" w:author="LauraPGM" w:date="2025-10-01T17:31:00Z"/>
          <w:rFonts w:ascii="Calibri" w:hAnsi="Calibri" w:cs="Calibri"/>
          <w:color w:val="948A54"/>
          <w:rPrChange w:id="6123" w:author="LauraPGM" w:date="2025-11-04T16:55:00Z">
            <w:rPr>
              <w:del w:id="6124" w:author="LauraPGM" w:date="2025-10-01T17:31:00Z"/>
              <w:color w:val="948A54"/>
            </w:rPr>
          </w:rPrChange>
        </w:rPr>
        <w:pPrChange w:id="6125" w:author="LauraPGM" w:date="2025-10-01T09:45:00Z">
          <w:pPr>
            <w:pStyle w:val="Normal0"/>
            <w:pBdr>
              <w:top w:val="nil"/>
              <w:left w:val="nil"/>
              <w:bottom w:val="nil"/>
              <w:right w:val="nil"/>
              <w:between w:val="nil"/>
            </w:pBdr>
            <w:jc w:val="both"/>
          </w:pPr>
        </w:pPrChange>
      </w:pPr>
    </w:p>
    <w:p w14:paraId="5F2B917E" w14:textId="77777777" w:rsidR="00891FF3" w:rsidRPr="008439ED" w:rsidDel="0096539B" w:rsidRDefault="00891FF3">
      <w:pPr>
        <w:pStyle w:val="Normal0"/>
        <w:pBdr>
          <w:top w:val="nil"/>
          <w:left w:val="nil"/>
          <w:bottom w:val="nil"/>
          <w:right w:val="nil"/>
          <w:between w:val="nil"/>
        </w:pBdr>
        <w:spacing w:line="360" w:lineRule="auto"/>
        <w:jc w:val="both"/>
        <w:rPr>
          <w:del w:id="6126" w:author="LauraPGM" w:date="2025-10-01T17:31:00Z"/>
          <w:rFonts w:ascii="Calibri" w:hAnsi="Calibri" w:cs="Calibri"/>
          <w:color w:val="948A54"/>
          <w:rPrChange w:id="6127" w:author="LauraPGM" w:date="2025-11-04T16:55:00Z">
            <w:rPr>
              <w:del w:id="6128" w:author="LauraPGM" w:date="2025-10-01T17:31:00Z"/>
              <w:color w:val="948A54"/>
            </w:rPr>
          </w:rPrChange>
        </w:rPr>
        <w:pPrChange w:id="6129" w:author="LauraPGM" w:date="2025-10-01T09:45:00Z">
          <w:pPr>
            <w:pStyle w:val="Normal0"/>
            <w:pBdr>
              <w:top w:val="nil"/>
              <w:left w:val="nil"/>
              <w:bottom w:val="nil"/>
              <w:right w:val="nil"/>
              <w:between w:val="nil"/>
            </w:pBdr>
            <w:jc w:val="both"/>
          </w:pPr>
        </w:pPrChange>
      </w:pPr>
    </w:p>
    <w:p w14:paraId="25796ADD" w14:textId="77777777" w:rsidR="00891FF3" w:rsidRPr="008439ED" w:rsidDel="0096539B" w:rsidRDefault="00891FF3">
      <w:pPr>
        <w:pStyle w:val="Normal0"/>
        <w:pBdr>
          <w:top w:val="nil"/>
          <w:left w:val="nil"/>
          <w:bottom w:val="nil"/>
          <w:right w:val="nil"/>
          <w:between w:val="nil"/>
        </w:pBdr>
        <w:spacing w:line="360" w:lineRule="auto"/>
        <w:jc w:val="both"/>
        <w:rPr>
          <w:del w:id="6130" w:author="LauraPGM" w:date="2025-10-01T17:31:00Z"/>
          <w:rFonts w:ascii="Calibri" w:hAnsi="Calibri" w:cs="Calibri"/>
          <w:color w:val="948A54"/>
          <w:rPrChange w:id="6131" w:author="LauraPGM" w:date="2025-11-04T16:55:00Z">
            <w:rPr>
              <w:del w:id="6132" w:author="LauraPGM" w:date="2025-10-01T17:31:00Z"/>
              <w:color w:val="948A54"/>
            </w:rPr>
          </w:rPrChange>
        </w:rPr>
        <w:pPrChange w:id="6133" w:author="LauraPGM" w:date="2025-10-01T09:45:00Z">
          <w:pPr>
            <w:pStyle w:val="Normal0"/>
            <w:pBdr>
              <w:top w:val="nil"/>
              <w:left w:val="nil"/>
              <w:bottom w:val="nil"/>
              <w:right w:val="nil"/>
              <w:between w:val="nil"/>
            </w:pBdr>
            <w:jc w:val="both"/>
          </w:pPr>
        </w:pPrChange>
      </w:pPr>
    </w:p>
    <w:p w14:paraId="3E055CD4" w14:textId="7936CC2B" w:rsidR="00891FF3" w:rsidRPr="008439ED" w:rsidDel="0096539B" w:rsidRDefault="00891FF3">
      <w:pPr>
        <w:pStyle w:val="Normal0"/>
        <w:spacing w:line="360" w:lineRule="auto"/>
        <w:rPr>
          <w:del w:id="6134" w:author="LauraPGM" w:date="2025-10-01T17:32:00Z"/>
          <w:rFonts w:ascii="Calibri" w:hAnsi="Calibri" w:cs="Calibri"/>
          <w:color w:val="948A54"/>
          <w:rPrChange w:id="6135" w:author="LauraPGM" w:date="2025-11-04T16:55:00Z">
            <w:rPr>
              <w:del w:id="6136" w:author="LauraPGM" w:date="2025-10-01T17:32:00Z"/>
              <w:color w:val="948A54"/>
            </w:rPr>
          </w:rPrChange>
        </w:rPr>
        <w:pPrChange w:id="6137" w:author="LauraPGM" w:date="2025-10-01T17:32:00Z">
          <w:pPr>
            <w:pStyle w:val="Normal0"/>
            <w:pBdr>
              <w:top w:val="nil"/>
              <w:left w:val="nil"/>
              <w:bottom w:val="nil"/>
              <w:right w:val="nil"/>
              <w:between w:val="nil"/>
            </w:pBdr>
            <w:jc w:val="both"/>
          </w:pPr>
        </w:pPrChange>
      </w:pPr>
    </w:p>
    <w:p w14:paraId="00000076" w14:textId="71A97E80" w:rsidR="00FF258C" w:rsidRPr="008439ED" w:rsidRDefault="00D376E1">
      <w:pPr>
        <w:pStyle w:val="Normal0"/>
        <w:numPr>
          <w:ilvl w:val="0"/>
          <w:numId w:val="8"/>
        </w:numPr>
        <w:pBdr>
          <w:top w:val="nil"/>
          <w:left w:val="nil"/>
          <w:bottom w:val="nil"/>
          <w:right w:val="nil"/>
          <w:between w:val="nil"/>
        </w:pBdr>
        <w:spacing w:line="360" w:lineRule="auto"/>
        <w:jc w:val="both"/>
        <w:rPr>
          <w:rFonts w:ascii="Calibri" w:hAnsi="Calibri" w:cs="Calibri"/>
          <w:rPrChange w:id="6138" w:author="LauraPGM" w:date="2025-11-04T16:55:00Z">
            <w:rPr/>
          </w:rPrChange>
        </w:rPr>
        <w:pPrChange w:id="6139" w:author="LauraPGM" w:date="2025-10-01T09:45:00Z">
          <w:pPr>
            <w:pStyle w:val="Normal0"/>
            <w:numPr>
              <w:numId w:val="8"/>
            </w:numPr>
            <w:pBdr>
              <w:top w:val="nil"/>
              <w:left w:val="nil"/>
              <w:bottom w:val="nil"/>
              <w:right w:val="nil"/>
              <w:between w:val="nil"/>
            </w:pBdr>
            <w:ind w:left="720" w:hanging="360"/>
            <w:jc w:val="both"/>
          </w:pPr>
        </w:pPrChange>
      </w:pPr>
      <w:r w:rsidRPr="008439ED">
        <w:rPr>
          <w:rFonts w:ascii="Calibri" w:hAnsi="Calibri" w:cs="Calibri"/>
          <w:b/>
          <w:rPrChange w:id="6140" w:author="LauraPGM" w:date="2025-11-04T16:55:00Z">
            <w:rPr>
              <w:b/>
            </w:rPr>
          </w:rPrChange>
        </w:rPr>
        <w:t xml:space="preserve">ACTIVIDADES DIDÁCTICAS </w:t>
      </w:r>
    </w:p>
    <w:p w14:paraId="0000007E" w14:textId="77777777" w:rsidR="00FF258C" w:rsidRPr="008439ED" w:rsidRDefault="00FF258C">
      <w:pPr>
        <w:pStyle w:val="Normal0"/>
        <w:spacing w:line="360" w:lineRule="auto"/>
        <w:ind w:left="426"/>
        <w:jc w:val="both"/>
        <w:rPr>
          <w:rFonts w:ascii="Calibri" w:hAnsi="Calibri" w:cs="Calibri"/>
          <w:color w:val="7F7F7F"/>
          <w:rPrChange w:id="6141" w:author="LauraPGM" w:date="2025-11-04T16:55:00Z">
            <w:rPr>
              <w:color w:val="7F7F7F"/>
            </w:rPr>
          </w:rPrChange>
        </w:rPr>
        <w:pPrChange w:id="6142" w:author="LauraPGM" w:date="2025-10-01T09:45:00Z">
          <w:pPr>
            <w:pStyle w:val="Normal0"/>
            <w:ind w:left="426"/>
            <w:jc w:val="both"/>
          </w:pPr>
        </w:pPrChange>
      </w:pPr>
    </w:p>
    <w:p w14:paraId="0000008A" w14:textId="4DF19744" w:rsidR="00FF258C" w:rsidRPr="008439ED" w:rsidRDefault="00522EBE">
      <w:pPr>
        <w:pStyle w:val="Normal0"/>
        <w:spacing w:line="360" w:lineRule="auto"/>
        <w:ind w:left="426"/>
        <w:jc w:val="both"/>
        <w:rPr>
          <w:rFonts w:ascii="Calibri" w:hAnsi="Calibri" w:cs="Calibri"/>
          <w:color w:val="7F7F7F"/>
          <w:rPrChange w:id="6143" w:author="LauraPGM" w:date="2025-11-04T16:55:00Z">
            <w:rPr>
              <w:color w:val="7F7F7F"/>
            </w:rPr>
          </w:rPrChange>
        </w:rPr>
        <w:pPrChange w:id="6144" w:author="LauraPGM" w:date="2025-10-01T09:45:00Z">
          <w:pPr>
            <w:pStyle w:val="Normal0"/>
            <w:ind w:left="426"/>
            <w:jc w:val="both"/>
          </w:pPr>
        </w:pPrChange>
      </w:pPr>
      <w:ins w:id="6145" w:author="LauraPGM" w:date="2025-10-06T22:43:00Z">
        <w:r w:rsidRPr="008439ED">
          <w:rPr>
            <w:rFonts w:ascii="Calibri" w:hAnsi="Calibri" w:cs="Calibri"/>
            <w:noProof/>
            <w:color w:val="7F7F7F"/>
            <w:lang w:eastAsia="es-CO"/>
            <w:rPrChange w:id="6146" w:author="LauraPGM" w:date="2025-11-04T16:55:00Z">
              <w:rPr>
                <w:rFonts w:ascii="Calibri" w:hAnsi="Calibri" w:cs="Calibri"/>
                <w:noProof/>
                <w:color w:val="7F7F7F"/>
                <w:lang w:eastAsia="es-CO"/>
              </w:rPr>
            </w:rPrChange>
          </w:rPr>
          <w:lastRenderedPageBreak/>
          <w:drawing>
            <wp:inline distT="0" distB="0" distL="0" distR="0" wp14:anchorId="4844FC52" wp14:editId="330A8CF5">
              <wp:extent cx="3981655" cy="4699242"/>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68B90D.tmp"/>
                      <pic:cNvPicPr/>
                    </pic:nvPicPr>
                    <pic:blipFill>
                      <a:blip r:embed="rId29">
                        <a:extLst>
                          <a:ext uri="{28A0092B-C50C-407E-A947-70E740481C1C}">
                            <a14:useLocalDpi xmlns:a14="http://schemas.microsoft.com/office/drawing/2010/main" val="0"/>
                          </a:ext>
                        </a:extLst>
                      </a:blip>
                      <a:stretch>
                        <a:fillRect/>
                      </a:stretch>
                    </pic:blipFill>
                    <pic:spPr>
                      <a:xfrm>
                        <a:off x="0" y="0"/>
                        <a:ext cx="3981655" cy="4699242"/>
                      </a:xfrm>
                      <a:prstGeom prst="rect">
                        <a:avLst/>
                      </a:prstGeom>
                    </pic:spPr>
                  </pic:pic>
                </a:graphicData>
              </a:graphic>
            </wp:inline>
          </w:drawing>
        </w:r>
      </w:ins>
      <w:del w:id="6147" w:author="LauraPGM" w:date="2025-10-01T15:52:00Z">
        <w:r w:rsidR="00EA7CD4" w:rsidRPr="008439ED" w:rsidDel="00866E70">
          <w:rPr>
            <w:rFonts w:ascii="Calibri" w:hAnsi="Calibri" w:cs="Calibri"/>
            <w:noProof/>
            <w:color w:val="7F7F7F"/>
            <w:lang w:eastAsia="es-CO"/>
            <w:rPrChange w:id="6148" w:author="LauraPGM" w:date="2025-11-04T16:55:00Z">
              <w:rPr>
                <w:noProof/>
                <w:color w:val="7F7F7F"/>
                <w:lang w:eastAsia="es-CO"/>
              </w:rPr>
            </w:rPrChange>
          </w:rPr>
          <w:drawing>
            <wp:inline distT="0" distB="0" distL="0" distR="0" wp14:anchorId="534C5754" wp14:editId="489CC537">
              <wp:extent cx="4524375" cy="625611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468FC14.tmp"/>
                      <pic:cNvPicPr/>
                    </pic:nvPicPr>
                    <pic:blipFill>
                      <a:blip r:embed="rId30">
                        <a:extLst>
                          <a:ext uri="{28A0092B-C50C-407E-A947-70E740481C1C}">
                            <a14:useLocalDpi xmlns:a14="http://schemas.microsoft.com/office/drawing/2010/main" val="0"/>
                          </a:ext>
                        </a:extLst>
                      </a:blip>
                      <a:stretch>
                        <a:fillRect/>
                      </a:stretch>
                    </pic:blipFill>
                    <pic:spPr>
                      <a:xfrm>
                        <a:off x="0" y="0"/>
                        <a:ext cx="4533211" cy="6268335"/>
                      </a:xfrm>
                      <a:prstGeom prst="rect">
                        <a:avLst/>
                      </a:prstGeom>
                    </pic:spPr>
                  </pic:pic>
                </a:graphicData>
              </a:graphic>
            </wp:inline>
          </w:drawing>
        </w:r>
      </w:del>
    </w:p>
    <w:p w14:paraId="2A4DB039" w14:textId="77777777" w:rsidR="00891FF3" w:rsidRPr="008439ED" w:rsidDel="0048121D" w:rsidRDefault="00891FF3">
      <w:pPr>
        <w:pStyle w:val="Normal0"/>
        <w:spacing w:line="360" w:lineRule="auto"/>
        <w:rPr>
          <w:del w:id="6149" w:author="LauraPGM" w:date="2025-10-01T20:50:00Z"/>
          <w:rFonts w:ascii="Calibri" w:hAnsi="Calibri" w:cs="Calibri"/>
          <w:b/>
          <w:u w:val="single"/>
          <w:rPrChange w:id="6150" w:author="LauraPGM" w:date="2025-11-04T16:55:00Z">
            <w:rPr>
              <w:del w:id="6151" w:author="LauraPGM" w:date="2025-10-01T20:50:00Z"/>
              <w:b/>
              <w:u w:val="single"/>
            </w:rPr>
          </w:rPrChange>
        </w:rPr>
        <w:pPrChange w:id="6152" w:author="LauraPGM" w:date="2025-10-01T09:45:00Z">
          <w:pPr>
            <w:pStyle w:val="Normal0"/>
          </w:pPr>
        </w:pPrChange>
      </w:pPr>
    </w:p>
    <w:p w14:paraId="7113C5FE" w14:textId="77777777" w:rsidR="00891FF3" w:rsidRPr="008439ED" w:rsidDel="0048121D" w:rsidRDefault="00891FF3">
      <w:pPr>
        <w:pStyle w:val="Normal0"/>
        <w:spacing w:line="360" w:lineRule="auto"/>
        <w:rPr>
          <w:del w:id="6153" w:author="LauraPGM" w:date="2025-10-01T20:50:00Z"/>
          <w:rFonts w:ascii="Calibri" w:hAnsi="Calibri" w:cs="Calibri"/>
          <w:b/>
          <w:u w:val="single"/>
          <w:rPrChange w:id="6154" w:author="LauraPGM" w:date="2025-11-04T16:55:00Z">
            <w:rPr>
              <w:del w:id="6155" w:author="LauraPGM" w:date="2025-10-01T20:50:00Z"/>
              <w:b/>
              <w:u w:val="single"/>
            </w:rPr>
          </w:rPrChange>
        </w:rPr>
        <w:pPrChange w:id="6156" w:author="LauraPGM" w:date="2025-10-01T09:45:00Z">
          <w:pPr>
            <w:pStyle w:val="Normal0"/>
          </w:pPr>
        </w:pPrChange>
      </w:pPr>
    </w:p>
    <w:p w14:paraId="1E9F9FD4" w14:textId="77777777" w:rsidR="00891FF3" w:rsidRPr="008439ED" w:rsidDel="0048121D" w:rsidRDefault="00891FF3">
      <w:pPr>
        <w:pStyle w:val="Normal0"/>
        <w:spacing w:line="360" w:lineRule="auto"/>
        <w:rPr>
          <w:del w:id="6157" w:author="LauraPGM" w:date="2025-10-01T20:50:00Z"/>
          <w:rFonts w:ascii="Calibri" w:hAnsi="Calibri" w:cs="Calibri"/>
          <w:b/>
          <w:u w:val="single"/>
          <w:rPrChange w:id="6158" w:author="LauraPGM" w:date="2025-11-04T16:55:00Z">
            <w:rPr>
              <w:del w:id="6159" w:author="LauraPGM" w:date="2025-10-01T20:50:00Z"/>
              <w:b/>
              <w:u w:val="single"/>
            </w:rPr>
          </w:rPrChange>
        </w:rPr>
        <w:pPrChange w:id="6160" w:author="LauraPGM" w:date="2025-10-01T09:45:00Z">
          <w:pPr>
            <w:pStyle w:val="Normal0"/>
          </w:pPr>
        </w:pPrChange>
      </w:pPr>
    </w:p>
    <w:p w14:paraId="6CC359E9" w14:textId="77777777" w:rsidR="00891FF3" w:rsidRPr="008439ED" w:rsidDel="0048121D" w:rsidRDefault="00891FF3">
      <w:pPr>
        <w:pStyle w:val="Normal0"/>
        <w:spacing w:line="360" w:lineRule="auto"/>
        <w:rPr>
          <w:del w:id="6161" w:author="LauraPGM" w:date="2025-10-01T20:50:00Z"/>
          <w:rFonts w:ascii="Calibri" w:hAnsi="Calibri" w:cs="Calibri"/>
          <w:b/>
          <w:u w:val="single"/>
          <w:rPrChange w:id="6162" w:author="LauraPGM" w:date="2025-11-04T16:55:00Z">
            <w:rPr>
              <w:del w:id="6163" w:author="LauraPGM" w:date="2025-10-01T20:50:00Z"/>
              <w:b/>
              <w:u w:val="single"/>
            </w:rPr>
          </w:rPrChange>
        </w:rPr>
        <w:pPrChange w:id="6164" w:author="LauraPGM" w:date="2025-10-01T09:45:00Z">
          <w:pPr>
            <w:pStyle w:val="Normal0"/>
          </w:pPr>
        </w:pPrChange>
      </w:pPr>
    </w:p>
    <w:p w14:paraId="1D5D2DF1" w14:textId="77777777" w:rsidR="00891FF3" w:rsidRPr="008439ED" w:rsidDel="0048121D" w:rsidRDefault="00891FF3">
      <w:pPr>
        <w:pStyle w:val="Normal0"/>
        <w:spacing w:line="360" w:lineRule="auto"/>
        <w:rPr>
          <w:del w:id="6165" w:author="LauraPGM" w:date="2025-10-01T20:50:00Z"/>
          <w:rFonts w:ascii="Calibri" w:hAnsi="Calibri" w:cs="Calibri"/>
          <w:b/>
          <w:u w:val="single"/>
          <w:rPrChange w:id="6166" w:author="LauraPGM" w:date="2025-11-04T16:55:00Z">
            <w:rPr>
              <w:del w:id="6167" w:author="LauraPGM" w:date="2025-10-01T20:50:00Z"/>
              <w:b/>
              <w:u w:val="single"/>
            </w:rPr>
          </w:rPrChange>
        </w:rPr>
        <w:pPrChange w:id="6168" w:author="LauraPGM" w:date="2025-10-01T09:45:00Z">
          <w:pPr>
            <w:pStyle w:val="Normal0"/>
          </w:pPr>
        </w:pPrChange>
      </w:pPr>
    </w:p>
    <w:p w14:paraId="1AB8386A" w14:textId="77777777" w:rsidR="00891FF3" w:rsidRPr="008439ED" w:rsidDel="0048121D" w:rsidRDefault="00891FF3">
      <w:pPr>
        <w:pStyle w:val="Normal0"/>
        <w:spacing w:line="360" w:lineRule="auto"/>
        <w:rPr>
          <w:del w:id="6169" w:author="LauraPGM" w:date="2025-10-01T20:50:00Z"/>
          <w:rFonts w:ascii="Calibri" w:hAnsi="Calibri" w:cs="Calibri"/>
          <w:b/>
          <w:u w:val="single"/>
          <w:rPrChange w:id="6170" w:author="LauraPGM" w:date="2025-11-04T16:55:00Z">
            <w:rPr>
              <w:del w:id="6171" w:author="LauraPGM" w:date="2025-10-01T20:50:00Z"/>
              <w:b/>
              <w:u w:val="single"/>
            </w:rPr>
          </w:rPrChange>
        </w:rPr>
        <w:pPrChange w:id="6172" w:author="LauraPGM" w:date="2025-10-01T09:45:00Z">
          <w:pPr>
            <w:pStyle w:val="Normal0"/>
          </w:pPr>
        </w:pPrChange>
      </w:pPr>
    </w:p>
    <w:p w14:paraId="28590763" w14:textId="77777777" w:rsidR="00891FF3" w:rsidRPr="008439ED" w:rsidRDefault="00891FF3">
      <w:pPr>
        <w:pStyle w:val="Normal0"/>
        <w:spacing w:line="360" w:lineRule="auto"/>
        <w:rPr>
          <w:rFonts w:ascii="Calibri" w:hAnsi="Calibri" w:cs="Calibri"/>
          <w:b/>
          <w:u w:val="single"/>
          <w:rPrChange w:id="6173" w:author="LauraPGM" w:date="2025-11-04T16:55:00Z">
            <w:rPr>
              <w:b/>
              <w:u w:val="single"/>
            </w:rPr>
          </w:rPrChange>
        </w:rPr>
        <w:pPrChange w:id="6174" w:author="LauraPGM" w:date="2025-10-01T09:45:00Z">
          <w:pPr>
            <w:pStyle w:val="Normal0"/>
          </w:pPr>
        </w:pPrChange>
      </w:pPr>
    </w:p>
    <w:p w14:paraId="0000008C" w14:textId="7BB96C68" w:rsidR="00FF258C" w:rsidRPr="008439ED" w:rsidRDefault="00FF258C">
      <w:pPr>
        <w:pStyle w:val="Normal0"/>
        <w:tabs>
          <w:tab w:val="left" w:pos="3402"/>
        </w:tabs>
        <w:spacing w:line="360" w:lineRule="auto"/>
        <w:rPr>
          <w:rFonts w:ascii="Calibri" w:hAnsi="Calibri" w:cs="Calibri"/>
          <w:b/>
          <w:rPrChange w:id="6175" w:author="LauraPGM" w:date="2025-11-04T16:55:00Z">
            <w:rPr>
              <w:b/>
            </w:rPr>
          </w:rPrChange>
        </w:rPr>
        <w:pPrChange w:id="6176" w:author="LauraPGM" w:date="2025-10-01T09:45:00Z">
          <w:pPr>
            <w:pStyle w:val="Normal0"/>
            <w:tabs>
              <w:tab w:val="left" w:pos="3402"/>
            </w:tabs>
          </w:pPr>
        </w:pPrChange>
      </w:pPr>
    </w:p>
    <w:p w14:paraId="0000008D" w14:textId="77777777" w:rsidR="00FF258C" w:rsidRPr="008439ED" w:rsidRDefault="00D376E1">
      <w:pPr>
        <w:pStyle w:val="Normal0"/>
        <w:numPr>
          <w:ilvl w:val="0"/>
          <w:numId w:val="5"/>
        </w:numPr>
        <w:pBdr>
          <w:top w:val="nil"/>
          <w:left w:val="nil"/>
          <w:bottom w:val="nil"/>
          <w:right w:val="nil"/>
          <w:between w:val="nil"/>
        </w:pBdr>
        <w:spacing w:line="360" w:lineRule="auto"/>
        <w:jc w:val="both"/>
        <w:rPr>
          <w:rFonts w:ascii="Calibri" w:hAnsi="Calibri" w:cs="Calibri"/>
          <w:b/>
          <w:color w:val="000000"/>
          <w:rPrChange w:id="6177" w:author="LauraPGM" w:date="2025-11-04T16:55:00Z">
            <w:rPr>
              <w:b/>
              <w:color w:val="000000"/>
            </w:rPr>
          </w:rPrChange>
        </w:rPr>
        <w:pPrChange w:id="6178" w:author="LauraPGM" w:date="2025-10-01T09:45:00Z">
          <w:pPr>
            <w:pStyle w:val="Normal0"/>
            <w:numPr>
              <w:numId w:val="5"/>
            </w:numPr>
            <w:pBdr>
              <w:top w:val="nil"/>
              <w:left w:val="nil"/>
              <w:bottom w:val="nil"/>
              <w:right w:val="nil"/>
              <w:between w:val="nil"/>
            </w:pBdr>
            <w:ind w:left="720" w:hanging="360"/>
            <w:jc w:val="both"/>
          </w:pPr>
        </w:pPrChange>
      </w:pPr>
      <w:r w:rsidRPr="008439ED">
        <w:rPr>
          <w:rFonts w:ascii="Calibri" w:hAnsi="Calibri" w:cs="Calibri"/>
          <w:b/>
          <w:color w:val="000000"/>
          <w:rPrChange w:id="6179" w:author="LauraPGM" w:date="2025-11-04T16:55:00Z">
            <w:rPr>
              <w:b/>
              <w:color w:val="000000"/>
            </w:rPr>
          </w:rPrChange>
        </w:rPr>
        <w:t xml:space="preserve">MATERIAL COMPLEMENTARIO: </w:t>
      </w:r>
    </w:p>
    <w:p w14:paraId="385C0C3D" w14:textId="77777777" w:rsidR="00866E70" w:rsidRPr="008439ED" w:rsidRDefault="00866E70" w:rsidP="00866E70">
      <w:pPr>
        <w:pStyle w:val="Normal0"/>
        <w:pBdr>
          <w:top w:val="nil"/>
          <w:left w:val="nil"/>
          <w:bottom w:val="nil"/>
          <w:right w:val="nil"/>
          <w:between w:val="nil"/>
        </w:pBdr>
        <w:jc w:val="both"/>
        <w:rPr>
          <w:ins w:id="6180" w:author="LauraPGM" w:date="2025-10-01T15:53:00Z"/>
          <w:rFonts w:ascii="Calibri" w:hAnsi="Calibri" w:cs="Calibri"/>
          <w:b/>
          <w:color w:val="000000"/>
          <w:rPrChange w:id="6181" w:author="LauraPGM" w:date="2025-11-04T16:55:00Z">
            <w:rPr>
              <w:ins w:id="6182" w:author="LauraPGM" w:date="2025-10-01T15:53:00Z"/>
              <w:b/>
              <w:color w:val="000000"/>
              <w:sz w:val="20"/>
              <w:szCs w:val="20"/>
            </w:rPr>
          </w:rPrChange>
        </w:rPr>
      </w:pPr>
    </w:p>
    <w:tbl>
      <w:tblPr>
        <w:tblStyle w:val="4"/>
        <w:tblpPr w:leftFromText="141" w:rightFromText="141" w:vertAnchor="text" w:horzAnchor="margin" w:tblpY="68"/>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866E70" w:rsidRPr="008439ED" w14:paraId="00DE27B8" w14:textId="77777777" w:rsidTr="00D82BFE">
        <w:trPr>
          <w:trHeight w:val="658"/>
          <w:ins w:id="6183" w:author="LauraPGM" w:date="2025-10-01T15:53:00Z"/>
        </w:trPr>
        <w:tc>
          <w:tcPr>
            <w:tcW w:w="2517" w:type="dxa"/>
            <w:shd w:val="clear" w:color="auto" w:fill="F9CB9C"/>
            <w:tcMar>
              <w:top w:w="100" w:type="dxa"/>
              <w:left w:w="100" w:type="dxa"/>
              <w:bottom w:w="100" w:type="dxa"/>
              <w:right w:w="100" w:type="dxa"/>
            </w:tcMar>
            <w:vAlign w:val="center"/>
          </w:tcPr>
          <w:p w14:paraId="3E4E646A" w14:textId="77777777" w:rsidR="00866E70" w:rsidRPr="008439ED" w:rsidRDefault="00866E70" w:rsidP="00D82BFE">
            <w:pPr>
              <w:pStyle w:val="Normal0"/>
              <w:jc w:val="center"/>
              <w:rPr>
                <w:ins w:id="6184" w:author="LauraPGM" w:date="2025-10-01T15:53:00Z"/>
                <w:rFonts w:ascii="Calibri" w:hAnsi="Calibri" w:cs="Calibri"/>
                <w:sz w:val="22"/>
                <w:szCs w:val="22"/>
                <w:rPrChange w:id="6185" w:author="LauraPGM" w:date="2025-11-04T16:55:00Z">
                  <w:rPr>
                    <w:ins w:id="6186" w:author="LauraPGM" w:date="2025-10-01T15:53:00Z"/>
                    <w:sz w:val="20"/>
                    <w:szCs w:val="20"/>
                  </w:rPr>
                </w:rPrChange>
              </w:rPr>
            </w:pPr>
            <w:ins w:id="6187" w:author="LauraPGM" w:date="2025-10-01T15:53:00Z">
              <w:r w:rsidRPr="008439ED">
                <w:rPr>
                  <w:rFonts w:ascii="Calibri" w:hAnsi="Calibri" w:cs="Calibri"/>
                  <w:sz w:val="22"/>
                  <w:szCs w:val="22"/>
                  <w:rPrChange w:id="6188" w:author="LauraPGM" w:date="2025-11-04T16:55:00Z">
                    <w:rPr>
                      <w:sz w:val="20"/>
                      <w:szCs w:val="20"/>
                    </w:rPr>
                  </w:rPrChange>
                </w:rPr>
                <w:t>Tema</w:t>
              </w:r>
            </w:ins>
          </w:p>
        </w:tc>
        <w:tc>
          <w:tcPr>
            <w:tcW w:w="2517" w:type="dxa"/>
            <w:shd w:val="clear" w:color="auto" w:fill="F9CB9C"/>
            <w:tcMar>
              <w:top w:w="100" w:type="dxa"/>
              <w:left w:w="100" w:type="dxa"/>
              <w:bottom w:w="100" w:type="dxa"/>
              <w:right w:w="100" w:type="dxa"/>
            </w:tcMar>
            <w:vAlign w:val="center"/>
          </w:tcPr>
          <w:p w14:paraId="606F11B2" w14:textId="77777777" w:rsidR="00866E70" w:rsidRPr="008439ED" w:rsidRDefault="00866E70" w:rsidP="00D82BFE">
            <w:pPr>
              <w:pStyle w:val="Normal0"/>
              <w:jc w:val="center"/>
              <w:rPr>
                <w:ins w:id="6189" w:author="LauraPGM" w:date="2025-10-01T15:53:00Z"/>
                <w:rFonts w:ascii="Calibri" w:hAnsi="Calibri" w:cs="Calibri"/>
                <w:color w:val="000000"/>
                <w:sz w:val="22"/>
                <w:szCs w:val="22"/>
                <w:rPrChange w:id="6190" w:author="LauraPGM" w:date="2025-11-04T16:55:00Z">
                  <w:rPr>
                    <w:ins w:id="6191" w:author="LauraPGM" w:date="2025-10-01T15:53:00Z"/>
                    <w:color w:val="000000"/>
                    <w:sz w:val="20"/>
                    <w:szCs w:val="20"/>
                  </w:rPr>
                </w:rPrChange>
              </w:rPr>
            </w:pPr>
            <w:ins w:id="6192" w:author="LauraPGM" w:date="2025-10-01T15:53:00Z">
              <w:r w:rsidRPr="008439ED">
                <w:rPr>
                  <w:rFonts w:ascii="Calibri" w:hAnsi="Calibri" w:cs="Calibri"/>
                  <w:sz w:val="22"/>
                  <w:szCs w:val="22"/>
                  <w:rPrChange w:id="6193" w:author="LauraPGM" w:date="2025-11-04T16:55:00Z">
                    <w:rPr>
                      <w:sz w:val="20"/>
                      <w:szCs w:val="20"/>
                    </w:rPr>
                  </w:rPrChange>
                </w:rPr>
                <w:t>Referencia APA del Material</w:t>
              </w:r>
            </w:ins>
          </w:p>
        </w:tc>
        <w:tc>
          <w:tcPr>
            <w:tcW w:w="2519" w:type="dxa"/>
            <w:shd w:val="clear" w:color="auto" w:fill="F9CB9C"/>
            <w:tcMar>
              <w:top w:w="100" w:type="dxa"/>
              <w:left w:w="100" w:type="dxa"/>
              <w:bottom w:w="100" w:type="dxa"/>
              <w:right w:w="100" w:type="dxa"/>
            </w:tcMar>
            <w:vAlign w:val="center"/>
          </w:tcPr>
          <w:p w14:paraId="2006B5AE" w14:textId="77777777" w:rsidR="00866E70" w:rsidRPr="008439ED" w:rsidRDefault="00866E70" w:rsidP="00D82BFE">
            <w:pPr>
              <w:pStyle w:val="Normal0"/>
              <w:jc w:val="center"/>
              <w:rPr>
                <w:ins w:id="6194" w:author="LauraPGM" w:date="2025-10-01T15:53:00Z"/>
                <w:rFonts w:ascii="Calibri" w:hAnsi="Calibri" w:cs="Calibri"/>
                <w:sz w:val="22"/>
                <w:szCs w:val="22"/>
                <w:rPrChange w:id="6195" w:author="LauraPGM" w:date="2025-11-04T16:55:00Z">
                  <w:rPr>
                    <w:ins w:id="6196" w:author="LauraPGM" w:date="2025-10-01T15:53:00Z"/>
                    <w:sz w:val="20"/>
                    <w:szCs w:val="20"/>
                  </w:rPr>
                </w:rPrChange>
              </w:rPr>
            </w:pPr>
            <w:ins w:id="6197" w:author="LauraPGM" w:date="2025-10-01T15:53:00Z">
              <w:r w:rsidRPr="008439ED">
                <w:rPr>
                  <w:rFonts w:ascii="Calibri" w:hAnsi="Calibri" w:cs="Calibri"/>
                  <w:sz w:val="22"/>
                  <w:szCs w:val="22"/>
                  <w:rPrChange w:id="6198" w:author="LauraPGM" w:date="2025-11-04T16:55:00Z">
                    <w:rPr>
                      <w:sz w:val="20"/>
                      <w:szCs w:val="20"/>
                    </w:rPr>
                  </w:rPrChange>
                </w:rPr>
                <w:t>Tipo de material</w:t>
              </w:r>
            </w:ins>
          </w:p>
          <w:p w14:paraId="3C7489C9" w14:textId="77777777" w:rsidR="00866E70" w:rsidRPr="008439ED" w:rsidRDefault="00866E70" w:rsidP="00D82BFE">
            <w:pPr>
              <w:pStyle w:val="Normal0"/>
              <w:jc w:val="center"/>
              <w:rPr>
                <w:ins w:id="6199" w:author="LauraPGM" w:date="2025-10-01T15:53:00Z"/>
                <w:rFonts w:ascii="Calibri" w:hAnsi="Calibri" w:cs="Calibri"/>
                <w:color w:val="000000"/>
                <w:sz w:val="22"/>
                <w:szCs w:val="22"/>
                <w:rPrChange w:id="6200" w:author="LauraPGM" w:date="2025-11-04T16:55:00Z">
                  <w:rPr>
                    <w:ins w:id="6201" w:author="LauraPGM" w:date="2025-10-01T15:53:00Z"/>
                    <w:color w:val="000000"/>
                    <w:sz w:val="20"/>
                    <w:szCs w:val="20"/>
                  </w:rPr>
                </w:rPrChange>
              </w:rPr>
            </w:pPr>
            <w:ins w:id="6202" w:author="LauraPGM" w:date="2025-10-01T15:53:00Z">
              <w:r w:rsidRPr="008439ED">
                <w:rPr>
                  <w:rFonts w:ascii="Calibri" w:hAnsi="Calibri" w:cs="Calibri"/>
                  <w:sz w:val="22"/>
                  <w:szCs w:val="22"/>
                  <w:rPrChange w:id="6203" w:author="LauraPGM" w:date="2025-11-04T16:55:00Z">
                    <w:rPr>
                      <w:sz w:val="20"/>
                      <w:szCs w:val="20"/>
                    </w:rPr>
                  </w:rPrChange>
                </w:rPr>
                <w:t>(Video, capítulo de libro, artículo, otro)</w:t>
              </w:r>
            </w:ins>
          </w:p>
        </w:tc>
        <w:tc>
          <w:tcPr>
            <w:tcW w:w="2519" w:type="dxa"/>
            <w:shd w:val="clear" w:color="auto" w:fill="F9CB9C"/>
            <w:tcMar>
              <w:top w:w="100" w:type="dxa"/>
              <w:left w:w="100" w:type="dxa"/>
              <w:bottom w:w="100" w:type="dxa"/>
              <w:right w:w="100" w:type="dxa"/>
            </w:tcMar>
            <w:vAlign w:val="center"/>
          </w:tcPr>
          <w:p w14:paraId="5DD6B8FD" w14:textId="77777777" w:rsidR="00866E70" w:rsidRPr="008439ED" w:rsidRDefault="00866E70" w:rsidP="00D82BFE">
            <w:pPr>
              <w:pStyle w:val="Normal0"/>
              <w:jc w:val="center"/>
              <w:rPr>
                <w:ins w:id="6204" w:author="LauraPGM" w:date="2025-10-01T15:53:00Z"/>
                <w:rFonts w:ascii="Calibri" w:hAnsi="Calibri" w:cs="Calibri"/>
                <w:sz w:val="22"/>
                <w:szCs w:val="22"/>
                <w:rPrChange w:id="6205" w:author="LauraPGM" w:date="2025-11-04T16:55:00Z">
                  <w:rPr>
                    <w:ins w:id="6206" w:author="LauraPGM" w:date="2025-10-01T15:53:00Z"/>
                    <w:sz w:val="20"/>
                    <w:szCs w:val="20"/>
                  </w:rPr>
                </w:rPrChange>
              </w:rPr>
            </w:pPr>
            <w:ins w:id="6207" w:author="LauraPGM" w:date="2025-10-01T15:53:00Z">
              <w:r w:rsidRPr="008439ED">
                <w:rPr>
                  <w:rFonts w:ascii="Calibri" w:hAnsi="Calibri" w:cs="Calibri"/>
                  <w:sz w:val="22"/>
                  <w:szCs w:val="22"/>
                  <w:rPrChange w:id="6208" w:author="LauraPGM" w:date="2025-11-04T16:55:00Z">
                    <w:rPr>
                      <w:sz w:val="20"/>
                      <w:szCs w:val="20"/>
                    </w:rPr>
                  </w:rPrChange>
                </w:rPr>
                <w:t>Enlace del Recurso o</w:t>
              </w:r>
            </w:ins>
          </w:p>
          <w:p w14:paraId="11839B01" w14:textId="77777777" w:rsidR="00866E70" w:rsidRPr="008439ED" w:rsidRDefault="00866E70" w:rsidP="00D82BFE">
            <w:pPr>
              <w:pStyle w:val="Normal0"/>
              <w:jc w:val="center"/>
              <w:rPr>
                <w:ins w:id="6209" w:author="LauraPGM" w:date="2025-10-01T15:53:00Z"/>
                <w:rFonts w:ascii="Calibri" w:hAnsi="Calibri" w:cs="Calibri"/>
                <w:color w:val="000000"/>
                <w:sz w:val="22"/>
                <w:szCs w:val="22"/>
                <w:rPrChange w:id="6210" w:author="LauraPGM" w:date="2025-11-04T16:55:00Z">
                  <w:rPr>
                    <w:ins w:id="6211" w:author="LauraPGM" w:date="2025-10-01T15:53:00Z"/>
                    <w:color w:val="000000"/>
                    <w:sz w:val="20"/>
                    <w:szCs w:val="20"/>
                  </w:rPr>
                </w:rPrChange>
              </w:rPr>
            </w:pPr>
            <w:ins w:id="6212" w:author="LauraPGM" w:date="2025-10-01T15:53:00Z">
              <w:r w:rsidRPr="008439ED">
                <w:rPr>
                  <w:rFonts w:ascii="Calibri" w:hAnsi="Calibri" w:cs="Calibri"/>
                  <w:sz w:val="22"/>
                  <w:szCs w:val="22"/>
                  <w:rPrChange w:id="6213" w:author="LauraPGM" w:date="2025-11-04T16:55:00Z">
                    <w:rPr>
                      <w:sz w:val="20"/>
                      <w:szCs w:val="20"/>
                    </w:rPr>
                  </w:rPrChange>
                </w:rPr>
                <w:t>Archivo del documento o material</w:t>
              </w:r>
            </w:ins>
          </w:p>
        </w:tc>
      </w:tr>
      <w:tr w:rsidR="00866E70" w:rsidRPr="008439ED" w14:paraId="543F05CC" w14:textId="77777777" w:rsidTr="00D82BFE">
        <w:trPr>
          <w:trHeight w:val="385"/>
          <w:ins w:id="6214" w:author="LauraPGM" w:date="2025-10-01T15:53:00Z"/>
        </w:trPr>
        <w:tc>
          <w:tcPr>
            <w:tcW w:w="2517" w:type="dxa"/>
            <w:tcMar>
              <w:top w:w="100" w:type="dxa"/>
              <w:left w:w="100" w:type="dxa"/>
              <w:bottom w:w="100" w:type="dxa"/>
              <w:right w:w="100" w:type="dxa"/>
            </w:tcMar>
            <w:vAlign w:val="center"/>
          </w:tcPr>
          <w:p w14:paraId="65A673B7" w14:textId="32EAF068" w:rsidR="00866E70" w:rsidRPr="008439ED" w:rsidRDefault="00522EBE" w:rsidP="00D82BFE">
            <w:pPr>
              <w:pStyle w:val="Normal0"/>
              <w:rPr>
                <w:ins w:id="6215" w:author="LauraPGM" w:date="2025-10-01T15:53:00Z"/>
                <w:rFonts w:ascii="Calibri" w:hAnsi="Calibri" w:cs="Calibri"/>
                <w:b w:val="0"/>
                <w:sz w:val="22"/>
                <w:szCs w:val="22"/>
                <w:rPrChange w:id="6216" w:author="LauraPGM" w:date="2025-11-04T16:55:00Z">
                  <w:rPr>
                    <w:ins w:id="6217" w:author="LauraPGM" w:date="2025-10-01T15:53:00Z"/>
                    <w:b w:val="0"/>
                    <w:sz w:val="20"/>
                    <w:szCs w:val="20"/>
                  </w:rPr>
                </w:rPrChange>
              </w:rPr>
            </w:pPr>
            <w:ins w:id="6218" w:author="LauraPGM" w:date="2025-10-01T15:53:00Z">
              <w:r w:rsidRPr="008439ED">
                <w:rPr>
                  <w:rFonts w:ascii="Calibri" w:hAnsi="Calibri" w:cs="Calibri"/>
                  <w:sz w:val="22"/>
                  <w:szCs w:val="22"/>
                  <w:rPrChange w:id="6219" w:author="LauraPGM" w:date="2025-11-04T16:55:00Z">
                    <w:rPr>
                      <w:sz w:val="20"/>
                      <w:szCs w:val="20"/>
                    </w:rPr>
                  </w:rPrChange>
                </w:rPr>
                <w:t>Identificación y t</w:t>
              </w:r>
              <w:r w:rsidR="00866E70" w:rsidRPr="008439ED">
                <w:rPr>
                  <w:rFonts w:ascii="Calibri" w:hAnsi="Calibri" w:cs="Calibri"/>
                  <w:sz w:val="22"/>
                  <w:szCs w:val="22"/>
                  <w:rPrChange w:id="6220" w:author="LauraPGM" w:date="2025-11-04T16:55:00Z">
                    <w:rPr>
                      <w:sz w:val="20"/>
                      <w:szCs w:val="20"/>
                    </w:rPr>
                  </w:rPrChange>
                </w:rPr>
                <w:t>ipos de Indicadores de Desempeño Energético (IDEs)</w:t>
              </w:r>
            </w:ins>
          </w:p>
        </w:tc>
        <w:tc>
          <w:tcPr>
            <w:tcW w:w="2517" w:type="dxa"/>
            <w:tcMar>
              <w:top w:w="100" w:type="dxa"/>
              <w:left w:w="100" w:type="dxa"/>
              <w:bottom w:w="100" w:type="dxa"/>
              <w:right w:w="100" w:type="dxa"/>
            </w:tcMar>
            <w:vAlign w:val="center"/>
          </w:tcPr>
          <w:p w14:paraId="3DB22453" w14:textId="42278EC0" w:rsidR="00866E70" w:rsidRPr="008439ED" w:rsidRDefault="00407B1C" w:rsidP="00D82BFE">
            <w:pPr>
              <w:pStyle w:val="Normal0"/>
              <w:rPr>
                <w:ins w:id="6221" w:author="LauraPGM" w:date="2025-10-01T15:53:00Z"/>
                <w:rFonts w:ascii="Calibri" w:hAnsi="Calibri" w:cs="Calibri"/>
                <w:b w:val="0"/>
                <w:sz w:val="22"/>
                <w:szCs w:val="22"/>
                <w:rPrChange w:id="6222" w:author="LauraPGM" w:date="2025-11-04T16:55:00Z">
                  <w:rPr>
                    <w:ins w:id="6223" w:author="LauraPGM" w:date="2025-10-01T15:53:00Z"/>
                    <w:b w:val="0"/>
                    <w:sz w:val="20"/>
                    <w:szCs w:val="20"/>
                  </w:rPr>
                </w:rPrChange>
              </w:rPr>
            </w:pPr>
            <w:proofErr w:type="spellStart"/>
            <w:ins w:id="6224" w:author="LauraPGM" w:date="2025-10-01T20:21:00Z">
              <w:r w:rsidRPr="008439ED">
                <w:rPr>
                  <w:rFonts w:ascii="Calibri" w:hAnsi="Calibri" w:cs="Calibri"/>
                  <w:sz w:val="22"/>
                  <w:szCs w:val="22"/>
                  <w:rPrChange w:id="6225" w:author="LauraPGM" w:date="2025-11-04T16:55:00Z">
                    <w:rPr>
                      <w:sz w:val="20"/>
                      <w:szCs w:val="20"/>
                    </w:rPr>
                  </w:rPrChange>
                </w:rPr>
                <w:t>Fornieles</w:t>
              </w:r>
              <w:proofErr w:type="spellEnd"/>
              <w:r w:rsidRPr="008439ED">
                <w:rPr>
                  <w:rFonts w:ascii="Calibri" w:hAnsi="Calibri" w:cs="Calibri"/>
                  <w:sz w:val="22"/>
                  <w:szCs w:val="22"/>
                  <w:rPrChange w:id="6226" w:author="LauraPGM" w:date="2025-11-04T16:55:00Z">
                    <w:rPr>
                      <w:sz w:val="20"/>
                      <w:szCs w:val="20"/>
                    </w:rPr>
                  </w:rPrChange>
                </w:rPr>
                <w:t>, F. (2017, 28 de ag</w:t>
              </w:r>
            </w:ins>
            <w:ins w:id="6227" w:author="LauraPGM" w:date="2025-10-07T08:42:00Z">
              <w:r w:rsidRPr="008439ED">
                <w:rPr>
                  <w:rFonts w:ascii="Calibri" w:hAnsi="Calibri" w:cs="Calibri"/>
                  <w:sz w:val="22"/>
                  <w:szCs w:val="22"/>
                  <w:rPrChange w:id="6228" w:author="LauraPGM" w:date="2025-11-04T16:55:00Z">
                    <w:rPr>
                      <w:sz w:val="20"/>
                      <w:szCs w:val="20"/>
                    </w:rPr>
                  </w:rPrChange>
                </w:rPr>
                <w:t>osto</w:t>
              </w:r>
            </w:ins>
            <w:ins w:id="6229" w:author="LauraPGM" w:date="2025-10-01T20:21:00Z">
              <w:r w:rsidR="00375FF2" w:rsidRPr="008439ED">
                <w:rPr>
                  <w:rFonts w:ascii="Calibri" w:hAnsi="Calibri" w:cs="Calibri"/>
                  <w:sz w:val="22"/>
                  <w:szCs w:val="22"/>
                  <w:rPrChange w:id="6230" w:author="LauraPGM" w:date="2025-11-04T16:55:00Z">
                    <w:rPr>
                      <w:sz w:val="20"/>
                      <w:szCs w:val="20"/>
                    </w:rPr>
                  </w:rPrChange>
                </w:rPr>
                <w:t xml:space="preserve">). </w:t>
              </w:r>
            </w:ins>
            <w:ins w:id="6231" w:author="LauraPGM" w:date="2025-10-07T08:41:00Z">
              <w:r w:rsidRPr="008439ED">
                <w:rPr>
                  <w:rFonts w:ascii="Calibri" w:hAnsi="Calibri" w:cs="Calibri"/>
                  <w:rPrChange w:id="6232" w:author="LauraPGM" w:date="2025-11-04T16:55:00Z">
                    <w:rPr/>
                  </w:rPrChange>
                </w:rPr>
                <w:t>Qué son los INDICADORES de DESEMPEÑO ENERGÉTICO</w:t>
              </w:r>
            </w:ins>
            <w:ins w:id="6233" w:author="LauraPGM" w:date="2025-10-07T08:42:00Z">
              <w:r w:rsidRPr="008439ED">
                <w:rPr>
                  <w:rFonts w:ascii="Calibri" w:hAnsi="Calibri" w:cs="Calibri"/>
                  <w:sz w:val="22"/>
                  <w:szCs w:val="22"/>
                  <w:rPrChange w:id="6234" w:author="LauraPGM" w:date="2025-11-04T16:55:00Z">
                    <w:rPr>
                      <w:sz w:val="20"/>
                      <w:szCs w:val="20"/>
                    </w:rPr>
                  </w:rPrChange>
                </w:rPr>
                <w:t>.</w:t>
              </w:r>
            </w:ins>
          </w:p>
        </w:tc>
        <w:tc>
          <w:tcPr>
            <w:tcW w:w="2519" w:type="dxa"/>
            <w:tcMar>
              <w:top w:w="100" w:type="dxa"/>
              <w:left w:w="100" w:type="dxa"/>
              <w:bottom w:w="100" w:type="dxa"/>
              <w:right w:w="100" w:type="dxa"/>
            </w:tcMar>
            <w:vAlign w:val="center"/>
          </w:tcPr>
          <w:p w14:paraId="76285838" w14:textId="77777777" w:rsidR="00866E70" w:rsidRPr="008439ED" w:rsidRDefault="00866E70" w:rsidP="00D82BFE">
            <w:pPr>
              <w:pStyle w:val="Normal0"/>
              <w:rPr>
                <w:ins w:id="6235" w:author="LauraPGM" w:date="2025-10-01T15:53:00Z"/>
                <w:rFonts w:ascii="Calibri" w:hAnsi="Calibri" w:cs="Calibri"/>
                <w:b w:val="0"/>
                <w:sz w:val="22"/>
                <w:szCs w:val="22"/>
                <w:rPrChange w:id="6236" w:author="LauraPGM" w:date="2025-11-04T16:55:00Z">
                  <w:rPr>
                    <w:ins w:id="6237" w:author="LauraPGM" w:date="2025-10-01T15:53:00Z"/>
                    <w:b w:val="0"/>
                    <w:sz w:val="20"/>
                    <w:szCs w:val="20"/>
                  </w:rPr>
                </w:rPrChange>
              </w:rPr>
            </w:pPr>
            <w:ins w:id="6238" w:author="LauraPGM" w:date="2025-10-01T15:53:00Z">
              <w:r w:rsidRPr="008439ED">
                <w:rPr>
                  <w:rFonts w:ascii="Calibri" w:hAnsi="Calibri" w:cs="Calibri"/>
                  <w:sz w:val="22"/>
                  <w:szCs w:val="22"/>
                  <w:rPrChange w:id="6239" w:author="LauraPGM" w:date="2025-11-04T16:55:00Z">
                    <w:rPr>
                      <w:sz w:val="20"/>
                      <w:szCs w:val="20"/>
                    </w:rPr>
                  </w:rPrChange>
                </w:rPr>
                <w:t>Video</w:t>
              </w:r>
            </w:ins>
          </w:p>
        </w:tc>
        <w:tc>
          <w:tcPr>
            <w:tcW w:w="2519" w:type="dxa"/>
            <w:tcMar>
              <w:top w:w="100" w:type="dxa"/>
              <w:left w:w="100" w:type="dxa"/>
              <w:bottom w:w="100" w:type="dxa"/>
              <w:right w:w="100" w:type="dxa"/>
            </w:tcMar>
            <w:vAlign w:val="center"/>
          </w:tcPr>
          <w:p w14:paraId="04CD54E8" w14:textId="77777777" w:rsidR="00866E70" w:rsidRPr="008439ED" w:rsidRDefault="00866E70" w:rsidP="00D82BFE">
            <w:pPr>
              <w:pStyle w:val="Normal0"/>
              <w:rPr>
                <w:ins w:id="6240" w:author="LauraPGM" w:date="2025-10-01T15:53:00Z"/>
                <w:rFonts w:ascii="Calibri" w:hAnsi="Calibri" w:cs="Calibri"/>
                <w:b w:val="0"/>
                <w:sz w:val="22"/>
                <w:szCs w:val="22"/>
                <w:rPrChange w:id="6241" w:author="LauraPGM" w:date="2025-11-04T16:55:00Z">
                  <w:rPr>
                    <w:ins w:id="6242" w:author="LauraPGM" w:date="2025-10-01T15:53:00Z"/>
                    <w:b w:val="0"/>
                    <w:sz w:val="20"/>
                    <w:szCs w:val="20"/>
                  </w:rPr>
                </w:rPrChange>
              </w:rPr>
            </w:pPr>
            <w:ins w:id="6243" w:author="LauraPGM" w:date="2025-10-01T15:53:00Z">
              <w:r w:rsidRPr="008439ED">
                <w:rPr>
                  <w:rStyle w:val="Hipervnculo"/>
                  <w:rFonts w:ascii="Calibri" w:hAnsi="Calibri" w:cs="Calibri"/>
                  <w:b w:val="0"/>
                  <w:sz w:val="22"/>
                  <w:szCs w:val="22"/>
                  <w:rPrChange w:id="6244" w:author="LauraPGM" w:date="2025-11-04T16:55:00Z">
                    <w:rPr>
                      <w:rStyle w:val="Hipervnculo"/>
                      <w:b w:val="0"/>
                      <w:sz w:val="20"/>
                      <w:szCs w:val="20"/>
                    </w:rPr>
                  </w:rPrChange>
                </w:rPr>
                <w:fldChar w:fldCharType="begin"/>
              </w:r>
              <w:r w:rsidRPr="008439ED">
                <w:rPr>
                  <w:rStyle w:val="Hipervnculo"/>
                  <w:rFonts w:ascii="Calibri" w:hAnsi="Calibri" w:cs="Calibri"/>
                  <w:sz w:val="22"/>
                  <w:szCs w:val="22"/>
                  <w:rPrChange w:id="6245" w:author="LauraPGM" w:date="2025-11-04T16:55:00Z">
                    <w:rPr>
                      <w:rStyle w:val="Hipervnculo"/>
                      <w:sz w:val="20"/>
                      <w:szCs w:val="20"/>
                    </w:rPr>
                  </w:rPrChange>
                </w:rPr>
                <w:instrText xml:space="preserve"> HYPERLINK "https://www.youtube.com/watch?v=viuap_gcFn0&amp;ab_channel=FrancescFornieles" </w:instrText>
              </w:r>
              <w:r w:rsidRPr="008439ED">
                <w:rPr>
                  <w:rStyle w:val="Hipervnculo"/>
                  <w:rFonts w:ascii="Calibri" w:hAnsi="Calibri" w:cs="Calibri"/>
                  <w:b w:val="0"/>
                  <w:sz w:val="22"/>
                  <w:szCs w:val="22"/>
                  <w:rPrChange w:id="6246" w:author="LauraPGM" w:date="2025-11-04T16:55:00Z">
                    <w:rPr>
                      <w:rStyle w:val="Hipervnculo"/>
                      <w:sz w:val="20"/>
                      <w:szCs w:val="20"/>
                    </w:rPr>
                  </w:rPrChange>
                </w:rPr>
                <w:fldChar w:fldCharType="separate"/>
              </w:r>
              <w:r w:rsidRPr="008439ED">
                <w:rPr>
                  <w:rStyle w:val="Hipervnculo"/>
                  <w:rFonts w:ascii="Calibri" w:hAnsi="Calibri" w:cs="Calibri"/>
                  <w:sz w:val="22"/>
                  <w:szCs w:val="22"/>
                  <w:rPrChange w:id="6247" w:author="LauraPGM" w:date="2025-11-04T16:55:00Z">
                    <w:rPr>
                      <w:rStyle w:val="Hipervnculo"/>
                      <w:sz w:val="20"/>
                      <w:szCs w:val="20"/>
                    </w:rPr>
                  </w:rPrChange>
                </w:rPr>
                <w:t>https://www.youtube.com/watch?v=viuap_gcFn0&amp;ab_channel=FrancescFornieles</w:t>
              </w:r>
              <w:r w:rsidRPr="008439ED">
                <w:rPr>
                  <w:rStyle w:val="Hipervnculo"/>
                  <w:rFonts w:ascii="Calibri" w:hAnsi="Calibri" w:cs="Calibri"/>
                  <w:b w:val="0"/>
                  <w:sz w:val="22"/>
                  <w:szCs w:val="22"/>
                  <w:rPrChange w:id="6248" w:author="LauraPGM" w:date="2025-11-04T16:55:00Z">
                    <w:rPr>
                      <w:rStyle w:val="Hipervnculo"/>
                      <w:sz w:val="20"/>
                      <w:szCs w:val="20"/>
                    </w:rPr>
                  </w:rPrChange>
                </w:rPr>
                <w:fldChar w:fldCharType="end"/>
              </w:r>
              <w:r w:rsidRPr="008439ED">
                <w:rPr>
                  <w:rFonts w:ascii="Calibri" w:hAnsi="Calibri" w:cs="Calibri"/>
                  <w:sz w:val="22"/>
                  <w:szCs w:val="22"/>
                  <w:rPrChange w:id="6249" w:author="LauraPGM" w:date="2025-11-04T16:55:00Z">
                    <w:rPr>
                      <w:sz w:val="20"/>
                      <w:szCs w:val="20"/>
                    </w:rPr>
                  </w:rPrChange>
                </w:rPr>
                <w:t xml:space="preserve"> </w:t>
              </w:r>
            </w:ins>
          </w:p>
        </w:tc>
      </w:tr>
      <w:tr w:rsidR="00866E70" w:rsidRPr="008439ED" w14:paraId="61F08512" w14:textId="77777777" w:rsidTr="00D82BFE">
        <w:trPr>
          <w:trHeight w:val="385"/>
          <w:ins w:id="6250" w:author="LauraPGM" w:date="2025-10-01T15:53:00Z"/>
        </w:trPr>
        <w:tc>
          <w:tcPr>
            <w:tcW w:w="2517" w:type="dxa"/>
            <w:tcMar>
              <w:top w:w="100" w:type="dxa"/>
              <w:left w:w="100" w:type="dxa"/>
              <w:bottom w:w="100" w:type="dxa"/>
              <w:right w:w="100" w:type="dxa"/>
            </w:tcMar>
          </w:tcPr>
          <w:p w14:paraId="10CE41D2" w14:textId="2FC83FA1" w:rsidR="00866E70" w:rsidRPr="008439ED" w:rsidRDefault="00866E70" w:rsidP="00D82BFE">
            <w:pPr>
              <w:pStyle w:val="Ttulo1"/>
              <w:outlineLvl w:val="0"/>
              <w:rPr>
                <w:ins w:id="6251" w:author="LauraPGM" w:date="2025-10-01T15:53:00Z"/>
                <w:rFonts w:ascii="Calibri" w:hAnsi="Calibri" w:cs="Calibri"/>
                <w:b w:val="0"/>
                <w:sz w:val="22"/>
                <w:szCs w:val="22"/>
                <w:rPrChange w:id="6252" w:author="LauraPGM" w:date="2025-11-04T16:55:00Z">
                  <w:rPr>
                    <w:ins w:id="6253" w:author="LauraPGM" w:date="2025-10-01T15:53:00Z"/>
                    <w:b w:val="0"/>
                    <w:sz w:val="20"/>
                    <w:szCs w:val="20"/>
                  </w:rPr>
                </w:rPrChange>
              </w:rPr>
            </w:pPr>
            <w:bookmarkStart w:id="6254" w:name="_Toc200949780"/>
            <w:ins w:id="6255" w:author="LauraPGM" w:date="2025-10-01T15:53:00Z">
              <w:r w:rsidRPr="008439ED">
                <w:rPr>
                  <w:rFonts w:ascii="Calibri" w:hAnsi="Calibri" w:cs="Calibri"/>
                  <w:sz w:val="22"/>
                  <w:szCs w:val="22"/>
                  <w:rPrChange w:id="6256" w:author="LauraPGM" w:date="2025-11-04T16:55:00Z">
                    <w:rPr>
                      <w:sz w:val="20"/>
                      <w:szCs w:val="20"/>
                    </w:rPr>
                  </w:rPrChange>
                </w:rPr>
                <w:lastRenderedPageBreak/>
                <w:t>Establecimiento de L</w:t>
              </w:r>
              <w:r w:rsidR="00522EBE" w:rsidRPr="008439ED">
                <w:rPr>
                  <w:rFonts w:ascii="Calibri" w:hAnsi="Calibri" w:cs="Calibri"/>
                  <w:sz w:val="22"/>
                  <w:szCs w:val="22"/>
                  <w:rPrChange w:id="6257" w:author="LauraPGM" w:date="2025-11-04T16:55:00Z">
                    <w:rPr>
                      <w:sz w:val="20"/>
                      <w:szCs w:val="20"/>
                    </w:rPr>
                  </w:rPrChange>
                </w:rPr>
                <w:t>íneas Base Energéticas (LBE) y variables de s</w:t>
              </w:r>
              <w:r w:rsidRPr="008439ED">
                <w:rPr>
                  <w:rFonts w:ascii="Calibri" w:hAnsi="Calibri" w:cs="Calibri"/>
                  <w:sz w:val="22"/>
                  <w:szCs w:val="22"/>
                  <w:rPrChange w:id="6258" w:author="LauraPGM" w:date="2025-11-04T16:55:00Z">
                    <w:rPr>
                      <w:sz w:val="20"/>
                      <w:szCs w:val="20"/>
                    </w:rPr>
                  </w:rPrChange>
                </w:rPr>
                <w:t>eguimiento</w:t>
              </w:r>
              <w:bookmarkEnd w:id="6254"/>
            </w:ins>
          </w:p>
        </w:tc>
        <w:tc>
          <w:tcPr>
            <w:tcW w:w="2517" w:type="dxa"/>
            <w:tcMar>
              <w:top w:w="100" w:type="dxa"/>
              <w:left w:w="100" w:type="dxa"/>
              <w:bottom w:w="100" w:type="dxa"/>
              <w:right w:w="100" w:type="dxa"/>
            </w:tcMar>
            <w:vAlign w:val="center"/>
          </w:tcPr>
          <w:p w14:paraId="53BFDF8B" w14:textId="23BDEF35" w:rsidR="00866E70" w:rsidRPr="008439ED" w:rsidRDefault="00375FF2" w:rsidP="00D82BFE">
            <w:pPr>
              <w:pStyle w:val="Normal0"/>
              <w:rPr>
                <w:ins w:id="6259" w:author="LauraPGM" w:date="2025-10-01T15:53:00Z"/>
                <w:rFonts w:ascii="Calibri" w:hAnsi="Calibri" w:cs="Calibri"/>
                <w:b w:val="0"/>
                <w:sz w:val="22"/>
                <w:szCs w:val="22"/>
                <w:rPrChange w:id="6260" w:author="LauraPGM" w:date="2025-11-04T16:55:00Z">
                  <w:rPr>
                    <w:ins w:id="6261" w:author="LauraPGM" w:date="2025-10-01T15:53:00Z"/>
                    <w:b w:val="0"/>
                    <w:sz w:val="20"/>
                    <w:szCs w:val="20"/>
                  </w:rPr>
                </w:rPrChange>
              </w:rPr>
            </w:pPr>
            <w:ins w:id="6262" w:author="LauraPGM" w:date="2025-10-01T20:22:00Z">
              <w:r w:rsidRPr="008439ED">
                <w:rPr>
                  <w:rFonts w:ascii="Calibri" w:hAnsi="Calibri" w:cs="Calibri"/>
                  <w:sz w:val="22"/>
                  <w:szCs w:val="22"/>
                  <w:rPrChange w:id="6263" w:author="LauraPGM" w:date="2025-11-04T16:55:00Z">
                    <w:rPr>
                      <w:sz w:val="20"/>
                      <w:szCs w:val="20"/>
                    </w:rPr>
                  </w:rPrChange>
                </w:rPr>
                <w:t xml:space="preserve">IEREC Ingeniería en Eficiencia Energética. (2021, 05 de enero). </w:t>
              </w:r>
            </w:ins>
            <w:ins w:id="6264" w:author="LauraPGM" w:date="2025-10-01T20:24:00Z">
              <w:r w:rsidRPr="008439ED">
                <w:rPr>
                  <w:rFonts w:ascii="Calibri" w:hAnsi="Calibri" w:cs="Calibri"/>
                  <w:sz w:val="22"/>
                  <w:szCs w:val="22"/>
                  <w:rPrChange w:id="6265" w:author="LauraPGM" w:date="2025-11-04T16:55:00Z">
                    <w:rPr>
                      <w:sz w:val="20"/>
                      <w:szCs w:val="20"/>
                    </w:rPr>
                  </w:rPrChange>
                </w:rPr>
                <w:t>Línea</w:t>
              </w:r>
            </w:ins>
            <w:ins w:id="6266" w:author="LauraPGM" w:date="2025-10-01T20:23:00Z">
              <w:r w:rsidRPr="008439ED">
                <w:rPr>
                  <w:rFonts w:ascii="Calibri" w:hAnsi="Calibri" w:cs="Calibri"/>
                  <w:sz w:val="22"/>
                  <w:szCs w:val="22"/>
                  <w:rPrChange w:id="6267" w:author="LauraPGM" w:date="2025-11-04T16:55:00Z">
                    <w:rPr>
                      <w:sz w:val="20"/>
                      <w:szCs w:val="20"/>
                    </w:rPr>
                  </w:rPrChange>
                </w:rPr>
                <w:t xml:space="preserve"> base energética bajo la norma (ISO 50001) eficiencia energética</w:t>
              </w:r>
            </w:ins>
            <w:ins w:id="6268" w:author="LauraPGM" w:date="2025-10-01T20:24:00Z">
              <w:r w:rsidRPr="008439ED">
                <w:rPr>
                  <w:rFonts w:ascii="Calibri" w:hAnsi="Calibri" w:cs="Calibri"/>
                  <w:sz w:val="22"/>
                  <w:szCs w:val="22"/>
                  <w:rPrChange w:id="6269" w:author="LauraPGM" w:date="2025-11-04T16:55:00Z">
                    <w:rPr>
                      <w:sz w:val="20"/>
                      <w:szCs w:val="20"/>
                    </w:rPr>
                  </w:rPrChange>
                </w:rPr>
                <w:t>.</w:t>
              </w:r>
            </w:ins>
          </w:p>
        </w:tc>
        <w:tc>
          <w:tcPr>
            <w:tcW w:w="2519" w:type="dxa"/>
            <w:tcMar>
              <w:top w:w="100" w:type="dxa"/>
              <w:left w:w="100" w:type="dxa"/>
              <w:bottom w:w="100" w:type="dxa"/>
              <w:right w:w="100" w:type="dxa"/>
            </w:tcMar>
            <w:vAlign w:val="center"/>
          </w:tcPr>
          <w:p w14:paraId="02EFB190" w14:textId="77777777" w:rsidR="00866E70" w:rsidRPr="008439ED" w:rsidRDefault="00866E70" w:rsidP="00D82BFE">
            <w:pPr>
              <w:pStyle w:val="Normal0"/>
              <w:rPr>
                <w:ins w:id="6270" w:author="LauraPGM" w:date="2025-10-01T15:53:00Z"/>
                <w:rFonts w:ascii="Calibri" w:hAnsi="Calibri" w:cs="Calibri"/>
                <w:b w:val="0"/>
                <w:sz w:val="22"/>
                <w:szCs w:val="22"/>
                <w:rPrChange w:id="6271" w:author="LauraPGM" w:date="2025-11-04T16:55:00Z">
                  <w:rPr>
                    <w:ins w:id="6272" w:author="LauraPGM" w:date="2025-10-01T15:53:00Z"/>
                    <w:b w:val="0"/>
                    <w:sz w:val="20"/>
                    <w:szCs w:val="20"/>
                  </w:rPr>
                </w:rPrChange>
              </w:rPr>
            </w:pPr>
            <w:ins w:id="6273" w:author="LauraPGM" w:date="2025-10-01T15:53:00Z">
              <w:r w:rsidRPr="008439ED">
                <w:rPr>
                  <w:rFonts w:ascii="Calibri" w:hAnsi="Calibri" w:cs="Calibri"/>
                  <w:sz w:val="22"/>
                  <w:szCs w:val="22"/>
                  <w:rPrChange w:id="6274" w:author="LauraPGM" w:date="2025-11-04T16:55:00Z">
                    <w:rPr>
                      <w:sz w:val="20"/>
                      <w:szCs w:val="20"/>
                    </w:rPr>
                  </w:rPrChange>
                </w:rPr>
                <w:t>Video</w:t>
              </w:r>
            </w:ins>
          </w:p>
        </w:tc>
        <w:tc>
          <w:tcPr>
            <w:tcW w:w="2519" w:type="dxa"/>
            <w:tcMar>
              <w:top w:w="100" w:type="dxa"/>
              <w:left w:w="100" w:type="dxa"/>
              <w:bottom w:w="100" w:type="dxa"/>
              <w:right w:w="100" w:type="dxa"/>
            </w:tcMar>
            <w:vAlign w:val="center"/>
          </w:tcPr>
          <w:p w14:paraId="407BA187" w14:textId="77777777" w:rsidR="00866E70" w:rsidRPr="008439ED" w:rsidRDefault="00866E70" w:rsidP="00D82BFE">
            <w:pPr>
              <w:pStyle w:val="Normal0"/>
              <w:rPr>
                <w:ins w:id="6275" w:author="LauraPGM" w:date="2025-10-01T15:53:00Z"/>
                <w:rFonts w:ascii="Calibri" w:hAnsi="Calibri" w:cs="Calibri"/>
                <w:b w:val="0"/>
                <w:bCs/>
                <w:sz w:val="22"/>
                <w:szCs w:val="22"/>
                <w:rPrChange w:id="6276" w:author="LauraPGM" w:date="2025-11-04T16:55:00Z">
                  <w:rPr>
                    <w:ins w:id="6277" w:author="LauraPGM" w:date="2025-10-01T15:53:00Z"/>
                    <w:b w:val="0"/>
                    <w:bCs/>
                    <w:sz w:val="20"/>
                    <w:szCs w:val="20"/>
                  </w:rPr>
                </w:rPrChange>
              </w:rPr>
            </w:pPr>
            <w:ins w:id="6278" w:author="LauraPGM" w:date="2025-10-01T15:53:00Z">
              <w:r w:rsidRPr="008439ED">
                <w:rPr>
                  <w:rStyle w:val="Hipervnculo"/>
                  <w:rFonts w:ascii="Calibri" w:hAnsi="Calibri" w:cs="Calibri"/>
                  <w:b w:val="0"/>
                  <w:bCs/>
                  <w:sz w:val="22"/>
                  <w:szCs w:val="22"/>
                  <w:rPrChange w:id="6279" w:author="LauraPGM" w:date="2025-11-04T16:55:00Z">
                    <w:rPr>
                      <w:rStyle w:val="Hipervnculo"/>
                      <w:b w:val="0"/>
                      <w:bCs/>
                      <w:sz w:val="20"/>
                      <w:szCs w:val="20"/>
                    </w:rPr>
                  </w:rPrChange>
                </w:rPr>
                <w:fldChar w:fldCharType="begin"/>
              </w:r>
              <w:r w:rsidRPr="008439ED">
                <w:rPr>
                  <w:rStyle w:val="Hipervnculo"/>
                  <w:rFonts w:ascii="Calibri" w:hAnsi="Calibri" w:cs="Calibri"/>
                  <w:bCs/>
                  <w:sz w:val="22"/>
                  <w:szCs w:val="22"/>
                  <w:rPrChange w:id="6280" w:author="LauraPGM" w:date="2025-11-04T16:55:00Z">
                    <w:rPr>
                      <w:rStyle w:val="Hipervnculo"/>
                      <w:bCs/>
                      <w:sz w:val="20"/>
                      <w:szCs w:val="20"/>
                    </w:rPr>
                  </w:rPrChange>
                </w:rPr>
                <w:instrText xml:space="preserve"> HYPERLINK "https://www.youtube.com/watch?v=CS5HenQhLtU&amp;ab_channel=IERECIngenier%C3%ADaenEficienciaEnerg%C3%A9tica" </w:instrText>
              </w:r>
              <w:r w:rsidRPr="008439ED">
                <w:rPr>
                  <w:rStyle w:val="Hipervnculo"/>
                  <w:rFonts w:ascii="Calibri" w:hAnsi="Calibri" w:cs="Calibri"/>
                  <w:b w:val="0"/>
                  <w:bCs/>
                  <w:sz w:val="22"/>
                  <w:szCs w:val="22"/>
                  <w:rPrChange w:id="6281" w:author="LauraPGM" w:date="2025-11-04T16:55:00Z">
                    <w:rPr>
                      <w:rStyle w:val="Hipervnculo"/>
                      <w:bCs/>
                      <w:sz w:val="20"/>
                      <w:szCs w:val="20"/>
                    </w:rPr>
                  </w:rPrChange>
                </w:rPr>
                <w:fldChar w:fldCharType="separate"/>
              </w:r>
              <w:r w:rsidRPr="008439ED">
                <w:rPr>
                  <w:rStyle w:val="Hipervnculo"/>
                  <w:rFonts w:ascii="Calibri" w:hAnsi="Calibri" w:cs="Calibri"/>
                  <w:bCs/>
                  <w:sz w:val="22"/>
                  <w:szCs w:val="22"/>
                  <w:rPrChange w:id="6282" w:author="LauraPGM" w:date="2025-11-04T16:55:00Z">
                    <w:rPr>
                      <w:rStyle w:val="Hipervnculo"/>
                      <w:bCs/>
                      <w:sz w:val="20"/>
                      <w:szCs w:val="20"/>
                    </w:rPr>
                  </w:rPrChange>
                </w:rPr>
                <w:t>https://www.youtube.com/watch?v=CS5HenQhLtU&amp;ab_channel=IERECIngenier %C3 %</w:t>
              </w:r>
              <w:proofErr w:type="spellStart"/>
              <w:r w:rsidRPr="008439ED">
                <w:rPr>
                  <w:rStyle w:val="Hipervnculo"/>
                  <w:rFonts w:ascii="Calibri" w:hAnsi="Calibri" w:cs="Calibri"/>
                  <w:bCs/>
                  <w:sz w:val="22"/>
                  <w:szCs w:val="22"/>
                  <w:rPrChange w:id="6283" w:author="LauraPGM" w:date="2025-11-04T16:55:00Z">
                    <w:rPr>
                      <w:rStyle w:val="Hipervnculo"/>
                      <w:bCs/>
                      <w:sz w:val="20"/>
                      <w:szCs w:val="20"/>
                    </w:rPr>
                  </w:rPrChange>
                </w:rPr>
                <w:t>ADaenEficienciaEnerg</w:t>
              </w:r>
              <w:proofErr w:type="spellEnd"/>
              <w:r w:rsidRPr="008439ED">
                <w:rPr>
                  <w:rStyle w:val="Hipervnculo"/>
                  <w:rFonts w:ascii="Calibri" w:hAnsi="Calibri" w:cs="Calibri"/>
                  <w:bCs/>
                  <w:sz w:val="22"/>
                  <w:szCs w:val="22"/>
                  <w:rPrChange w:id="6284" w:author="LauraPGM" w:date="2025-11-04T16:55:00Z">
                    <w:rPr>
                      <w:rStyle w:val="Hipervnculo"/>
                      <w:bCs/>
                      <w:sz w:val="20"/>
                      <w:szCs w:val="20"/>
                    </w:rPr>
                  </w:rPrChange>
                </w:rPr>
                <w:t xml:space="preserve"> %C3 %A9tica</w:t>
              </w:r>
              <w:r w:rsidRPr="008439ED">
                <w:rPr>
                  <w:rStyle w:val="Hipervnculo"/>
                  <w:rFonts w:ascii="Calibri" w:hAnsi="Calibri" w:cs="Calibri"/>
                  <w:b w:val="0"/>
                  <w:bCs/>
                  <w:sz w:val="22"/>
                  <w:szCs w:val="22"/>
                  <w:rPrChange w:id="6285" w:author="LauraPGM" w:date="2025-11-04T16:55:00Z">
                    <w:rPr>
                      <w:rStyle w:val="Hipervnculo"/>
                      <w:bCs/>
                      <w:sz w:val="20"/>
                      <w:szCs w:val="20"/>
                    </w:rPr>
                  </w:rPrChange>
                </w:rPr>
                <w:fldChar w:fldCharType="end"/>
              </w:r>
              <w:r w:rsidRPr="008439ED">
                <w:rPr>
                  <w:rFonts w:ascii="Calibri" w:hAnsi="Calibri" w:cs="Calibri"/>
                  <w:bCs/>
                  <w:sz w:val="22"/>
                  <w:szCs w:val="22"/>
                  <w:rPrChange w:id="6286" w:author="LauraPGM" w:date="2025-11-04T16:55:00Z">
                    <w:rPr>
                      <w:bCs/>
                      <w:sz w:val="20"/>
                      <w:szCs w:val="20"/>
                    </w:rPr>
                  </w:rPrChange>
                </w:rPr>
                <w:t xml:space="preserve"> </w:t>
              </w:r>
            </w:ins>
          </w:p>
        </w:tc>
      </w:tr>
      <w:tr w:rsidR="00866E70" w:rsidRPr="008439ED" w14:paraId="54649083" w14:textId="77777777" w:rsidTr="00D82BFE">
        <w:trPr>
          <w:trHeight w:val="385"/>
          <w:ins w:id="6287" w:author="LauraPGM" w:date="2025-10-01T15:53:00Z"/>
        </w:trPr>
        <w:tc>
          <w:tcPr>
            <w:tcW w:w="2517" w:type="dxa"/>
            <w:tcMar>
              <w:top w:w="100" w:type="dxa"/>
              <w:left w:w="100" w:type="dxa"/>
              <w:bottom w:w="100" w:type="dxa"/>
              <w:right w:w="100" w:type="dxa"/>
            </w:tcMar>
            <w:vAlign w:val="center"/>
          </w:tcPr>
          <w:p w14:paraId="632DE9E4" w14:textId="11CBD8AE" w:rsidR="00866E70" w:rsidRPr="008439ED" w:rsidRDefault="00522EBE" w:rsidP="00D82BFE">
            <w:pPr>
              <w:pStyle w:val="Ttulo1"/>
              <w:outlineLvl w:val="0"/>
              <w:rPr>
                <w:ins w:id="6288" w:author="LauraPGM" w:date="2025-10-01T15:53:00Z"/>
                <w:rFonts w:ascii="Calibri" w:hAnsi="Calibri" w:cs="Calibri"/>
                <w:b w:val="0"/>
                <w:sz w:val="22"/>
                <w:szCs w:val="22"/>
                <w:rPrChange w:id="6289" w:author="LauraPGM" w:date="2025-11-04T16:55:00Z">
                  <w:rPr>
                    <w:ins w:id="6290" w:author="LauraPGM" w:date="2025-10-01T15:53:00Z"/>
                    <w:b w:val="0"/>
                    <w:sz w:val="20"/>
                    <w:szCs w:val="20"/>
                  </w:rPr>
                </w:rPrChange>
              </w:rPr>
            </w:pPr>
            <w:bookmarkStart w:id="6291" w:name="_Toc200949781"/>
            <w:ins w:id="6292" w:author="LauraPGM" w:date="2025-10-01T15:53:00Z">
              <w:r w:rsidRPr="008439ED">
                <w:rPr>
                  <w:rFonts w:ascii="Calibri" w:hAnsi="Calibri" w:cs="Calibri"/>
                  <w:sz w:val="22"/>
                  <w:szCs w:val="22"/>
                  <w:rPrChange w:id="6293" w:author="LauraPGM" w:date="2025-11-04T16:55:00Z">
                    <w:rPr>
                      <w:sz w:val="20"/>
                      <w:szCs w:val="20"/>
                    </w:rPr>
                  </w:rPrChange>
                </w:rPr>
                <w:t>Cálculo e i</w:t>
              </w:r>
              <w:r w:rsidR="00866E70" w:rsidRPr="008439ED">
                <w:rPr>
                  <w:rFonts w:ascii="Calibri" w:hAnsi="Calibri" w:cs="Calibri"/>
                  <w:sz w:val="22"/>
                  <w:szCs w:val="22"/>
                  <w:rPrChange w:id="6294" w:author="LauraPGM" w:date="2025-11-04T16:55:00Z">
                    <w:rPr>
                      <w:sz w:val="20"/>
                      <w:szCs w:val="20"/>
                    </w:rPr>
                  </w:rPrChange>
                </w:rPr>
                <w:t>nterpretación de Indicadores de Desempeño Energético</w:t>
              </w:r>
              <w:bookmarkEnd w:id="6291"/>
            </w:ins>
          </w:p>
        </w:tc>
        <w:tc>
          <w:tcPr>
            <w:tcW w:w="2517" w:type="dxa"/>
            <w:tcMar>
              <w:top w:w="100" w:type="dxa"/>
              <w:left w:w="100" w:type="dxa"/>
              <w:bottom w:w="100" w:type="dxa"/>
              <w:right w:w="100" w:type="dxa"/>
            </w:tcMar>
            <w:vAlign w:val="center"/>
          </w:tcPr>
          <w:p w14:paraId="3DE9B314" w14:textId="77777777" w:rsidR="00375FF2" w:rsidRPr="008439ED" w:rsidRDefault="00375FF2" w:rsidP="00375FF2">
            <w:pPr>
              <w:pStyle w:val="Normal0"/>
              <w:rPr>
                <w:ins w:id="6295" w:author="LauraPGM" w:date="2025-10-01T20:27:00Z"/>
                <w:rFonts w:ascii="Calibri" w:hAnsi="Calibri" w:cs="Calibri"/>
                <w:b w:val="0"/>
                <w:sz w:val="22"/>
                <w:szCs w:val="22"/>
                <w:rPrChange w:id="6296" w:author="LauraPGM" w:date="2025-11-04T16:55:00Z">
                  <w:rPr>
                    <w:ins w:id="6297" w:author="LauraPGM" w:date="2025-10-01T20:27:00Z"/>
                    <w:b w:val="0"/>
                    <w:sz w:val="20"/>
                    <w:szCs w:val="20"/>
                  </w:rPr>
                </w:rPrChange>
              </w:rPr>
            </w:pPr>
          </w:p>
          <w:p w14:paraId="7372AE4F" w14:textId="19D7CF3F" w:rsidR="00866E70" w:rsidRPr="008439ED" w:rsidRDefault="00375FF2" w:rsidP="00375FF2">
            <w:pPr>
              <w:pStyle w:val="Normal0"/>
              <w:rPr>
                <w:ins w:id="6298" w:author="LauraPGM" w:date="2025-10-01T15:53:00Z"/>
                <w:rFonts w:ascii="Calibri" w:hAnsi="Calibri" w:cs="Calibri"/>
                <w:b w:val="0"/>
                <w:sz w:val="22"/>
                <w:szCs w:val="22"/>
                <w:rPrChange w:id="6299" w:author="LauraPGM" w:date="2025-11-04T16:55:00Z">
                  <w:rPr>
                    <w:ins w:id="6300" w:author="LauraPGM" w:date="2025-10-01T15:53:00Z"/>
                    <w:b w:val="0"/>
                    <w:sz w:val="20"/>
                    <w:szCs w:val="20"/>
                  </w:rPr>
                </w:rPrChange>
              </w:rPr>
            </w:pPr>
            <w:ins w:id="6301" w:author="LauraPGM" w:date="2025-10-01T20:27:00Z">
              <w:r w:rsidRPr="008439ED">
                <w:rPr>
                  <w:rFonts w:ascii="Calibri" w:hAnsi="Calibri" w:cs="Calibri"/>
                  <w:sz w:val="22"/>
                  <w:szCs w:val="22"/>
                  <w:rPrChange w:id="6302" w:author="LauraPGM" w:date="2025-11-04T16:55:00Z">
                    <w:rPr>
                      <w:sz w:val="20"/>
                      <w:szCs w:val="20"/>
                    </w:rPr>
                  </w:rPrChange>
                </w:rPr>
                <w:t>Sede Vallenar UDA.</w:t>
              </w:r>
            </w:ins>
            <w:ins w:id="6303" w:author="LauraPGM" w:date="2025-10-01T20:28:00Z">
              <w:r w:rsidRPr="008439ED">
                <w:rPr>
                  <w:rFonts w:ascii="Calibri" w:hAnsi="Calibri" w:cs="Calibri"/>
                  <w:sz w:val="22"/>
                  <w:szCs w:val="22"/>
                  <w:rPrChange w:id="6304" w:author="LauraPGM" w:date="2025-11-04T16:55:00Z">
                    <w:rPr>
                      <w:sz w:val="20"/>
                      <w:szCs w:val="20"/>
                    </w:rPr>
                  </w:rPrChange>
                </w:rPr>
                <w:t xml:space="preserve"> </w:t>
              </w:r>
            </w:ins>
            <w:ins w:id="6305" w:author="LauraPGM" w:date="2025-10-01T20:25:00Z">
              <w:r w:rsidRPr="008439ED">
                <w:rPr>
                  <w:rFonts w:ascii="Calibri" w:hAnsi="Calibri" w:cs="Calibri"/>
                  <w:sz w:val="22"/>
                  <w:szCs w:val="22"/>
                  <w:rPrChange w:id="6306" w:author="LauraPGM" w:date="2025-11-04T16:55:00Z">
                    <w:rPr>
                      <w:sz w:val="20"/>
                      <w:szCs w:val="20"/>
                    </w:rPr>
                  </w:rPrChange>
                </w:rPr>
                <w:t>(2</w:t>
              </w:r>
              <w:r w:rsidR="00F74232" w:rsidRPr="008439ED">
                <w:rPr>
                  <w:rFonts w:ascii="Calibri" w:hAnsi="Calibri" w:cs="Calibri"/>
                  <w:sz w:val="22"/>
                  <w:szCs w:val="22"/>
                  <w:rPrChange w:id="6307" w:author="LauraPGM" w:date="2025-11-04T16:55:00Z">
                    <w:rPr>
                      <w:sz w:val="20"/>
                      <w:szCs w:val="20"/>
                    </w:rPr>
                  </w:rPrChange>
                </w:rPr>
                <w:t xml:space="preserve">021, 13 </w:t>
              </w:r>
            </w:ins>
            <w:ins w:id="6308" w:author="LauraPGM" w:date="2025-10-01T20:28:00Z">
              <w:r w:rsidR="00F74232" w:rsidRPr="008439ED">
                <w:rPr>
                  <w:rFonts w:ascii="Calibri" w:hAnsi="Calibri" w:cs="Calibri"/>
                  <w:sz w:val="22"/>
                  <w:szCs w:val="22"/>
                  <w:rPrChange w:id="6309" w:author="LauraPGM" w:date="2025-11-04T16:55:00Z">
                    <w:rPr>
                      <w:sz w:val="20"/>
                      <w:szCs w:val="20"/>
                    </w:rPr>
                  </w:rPrChange>
                </w:rPr>
                <w:t>de mayo</w:t>
              </w:r>
            </w:ins>
            <w:ins w:id="6310" w:author="LauraPGM" w:date="2025-10-01T20:25:00Z">
              <w:r w:rsidRPr="008439ED">
                <w:rPr>
                  <w:rFonts w:ascii="Calibri" w:hAnsi="Calibri" w:cs="Calibri"/>
                  <w:sz w:val="22"/>
                  <w:szCs w:val="22"/>
                  <w:rPrChange w:id="6311" w:author="LauraPGM" w:date="2025-11-04T16:55:00Z">
                    <w:rPr>
                      <w:sz w:val="20"/>
                      <w:szCs w:val="20"/>
                    </w:rPr>
                  </w:rPrChange>
                </w:rPr>
                <w:t xml:space="preserve">). </w:t>
              </w:r>
            </w:ins>
            <w:ins w:id="6312" w:author="LauraPGM" w:date="2025-10-01T20:26:00Z">
              <w:r w:rsidR="00407B1C" w:rsidRPr="008439ED">
                <w:rPr>
                  <w:rFonts w:ascii="Calibri" w:hAnsi="Calibri" w:cs="Calibri"/>
                  <w:sz w:val="22"/>
                  <w:szCs w:val="22"/>
                  <w:rPrChange w:id="6313" w:author="LauraPGM" w:date="2025-11-04T16:55:00Z">
                    <w:rPr>
                      <w:sz w:val="20"/>
                      <w:szCs w:val="20"/>
                    </w:rPr>
                  </w:rPrChange>
                </w:rPr>
                <w:t>Video C</w:t>
              </w:r>
            </w:ins>
            <w:ins w:id="6314" w:author="LauraPGM" w:date="2025-10-07T08:43:00Z">
              <w:r w:rsidR="00407B1C" w:rsidRPr="008439ED">
                <w:rPr>
                  <w:rFonts w:ascii="Calibri" w:hAnsi="Calibri" w:cs="Calibri"/>
                  <w:sz w:val="22"/>
                  <w:szCs w:val="22"/>
                  <w:rPrChange w:id="6315" w:author="LauraPGM" w:date="2025-11-04T16:55:00Z">
                    <w:rPr>
                      <w:sz w:val="20"/>
                      <w:szCs w:val="20"/>
                    </w:rPr>
                  </w:rPrChange>
                </w:rPr>
                <w:t>á</w:t>
              </w:r>
            </w:ins>
            <w:ins w:id="6316" w:author="LauraPGM" w:date="2025-10-01T20:26:00Z">
              <w:r w:rsidRPr="008439ED">
                <w:rPr>
                  <w:rFonts w:ascii="Calibri" w:hAnsi="Calibri" w:cs="Calibri"/>
                  <w:sz w:val="22"/>
                  <w:szCs w:val="22"/>
                  <w:rPrChange w:id="6317" w:author="LauraPGM" w:date="2025-11-04T16:55:00Z">
                    <w:rPr>
                      <w:sz w:val="20"/>
                      <w:szCs w:val="20"/>
                    </w:rPr>
                  </w:rPrChange>
                </w:rPr>
                <w:t xml:space="preserve">lculo </w:t>
              </w:r>
            </w:ins>
            <w:ins w:id="6318" w:author="LauraPGM" w:date="2025-10-07T08:43:00Z">
              <w:r w:rsidR="00407B1C" w:rsidRPr="008439ED">
                <w:rPr>
                  <w:rFonts w:ascii="Calibri" w:hAnsi="Calibri" w:cs="Calibri"/>
                  <w:sz w:val="22"/>
                  <w:szCs w:val="22"/>
                  <w:rPrChange w:id="6319" w:author="LauraPGM" w:date="2025-11-04T16:55:00Z">
                    <w:rPr>
                      <w:sz w:val="20"/>
                      <w:szCs w:val="20"/>
                    </w:rPr>
                  </w:rPrChange>
                </w:rPr>
                <w:t>Línea</w:t>
              </w:r>
            </w:ins>
            <w:ins w:id="6320" w:author="LauraPGM" w:date="2025-10-01T20:26:00Z">
              <w:r w:rsidRPr="008439ED">
                <w:rPr>
                  <w:rFonts w:ascii="Calibri" w:hAnsi="Calibri" w:cs="Calibri"/>
                  <w:sz w:val="22"/>
                  <w:szCs w:val="22"/>
                  <w:rPrChange w:id="6321" w:author="LauraPGM" w:date="2025-11-04T16:55:00Z">
                    <w:rPr>
                      <w:sz w:val="20"/>
                      <w:szCs w:val="20"/>
                    </w:rPr>
                  </w:rPrChange>
                </w:rPr>
                <w:t xml:space="preserve"> Base Consumo Energético.</w:t>
              </w:r>
            </w:ins>
          </w:p>
        </w:tc>
        <w:tc>
          <w:tcPr>
            <w:tcW w:w="2519" w:type="dxa"/>
            <w:tcMar>
              <w:top w:w="100" w:type="dxa"/>
              <w:left w:w="100" w:type="dxa"/>
              <w:bottom w:w="100" w:type="dxa"/>
              <w:right w:w="100" w:type="dxa"/>
            </w:tcMar>
            <w:vAlign w:val="center"/>
          </w:tcPr>
          <w:p w14:paraId="11960EC7" w14:textId="77777777" w:rsidR="00866E70" w:rsidRPr="008439ED" w:rsidRDefault="00866E70" w:rsidP="00D82BFE">
            <w:pPr>
              <w:pStyle w:val="Normal0"/>
              <w:rPr>
                <w:ins w:id="6322" w:author="LauraPGM" w:date="2025-10-01T15:53:00Z"/>
                <w:rFonts w:ascii="Calibri" w:hAnsi="Calibri" w:cs="Calibri"/>
                <w:b w:val="0"/>
                <w:sz w:val="22"/>
                <w:szCs w:val="22"/>
                <w:rPrChange w:id="6323" w:author="LauraPGM" w:date="2025-11-04T16:55:00Z">
                  <w:rPr>
                    <w:ins w:id="6324" w:author="LauraPGM" w:date="2025-10-01T15:53:00Z"/>
                    <w:b w:val="0"/>
                    <w:sz w:val="20"/>
                    <w:szCs w:val="20"/>
                  </w:rPr>
                </w:rPrChange>
              </w:rPr>
            </w:pPr>
            <w:ins w:id="6325" w:author="LauraPGM" w:date="2025-10-01T15:53:00Z">
              <w:r w:rsidRPr="008439ED">
                <w:rPr>
                  <w:rFonts w:ascii="Calibri" w:hAnsi="Calibri" w:cs="Calibri"/>
                  <w:sz w:val="22"/>
                  <w:szCs w:val="22"/>
                  <w:rPrChange w:id="6326" w:author="LauraPGM" w:date="2025-11-04T16:55:00Z">
                    <w:rPr>
                      <w:sz w:val="20"/>
                      <w:szCs w:val="20"/>
                    </w:rPr>
                  </w:rPrChange>
                </w:rPr>
                <w:t>Video</w:t>
              </w:r>
            </w:ins>
          </w:p>
        </w:tc>
        <w:tc>
          <w:tcPr>
            <w:tcW w:w="2519" w:type="dxa"/>
            <w:tcMar>
              <w:top w:w="100" w:type="dxa"/>
              <w:left w:w="100" w:type="dxa"/>
              <w:bottom w:w="100" w:type="dxa"/>
              <w:right w:w="100" w:type="dxa"/>
            </w:tcMar>
            <w:vAlign w:val="center"/>
          </w:tcPr>
          <w:p w14:paraId="44C1A85B" w14:textId="77777777" w:rsidR="00866E70" w:rsidRPr="008439ED" w:rsidRDefault="00866E70" w:rsidP="00D82BFE">
            <w:pPr>
              <w:pStyle w:val="Normal0"/>
              <w:rPr>
                <w:ins w:id="6327" w:author="LauraPGM" w:date="2025-10-01T15:53:00Z"/>
                <w:rFonts w:ascii="Calibri" w:hAnsi="Calibri" w:cs="Calibri"/>
                <w:b w:val="0"/>
                <w:bCs/>
                <w:sz w:val="22"/>
                <w:szCs w:val="22"/>
                <w:rPrChange w:id="6328" w:author="LauraPGM" w:date="2025-11-04T16:55:00Z">
                  <w:rPr>
                    <w:ins w:id="6329" w:author="LauraPGM" w:date="2025-10-01T15:53:00Z"/>
                    <w:b w:val="0"/>
                    <w:bCs/>
                    <w:sz w:val="20"/>
                    <w:szCs w:val="20"/>
                  </w:rPr>
                </w:rPrChange>
              </w:rPr>
            </w:pPr>
            <w:ins w:id="6330" w:author="LauraPGM" w:date="2025-10-01T15:53:00Z">
              <w:r w:rsidRPr="008439ED">
                <w:rPr>
                  <w:rStyle w:val="Hipervnculo"/>
                  <w:rFonts w:ascii="Calibri" w:hAnsi="Calibri" w:cs="Calibri"/>
                  <w:b w:val="0"/>
                  <w:sz w:val="22"/>
                  <w:szCs w:val="22"/>
                  <w:rPrChange w:id="6331" w:author="LauraPGM" w:date="2025-11-04T16:55:00Z">
                    <w:rPr>
                      <w:rStyle w:val="Hipervnculo"/>
                      <w:b w:val="0"/>
                      <w:sz w:val="20"/>
                      <w:szCs w:val="20"/>
                    </w:rPr>
                  </w:rPrChange>
                </w:rPr>
                <w:fldChar w:fldCharType="begin"/>
              </w:r>
              <w:r w:rsidRPr="008439ED">
                <w:rPr>
                  <w:rStyle w:val="Hipervnculo"/>
                  <w:rFonts w:ascii="Calibri" w:hAnsi="Calibri" w:cs="Calibri"/>
                  <w:sz w:val="22"/>
                  <w:szCs w:val="22"/>
                  <w:rPrChange w:id="6332" w:author="LauraPGM" w:date="2025-11-04T16:55:00Z">
                    <w:rPr>
                      <w:rStyle w:val="Hipervnculo"/>
                      <w:sz w:val="20"/>
                      <w:szCs w:val="20"/>
                    </w:rPr>
                  </w:rPrChange>
                </w:rPr>
                <w:instrText xml:space="preserve"> HYPERLINK "https://www.youtube.com/watch?v=M6eZkijypBo" </w:instrText>
              </w:r>
              <w:r w:rsidRPr="008439ED">
                <w:rPr>
                  <w:rStyle w:val="Hipervnculo"/>
                  <w:rFonts w:ascii="Calibri" w:hAnsi="Calibri" w:cs="Calibri"/>
                  <w:b w:val="0"/>
                  <w:sz w:val="22"/>
                  <w:szCs w:val="22"/>
                  <w:rPrChange w:id="6333" w:author="LauraPGM" w:date="2025-11-04T16:55:00Z">
                    <w:rPr>
                      <w:rStyle w:val="Hipervnculo"/>
                      <w:sz w:val="20"/>
                      <w:szCs w:val="20"/>
                    </w:rPr>
                  </w:rPrChange>
                </w:rPr>
                <w:fldChar w:fldCharType="separate"/>
              </w:r>
              <w:r w:rsidRPr="008439ED">
                <w:rPr>
                  <w:rStyle w:val="Hipervnculo"/>
                  <w:rFonts w:ascii="Calibri" w:hAnsi="Calibri" w:cs="Calibri"/>
                  <w:sz w:val="22"/>
                  <w:szCs w:val="22"/>
                  <w:rPrChange w:id="6334" w:author="LauraPGM" w:date="2025-11-04T16:55:00Z">
                    <w:rPr>
                      <w:rStyle w:val="Hipervnculo"/>
                      <w:sz w:val="20"/>
                      <w:szCs w:val="20"/>
                    </w:rPr>
                  </w:rPrChange>
                </w:rPr>
                <w:t>https://www.youtube.com/watch?v=M6eZkijypBo</w:t>
              </w:r>
              <w:r w:rsidRPr="008439ED">
                <w:rPr>
                  <w:rStyle w:val="Hipervnculo"/>
                  <w:rFonts w:ascii="Calibri" w:hAnsi="Calibri" w:cs="Calibri"/>
                  <w:b w:val="0"/>
                  <w:sz w:val="22"/>
                  <w:szCs w:val="22"/>
                  <w:rPrChange w:id="6335" w:author="LauraPGM" w:date="2025-11-04T16:55:00Z">
                    <w:rPr>
                      <w:rStyle w:val="Hipervnculo"/>
                      <w:sz w:val="20"/>
                      <w:szCs w:val="20"/>
                    </w:rPr>
                  </w:rPrChange>
                </w:rPr>
                <w:fldChar w:fldCharType="end"/>
              </w:r>
              <w:r w:rsidRPr="008439ED">
                <w:rPr>
                  <w:rFonts w:ascii="Calibri" w:hAnsi="Calibri" w:cs="Calibri"/>
                  <w:sz w:val="22"/>
                  <w:szCs w:val="22"/>
                  <w:rPrChange w:id="6336" w:author="LauraPGM" w:date="2025-11-04T16:55:00Z">
                    <w:rPr>
                      <w:sz w:val="20"/>
                      <w:szCs w:val="20"/>
                    </w:rPr>
                  </w:rPrChange>
                </w:rPr>
                <w:t xml:space="preserve"> </w:t>
              </w:r>
            </w:ins>
          </w:p>
        </w:tc>
      </w:tr>
      <w:tr w:rsidR="00866E70" w:rsidRPr="008439ED" w14:paraId="6042686E" w14:textId="77777777" w:rsidTr="00D82BFE">
        <w:trPr>
          <w:trHeight w:val="385"/>
          <w:ins w:id="6337" w:author="LauraPGM" w:date="2025-10-01T15:53:00Z"/>
        </w:trPr>
        <w:tc>
          <w:tcPr>
            <w:tcW w:w="2517" w:type="dxa"/>
            <w:tcMar>
              <w:top w:w="100" w:type="dxa"/>
              <w:left w:w="100" w:type="dxa"/>
              <w:bottom w:w="100" w:type="dxa"/>
              <w:right w:w="100" w:type="dxa"/>
            </w:tcMar>
            <w:vAlign w:val="center"/>
          </w:tcPr>
          <w:p w14:paraId="3108C92F" w14:textId="3C15DEBA" w:rsidR="00866E70" w:rsidRPr="008439ED" w:rsidRDefault="00FF0EEA" w:rsidP="00D82BFE">
            <w:pPr>
              <w:pStyle w:val="Ttulo1"/>
              <w:outlineLvl w:val="0"/>
              <w:rPr>
                <w:ins w:id="6338" w:author="LauraPGM" w:date="2025-10-01T15:53:00Z"/>
                <w:rFonts w:ascii="Calibri" w:hAnsi="Calibri" w:cs="Calibri"/>
                <w:b w:val="0"/>
                <w:sz w:val="22"/>
                <w:szCs w:val="22"/>
                <w:rPrChange w:id="6339" w:author="LauraPGM" w:date="2025-11-04T16:55:00Z">
                  <w:rPr>
                    <w:ins w:id="6340" w:author="LauraPGM" w:date="2025-10-01T15:53:00Z"/>
                    <w:b w:val="0"/>
                    <w:sz w:val="20"/>
                    <w:szCs w:val="20"/>
                  </w:rPr>
                </w:rPrChange>
              </w:rPr>
            </w:pPr>
            <w:bookmarkStart w:id="6341" w:name="_Toc200949782"/>
            <w:ins w:id="6342" w:author="LauraPGM" w:date="2025-10-01T15:53:00Z">
              <w:r w:rsidRPr="008439ED">
                <w:rPr>
                  <w:rFonts w:ascii="Calibri" w:hAnsi="Calibri" w:cs="Calibri"/>
                  <w:sz w:val="22"/>
                  <w:szCs w:val="22"/>
                  <w:rPrChange w:id="6343" w:author="LauraPGM" w:date="2025-11-04T16:55:00Z">
                    <w:rPr>
                      <w:sz w:val="20"/>
                      <w:szCs w:val="20"/>
                    </w:rPr>
                  </w:rPrChange>
                </w:rPr>
                <w:t xml:space="preserve">Estrategias de </w:t>
              </w:r>
              <w:r w:rsidR="003C6DAC" w:rsidRPr="008439ED">
                <w:rPr>
                  <w:rFonts w:ascii="Calibri" w:hAnsi="Calibri" w:cs="Calibri"/>
                  <w:sz w:val="22"/>
                  <w:szCs w:val="22"/>
                  <w:rPrChange w:id="6344" w:author="LauraPGM" w:date="2025-11-04T16:55:00Z">
                    <w:rPr>
                      <w:sz w:val="20"/>
                      <w:szCs w:val="20"/>
                    </w:rPr>
                  </w:rPrChange>
                </w:rPr>
                <w:t>optimización de costos e i</w:t>
              </w:r>
              <w:r w:rsidRPr="008439ED">
                <w:rPr>
                  <w:rFonts w:ascii="Calibri" w:hAnsi="Calibri" w:cs="Calibri"/>
                  <w:sz w:val="22"/>
                  <w:szCs w:val="22"/>
                  <w:rPrChange w:id="6345" w:author="LauraPGM" w:date="2025-11-04T16:55:00Z">
                    <w:rPr>
                      <w:sz w:val="20"/>
                      <w:szCs w:val="20"/>
                    </w:rPr>
                  </w:rPrChange>
                </w:rPr>
                <w:t>mpacto e</w:t>
              </w:r>
              <w:r w:rsidR="00866E70" w:rsidRPr="008439ED">
                <w:rPr>
                  <w:rFonts w:ascii="Calibri" w:hAnsi="Calibri" w:cs="Calibri"/>
                  <w:sz w:val="22"/>
                  <w:szCs w:val="22"/>
                  <w:rPrChange w:id="6346" w:author="LauraPGM" w:date="2025-11-04T16:55:00Z">
                    <w:rPr>
                      <w:sz w:val="20"/>
                      <w:szCs w:val="20"/>
                    </w:rPr>
                  </w:rPrChange>
                </w:rPr>
                <w:t>nergético</w:t>
              </w:r>
              <w:bookmarkEnd w:id="6341"/>
            </w:ins>
          </w:p>
        </w:tc>
        <w:tc>
          <w:tcPr>
            <w:tcW w:w="2517" w:type="dxa"/>
            <w:tcMar>
              <w:top w:w="100" w:type="dxa"/>
              <w:left w:w="100" w:type="dxa"/>
              <w:bottom w:w="100" w:type="dxa"/>
              <w:right w:w="100" w:type="dxa"/>
            </w:tcMar>
            <w:vAlign w:val="center"/>
          </w:tcPr>
          <w:p w14:paraId="391AD083" w14:textId="5F66DD81" w:rsidR="00866E70" w:rsidRPr="008439ED" w:rsidRDefault="008B5E9E" w:rsidP="008B5E9E">
            <w:pPr>
              <w:pStyle w:val="Normal0"/>
              <w:rPr>
                <w:ins w:id="6347" w:author="LauraPGM" w:date="2025-10-01T15:53:00Z"/>
                <w:rFonts w:ascii="Calibri" w:hAnsi="Calibri" w:cs="Calibri"/>
                <w:b w:val="0"/>
                <w:sz w:val="22"/>
                <w:szCs w:val="22"/>
                <w:rPrChange w:id="6348" w:author="LauraPGM" w:date="2025-11-04T16:55:00Z">
                  <w:rPr>
                    <w:ins w:id="6349" w:author="LauraPGM" w:date="2025-10-01T15:53:00Z"/>
                    <w:b w:val="0"/>
                    <w:sz w:val="20"/>
                    <w:szCs w:val="20"/>
                  </w:rPr>
                </w:rPrChange>
              </w:rPr>
            </w:pPr>
            <w:ins w:id="6350" w:author="LauraPGM" w:date="2025-10-01T20:29:00Z">
              <w:r w:rsidRPr="008439ED">
                <w:rPr>
                  <w:rFonts w:ascii="Calibri" w:hAnsi="Calibri" w:cs="Calibri"/>
                  <w:sz w:val="22"/>
                  <w:szCs w:val="22"/>
                  <w:rPrChange w:id="6351" w:author="LauraPGM" w:date="2025-11-04T16:55:00Z">
                    <w:rPr>
                      <w:sz w:val="20"/>
                      <w:szCs w:val="20"/>
                    </w:rPr>
                  </w:rPrChange>
                </w:rPr>
                <w:t xml:space="preserve">Fundación YPF. (2020, 19 de febrero). </w:t>
              </w:r>
            </w:ins>
            <w:ins w:id="6352" w:author="LauraPGM" w:date="2025-10-01T20:30:00Z">
              <w:r w:rsidRPr="008439ED">
                <w:rPr>
                  <w:rFonts w:ascii="Calibri" w:hAnsi="Calibri" w:cs="Calibri"/>
                  <w:sz w:val="22"/>
                  <w:szCs w:val="22"/>
                  <w:rPrChange w:id="6353" w:author="LauraPGM" w:date="2025-11-04T16:55:00Z">
                    <w:rPr>
                      <w:sz w:val="20"/>
                      <w:szCs w:val="20"/>
                    </w:rPr>
                  </w:rPrChange>
                </w:rPr>
                <w:t>Eficiencia Energética, Reducir el consumo.</w:t>
              </w:r>
            </w:ins>
          </w:p>
        </w:tc>
        <w:tc>
          <w:tcPr>
            <w:tcW w:w="2519" w:type="dxa"/>
            <w:tcMar>
              <w:top w:w="100" w:type="dxa"/>
              <w:left w:w="100" w:type="dxa"/>
              <w:bottom w:w="100" w:type="dxa"/>
              <w:right w:w="100" w:type="dxa"/>
            </w:tcMar>
            <w:vAlign w:val="center"/>
          </w:tcPr>
          <w:p w14:paraId="54BE1385" w14:textId="77777777" w:rsidR="00866E70" w:rsidRPr="008439ED" w:rsidRDefault="00866E70" w:rsidP="00D82BFE">
            <w:pPr>
              <w:pStyle w:val="Normal0"/>
              <w:rPr>
                <w:ins w:id="6354" w:author="LauraPGM" w:date="2025-10-01T15:53:00Z"/>
                <w:rFonts w:ascii="Calibri" w:hAnsi="Calibri" w:cs="Calibri"/>
                <w:b w:val="0"/>
                <w:sz w:val="22"/>
                <w:szCs w:val="22"/>
                <w:rPrChange w:id="6355" w:author="LauraPGM" w:date="2025-11-04T16:55:00Z">
                  <w:rPr>
                    <w:ins w:id="6356" w:author="LauraPGM" w:date="2025-10-01T15:53:00Z"/>
                    <w:b w:val="0"/>
                    <w:sz w:val="20"/>
                    <w:szCs w:val="20"/>
                  </w:rPr>
                </w:rPrChange>
              </w:rPr>
            </w:pPr>
            <w:ins w:id="6357" w:author="LauraPGM" w:date="2025-10-01T15:53:00Z">
              <w:r w:rsidRPr="008439ED">
                <w:rPr>
                  <w:rFonts w:ascii="Calibri" w:hAnsi="Calibri" w:cs="Calibri"/>
                  <w:sz w:val="22"/>
                  <w:szCs w:val="22"/>
                  <w:rPrChange w:id="6358" w:author="LauraPGM" w:date="2025-11-04T16:55:00Z">
                    <w:rPr>
                      <w:sz w:val="20"/>
                      <w:szCs w:val="20"/>
                    </w:rPr>
                  </w:rPrChange>
                </w:rPr>
                <w:t>Video</w:t>
              </w:r>
            </w:ins>
          </w:p>
        </w:tc>
        <w:tc>
          <w:tcPr>
            <w:tcW w:w="2519" w:type="dxa"/>
            <w:tcMar>
              <w:top w:w="100" w:type="dxa"/>
              <w:left w:w="100" w:type="dxa"/>
              <w:bottom w:w="100" w:type="dxa"/>
              <w:right w:w="100" w:type="dxa"/>
            </w:tcMar>
            <w:vAlign w:val="center"/>
          </w:tcPr>
          <w:p w14:paraId="1AFFBEAB" w14:textId="77777777" w:rsidR="00866E70" w:rsidRPr="008439ED" w:rsidRDefault="00866E70" w:rsidP="00D82BFE">
            <w:pPr>
              <w:pStyle w:val="Normal0"/>
              <w:rPr>
                <w:ins w:id="6359" w:author="LauraPGM" w:date="2025-10-01T15:53:00Z"/>
                <w:rStyle w:val="Hipervnculo"/>
                <w:rFonts w:ascii="Calibri" w:hAnsi="Calibri" w:cs="Calibri"/>
                <w:bCs/>
                <w:sz w:val="22"/>
                <w:szCs w:val="22"/>
                <w:lang w:val="en-US"/>
                <w:rPrChange w:id="6360" w:author="LauraPGM" w:date="2025-11-04T16:55:00Z">
                  <w:rPr>
                    <w:ins w:id="6361" w:author="LauraPGM" w:date="2025-10-01T15:53:00Z"/>
                    <w:rStyle w:val="Hipervnculo"/>
                    <w:b w:val="0"/>
                    <w:bCs/>
                    <w:sz w:val="20"/>
                    <w:szCs w:val="20"/>
                    <w:lang w:val="en-US"/>
                  </w:rPr>
                </w:rPrChange>
              </w:rPr>
            </w:pPr>
            <w:ins w:id="6362" w:author="LauraPGM" w:date="2025-10-01T15:53:00Z">
              <w:r w:rsidRPr="008439ED">
                <w:rPr>
                  <w:rStyle w:val="Hipervnculo"/>
                  <w:rFonts w:ascii="Calibri" w:hAnsi="Calibri" w:cs="Calibri"/>
                  <w:b w:val="0"/>
                  <w:sz w:val="22"/>
                  <w:szCs w:val="22"/>
                  <w:lang w:val="en-US"/>
                  <w:rPrChange w:id="6363" w:author="LauraPGM" w:date="2025-11-04T16:55:00Z">
                    <w:rPr>
                      <w:rStyle w:val="Hipervnculo"/>
                      <w:b w:val="0"/>
                      <w:sz w:val="20"/>
                      <w:szCs w:val="20"/>
                      <w:lang w:val="en-US"/>
                    </w:rPr>
                  </w:rPrChange>
                </w:rPr>
                <w:fldChar w:fldCharType="begin"/>
              </w:r>
              <w:r w:rsidRPr="008439ED">
                <w:rPr>
                  <w:rStyle w:val="Hipervnculo"/>
                  <w:rFonts w:ascii="Calibri" w:hAnsi="Calibri" w:cs="Calibri"/>
                  <w:sz w:val="22"/>
                  <w:szCs w:val="22"/>
                  <w:lang w:val="en-US"/>
                  <w:rPrChange w:id="6364" w:author="LauraPGM" w:date="2025-11-04T16:55:00Z">
                    <w:rPr>
                      <w:rStyle w:val="Hipervnculo"/>
                      <w:sz w:val="20"/>
                      <w:szCs w:val="20"/>
                      <w:lang w:val="en-US"/>
                    </w:rPr>
                  </w:rPrChange>
                </w:rPr>
                <w:instrText xml:space="preserve"> HYPERLINK "https://www.youtube.com/watch?v=10nlm87UULs&amp;ab_channel=Fundaci%C3%B3nYPF" </w:instrText>
              </w:r>
              <w:r w:rsidRPr="008439ED">
                <w:rPr>
                  <w:rStyle w:val="Hipervnculo"/>
                  <w:rFonts w:ascii="Calibri" w:hAnsi="Calibri" w:cs="Calibri"/>
                  <w:b w:val="0"/>
                  <w:sz w:val="22"/>
                  <w:szCs w:val="22"/>
                  <w:lang w:val="en-US"/>
                  <w:rPrChange w:id="6365" w:author="LauraPGM" w:date="2025-11-04T16:55:00Z">
                    <w:rPr>
                      <w:rStyle w:val="Hipervnculo"/>
                      <w:sz w:val="20"/>
                      <w:szCs w:val="20"/>
                      <w:lang w:val="en-US"/>
                    </w:rPr>
                  </w:rPrChange>
                </w:rPr>
                <w:fldChar w:fldCharType="separate"/>
              </w:r>
              <w:r w:rsidRPr="008439ED">
                <w:rPr>
                  <w:rStyle w:val="Hipervnculo"/>
                  <w:rFonts w:ascii="Calibri" w:hAnsi="Calibri" w:cs="Calibri"/>
                  <w:sz w:val="22"/>
                  <w:szCs w:val="22"/>
                  <w:lang w:val="en-US"/>
                  <w:rPrChange w:id="6366" w:author="LauraPGM" w:date="2025-11-04T16:55:00Z">
                    <w:rPr>
                      <w:rStyle w:val="Hipervnculo"/>
                      <w:sz w:val="20"/>
                      <w:szCs w:val="20"/>
                      <w:lang w:val="en-US"/>
                    </w:rPr>
                  </w:rPrChange>
                </w:rPr>
                <w:t>https://www.youtube.com/watch?v=10nlm87UULs&amp;ab_channel=Fundaci %C3 %B3nYPF</w:t>
              </w:r>
              <w:r w:rsidRPr="008439ED">
                <w:rPr>
                  <w:rStyle w:val="Hipervnculo"/>
                  <w:rFonts w:ascii="Calibri" w:hAnsi="Calibri" w:cs="Calibri"/>
                  <w:b w:val="0"/>
                  <w:sz w:val="22"/>
                  <w:szCs w:val="22"/>
                  <w:lang w:val="en-US"/>
                  <w:rPrChange w:id="6367" w:author="LauraPGM" w:date="2025-11-04T16:55:00Z">
                    <w:rPr>
                      <w:rStyle w:val="Hipervnculo"/>
                      <w:sz w:val="20"/>
                      <w:szCs w:val="20"/>
                      <w:lang w:val="en-US"/>
                    </w:rPr>
                  </w:rPrChange>
                </w:rPr>
                <w:fldChar w:fldCharType="end"/>
              </w:r>
              <w:r w:rsidRPr="008439ED">
                <w:rPr>
                  <w:rFonts w:ascii="Calibri" w:hAnsi="Calibri" w:cs="Calibri"/>
                  <w:sz w:val="22"/>
                  <w:szCs w:val="22"/>
                  <w:lang w:val="en-US"/>
                  <w:rPrChange w:id="6368" w:author="LauraPGM" w:date="2025-11-04T16:55:00Z">
                    <w:rPr>
                      <w:sz w:val="20"/>
                      <w:szCs w:val="20"/>
                      <w:lang w:val="en-US"/>
                    </w:rPr>
                  </w:rPrChange>
                </w:rPr>
                <w:t xml:space="preserve"> </w:t>
              </w:r>
            </w:ins>
          </w:p>
        </w:tc>
      </w:tr>
      <w:tr w:rsidR="00866E70" w:rsidRPr="008439ED" w14:paraId="60F16D03" w14:textId="77777777" w:rsidTr="00D82BFE">
        <w:trPr>
          <w:trHeight w:val="385"/>
          <w:ins w:id="6369" w:author="LauraPGM" w:date="2025-10-01T15:53:00Z"/>
        </w:trPr>
        <w:tc>
          <w:tcPr>
            <w:tcW w:w="2517" w:type="dxa"/>
            <w:tcMar>
              <w:top w:w="100" w:type="dxa"/>
              <w:left w:w="100" w:type="dxa"/>
              <w:bottom w:w="100" w:type="dxa"/>
              <w:right w:w="100" w:type="dxa"/>
            </w:tcMar>
            <w:vAlign w:val="center"/>
          </w:tcPr>
          <w:p w14:paraId="6EAD3AA5" w14:textId="1C503703" w:rsidR="00866E70" w:rsidRPr="008439ED" w:rsidRDefault="00866E70" w:rsidP="00D82BFE">
            <w:pPr>
              <w:pStyle w:val="Ttulo1"/>
              <w:outlineLvl w:val="0"/>
              <w:rPr>
                <w:ins w:id="6370" w:author="LauraPGM" w:date="2025-10-01T15:53:00Z"/>
                <w:rFonts w:ascii="Calibri" w:hAnsi="Calibri" w:cs="Calibri"/>
                <w:b w:val="0"/>
                <w:sz w:val="22"/>
                <w:szCs w:val="22"/>
                <w:rPrChange w:id="6371" w:author="LauraPGM" w:date="2025-11-04T16:55:00Z">
                  <w:rPr>
                    <w:ins w:id="6372" w:author="LauraPGM" w:date="2025-10-01T15:53:00Z"/>
                    <w:b w:val="0"/>
                    <w:sz w:val="20"/>
                    <w:szCs w:val="20"/>
                  </w:rPr>
                </w:rPrChange>
              </w:rPr>
            </w:pPr>
            <w:bookmarkStart w:id="6373" w:name="_Toc200949783"/>
            <w:ins w:id="6374" w:author="LauraPGM" w:date="2025-10-01T15:53:00Z">
              <w:r w:rsidRPr="008439ED">
                <w:rPr>
                  <w:rFonts w:ascii="Calibri" w:hAnsi="Calibri" w:cs="Calibri"/>
                  <w:sz w:val="22"/>
                  <w:szCs w:val="22"/>
                  <w:rPrChange w:id="6375" w:author="LauraPGM" w:date="2025-11-04T16:55:00Z">
                    <w:rPr>
                      <w:sz w:val="20"/>
                      <w:szCs w:val="20"/>
                    </w:rPr>
                  </w:rPrChange>
                </w:rPr>
                <w:t>Requisitos</w:t>
              </w:r>
              <w:r w:rsidR="005E1FA8" w:rsidRPr="008439ED">
                <w:rPr>
                  <w:rFonts w:ascii="Calibri" w:hAnsi="Calibri" w:cs="Calibri"/>
                  <w:sz w:val="22"/>
                  <w:szCs w:val="22"/>
                  <w:rPrChange w:id="6376" w:author="LauraPGM" w:date="2025-11-04T16:55:00Z">
                    <w:rPr>
                      <w:sz w:val="20"/>
                      <w:szCs w:val="20"/>
                    </w:rPr>
                  </w:rPrChange>
                </w:rPr>
                <w:t xml:space="preserve"> de la norma ISO 50001 para la gestión e</w:t>
              </w:r>
              <w:r w:rsidRPr="008439ED">
                <w:rPr>
                  <w:rFonts w:ascii="Calibri" w:hAnsi="Calibri" w:cs="Calibri"/>
                  <w:sz w:val="22"/>
                  <w:szCs w:val="22"/>
                  <w:rPrChange w:id="6377" w:author="LauraPGM" w:date="2025-11-04T16:55:00Z">
                    <w:rPr>
                      <w:sz w:val="20"/>
                      <w:szCs w:val="20"/>
                    </w:rPr>
                  </w:rPrChange>
                </w:rPr>
                <w:t>nergética y los IDEs</w:t>
              </w:r>
              <w:bookmarkEnd w:id="6373"/>
            </w:ins>
          </w:p>
        </w:tc>
        <w:tc>
          <w:tcPr>
            <w:tcW w:w="2517" w:type="dxa"/>
            <w:tcMar>
              <w:top w:w="100" w:type="dxa"/>
              <w:left w:w="100" w:type="dxa"/>
              <w:bottom w:w="100" w:type="dxa"/>
              <w:right w:w="100" w:type="dxa"/>
            </w:tcMar>
            <w:vAlign w:val="center"/>
          </w:tcPr>
          <w:p w14:paraId="06AFC15C" w14:textId="5662802C" w:rsidR="00866E70" w:rsidRPr="008439ED" w:rsidRDefault="008B5E9E" w:rsidP="00D82BFE">
            <w:pPr>
              <w:pStyle w:val="Normal0"/>
              <w:rPr>
                <w:ins w:id="6378" w:author="LauraPGM" w:date="2025-10-01T15:53:00Z"/>
                <w:rFonts w:ascii="Calibri" w:hAnsi="Calibri" w:cs="Calibri"/>
                <w:b w:val="0"/>
                <w:sz w:val="22"/>
                <w:szCs w:val="22"/>
                <w:rPrChange w:id="6379" w:author="LauraPGM" w:date="2025-11-04T16:55:00Z">
                  <w:rPr>
                    <w:ins w:id="6380" w:author="LauraPGM" w:date="2025-10-01T15:53:00Z"/>
                    <w:b w:val="0"/>
                    <w:sz w:val="20"/>
                    <w:szCs w:val="20"/>
                  </w:rPr>
                </w:rPrChange>
              </w:rPr>
            </w:pPr>
            <w:ins w:id="6381" w:author="LauraPGM" w:date="2025-10-01T20:32:00Z">
              <w:r w:rsidRPr="008439ED">
                <w:rPr>
                  <w:rFonts w:ascii="Calibri" w:hAnsi="Calibri" w:cs="Calibri"/>
                  <w:sz w:val="22"/>
                  <w:szCs w:val="22"/>
                  <w:rPrChange w:id="6382" w:author="LauraPGM" w:date="2025-11-04T16:55:00Z">
                    <w:rPr>
                      <w:sz w:val="20"/>
                      <w:szCs w:val="20"/>
                    </w:rPr>
                  </w:rPrChange>
                </w:rPr>
                <w:t>ISO Sistemas de Gestión. (2024, 15</w:t>
              </w:r>
            </w:ins>
            <w:ins w:id="6383" w:author="LauraPGM" w:date="2025-10-01T20:33:00Z">
              <w:r w:rsidRPr="008439ED">
                <w:rPr>
                  <w:rFonts w:ascii="Calibri" w:hAnsi="Calibri" w:cs="Calibri"/>
                  <w:sz w:val="22"/>
                  <w:szCs w:val="22"/>
                  <w:rPrChange w:id="6384" w:author="LauraPGM" w:date="2025-11-04T16:55:00Z">
                    <w:rPr>
                      <w:sz w:val="20"/>
                      <w:szCs w:val="20"/>
                    </w:rPr>
                  </w:rPrChange>
                </w:rPr>
                <w:t xml:space="preserve"> de julio</w:t>
              </w:r>
            </w:ins>
            <w:ins w:id="6385" w:author="LauraPGM" w:date="2025-10-01T20:32:00Z">
              <w:r w:rsidRPr="008439ED">
                <w:rPr>
                  <w:rFonts w:ascii="Calibri" w:hAnsi="Calibri" w:cs="Calibri"/>
                  <w:sz w:val="22"/>
                  <w:szCs w:val="22"/>
                  <w:rPrChange w:id="6386" w:author="LauraPGM" w:date="2025-11-04T16:55:00Z">
                    <w:rPr>
                      <w:sz w:val="20"/>
                      <w:szCs w:val="20"/>
                    </w:rPr>
                  </w:rPrChange>
                </w:rPr>
                <w:t>). Requisitos Legales para la Gestión de Energía ISO 5000.</w:t>
              </w:r>
            </w:ins>
          </w:p>
        </w:tc>
        <w:tc>
          <w:tcPr>
            <w:tcW w:w="2519" w:type="dxa"/>
            <w:tcMar>
              <w:top w:w="100" w:type="dxa"/>
              <w:left w:w="100" w:type="dxa"/>
              <w:bottom w:w="100" w:type="dxa"/>
              <w:right w:w="100" w:type="dxa"/>
            </w:tcMar>
            <w:vAlign w:val="center"/>
          </w:tcPr>
          <w:p w14:paraId="1F998BD0" w14:textId="77777777" w:rsidR="00866E70" w:rsidRPr="008439ED" w:rsidRDefault="00866E70" w:rsidP="00D82BFE">
            <w:pPr>
              <w:pStyle w:val="Normal0"/>
              <w:rPr>
                <w:ins w:id="6387" w:author="LauraPGM" w:date="2025-10-01T15:53:00Z"/>
                <w:rFonts w:ascii="Calibri" w:hAnsi="Calibri" w:cs="Calibri"/>
                <w:b w:val="0"/>
                <w:sz w:val="22"/>
                <w:szCs w:val="22"/>
                <w:rPrChange w:id="6388" w:author="LauraPGM" w:date="2025-11-04T16:55:00Z">
                  <w:rPr>
                    <w:ins w:id="6389" w:author="LauraPGM" w:date="2025-10-01T15:53:00Z"/>
                    <w:b w:val="0"/>
                    <w:sz w:val="20"/>
                    <w:szCs w:val="20"/>
                  </w:rPr>
                </w:rPrChange>
              </w:rPr>
            </w:pPr>
            <w:ins w:id="6390" w:author="LauraPGM" w:date="2025-10-01T15:53:00Z">
              <w:r w:rsidRPr="008439ED">
                <w:rPr>
                  <w:rFonts w:ascii="Calibri" w:hAnsi="Calibri" w:cs="Calibri"/>
                  <w:sz w:val="22"/>
                  <w:szCs w:val="22"/>
                  <w:rPrChange w:id="6391" w:author="LauraPGM" w:date="2025-11-04T16:55:00Z">
                    <w:rPr>
                      <w:sz w:val="20"/>
                      <w:szCs w:val="20"/>
                    </w:rPr>
                  </w:rPrChange>
                </w:rPr>
                <w:t>Video</w:t>
              </w:r>
            </w:ins>
          </w:p>
        </w:tc>
        <w:tc>
          <w:tcPr>
            <w:tcW w:w="2519" w:type="dxa"/>
            <w:tcMar>
              <w:top w:w="100" w:type="dxa"/>
              <w:left w:w="100" w:type="dxa"/>
              <w:bottom w:w="100" w:type="dxa"/>
              <w:right w:w="100" w:type="dxa"/>
            </w:tcMar>
            <w:vAlign w:val="center"/>
          </w:tcPr>
          <w:p w14:paraId="6095768A" w14:textId="77777777" w:rsidR="00866E70" w:rsidRPr="008439ED" w:rsidRDefault="00866E70" w:rsidP="00D82BFE">
            <w:pPr>
              <w:pStyle w:val="Normal0"/>
              <w:rPr>
                <w:ins w:id="6392" w:author="LauraPGM" w:date="2025-10-01T15:53:00Z"/>
                <w:rStyle w:val="Hipervnculo"/>
                <w:rFonts w:ascii="Calibri" w:hAnsi="Calibri" w:cs="Calibri"/>
                <w:b w:val="0"/>
                <w:bCs/>
                <w:sz w:val="22"/>
                <w:szCs w:val="22"/>
                <w:rPrChange w:id="6393" w:author="LauraPGM" w:date="2025-11-04T16:55:00Z">
                  <w:rPr>
                    <w:ins w:id="6394" w:author="LauraPGM" w:date="2025-10-01T15:53:00Z"/>
                    <w:rStyle w:val="Hipervnculo"/>
                    <w:b w:val="0"/>
                    <w:bCs/>
                    <w:sz w:val="20"/>
                    <w:szCs w:val="20"/>
                  </w:rPr>
                </w:rPrChange>
              </w:rPr>
            </w:pPr>
            <w:ins w:id="6395" w:author="LauraPGM" w:date="2025-10-01T15:53:00Z">
              <w:r w:rsidRPr="008439ED">
                <w:rPr>
                  <w:rStyle w:val="Hipervnculo"/>
                  <w:rFonts w:ascii="Calibri" w:hAnsi="Calibri" w:cs="Calibri"/>
                  <w:b w:val="0"/>
                  <w:sz w:val="22"/>
                  <w:szCs w:val="22"/>
                  <w:rPrChange w:id="6396" w:author="LauraPGM" w:date="2025-11-04T16:55:00Z">
                    <w:rPr>
                      <w:rStyle w:val="Hipervnculo"/>
                      <w:b w:val="0"/>
                      <w:sz w:val="20"/>
                      <w:szCs w:val="20"/>
                    </w:rPr>
                  </w:rPrChange>
                </w:rPr>
                <w:fldChar w:fldCharType="begin"/>
              </w:r>
              <w:r w:rsidRPr="008439ED">
                <w:rPr>
                  <w:rStyle w:val="Hipervnculo"/>
                  <w:rFonts w:ascii="Calibri" w:hAnsi="Calibri" w:cs="Calibri"/>
                  <w:sz w:val="22"/>
                  <w:szCs w:val="22"/>
                  <w:rPrChange w:id="6397" w:author="LauraPGM" w:date="2025-11-04T16:55:00Z">
                    <w:rPr>
                      <w:rStyle w:val="Hipervnculo"/>
                      <w:sz w:val="20"/>
                      <w:szCs w:val="20"/>
                    </w:rPr>
                  </w:rPrChange>
                </w:rPr>
                <w:instrText xml:space="preserve"> HYPERLINK "https://www.youtube.com/watch?v=X0bVnH9GyWs&amp;ab_channel=ISOSistemasdeGesti%C3%B3n" </w:instrText>
              </w:r>
              <w:r w:rsidRPr="008439ED">
                <w:rPr>
                  <w:rStyle w:val="Hipervnculo"/>
                  <w:rFonts w:ascii="Calibri" w:hAnsi="Calibri" w:cs="Calibri"/>
                  <w:b w:val="0"/>
                  <w:sz w:val="22"/>
                  <w:szCs w:val="22"/>
                  <w:rPrChange w:id="6398" w:author="LauraPGM" w:date="2025-11-04T16:55:00Z">
                    <w:rPr>
                      <w:rStyle w:val="Hipervnculo"/>
                      <w:sz w:val="20"/>
                      <w:szCs w:val="20"/>
                    </w:rPr>
                  </w:rPrChange>
                </w:rPr>
                <w:fldChar w:fldCharType="separate"/>
              </w:r>
              <w:r w:rsidRPr="008439ED">
                <w:rPr>
                  <w:rStyle w:val="Hipervnculo"/>
                  <w:rFonts w:ascii="Calibri" w:hAnsi="Calibri" w:cs="Calibri"/>
                  <w:sz w:val="22"/>
                  <w:szCs w:val="22"/>
                  <w:rPrChange w:id="6399" w:author="LauraPGM" w:date="2025-11-04T16:55:00Z">
                    <w:rPr>
                      <w:rStyle w:val="Hipervnculo"/>
                      <w:sz w:val="20"/>
                      <w:szCs w:val="20"/>
                    </w:rPr>
                  </w:rPrChange>
                </w:rPr>
                <w:t>https://www.youtube.com/watch?v=X0bVnH9GyWs&amp;ab_channel=ISOSistemasdeGesti %C3 %B3n</w:t>
              </w:r>
              <w:r w:rsidRPr="008439ED">
                <w:rPr>
                  <w:rStyle w:val="Hipervnculo"/>
                  <w:rFonts w:ascii="Calibri" w:hAnsi="Calibri" w:cs="Calibri"/>
                  <w:b w:val="0"/>
                  <w:sz w:val="22"/>
                  <w:szCs w:val="22"/>
                  <w:rPrChange w:id="6400" w:author="LauraPGM" w:date="2025-11-04T16:55:00Z">
                    <w:rPr>
                      <w:rStyle w:val="Hipervnculo"/>
                      <w:sz w:val="20"/>
                      <w:szCs w:val="20"/>
                    </w:rPr>
                  </w:rPrChange>
                </w:rPr>
                <w:fldChar w:fldCharType="end"/>
              </w:r>
              <w:r w:rsidRPr="008439ED">
                <w:rPr>
                  <w:rFonts w:ascii="Calibri" w:hAnsi="Calibri" w:cs="Calibri"/>
                  <w:sz w:val="22"/>
                  <w:szCs w:val="22"/>
                  <w:rPrChange w:id="6401" w:author="LauraPGM" w:date="2025-11-04T16:55:00Z">
                    <w:rPr>
                      <w:sz w:val="20"/>
                      <w:szCs w:val="20"/>
                    </w:rPr>
                  </w:rPrChange>
                </w:rPr>
                <w:t xml:space="preserve"> </w:t>
              </w:r>
            </w:ins>
          </w:p>
        </w:tc>
      </w:tr>
      <w:tr w:rsidR="00866E70" w:rsidRPr="008439ED" w14:paraId="0184C9BC" w14:textId="77777777" w:rsidTr="00D82BFE">
        <w:trPr>
          <w:trHeight w:val="385"/>
          <w:ins w:id="6402" w:author="LauraPGM" w:date="2025-10-01T15:53:00Z"/>
        </w:trPr>
        <w:tc>
          <w:tcPr>
            <w:tcW w:w="2517" w:type="dxa"/>
            <w:tcMar>
              <w:top w:w="100" w:type="dxa"/>
              <w:left w:w="100" w:type="dxa"/>
              <w:bottom w:w="100" w:type="dxa"/>
              <w:right w:w="100" w:type="dxa"/>
            </w:tcMar>
            <w:vAlign w:val="center"/>
          </w:tcPr>
          <w:p w14:paraId="28F006F9" w14:textId="6F724870" w:rsidR="00866E70" w:rsidRPr="008439ED" w:rsidRDefault="005E1FA8" w:rsidP="00D82BFE">
            <w:pPr>
              <w:pStyle w:val="Ttulo1"/>
              <w:outlineLvl w:val="0"/>
              <w:rPr>
                <w:ins w:id="6403" w:author="LauraPGM" w:date="2025-10-01T15:53:00Z"/>
                <w:rFonts w:ascii="Calibri" w:hAnsi="Calibri" w:cs="Calibri"/>
                <w:b w:val="0"/>
                <w:sz w:val="22"/>
                <w:szCs w:val="22"/>
                <w:rPrChange w:id="6404" w:author="LauraPGM" w:date="2025-11-04T16:55:00Z">
                  <w:rPr>
                    <w:ins w:id="6405" w:author="LauraPGM" w:date="2025-10-01T15:53:00Z"/>
                    <w:b w:val="0"/>
                    <w:sz w:val="20"/>
                    <w:szCs w:val="20"/>
                  </w:rPr>
                </w:rPrChange>
              </w:rPr>
            </w:pPr>
            <w:bookmarkStart w:id="6406" w:name="_Toc200949784"/>
            <w:ins w:id="6407" w:author="LauraPGM" w:date="2025-10-01T15:53:00Z">
              <w:r w:rsidRPr="008439ED">
                <w:rPr>
                  <w:rFonts w:ascii="Calibri" w:hAnsi="Calibri" w:cs="Calibri"/>
                  <w:sz w:val="22"/>
                  <w:szCs w:val="22"/>
                  <w:rPrChange w:id="6408" w:author="LauraPGM" w:date="2025-11-04T16:55:00Z">
                    <w:rPr>
                      <w:sz w:val="20"/>
                      <w:szCs w:val="20"/>
                    </w:rPr>
                  </w:rPrChange>
                </w:rPr>
                <w:t>Desarrollo de informes técnicos sobre el rendimiento energético y la o</w:t>
              </w:r>
              <w:r w:rsidR="00866E70" w:rsidRPr="008439ED">
                <w:rPr>
                  <w:rFonts w:ascii="Calibri" w:hAnsi="Calibri" w:cs="Calibri"/>
                  <w:sz w:val="22"/>
                  <w:szCs w:val="22"/>
                  <w:rPrChange w:id="6409" w:author="LauraPGM" w:date="2025-11-04T16:55:00Z">
                    <w:rPr>
                      <w:sz w:val="20"/>
                      <w:szCs w:val="20"/>
                    </w:rPr>
                  </w:rPrChange>
                </w:rPr>
                <w:t>ptimización</w:t>
              </w:r>
              <w:bookmarkEnd w:id="6406"/>
            </w:ins>
          </w:p>
        </w:tc>
        <w:tc>
          <w:tcPr>
            <w:tcW w:w="2517" w:type="dxa"/>
            <w:tcMar>
              <w:top w:w="100" w:type="dxa"/>
              <w:left w:w="100" w:type="dxa"/>
              <w:bottom w:w="100" w:type="dxa"/>
              <w:right w:w="100" w:type="dxa"/>
            </w:tcMar>
            <w:vAlign w:val="center"/>
          </w:tcPr>
          <w:p w14:paraId="1B48541A" w14:textId="1CEA6A1F" w:rsidR="00866E70" w:rsidRPr="008439ED" w:rsidRDefault="00AD0BE5" w:rsidP="00D82BFE">
            <w:pPr>
              <w:pStyle w:val="Normal0"/>
              <w:rPr>
                <w:ins w:id="6410" w:author="LauraPGM" w:date="2025-10-01T15:53:00Z"/>
                <w:rFonts w:ascii="Calibri" w:hAnsi="Calibri" w:cs="Calibri"/>
                <w:b w:val="0"/>
                <w:sz w:val="22"/>
                <w:szCs w:val="22"/>
                <w:rPrChange w:id="6411" w:author="LauraPGM" w:date="2025-11-04T16:55:00Z">
                  <w:rPr>
                    <w:ins w:id="6412" w:author="LauraPGM" w:date="2025-10-01T15:53:00Z"/>
                    <w:b w:val="0"/>
                    <w:sz w:val="20"/>
                    <w:szCs w:val="20"/>
                  </w:rPr>
                </w:rPrChange>
              </w:rPr>
            </w:pPr>
            <w:proofErr w:type="spellStart"/>
            <w:ins w:id="6413" w:author="LauraPGM" w:date="2025-10-01T20:34:00Z">
              <w:r w:rsidRPr="008439ED">
                <w:rPr>
                  <w:rFonts w:ascii="Calibri" w:hAnsi="Calibri" w:cs="Calibri"/>
                  <w:sz w:val="22"/>
                  <w:szCs w:val="22"/>
                  <w:rPrChange w:id="6414" w:author="LauraPGM" w:date="2025-11-04T16:55:00Z">
                    <w:rPr>
                      <w:sz w:val="20"/>
                      <w:szCs w:val="20"/>
                    </w:rPr>
                  </w:rPrChange>
                </w:rPr>
                <w:t>AgenciaSE</w:t>
              </w:r>
              <w:proofErr w:type="spellEnd"/>
              <w:r w:rsidRPr="008439ED">
                <w:rPr>
                  <w:rFonts w:ascii="Calibri" w:hAnsi="Calibri" w:cs="Calibri"/>
                  <w:sz w:val="22"/>
                  <w:szCs w:val="22"/>
                  <w:rPrChange w:id="6415" w:author="LauraPGM" w:date="2025-11-04T16:55:00Z">
                    <w:rPr>
                      <w:sz w:val="20"/>
                      <w:szCs w:val="20"/>
                    </w:rPr>
                  </w:rPrChange>
                </w:rPr>
                <w:t>.</w:t>
              </w:r>
              <w:r w:rsidR="001A745F" w:rsidRPr="008439ED">
                <w:rPr>
                  <w:rFonts w:ascii="Calibri" w:hAnsi="Calibri" w:cs="Calibri"/>
                  <w:sz w:val="22"/>
                  <w:szCs w:val="22"/>
                  <w:rPrChange w:id="6416" w:author="LauraPGM" w:date="2025-11-04T16:55:00Z">
                    <w:rPr>
                      <w:sz w:val="20"/>
                      <w:szCs w:val="20"/>
                    </w:rPr>
                  </w:rPrChange>
                </w:rPr>
                <w:t xml:space="preserve"> </w:t>
              </w:r>
            </w:ins>
            <w:ins w:id="6417" w:author="LauraPGM" w:date="2025-10-07T08:44:00Z">
              <w:r w:rsidRPr="008439ED">
                <w:rPr>
                  <w:rFonts w:ascii="Calibri" w:hAnsi="Calibri" w:cs="Calibri"/>
                  <w:sz w:val="22"/>
                  <w:szCs w:val="22"/>
                  <w:rPrChange w:id="6418" w:author="LauraPGM" w:date="2025-11-04T16:55:00Z">
                    <w:rPr>
                      <w:sz w:val="20"/>
                      <w:szCs w:val="20"/>
                    </w:rPr>
                  </w:rPrChange>
                </w:rPr>
                <w:t>(</w:t>
              </w:r>
            </w:ins>
            <w:ins w:id="6419" w:author="LauraPGM" w:date="2025-10-01T20:35:00Z">
              <w:r w:rsidR="001A745F" w:rsidRPr="008439ED">
                <w:rPr>
                  <w:rFonts w:ascii="Calibri" w:hAnsi="Calibri" w:cs="Calibri"/>
                  <w:sz w:val="22"/>
                  <w:szCs w:val="22"/>
                  <w:rPrChange w:id="6420" w:author="LauraPGM" w:date="2025-11-04T16:55:00Z">
                    <w:rPr>
                      <w:sz w:val="20"/>
                      <w:szCs w:val="20"/>
                    </w:rPr>
                  </w:rPrChange>
                </w:rPr>
                <w:t>2015</w:t>
              </w:r>
            </w:ins>
            <w:ins w:id="6421" w:author="LauraPGM" w:date="2025-10-07T08:44:00Z">
              <w:r w:rsidRPr="008439ED">
                <w:rPr>
                  <w:rFonts w:ascii="Calibri" w:hAnsi="Calibri" w:cs="Calibri"/>
                  <w:sz w:val="22"/>
                  <w:szCs w:val="22"/>
                  <w:rPrChange w:id="6422" w:author="LauraPGM" w:date="2025-11-04T16:55:00Z">
                    <w:rPr>
                      <w:sz w:val="20"/>
                      <w:szCs w:val="20"/>
                    </w:rPr>
                  </w:rPrChange>
                </w:rPr>
                <w:t>,</w:t>
              </w:r>
            </w:ins>
            <w:ins w:id="6423" w:author="LauraPGM" w:date="2025-10-01T20:35:00Z">
              <w:r w:rsidR="001A745F" w:rsidRPr="008439ED">
                <w:rPr>
                  <w:rFonts w:ascii="Calibri" w:hAnsi="Calibri" w:cs="Calibri"/>
                  <w:sz w:val="22"/>
                  <w:szCs w:val="22"/>
                  <w:rPrChange w:id="6424" w:author="LauraPGM" w:date="2025-11-04T16:55:00Z">
                    <w:rPr>
                      <w:sz w:val="20"/>
                      <w:szCs w:val="20"/>
                    </w:rPr>
                  </w:rPrChange>
                </w:rPr>
                <w:t xml:space="preserve"> 6 de agosto</w:t>
              </w:r>
            </w:ins>
            <w:ins w:id="6425" w:author="LauraPGM" w:date="2025-10-07T08:44:00Z">
              <w:r w:rsidRPr="008439ED">
                <w:rPr>
                  <w:rFonts w:ascii="Calibri" w:hAnsi="Calibri" w:cs="Calibri"/>
                  <w:sz w:val="22"/>
                  <w:szCs w:val="22"/>
                  <w:rPrChange w:id="6426" w:author="LauraPGM" w:date="2025-11-04T16:55:00Z">
                    <w:rPr>
                      <w:sz w:val="20"/>
                      <w:szCs w:val="20"/>
                    </w:rPr>
                  </w:rPrChange>
                </w:rPr>
                <w:t>)</w:t>
              </w:r>
            </w:ins>
            <w:ins w:id="6427" w:author="LauraPGM" w:date="2025-10-01T20:35:00Z">
              <w:r w:rsidR="001A745F" w:rsidRPr="008439ED">
                <w:rPr>
                  <w:rFonts w:ascii="Calibri" w:hAnsi="Calibri" w:cs="Calibri"/>
                  <w:sz w:val="22"/>
                  <w:szCs w:val="22"/>
                  <w:rPrChange w:id="6428" w:author="LauraPGM" w:date="2025-11-04T16:55:00Z">
                    <w:rPr>
                      <w:sz w:val="20"/>
                      <w:szCs w:val="20"/>
                    </w:rPr>
                  </w:rPrChange>
                </w:rPr>
                <w:t>. ¿Sabes qué es la Medición y Verificación de proyectos de Eficiencia Energética</w:t>
              </w:r>
              <w:proofErr w:type="gramStart"/>
              <w:r w:rsidR="001A745F" w:rsidRPr="008439ED">
                <w:rPr>
                  <w:rFonts w:ascii="Calibri" w:hAnsi="Calibri" w:cs="Calibri"/>
                  <w:sz w:val="22"/>
                  <w:szCs w:val="22"/>
                  <w:rPrChange w:id="6429" w:author="LauraPGM" w:date="2025-11-04T16:55:00Z">
                    <w:rPr>
                      <w:sz w:val="20"/>
                      <w:szCs w:val="20"/>
                    </w:rPr>
                  </w:rPrChange>
                </w:rPr>
                <w:t>?.</w:t>
              </w:r>
            </w:ins>
            <w:proofErr w:type="gramEnd"/>
          </w:p>
        </w:tc>
        <w:tc>
          <w:tcPr>
            <w:tcW w:w="2519" w:type="dxa"/>
            <w:tcMar>
              <w:top w:w="100" w:type="dxa"/>
              <w:left w:w="100" w:type="dxa"/>
              <w:bottom w:w="100" w:type="dxa"/>
              <w:right w:w="100" w:type="dxa"/>
            </w:tcMar>
            <w:vAlign w:val="center"/>
          </w:tcPr>
          <w:p w14:paraId="40CF3486" w14:textId="77777777" w:rsidR="00866E70" w:rsidRPr="008439ED" w:rsidRDefault="00866E70" w:rsidP="00D82BFE">
            <w:pPr>
              <w:pStyle w:val="Normal0"/>
              <w:rPr>
                <w:ins w:id="6430" w:author="LauraPGM" w:date="2025-10-01T15:53:00Z"/>
                <w:rFonts w:ascii="Calibri" w:hAnsi="Calibri" w:cs="Calibri"/>
                <w:b w:val="0"/>
                <w:sz w:val="22"/>
                <w:szCs w:val="22"/>
                <w:rPrChange w:id="6431" w:author="LauraPGM" w:date="2025-11-04T16:55:00Z">
                  <w:rPr>
                    <w:ins w:id="6432" w:author="LauraPGM" w:date="2025-10-01T15:53:00Z"/>
                    <w:b w:val="0"/>
                    <w:sz w:val="20"/>
                    <w:szCs w:val="20"/>
                  </w:rPr>
                </w:rPrChange>
              </w:rPr>
            </w:pPr>
            <w:ins w:id="6433" w:author="LauraPGM" w:date="2025-10-01T15:53:00Z">
              <w:r w:rsidRPr="008439ED">
                <w:rPr>
                  <w:rFonts w:ascii="Calibri" w:hAnsi="Calibri" w:cs="Calibri"/>
                  <w:sz w:val="22"/>
                  <w:szCs w:val="22"/>
                  <w:rPrChange w:id="6434" w:author="LauraPGM" w:date="2025-11-04T16:55:00Z">
                    <w:rPr>
                      <w:sz w:val="20"/>
                      <w:szCs w:val="20"/>
                    </w:rPr>
                  </w:rPrChange>
                </w:rPr>
                <w:t>Video</w:t>
              </w:r>
            </w:ins>
          </w:p>
        </w:tc>
        <w:tc>
          <w:tcPr>
            <w:tcW w:w="2519" w:type="dxa"/>
            <w:tcMar>
              <w:top w:w="100" w:type="dxa"/>
              <w:left w:w="100" w:type="dxa"/>
              <w:bottom w:w="100" w:type="dxa"/>
              <w:right w:w="100" w:type="dxa"/>
            </w:tcMar>
            <w:vAlign w:val="center"/>
          </w:tcPr>
          <w:p w14:paraId="681ED2AB" w14:textId="77777777" w:rsidR="00866E70" w:rsidRPr="008439ED" w:rsidRDefault="00866E70" w:rsidP="00D82BFE">
            <w:pPr>
              <w:pStyle w:val="Normal0"/>
              <w:rPr>
                <w:ins w:id="6435" w:author="LauraPGM" w:date="2025-10-01T15:53:00Z"/>
                <w:rStyle w:val="Hipervnculo"/>
                <w:rFonts w:ascii="Calibri" w:hAnsi="Calibri" w:cs="Calibri"/>
                <w:b w:val="0"/>
                <w:bCs/>
                <w:sz w:val="22"/>
                <w:szCs w:val="22"/>
                <w:rPrChange w:id="6436" w:author="LauraPGM" w:date="2025-11-04T16:55:00Z">
                  <w:rPr>
                    <w:ins w:id="6437" w:author="LauraPGM" w:date="2025-10-01T15:53:00Z"/>
                    <w:rStyle w:val="Hipervnculo"/>
                    <w:b w:val="0"/>
                    <w:bCs/>
                    <w:sz w:val="20"/>
                    <w:szCs w:val="20"/>
                  </w:rPr>
                </w:rPrChange>
              </w:rPr>
            </w:pPr>
            <w:ins w:id="6438" w:author="LauraPGM" w:date="2025-10-01T15:53:00Z">
              <w:r w:rsidRPr="008439ED">
                <w:rPr>
                  <w:rStyle w:val="Hipervnculo"/>
                  <w:rFonts w:ascii="Calibri" w:hAnsi="Calibri" w:cs="Calibri"/>
                  <w:b w:val="0"/>
                  <w:bCs/>
                  <w:sz w:val="22"/>
                  <w:szCs w:val="22"/>
                  <w:rPrChange w:id="6439" w:author="LauraPGM" w:date="2025-11-04T16:55:00Z">
                    <w:rPr>
                      <w:rStyle w:val="Hipervnculo"/>
                      <w:b w:val="0"/>
                      <w:bCs/>
                      <w:sz w:val="20"/>
                      <w:szCs w:val="20"/>
                    </w:rPr>
                  </w:rPrChange>
                </w:rPr>
                <w:fldChar w:fldCharType="begin"/>
              </w:r>
              <w:r w:rsidRPr="008439ED">
                <w:rPr>
                  <w:rStyle w:val="Hipervnculo"/>
                  <w:rFonts w:ascii="Calibri" w:hAnsi="Calibri" w:cs="Calibri"/>
                  <w:bCs/>
                  <w:sz w:val="22"/>
                  <w:szCs w:val="22"/>
                  <w:rPrChange w:id="6440" w:author="LauraPGM" w:date="2025-11-04T16:55:00Z">
                    <w:rPr>
                      <w:rStyle w:val="Hipervnculo"/>
                      <w:bCs/>
                      <w:sz w:val="20"/>
                      <w:szCs w:val="20"/>
                    </w:rPr>
                  </w:rPrChange>
                </w:rPr>
                <w:instrText xml:space="preserve"> HYPERLINK "https://www.youtube.com/watch?v=3O9lDdzv6DQ&amp;ab_channel=AgenciaSE" </w:instrText>
              </w:r>
              <w:r w:rsidRPr="008439ED">
                <w:rPr>
                  <w:rStyle w:val="Hipervnculo"/>
                  <w:rFonts w:ascii="Calibri" w:hAnsi="Calibri" w:cs="Calibri"/>
                  <w:b w:val="0"/>
                  <w:bCs/>
                  <w:sz w:val="22"/>
                  <w:szCs w:val="22"/>
                  <w:rPrChange w:id="6441" w:author="LauraPGM" w:date="2025-11-04T16:55:00Z">
                    <w:rPr>
                      <w:rStyle w:val="Hipervnculo"/>
                      <w:bCs/>
                      <w:sz w:val="20"/>
                      <w:szCs w:val="20"/>
                    </w:rPr>
                  </w:rPrChange>
                </w:rPr>
                <w:fldChar w:fldCharType="separate"/>
              </w:r>
              <w:r w:rsidRPr="008439ED">
                <w:rPr>
                  <w:rStyle w:val="Hipervnculo"/>
                  <w:rFonts w:ascii="Calibri" w:hAnsi="Calibri" w:cs="Calibri"/>
                  <w:bCs/>
                  <w:sz w:val="22"/>
                  <w:szCs w:val="22"/>
                  <w:rPrChange w:id="6442" w:author="LauraPGM" w:date="2025-11-04T16:55:00Z">
                    <w:rPr>
                      <w:rStyle w:val="Hipervnculo"/>
                      <w:bCs/>
                      <w:sz w:val="20"/>
                      <w:szCs w:val="20"/>
                    </w:rPr>
                  </w:rPrChange>
                </w:rPr>
                <w:t>https://www.youtube.com/watch?v=3O9lDdzv6DQ&amp;ab_channel=AgenciaSE</w:t>
              </w:r>
              <w:r w:rsidRPr="008439ED">
                <w:rPr>
                  <w:rStyle w:val="Hipervnculo"/>
                  <w:rFonts w:ascii="Calibri" w:hAnsi="Calibri" w:cs="Calibri"/>
                  <w:b w:val="0"/>
                  <w:bCs/>
                  <w:sz w:val="22"/>
                  <w:szCs w:val="22"/>
                  <w:rPrChange w:id="6443" w:author="LauraPGM" w:date="2025-11-04T16:55:00Z">
                    <w:rPr>
                      <w:rStyle w:val="Hipervnculo"/>
                      <w:bCs/>
                      <w:sz w:val="20"/>
                      <w:szCs w:val="20"/>
                    </w:rPr>
                  </w:rPrChange>
                </w:rPr>
                <w:fldChar w:fldCharType="end"/>
              </w:r>
              <w:r w:rsidRPr="008439ED">
                <w:rPr>
                  <w:rStyle w:val="Hipervnculo"/>
                  <w:rFonts w:ascii="Calibri" w:hAnsi="Calibri" w:cs="Calibri"/>
                  <w:bCs/>
                  <w:sz w:val="22"/>
                  <w:szCs w:val="22"/>
                  <w:rPrChange w:id="6444" w:author="LauraPGM" w:date="2025-11-04T16:55:00Z">
                    <w:rPr>
                      <w:rStyle w:val="Hipervnculo"/>
                      <w:bCs/>
                      <w:sz w:val="20"/>
                      <w:szCs w:val="20"/>
                    </w:rPr>
                  </w:rPrChange>
                </w:rPr>
                <w:t xml:space="preserve"> </w:t>
              </w:r>
            </w:ins>
          </w:p>
        </w:tc>
      </w:tr>
    </w:tbl>
    <w:p w14:paraId="0000008F" w14:textId="051C91D6" w:rsidR="00FF258C" w:rsidRPr="008439ED" w:rsidRDefault="00FF258C">
      <w:pPr>
        <w:pStyle w:val="Normal0"/>
        <w:spacing w:line="360" w:lineRule="auto"/>
        <w:rPr>
          <w:rFonts w:ascii="Calibri" w:hAnsi="Calibri" w:cs="Calibri"/>
          <w:rPrChange w:id="6445" w:author="LauraPGM" w:date="2025-11-04T16:55:00Z">
            <w:rPr/>
          </w:rPrChange>
        </w:rPr>
        <w:pPrChange w:id="6446" w:author="LauraPGM" w:date="2025-10-01T09:45:00Z">
          <w:pPr>
            <w:pStyle w:val="Normal0"/>
          </w:pPr>
        </w:pPrChange>
      </w:pP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8439ED" w:rsidDel="00866E70" w14:paraId="18C53E35" w14:textId="03ED8F45">
        <w:trPr>
          <w:trHeight w:val="658"/>
          <w:del w:id="6447" w:author="LauraPGM" w:date="2025-10-01T15:53:00Z"/>
        </w:trPr>
        <w:tc>
          <w:tcPr>
            <w:tcW w:w="2517" w:type="dxa"/>
            <w:shd w:val="clear" w:color="auto" w:fill="F9CB9C"/>
            <w:tcMar>
              <w:top w:w="100" w:type="dxa"/>
              <w:left w:w="100" w:type="dxa"/>
              <w:bottom w:w="100" w:type="dxa"/>
              <w:right w:w="100" w:type="dxa"/>
            </w:tcMar>
            <w:vAlign w:val="center"/>
          </w:tcPr>
          <w:p w14:paraId="00000090" w14:textId="26583B09" w:rsidR="00FF258C" w:rsidRPr="008439ED" w:rsidDel="00866E70" w:rsidRDefault="00D376E1">
            <w:pPr>
              <w:pStyle w:val="Normal0"/>
              <w:spacing w:line="360" w:lineRule="auto"/>
              <w:jc w:val="center"/>
              <w:rPr>
                <w:del w:id="6448" w:author="LauraPGM" w:date="2025-10-01T15:53:00Z"/>
                <w:rFonts w:ascii="Calibri" w:hAnsi="Calibri" w:cs="Calibri"/>
                <w:sz w:val="22"/>
                <w:szCs w:val="22"/>
                <w:rPrChange w:id="6449" w:author="LauraPGM" w:date="2025-11-04T16:55:00Z">
                  <w:rPr>
                    <w:del w:id="6450" w:author="LauraPGM" w:date="2025-10-01T15:53:00Z"/>
                    <w:sz w:val="22"/>
                    <w:szCs w:val="22"/>
                  </w:rPr>
                </w:rPrChange>
              </w:rPr>
              <w:pPrChange w:id="6451" w:author="LauraPGM" w:date="2025-10-01T09:45:00Z">
                <w:pPr>
                  <w:pStyle w:val="Normal0"/>
                  <w:jc w:val="center"/>
                </w:pPr>
              </w:pPrChange>
            </w:pPr>
            <w:del w:id="6452" w:author="LauraPGM" w:date="2025-10-01T15:53:00Z">
              <w:r w:rsidRPr="008439ED" w:rsidDel="00866E70">
                <w:rPr>
                  <w:rFonts w:ascii="Calibri" w:hAnsi="Calibri" w:cs="Calibri"/>
                  <w:rPrChange w:id="6453" w:author="LauraPGM" w:date="2025-11-04T16:55:00Z">
                    <w:rPr/>
                  </w:rPrChange>
                </w:rPr>
                <w:delText>Tema</w:delText>
              </w:r>
            </w:del>
          </w:p>
        </w:tc>
        <w:tc>
          <w:tcPr>
            <w:tcW w:w="2517" w:type="dxa"/>
            <w:shd w:val="clear" w:color="auto" w:fill="F9CB9C"/>
            <w:tcMar>
              <w:top w:w="100" w:type="dxa"/>
              <w:left w:w="100" w:type="dxa"/>
              <w:bottom w:w="100" w:type="dxa"/>
              <w:right w:w="100" w:type="dxa"/>
            </w:tcMar>
            <w:vAlign w:val="center"/>
          </w:tcPr>
          <w:p w14:paraId="00000091" w14:textId="4970D998" w:rsidR="00FF258C" w:rsidRPr="008439ED" w:rsidDel="00866E70" w:rsidRDefault="00D376E1">
            <w:pPr>
              <w:pStyle w:val="Normal0"/>
              <w:spacing w:line="360" w:lineRule="auto"/>
              <w:jc w:val="center"/>
              <w:rPr>
                <w:del w:id="6454" w:author="LauraPGM" w:date="2025-10-01T15:53:00Z"/>
                <w:rFonts w:ascii="Calibri" w:hAnsi="Calibri" w:cs="Calibri"/>
                <w:color w:val="000000"/>
                <w:sz w:val="22"/>
                <w:szCs w:val="22"/>
                <w:rPrChange w:id="6455" w:author="LauraPGM" w:date="2025-11-04T16:55:00Z">
                  <w:rPr>
                    <w:del w:id="6456" w:author="LauraPGM" w:date="2025-10-01T15:53:00Z"/>
                    <w:color w:val="000000"/>
                    <w:sz w:val="22"/>
                    <w:szCs w:val="22"/>
                  </w:rPr>
                </w:rPrChange>
              </w:rPr>
              <w:pPrChange w:id="6457" w:author="LauraPGM" w:date="2025-10-01T09:45:00Z">
                <w:pPr>
                  <w:pStyle w:val="Normal0"/>
                  <w:jc w:val="center"/>
                </w:pPr>
              </w:pPrChange>
            </w:pPr>
            <w:del w:id="6458" w:author="LauraPGM" w:date="2025-10-01T15:53:00Z">
              <w:r w:rsidRPr="008439ED" w:rsidDel="00866E70">
                <w:rPr>
                  <w:rFonts w:ascii="Calibri" w:hAnsi="Calibri" w:cs="Calibri"/>
                  <w:rPrChange w:id="6459" w:author="LauraPGM" w:date="2025-11-04T16:55:00Z">
                    <w:rPr/>
                  </w:rPrChange>
                </w:rPr>
                <w:delText>Referencia APA del Material</w:delText>
              </w:r>
            </w:del>
          </w:p>
        </w:tc>
        <w:tc>
          <w:tcPr>
            <w:tcW w:w="2519" w:type="dxa"/>
            <w:shd w:val="clear" w:color="auto" w:fill="F9CB9C"/>
            <w:tcMar>
              <w:top w:w="100" w:type="dxa"/>
              <w:left w:w="100" w:type="dxa"/>
              <w:bottom w:w="100" w:type="dxa"/>
              <w:right w:w="100" w:type="dxa"/>
            </w:tcMar>
            <w:vAlign w:val="center"/>
          </w:tcPr>
          <w:p w14:paraId="00000092" w14:textId="1F828879" w:rsidR="00FF258C" w:rsidRPr="008439ED" w:rsidDel="00866E70" w:rsidRDefault="00D376E1">
            <w:pPr>
              <w:pStyle w:val="Normal0"/>
              <w:spacing w:line="360" w:lineRule="auto"/>
              <w:jc w:val="center"/>
              <w:rPr>
                <w:del w:id="6460" w:author="LauraPGM" w:date="2025-10-01T15:53:00Z"/>
                <w:rFonts w:ascii="Calibri" w:hAnsi="Calibri" w:cs="Calibri"/>
                <w:sz w:val="22"/>
                <w:szCs w:val="22"/>
                <w:rPrChange w:id="6461" w:author="LauraPGM" w:date="2025-11-04T16:55:00Z">
                  <w:rPr>
                    <w:del w:id="6462" w:author="LauraPGM" w:date="2025-10-01T15:53:00Z"/>
                    <w:sz w:val="22"/>
                    <w:szCs w:val="22"/>
                  </w:rPr>
                </w:rPrChange>
              </w:rPr>
              <w:pPrChange w:id="6463" w:author="LauraPGM" w:date="2025-10-01T09:45:00Z">
                <w:pPr>
                  <w:pStyle w:val="Normal0"/>
                  <w:jc w:val="center"/>
                </w:pPr>
              </w:pPrChange>
            </w:pPr>
            <w:del w:id="6464" w:author="LauraPGM" w:date="2025-10-01T15:53:00Z">
              <w:r w:rsidRPr="008439ED" w:rsidDel="00866E70">
                <w:rPr>
                  <w:rFonts w:ascii="Calibri" w:hAnsi="Calibri" w:cs="Calibri"/>
                  <w:rPrChange w:id="6465" w:author="LauraPGM" w:date="2025-11-04T16:55:00Z">
                    <w:rPr/>
                  </w:rPrChange>
                </w:rPr>
                <w:delText>Tipo de material</w:delText>
              </w:r>
            </w:del>
          </w:p>
          <w:p w14:paraId="00000093" w14:textId="1D12DA27" w:rsidR="00FF258C" w:rsidRPr="008439ED" w:rsidDel="00866E70" w:rsidRDefault="00D376E1">
            <w:pPr>
              <w:pStyle w:val="Normal0"/>
              <w:spacing w:line="360" w:lineRule="auto"/>
              <w:jc w:val="center"/>
              <w:rPr>
                <w:del w:id="6466" w:author="LauraPGM" w:date="2025-10-01T15:53:00Z"/>
                <w:rFonts w:ascii="Calibri" w:hAnsi="Calibri" w:cs="Calibri"/>
                <w:color w:val="000000"/>
                <w:sz w:val="22"/>
                <w:szCs w:val="22"/>
                <w:rPrChange w:id="6467" w:author="LauraPGM" w:date="2025-11-04T16:55:00Z">
                  <w:rPr>
                    <w:del w:id="6468" w:author="LauraPGM" w:date="2025-10-01T15:53:00Z"/>
                    <w:color w:val="000000"/>
                    <w:sz w:val="22"/>
                    <w:szCs w:val="22"/>
                  </w:rPr>
                </w:rPrChange>
              </w:rPr>
              <w:pPrChange w:id="6469" w:author="LauraPGM" w:date="2025-10-01T09:45:00Z">
                <w:pPr>
                  <w:pStyle w:val="Normal0"/>
                  <w:jc w:val="center"/>
                </w:pPr>
              </w:pPrChange>
            </w:pPr>
            <w:del w:id="6470" w:author="LauraPGM" w:date="2025-10-01T15:53:00Z">
              <w:r w:rsidRPr="008439ED" w:rsidDel="00866E70">
                <w:rPr>
                  <w:rFonts w:ascii="Calibri" w:hAnsi="Calibri" w:cs="Calibri"/>
                  <w:rPrChange w:id="6471" w:author="LauraPGM" w:date="2025-11-04T16:55:00Z">
                    <w:rPr/>
                  </w:rPrChange>
                </w:rPr>
                <w:delText>(Video, capítulo de libro, artículo, otro)</w:delText>
              </w:r>
            </w:del>
          </w:p>
        </w:tc>
        <w:tc>
          <w:tcPr>
            <w:tcW w:w="2519" w:type="dxa"/>
            <w:shd w:val="clear" w:color="auto" w:fill="F9CB9C"/>
            <w:tcMar>
              <w:top w:w="100" w:type="dxa"/>
              <w:left w:w="100" w:type="dxa"/>
              <w:bottom w:w="100" w:type="dxa"/>
              <w:right w:w="100" w:type="dxa"/>
            </w:tcMar>
            <w:vAlign w:val="center"/>
          </w:tcPr>
          <w:p w14:paraId="00000094" w14:textId="19DB0B3B" w:rsidR="00FF258C" w:rsidRPr="008439ED" w:rsidDel="00866E70" w:rsidRDefault="00D376E1">
            <w:pPr>
              <w:pStyle w:val="Normal0"/>
              <w:spacing w:line="360" w:lineRule="auto"/>
              <w:jc w:val="center"/>
              <w:rPr>
                <w:del w:id="6472" w:author="LauraPGM" w:date="2025-10-01T15:53:00Z"/>
                <w:rFonts w:ascii="Calibri" w:hAnsi="Calibri" w:cs="Calibri"/>
                <w:sz w:val="22"/>
                <w:szCs w:val="22"/>
                <w:rPrChange w:id="6473" w:author="LauraPGM" w:date="2025-11-04T16:55:00Z">
                  <w:rPr>
                    <w:del w:id="6474" w:author="LauraPGM" w:date="2025-10-01T15:53:00Z"/>
                    <w:sz w:val="22"/>
                    <w:szCs w:val="22"/>
                  </w:rPr>
                </w:rPrChange>
              </w:rPr>
              <w:pPrChange w:id="6475" w:author="LauraPGM" w:date="2025-10-01T09:45:00Z">
                <w:pPr>
                  <w:pStyle w:val="Normal0"/>
                  <w:jc w:val="center"/>
                </w:pPr>
              </w:pPrChange>
            </w:pPr>
            <w:del w:id="6476" w:author="LauraPGM" w:date="2025-10-01T15:53:00Z">
              <w:r w:rsidRPr="008439ED" w:rsidDel="00866E70">
                <w:rPr>
                  <w:rFonts w:ascii="Calibri" w:hAnsi="Calibri" w:cs="Calibri"/>
                  <w:rPrChange w:id="6477" w:author="LauraPGM" w:date="2025-11-04T16:55:00Z">
                    <w:rPr/>
                  </w:rPrChange>
                </w:rPr>
                <w:delText>Enlace del Recurso o</w:delText>
              </w:r>
            </w:del>
          </w:p>
          <w:p w14:paraId="00000095" w14:textId="6125D873" w:rsidR="00FF258C" w:rsidRPr="008439ED" w:rsidDel="00866E70" w:rsidRDefault="00D376E1">
            <w:pPr>
              <w:pStyle w:val="Normal0"/>
              <w:spacing w:line="360" w:lineRule="auto"/>
              <w:jc w:val="center"/>
              <w:rPr>
                <w:del w:id="6478" w:author="LauraPGM" w:date="2025-10-01T15:53:00Z"/>
                <w:rFonts w:ascii="Calibri" w:hAnsi="Calibri" w:cs="Calibri"/>
                <w:color w:val="000000"/>
                <w:sz w:val="22"/>
                <w:szCs w:val="22"/>
                <w:rPrChange w:id="6479" w:author="LauraPGM" w:date="2025-11-04T16:55:00Z">
                  <w:rPr>
                    <w:del w:id="6480" w:author="LauraPGM" w:date="2025-10-01T15:53:00Z"/>
                    <w:color w:val="000000"/>
                    <w:sz w:val="22"/>
                    <w:szCs w:val="22"/>
                  </w:rPr>
                </w:rPrChange>
              </w:rPr>
              <w:pPrChange w:id="6481" w:author="LauraPGM" w:date="2025-10-01T09:45:00Z">
                <w:pPr>
                  <w:pStyle w:val="Normal0"/>
                  <w:jc w:val="center"/>
                </w:pPr>
              </w:pPrChange>
            </w:pPr>
            <w:del w:id="6482" w:author="LauraPGM" w:date="2025-10-01T15:53:00Z">
              <w:r w:rsidRPr="008439ED" w:rsidDel="00866E70">
                <w:rPr>
                  <w:rFonts w:ascii="Calibri" w:hAnsi="Calibri" w:cs="Calibri"/>
                  <w:rPrChange w:id="6483" w:author="LauraPGM" w:date="2025-11-04T16:55:00Z">
                    <w:rPr/>
                  </w:rPrChange>
                </w:rPr>
                <w:delText>Archivo del documento o material</w:delText>
              </w:r>
            </w:del>
          </w:p>
        </w:tc>
      </w:tr>
      <w:tr w:rsidR="00FF258C" w:rsidRPr="008439ED" w:rsidDel="00866E70" w14:paraId="0A37501D" w14:textId="53815DFE">
        <w:trPr>
          <w:trHeight w:val="385"/>
          <w:del w:id="6484" w:author="LauraPGM" w:date="2025-10-01T15:53:00Z"/>
        </w:trPr>
        <w:tc>
          <w:tcPr>
            <w:tcW w:w="2517" w:type="dxa"/>
            <w:tcMar>
              <w:top w:w="100" w:type="dxa"/>
              <w:left w:w="100" w:type="dxa"/>
              <w:bottom w:w="100" w:type="dxa"/>
              <w:right w:w="100" w:type="dxa"/>
            </w:tcMar>
          </w:tcPr>
          <w:p w14:paraId="0000009B" w14:textId="0947F5D3" w:rsidR="00FF258C" w:rsidRPr="008439ED" w:rsidDel="00866E70" w:rsidRDefault="009C2D69">
            <w:pPr>
              <w:pStyle w:val="Normal0"/>
              <w:spacing w:line="360" w:lineRule="auto"/>
              <w:rPr>
                <w:del w:id="6485" w:author="LauraPGM" w:date="2025-10-01T15:53:00Z"/>
                <w:rFonts w:ascii="Calibri" w:hAnsi="Calibri" w:cs="Calibri"/>
                <w:sz w:val="22"/>
                <w:szCs w:val="22"/>
                <w:rPrChange w:id="6486" w:author="LauraPGM" w:date="2025-11-04T16:55:00Z">
                  <w:rPr>
                    <w:del w:id="6487" w:author="LauraPGM" w:date="2025-10-01T15:53:00Z"/>
                    <w:sz w:val="22"/>
                    <w:szCs w:val="22"/>
                  </w:rPr>
                </w:rPrChange>
              </w:rPr>
              <w:pPrChange w:id="6488" w:author="LauraPGM" w:date="2025-10-01T09:45:00Z">
                <w:pPr>
                  <w:pStyle w:val="Normal0"/>
                </w:pPr>
              </w:pPrChange>
            </w:pPr>
            <w:del w:id="6489" w:author="LauraPGM" w:date="2025-10-01T15:53:00Z">
              <w:r w:rsidRPr="008439ED" w:rsidDel="00866E70">
                <w:rPr>
                  <w:rFonts w:ascii="Calibri" w:hAnsi="Calibri" w:cs="Calibri"/>
                  <w:rPrChange w:id="6490" w:author="LauraPGM" w:date="2025-11-04T16:55:00Z">
                    <w:rPr/>
                  </w:rPrChange>
                </w:rPr>
                <w:delText>Balance inicial.</w:delText>
              </w:r>
            </w:del>
          </w:p>
        </w:tc>
        <w:tc>
          <w:tcPr>
            <w:tcW w:w="2517" w:type="dxa"/>
            <w:tcMar>
              <w:top w:w="100" w:type="dxa"/>
              <w:left w:w="100" w:type="dxa"/>
              <w:bottom w:w="100" w:type="dxa"/>
              <w:right w:w="100" w:type="dxa"/>
            </w:tcMar>
          </w:tcPr>
          <w:p w14:paraId="0000009C" w14:textId="42562F0F" w:rsidR="00FF258C" w:rsidRPr="008439ED" w:rsidDel="00866E70" w:rsidRDefault="009C2D69">
            <w:pPr>
              <w:pStyle w:val="Normal0"/>
              <w:spacing w:line="360" w:lineRule="auto"/>
              <w:rPr>
                <w:del w:id="6491" w:author="LauraPGM" w:date="2025-10-01T15:53:00Z"/>
                <w:rFonts w:ascii="Calibri" w:hAnsi="Calibri" w:cs="Calibri"/>
                <w:sz w:val="22"/>
                <w:szCs w:val="22"/>
                <w:rPrChange w:id="6492" w:author="LauraPGM" w:date="2025-11-04T16:55:00Z">
                  <w:rPr>
                    <w:del w:id="6493" w:author="LauraPGM" w:date="2025-10-01T15:53:00Z"/>
                    <w:sz w:val="22"/>
                    <w:szCs w:val="22"/>
                  </w:rPr>
                </w:rPrChange>
              </w:rPr>
              <w:pPrChange w:id="6494" w:author="LauraPGM" w:date="2025-10-01T09:45:00Z">
                <w:pPr>
                  <w:pStyle w:val="Normal0"/>
                </w:pPr>
              </w:pPrChange>
            </w:pPr>
            <w:del w:id="6495" w:author="LauraPGM" w:date="2025-10-01T15:53:00Z">
              <w:r w:rsidRPr="008439ED" w:rsidDel="00866E70">
                <w:rPr>
                  <w:rFonts w:ascii="Calibri" w:hAnsi="Calibri" w:cs="Calibri"/>
                  <w:rPrChange w:id="6496" w:author="LauraPGM" w:date="2025-11-04T16:55:00Z">
                    <w:rPr/>
                  </w:rPrChange>
                </w:rPr>
                <w:delText>Ecosistema de Recursos Educativos Digitales SENA. (2021, 10 abril). Balance inicial.</w:delText>
              </w:r>
            </w:del>
          </w:p>
        </w:tc>
        <w:tc>
          <w:tcPr>
            <w:tcW w:w="2519" w:type="dxa"/>
            <w:tcMar>
              <w:top w:w="100" w:type="dxa"/>
              <w:left w:w="100" w:type="dxa"/>
              <w:bottom w:w="100" w:type="dxa"/>
              <w:right w:w="100" w:type="dxa"/>
            </w:tcMar>
          </w:tcPr>
          <w:p w14:paraId="0000009D" w14:textId="7296FC59" w:rsidR="00FF258C" w:rsidRPr="008439ED" w:rsidDel="00866E70" w:rsidRDefault="009C2D69">
            <w:pPr>
              <w:spacing w:line="360" w:lineRule="auto"/>
              <w:rPr>
                <w:del w:id="6497" w:author="LauraPGM" w:date="2025-10-01T15:53:00Z"/>
                <w:rFonts w:ascii="Calibri" w:hAnsi="Calibri" w:cs="Calibri"/>
                <w:sz w:val="22"/>
                <w:szCs w:val="22"/>
                <w:rPrChange w:id="6498" w:author="LauraPGM" w:date="2025-11-04T16:55:00Z">
                  <w:rPr>
                    <w:del w:id="6499" w:author="LauraPGM" w:date="2025-10-01T15:53:00Z"/>
                    <w:sz w:val="22"/>
                    <w:szCs w:val="22"/>
                  </w:rPr>
                </w:rPrChange>
              </w:rPr>
              <w:pPrChange w:id="6500" w:author="LauraPGM" w:date="2025-10-01T09:45:00Z">
                <w:pPr/>
              </w:pPrChange>
            </w:pPr>
            <w:del w:id="6501" w:author="LauraPGM" w:date="2025-10-01T15:53:00Z">
              <w:r w:rsidRPr="008439ED" w:rsidDel="00866E70">
                <w:rPr>
                  <w:rFonts w:ascii="Calibri" w:hAnsi="Calibri" w:cs="Calibri"/>
                  <w:rPrChange w:id="6502" w:author="LauraPGM" w:date="2025-11-04T16:55:00Z">
                    <w:rPr/>
                  </w:rPrChange>
                </w:rPr>
                <w:delText>Video</w:delText>
              </w:r>
            </w:del>
          </w:p>
        </w:tc>
        <w:tc>
          <w:tcPr>
            <w:tcW w:w="2519" w:type="dxa"/>
            <w:tcMar>
              <w:top w:w="100" w:type="dxa"/>
              <w:left w:w="100" w:type="dxa"/>
              <w:bottom w:w="100" w:type="dxa"/>
              <w:right w:w="100" w:type="dxa"/>
            </w:tcMar>
          </w:tcPr>
          <w:p w14:paraId="24B4790D" w14:textId="485724DE" w:rsidR="002D29BA" w:rsidRPr="008439ED" w:rsidDel="00866E70" w:rsidRDefault="009C2D69">
            <w:pPr>
              <w:pStyle w:val="Textocomentario"/>
              <w:spacing w:line="360" w:lineRule="auto"/>
              <w:rPr>
                <w:del w:id="6503" w:author="LauraPGM" w:date="2025-10-01T15:53:00Z"/>
                <w:rFonts w:ascii="Calibri" w:hAnsi="Calibri" w:cs="Calibri"/>
                <w:sz w:val="22"/>
                <w:szCs w:val="22"/>
                <w:rPrChange w:id="6504" w:author="LauraPGM" w:date="2025-11-04T16:55:00Z">
                  <w:rPr>
                    <w:del w:id="6505" w:author="LauraPGM" w:date="2025-10-01T15:53:00Z"/>
                    <w:sz w:val="22"/>
                    <w:szCs w:val="22"/>
                  </w:rPr>
                </w:rPrChange>
              </w:rPr>
              <w:pPrChange w:id="6506" w:author="LauraPGM" w:date="2025-10-01T09:45:00Z">
                <w:pPr>
                  <w:pStyle w:val="Textocomentario"/>
                </w:pPr>
              </w:pPrChange>
            </w:pPr>
            <w:del w:id="6507" w:author="LauraPGM" w:date="2025-10-01T15:53:00Z">
              <w:r w:rsidRPr="008439ED" w:rsidDel="00866E70">
                <w:rPr>
                  <w:rFonts w:ascii="Calibri" w:hAnsi="Calibri" w:cs="Calibri"/>
                  <w:sz w:val="22"/>
                  <w:szCs w:val="22"/>
                  <w:rPrChange w:id="6508" w:author="LauraPGM" w:date="2025-11-04T16:55:00Z">
                    <w:rPr/>
                  </w:rPrChange>
                </w:rPr>
                <w:delText>https://www.youtube.com/watch?v=</w:delText>
              </w:r>
              <w:commentRangeStart w:id="6509"/>
              <w:r w:rsidRPr="008439ED" w:rsidDel="00866E70">
                <w:rPr>
                  <w:rFonts w:ascii="Calibri" w:hAnsi="Calibri" w:cs="Calibri"/>
                  <w:sz w:val="22"/>
                  <w:szCs w:val="22"/>
                  <w:rPrChange w:id="6510" w:author="LauraPGM" w:date="2025-11-04T16:55:00Z">
                    <w:rPr/>
                  </w:rPrChange>
                </w:rPr>
                <w:delText>maVbxjCWgKQ</w:delText>
              </w:r>
              <w:commentRangeEnd w:id="6509"/>
              <w:r w:rsidR="00D67C34" w:rsidRPr="008439ED" w:rsidDel="00866E70">
                <w:rPr>
                  <w:rStyle w:val="Refdecomentario"/>
                  <w:rFonts w:ascii="Calibri" w:hAnsi="Calibri" w:cs="Calibri"/>
                  <w:sz w:val="22"/>
                  <w:szCs w:val="22"/>
                  <w:rPrChange w:id="6511" w:author="LauraPGM" w:date="2025-11-04T16:55:00Z">
                    <w:rPr>
                      <w:rStyle w:val="Refdecomentario"/>
                    </w:rPr>
                  </w:rPrChange>
                </w:rPr>
                <w:commentReference w:id="6509"/>
              </w:r>
            </w:del>
          </w:p>
          <w:p w14:paraId="0000009E" w14:textId="522E4106" w:rsidR="00FF258C" w:rsidRPr="008439ED" w:rsidDel="00866E70" w:rsidRDefault="00FF258C">
            <w:pPr>
              <w:pStyle w:val="Normal0"/>
              <w:spacing w:line="360" w:lineRule="auto"/>
              <w:rPr>
                <w:del w:id="6512" w:author="LauraPGM" w:date="2025-10-01T15:53:00Z"/>
                <w:rFonts w:ascii="Calibri" w:hAnsi="Calibri" w:cs="Calibri"/>
                <w:sz w:val="22"/>
                <w:szCs w:val="22"/>
                <w:rPrChange w:id="6513" w:author="LauraPGM" w:date="2025-11-04T16:55:00Z">
                  <w:rPr>
                    <w:del w:id="6514" w:author="LauraPGM" w:date="2025-10-01T15:53:00Z"/>
                    <w:sz w:val="22"/>
                    <w:szCs w:val="22"/>
                  </w:rPr>
                </w:rPrChange>
              </w:rPr>
              <w:pPrChange w:id="6515" w:author="LauraPGM" w:date="2025-10-01T09:45:00Z">
                <w:pPr>
                  <w:pStyle w:val="Normal0"/>
                </w:pPr>
              </w:pPrChange>
            </w:pPr>
          </w:p>
        </w:tc>
      </w:tr>
      <w:tr w:rsidR="0081474C" w:rsidRPr="008439ED" w:rsidDel="00866E70" w14:paraId="60EB4864" w14:textId="1DF2795F">
        <w:trPr>
          <w:trHeight w:val="385"/>
          <w:del w:id="6516" w:author="LauraPGM" w:date="2025-10-01T15:53:00Z"/>
        </w:trPr>
        <w:tc>
          <w:tcPr>
            <w:tcW w:w="2517" w:type="dxa"/>
            <w:tcMar>
              <w:top w:w="100" w:type="dxa"/>
              <w:left w:w="100" w:type="dxa"/>
              <w:bottom w:w="100" w:type="dxa"/>
              <w:right w:w="100" w:type="dxa"/>
            </w:tcMar>
          </w:tcPr>
          <w:p w14:paraId="1B1A59A6" w14:textId="0161A762" w:rsidR="0081474C" w:rsidRPr="008439ED" w:rsidDel="00866E70" w:rsidRDefault="002B5A7E">
            <w:pPr>
              <w:pStyle w:val="Normal0"/>
              <w:spacing w:line="360" w:lineRule="auto"/>
              <w:rPr>
                <w:del w:id="6517" w:author="LauraPGM" w:date="2025-10-01T15:53:00Z"/>
                <w:rFonts w:ascii="Calibri" w:hAnsi="Calibri" w:cs="Calibri"/>
                <w:sz w:val="22"/>
                <w:szCs w:val="22"/>
                <w:rPrChange w:id="6518" w:author="LauraPGM" w:date="2025-11-04T16:55:00Z">
                  <w:rPr>
                    <w:del w:id="6519" w:author="LauraPGM" w:date="2025-10-01T15:53:00Z"/>
                    <w:sz w:val="22"/>
                    <w:szCs w:val="22"/>
                  </w:rPr>
                </w:rPrChange>
              </w:rPr>
              <w:pPrChange w:id="6520" w:author="LauraPGM" w:date="2025-10-01T09:45:00Z">
                <w:pPr>
                  <w:pStyle w:val="Normal0"/>
                </w:pPr>
              </w:pPrChange>
            </w:pPr>
            <w:del w:id="6521" w:author="LauraPGM" w:date="2025-10-01T15:53:00Z">
              <w:r w:rsidRPr="008439ED" w:rsidDel="00866E70">
                <w:rPr>
                  <w:rFonts w:ascii="Calibri" w:hAnsi="Calibri" w:cs="Calibri"/>
                  <w:rPrChange w:id="6522" w:author="LauraPGM" w:date="2025-11-04T16:55:00Z">
                    <w:rPr/>
                  </w:rPrChange>
                </w:rPr>
                <w:delText>Presupuesto de costos.</w:delText>
              </w:r>
            </w:del>
          </w:p>
        </w:tc>
        <w:tc>
          <w:tcPr>
            <w:tcW w:w="2517" w:type="dxa"/>
            <w:tcMar>
              <w:top w:w="100" w:type="dxa"/>
              <w:left w:w="100" w:type="dxa"/>
              <w:bottom w:w="100" w:type="dxa"/>
              <w:right w:w="100" w:type="dxa"/>
            </w:tcMar>
          </w:tcPr>
          <w:p w14:paraId="5CEE00C2" w14:textId="4AA93294" w:rsidR="0081474C" w:rsidRPr="008439ED" w:rsidDel="00866E70" w:rsidRDefault="002B5A7E">
            <w:pPr>
              <w:pStyle w:val="Normal0"/>
              <w:spacing w:line="360" w:lineRule="auto"/>
              <w:rPr>
                <w:del w:id="6523" w:author="LauraPGM" w:date="2025-10-01T15:53:00Z"/>
                <w:rFonts w:ascii="Calibri" w:hAnsi="Calibri" w:cs="Calibri"/>
                <w:sz w:val="22"/>
                <w:szCs w:val="22"/>
                <w:rPrChange w:id="6524" w:author="LauraPGM" w:date="2025-11-04T16:55:00Z">
                  <w:rPr>
                    <w:del w:id="6525" w:author="LauraPGM" w:date="2025-10-01T15:53:00Z"/>
                    <w:sz w:val="22"/>
                    <w:szCs w:val="22"/>
                  </w:rPr>
                </w:rPrChange>
              </w:rPr>
              <w:pPrChange w:id="6526" w:author="LauraPGM" w:date="2025-10-01T09:45:00Z">
                <w:pPr>
                  <w:pStyle w:val="Normal0"/>
                </w:pPr>
              </w:pPrChange>
            </w:pPr>
            <w:del w:id="6527" w:author="LauraPGM" w:date="2025-10-01T15:53:00Z">
              <w:r w:rsidRPr="008439ED" w:rsidDel="00866E70">
                <w:rPr>
                  <w:rFonts w:ascii="Calibri" w:hAnsi="Calibri" w:cs="Calibri"/>
                  <w:rPrChange w:id="6528" w:author="LauraPGM" w:date="2025-11-04T16:55:00Z">
                    <w:rPr/>
                  </w:rPrChange>
                </w:rPr>
                <w:delText xml:space="preserve">Presupuestos y control de costos - Praxis Framework. (s. f.). </w:delText>
              </w:r>
            </w:del>
          </w:p>
        </w:tc>
        <w:tc>
          <w:tcPr>
            <w:tcW w:w="2519" w:type="dxa"/>
            <w:tcMar>
              <w:top w:w="100" w:type="dxa"/>
              <w:left w:w="100" w:type="dxa"/>
              <w:bottom w:w="100" w:type="dxa"/>
              <w:right w:w="100" w:type="dxa"/>
            </w:tcMar>
          </w:tcPr>
          <w:p w14:paraId="319FE8F2" w14:textId="5DC70FF8" w:rsidR="0081474C" w:rsidRPr="008439ED" w:rsidDel="00866E70" w:rsidRDefault="00AC05B6">
            <w:pPr>
              <w:pStyle w:val="Normal0"/>
              <w:spacing w:line="360" w:lineRule="auto"/>
              <w:rPr>
                <w:del w:id="6529" w:author="LauraPGM" w:date="2025-10-01T15:53:00Z"/>
                <w:rFonts w:ascii="Calibri" w:hAnsi="Calibri" w:cs="Calibri"/>
                <w:sz w:val="22"/>
                <w:szCs w:val="22"/>
                <w:rPrChange w:id="6530" w:author="LauraPGM" w:date="2025-11-04T16:55:00Z">
                  <w:rPr>
                    <w:del w:id="6531" w:author="LauraPGM" w:date="2025-10-01T15:53:00Z"/>
                    <w:sz w:val="22"/>
                    <w:szCs w:val="22"/>
                  </w:rPr>
                </w:rPrChange>
              </w:rPr>
              <w:pPrChange w:id="6532" w:author="LauraPGM" w:date="2025-10-01T09:45:00Z">
                <w:pPr>
                  <w:pStyle w:val="Normal0"/>
                </w:pPr>
              </w:pPrChange>
            </w:pPr>
            <w:del w:id="6533" w:author="LauraPGM" w:date="2025-10-01T15:53:00Z">
              <w:r w:rsidRPr="008439ED" w:rsidDel="00866E70">
                <w:rPr>
                  <w:rFonts w:ascii="Calibri" w:hAnsi="Calibri" w:cs="Calibri"/>
                  <w:rPrChange w:id="6534" w:author="LauraPGM" w:date="2025-11-04T16:55:00Z">
                    <w:rPr/>
                  </w:rPrChange>
                </w:rPr>
                <w:delText>P</w:delText>
              </w:r>
              <w:r w:rsidR="002B5A7E" w:rsidRPr="008439ED" w:rsidDel="00866E70">
                <w:rPr>
                  <w:rFonts w:ascii="Calibri" w:hAnsi="Calibri" w:cs="Calibri"/>
                  <w:rPrChange w:id="6535" w:author="LauraPGM" w:date="2025-11-04T16:55:00Z">
                    <w:rPr/>
                  </w:rPrChange>
                </w:rPr>
                <w:delText>ágina web</w:delText>
              </w:r>
            </w:del>
          </w:p>
        </w:tc>
        <w:tc>
          <w:tcPr>
            <w:tcW w:w="2519" w:type="dxa"/>
            <w:tcMar>
              <w:top w:w="100" w:type="dxa"/>
              <w:left w:w="100" w:type="dxa"/>
              <w:bottom w:w="100" w:type="dxa"/>
              <w:right w:w="100" w:type="dxa"/>
            </w:tcMar>
          </w:tcPr>
          <w:p w14:paraId="0E6C386C" w14:textId="30BB73ED" w:rsidR="005F44E1" w:rsidRPr="008439ED" w:rsidDel="00866E70" w:rsidRDefault="002B5A7E">
            <w:pPr>
              <w:pStyle w:val="Textocomentario"/>
              <w:spacing w:line="360" w:lineRule="auto"/>
              <w:rPr>
                <w:del w:id="6536" w:author="LauraPGM" w:date="2025-10-01T15:53:00Z"/>
                <w:rFonts w:ascii="Calibri" w:hAnsi="Calibri" w:cs="Calibri"/>
                <w:sz w:val="22"/>
                <w:szCs w:val="22"/>
                <w:rPrChange w:id="6537" w:author="LauraPGM" w:date="2025-11-04T16:55:00Z">
                  <w:rPr>
                    <w:del w:id="6538" w:author="LauraPGM" w:date="2025-10-01T15:53:00Z"/>
                    <w:sz w:val="22"/>
                    <w:szCs w:val="22"/>
                  </w:rPr>
                </w:rPrChange>
              </w:rPr>
              <w:pPrChange w:id="6539" w:author="LauraPGM" w:date="2025-10-01T09:45:00Z">
                <w:pPr>
                  <w:pStyle w:val="Textocomentario"/>
                </w:pPr>
              </w:pPrChange>
            </w:pPr>
            <w:del w:id="6540" w:author="LauraPGM" w:date="2025-10-01T15:53:00Z">
              <w:r w:rsidRPr="008439ED" w:rsidDel="00866E70">
                <w:rPr>
                  <w:rFonts w:ascii="Calibri" w:hAnsi="Calibri" w:cs="Calibri"/>
                  <w:sz w:val="22"/>
                  <w:szCs w:val="22"/>
                  <w:rPrChange w:id="6541" w:author="LauraPGM" w:date="2025-11-04T16:55:00Z">
                    <w:rPr/>
                  </w:rPrChange>
                </w:rPr>
                <w:delText>https://www.praxisframework.org/es/knowledge/budgeting-and-cost-control</w:delText>
              </w:r>
            </w:del>
          </w:p>
          <w:p w14:paraId="5EB856EA" w14:textId="225B26F6" w:rsidR="0081474C" w:rsidRPr="008439ED" w:rsidDel="00866E70" w:rsidRDefault="0081474C">
            <w:pPr>
              <w:pStyle w:val="Normal0"/>
              <w:spacing w:line="360" w:lineRule="auto"/>
              <w:rPr>
                <w:del w:id="6542" w:author="LauraPGM" w:date="2025-10-01T15:53:00Z"/>
                <w:rFonts w:ascii="Calibri" w:hAnsi="Calibri" w:cs="Calibri"/>
                <w:sz w:val="22"/>
                <w:szCs w:val="22"/>
                <w:rPrChange w:id="6543" w:author="LauraPGM" w:date="2025-11-04T16:55:00Z">
                  <w:rPr>
                    <w:del w:id="6544" w:author="LauraPGM" w:date="2025-10-01T15:53:00Z"/>
                    <w:sz w:val="22"/>
                    <w:szCs w:val="22"/>
                  </w:rPr>
                </w:rPrChange>
              </w:rPr>
              <w:pPrChange w:id="6545" w:author="LauraPGM" w:date="2025-10-01T09:45:00Z">
                <w:pPr>
                  <w:pStyle w:val="Normal0"/>
                </w:pPr>
              </w:pPrChange>
            </w:pPr>
          </w:p>
        </w:tc>
      </w:tr>
    </w:tbl>
    <w:p w14:paraId="0000009F" w14:textId="77777777" w:rsidR="00FF258C" w:rsidRPr="008439ED" w:rsidRDefault="00FF258C">
      <w:pPr>
        <w:pStyle w:val="Normal0"/>
        <w:spacing w:line="360" w:lineRule="auto"/>
        <w:rPr>
          <w:rFonts w:ascii="Calibri" w:hAnsi="Calibri" w:cs="Calibri"/>
          <w:rPrChange w:id="6546" w:author="LauraPGM" w:date="2025-11-04T16:55:00Z">
            <w:rPr/>
          </w:rPrChange>
        </w:rPr>
        <w:pPrChange w:id="6547" w:author="LauraPGM" w:date="2025-10-01T09:45:00Z">
          <w:pPr>
            <w:pStyle w:val="Normal0"/>
          </w:pPr>
        </w:pPrChange>
      </w:pPr>
    </w:p>
    <w:p w14:paraId="000000A0" w14:textId="77777777" w:rsidR="00FF258C" w:rsidRPr="008439ED" w:rsidRDefault="00FF258C">
      <w:pPr>
        <w:pStyle w:val="Normal0"/>
        <w:spacing w:line="360" w:lineRule="auto"/>
        <w:rPr>
          <w:rFonts w:ascii="Calibri" w:hAnsi="Calibri" w:cs="Calibri"/>
          <w:rPrChange w:id="6548" w:author="LauraPGM" w:date="2025-11-04T16:55:00Z">
            <w:rPr/>
          </w:rPrChange>
        </w:rPr>
        <w:pPrChange w:id="6549" w:author="LauraPGM" w:date="2025-10-01T09:45:00Z">
          <w:pPr>
            <w:pStyle w:val="Normal0"/>
          </w:pPr>
        </w:pPrChange>
      </w:pPr>
    </w:p>
    <w:p w14:paraId="000000A1" w14:textId="77777777" w:rsidR="00FF258C" w:rsidRPr="008439ED" w:rsidRDefault="00D376E1">
      <w:pPr>
        <w:pStyle w:val="Normal0"/>
        <w:numPr>
          <w:ilvl w:val="0"/>
          <w:numId w:val="5"/>
        </w:numPr>
        <w:pBdr>
          <w:top w:val="nil"/>
          <w:left w:val="nil"/>
          <w:bottom w:val="nil"/>
          <w:right w:val="nil"/>
          <w:between w:val="nil"/>
        </w:pBdr>
        <w:spacing w:line="360" w:lineRule="auto"/>
        <w:jc w:val="both"/>
        <w:rPr>
          <w:rFonts w:ascii="Calibri" w:hAnsi="Calibri" w:cs="Calibri"/>
          <w:b/>
          <w:color w:val="000000"/>
          <w:rPrChange w:id="6550" w:author="LauraPGM" w:date="2025-11-04T16:55:00Z">
            <w:rPr>
              <w:b/>
              <w:color w:val="000000"/>
            </w:rPr>
          </w:rPrChange>
        </w:rPr>
        <w:pPrChange w:id="6551" w:author="LauraPGM" w:date="2025-10-01T09:45:00Z">
          <w:pPr>
            <w:pStyle w:val="Normal0"/>
            <w:numPr>
              <w:numId w:val="5"/>
            </w:numPr>
            <w:pBdr>
              <w:top w:val="nil"/>
              <w:left w:val="nil"/>
              <w:bottom w:val="nil"/>
              <w:right w:val="nil"/>
              <w:between w:val="nil"/>
            </w:pBdr>
            <w:ind w:left="720" w:hanging="360"/>
            <w:jc w:val="both"/>
          </w:pPr>
        </w:pPrChange>
      </w:pPr>
      <w:r w:rsidRPr="008439ED">
        <w:rPr>
          <w:rFonts w:ascii="Calibri" w:hAnsi="Calibri" w:cs="Calibri"/>
          <w:b/>
          <w:color w:val="000000"/>
          <w:rPrChange w:id="6552" w:author="LauraPGM" w:date="2025-11-04T16:55:00Z">
            <w:rPr>
              <w:b/>
              <w:color w:val="000000"/>
            </w:rPr>
          </w:rPrChange>
        </w:rPr>
        <w:t xml:space="preserve">GLOSARIO: </w:t>
      </w: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Change w:id="6553" w:author="LauraPGM" w:date="2025-10-01T20:18:00Z">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PrChange>
      </w:tblPr>
      <w:tblGrid>
        <w:gridCol w:w="2263"/>
        <w:gridCol w:w="7699"/>
        <w:tblGridChange w:id="6554">
          <w:tblGrid>
            <w:gridCol w:w="2122"/>
            <w:gridCol w:w="7840"/>
          </w:tblGrid>
        </w:tblGridChange>
      </w:tblGrid>
      <w:tr w:rsidR="00866E70" w:rsidRPr="008439ED" w14:paraId="64B64DDA" w14:textId="77777777" w:rsidTr="00375FF2">
        <w:trPr>
          <w:trHeight w:val="214"/>
          <w:ins w:id="6555" w:author="LauraPGM" w:date="2025-10-01T15:54:00Z"/>
          <w:trPrChange w:id="6556" w:author="LauraPGM" w:date="2025-10-01T20:18:00Z">
            <w:trPr>
              <w:trHeight w:val="214"/>
            </w:trPr>
          </w:trPrChange>
        </w:trPr>
        <w:tc>
          <w:tcPr>
            <w:tcW w:w="2263" w:type="dxa"/>
            <w:tcBorders>
              <w:right w:val="single" w:sz="4" w:space="0" w:color="F79646" w:themeColor="accent6"/>
            </w:tcBorders>
            <w:shd w:val="clear" w:color="auto" w:fill="FABF8F" w:themeFill="accent6" w:themeFillTint="99"/>
            <w:tcMar>
              <w:top w:w="100" w:type="dxa"/>
              <w:left w:w="100" w:type="dxa"/>
              <w:bottom w:w="100" w:type="dxa"/>
              <w:right w:w="100" w:type="dxa"/>
            </w:tcMar>
            <w:tcPrChange w:id="6557" w:author="LauraPGM" w:date="2025-10-01T20:18:00Z">
              <w:tcPr>
                <w:tcW w:w="2122" w:type="dxa"/>
                <w:shd w:val="clear" w:color="auto" w:fill="F9CB9C"/>
                <w:tcMar>
                  <w:top w:w="100" w:type="dxa"/>
                  <w:left w:w="100" w:type="dxa"/>
                  <w:bottom w:w="100" w:type="dxa"/>
                  <w:right w:w="100" w:type="dxa"/>
                </w:tcMar>
              </w:tcPr>
            </w:tcPrChange>
          </w:tcPr>
          <w:p w14:paraId="5CC4653C" w14:textId="3F1DF715" w:rsidR="00866E70" w:rsidRPr="008439ED" w:rsidRDefault="00375FF2" w:rsidP="00866E70">
            <w:pPr>
              <w:pStyle w:val="Normal0"/>
              <w:spacing w:line="360" w:lineRule="auto"/>
              <w:jc w:val="center"/>
              <w:rPr>
                <w:ins w:id="6558" w:author="LauraPGM" w:date="2025-10-01T15:54:00Z"/>
                <w:rFonts w:ascii="Calibri" w:hAnsi="Calibri" w:cs="Calibri"/>
                <w:color w:val="000000"/>
                <w:sz w:val="22"/>
                <w:szCs w:val="22"/>
              </w:rPr>
            </w:pPr>
            <w:ins w:id="6559" w:author="LauraPGM" w:date="2025-10-01T15:57:00Z">
              <w:r w:rsidRPr="008439ED">
                <w:rPr>
                  <w:rFonts w:ascii="Calibri" w:hAnsi="Calibri" w:cs="Calibri"/>
                  <w:lang w:val="en-US"/>
                </w:rPr>
                <w:t>TÉRMINO</w:t>
              </w:r>
            </w:ins>
            <w:moveToRangeStart w:id="6560" w:author="LauraPGM" w:date="2025-10-01T15:54:00Z" w:name="move210226509"/>
          </w:p>
        </w:tc>
        <w:tc>
          <w:tcPr>
            <w:tcW w:w="7699" w:type="dxa"/>
            <w:tcBorders>
              <w:left w:val="single" w:sz="4" w:space="0" w:color="F79646" w:themeColor="accent6"/>
              <w:right w:val="single" w:sz="4" w:space="0" w:color="F79646" w:themeColor="accent6"/>
            </w:tcBorders>
            <w:shd w:val="clear" w:color="auto" w:fill="FABF8F" w:themeFill="accent6" w:themeFillTint="99"/>
            <w:tcMar>
              <w:top w:w="100" w:type="dxa"/>
              <w:left w:w="100" w:type="dxa"/>
              <w:bottom w:w="100" w:type="dxa"/>
              <w:right w:w="100" w:type="dxa"/>
            </w:tcMar>
            <w:tcPrChange w:id="6561" w:author="LauraPGM" w:date="2025-10-01T20:18:00Z">
              <w:tcPr>
                <w:tcW w:w="7840" w:type="dxa"/>
                <w:shd w:val="clear" w:color="auto" w:fill="F9CB9C"/>
                <w:tcMar>
                  <w:top w:w="100" w:type="dxa"/>
                  <w:left w:w="100" w:type="dxa"/>
                  <w:bottom w:w="100" w:type="dxa"/>
                  <w:right w:w="100" w:type="dxa"/>
                </w:tcMar>
              </w:tcPr>
            </w:tcPrChange>
          </w:tcPr>
          <w:p w14:paraId="756CA9AD" w14:textId="54C42E5F" w:rsidR="00866E70" w:rsidRPr="008439ED" w:rsidRDefault="00375FF2" w:rsidP="00375FF2">
            <w:pPr>
              <w:pStyle w:val="Normal0"/>
              <w:spacing w:line="360" w:lineRule="auto"/>
              <w:jc w:val="center"/>
              <w:rPr>
                <w:ins w:id="6562" w:author="LauraPGM" w:date="2025-10-01T15:54:00Z"/>
                <w:rFonts w:ascii="Calibri" w:hAnsi="Calibri" w:cs="Calibri"/>
                <w:color w:val="000000"/>
                <w:sz w:val="22"/>
                <w:szCs w:val="22"/>
              </w:rPr>
            </w:pPr>
            <w:ins w:id="6563" w:author="LauraPGM" w:date="2025-10-01T20:17:00Z">
              <w:r w:rsidRPr="008439ED">
                <w:rPr>
                  <w:rFonts w:ascii="Calibri" w:hAnsi="Calibri" w:cs="Calibri"/>
                  <w:lang w:val="en-US"/>
                </w:rPr>
                <w:t>SIGNIFICADO</w:t>
              </w:r>
            </w:ins>
          </w:p>
        </w:tc>
      </w:tr>
      <w:tr w:rsidR="001E6E27" w:rsidRPr="008439ED" w14:paraId="3022DC64" w14:textId="77777777" w:rsidTr="00375FF2">
        <w:trPr>
          <w:trHeight w:val="253"/>
          <w:ins w:id="6564" w:author="LauraPGM" w:date="2025-10-01T15:54:00Z"/>
          <w:trPrChange w:id="6565"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566" w:author="LauraPGM" w:date="2025-10-01T20:18:00Z">
              <w:tcPr>
                <w:tcW w:w="2122" w:type="dxa"/>
                <w:tcMar>
                  <w:top w:w="100" w:type="dxa"/>
                  <w:left w:w="100" w:type="dxa"/>
                  <w:bottom w:w="100" w:type="dxa"/>
                  <w:right w:w="100" w:type="dxa"/>
                </w:tcMar>
                <w:vAlign w:val="center"/>
              </w:tcPr>
            </w:tcPrChange>
          </w:tcPr>
          <w:p w14:paraId="40D595B6" w14:textId="3B0930EC" w:rsidR="00866E70" w:rsidRPr="008439ED" w:rsidRDefault="00866E70" w:rsidP="00866E70">
            <w:pPr>
              <w:pStyle w:val="Normal0"/>
              <w:spacing w:line="360" w:lineRule="auto"/>
              <w:rPr>
                <w:ins w:id="6567" w:author="LauraPGM" w:date="2025-10-01T15:54:00Z"/>
                <w:rFonts w:ascii="Calibri" w:hAnsi="Calibri" w:cs="Calibri"/>
                <w:sz w:val="22"/>
                <w:szCs w:val="22"/>
              </w:rPr>
            </w:pPr>
            <w:proofErr w:type="spellStart"/>
            <w:ins w:id="6568" w:author="LauraPGM" w:date="2025-10-01T15:57:00Z">
              <w:r w:rsidRPr="008439ED">
                <w:rPr>
                  <w:rFonts w:ascii="Calibri" w:hAnsi="Calibri" w:cs="Calibri"/>
                  <w:lang w:val="en-US"/>
                  <w:rPrChange w:id="6569" w:author="LauraPGM" w:date="2025-11-04T16:55:00Z">
                    <w:rPr>
                      <w:lang w:val="en-US"/>
                    </w:rPr>
                  </w:rPrChange>
                </w:rPr>
                <w:t>Ahorro</w:t>
              </w:r>
              <w:proofErr w:type="spellEnd"/>
              <w:r w:rsidRPr="008439ED">
                <w:rPr>
                  <w:rFonts w:ascii="Calibri" w:hAnsi="Calibri" w:cs="Calibri"/>
                  <w:lang w:val="en-US"/>
                  <w:rPrChange w:id="6570" w:author="LauraPGM" w:date="2025-11-04T16:55:00Z">
                    <w:rPr>
                      <w:lang w:val="en-US"/>
                    </w:rPr>
                  </w:rPrChange>
                </w:rPr>
                <w:t xml:space="preserve"> </w:t>
              </w:r>
              <w:proofErr w:type="spellStart"/>
              <w:r w:rsidRPr="008439ED">
                <w:rPr>
                  <w:rFonts w:ascii="Calibri" w:hAnsi="Calibri" w:cs="Calibri"/>
                  <w:lang w:val="en-US"/>
                  <w:rPrChange w:id="6571" w:author="LauraPGM" w:date="2025-11-04T16:55:00Z">
                    <w:rPr>
                      <w:lang w:val="en-US"/>
                    </w:rPr>
                  </w:rPrChange>
                </w:rPr>
                <w:t>energético</w:t>
              </w:r>
            </w:ins>
            <w:proofErr w:type="spellEnd"/>
            <w:ins w:id="6572" w:author="LauraPGM" w:date="2025-10-01T20:18:00Z">
              <w:r w:rsidR="00375FF2" w:rsidRPr="008439ED">
                <w:rPr>
                  <w:rFonts w:ascii="Calibri" w:hAnsi="Calibri" w:cs="Calibri"/>
                  <w:lang w:val="en-US"/>
                </w:rPr>
                <w:t>:</w:t>
              </w:r>
            </w:ins>
          </w:p>
        </w:tc>
        <w:tc>
          <w:tcPr>
            <w:tcW w:w="7699" w:type="dxa"/>
            <w:shd w:val="clear" w:color="auto" w:fill="E5ECF7"/>
            <w:tcMar>
              <w:top w:w="100" w:type="dxa"/>
              <w:left w:w="100" w:type="dxa"/>
              <w:bottom w:w="100" w:type="dxa"/>
              <w:right w:w="100" w:type="dxa"/>
            </w:tcMar>
            <w:vAlign w:val="center"/>
            <w:tcPrChange w:id="6573" w:author="LauraPGM" w:date="2025-10-01T20:18:00Z">
              <w:tcPr>
                <w:tcW w:w="7840" w:type="dxa"/>
                <w:shd w:val="clear" w:color="auto" w:fill="E2EAF6"/>
                <w:tcMar>
                  <w:top w:w="100" w:type="dxa"/>
                  <w:left w:w="100" w:type="dxa"/>
                  <w:bottom w:w="100" w:type="dxa"/>
                  <w:right w:w="100" w:type="dxa"/>
                </w:tcMar>
                <w:vAlign w:val="center"/>
              </w:tcPr>
            </w:tcPrChange>
          </w:tcPr>
          <w:p w14:paraId="5CDD4813" w14:textId="665C052C" w:rsidR="00866E70" w:rsidRPr="008439ED" w:rsidRDefault="00691BF0" w:rsidP="00866E70">
            <w:pPr>
              <w:pStyle w:val="Normal0"/>
              <w:spacing w:line="360" w:lineRule="auto"/>
              <w:rPr>
                <w:ins w:id="6574" w:author="LauraPGM" w:date="2025-10-01T15:54:00Z"/>
                <w:rFonts w:ascii="Calibri" w:hAnsi="Calibri" w:cs="Calibri"/>
                <w:b w:val="0"/>
                <w:sz w:val="22"/>
                <w:szCs w:val="22"/>
              </w:rPr>
            </w:pPr>
            <w:proofErr w:type="gramStart"/>
            <w:ins w:id="6575" w:author="LauraPGM" w:date="2025-10-01T15:57:00Z">
              <w:r w:rsidRPr="008439ED">
                <w:rPr>
                  <w:rFonts w:ascii="Calibri" w:hAnsi="Calibri" w:cs="Calibri"/>
                </w:rPr>
                <w:t>r</w:t>
              </w:r>
              <w:r w:rsidR="00866E70" w:rsidRPr="008439ED">
                <w:rPr>
                  <w:rFonts w:ascii="Calibri" w:hAnsi="Calibri" w:cs="Calibri"/>
                  <w:rPrChange w:id="6576" w:author="LauraPGM" w:date="2025-11-04T16:55:00Z">
                    <w:rPr/>
                  </w:rPrChange>
                </w:rPr>
                <w:t>educción</w:t>
              </w:r>
              <w:proofErr w:type="gramEnd"/>
              <w:r w:rsidR="00866E70" w:rsidRPr="008439ED">
                <w:rPr>
                  <w:rFonts w:ascii="Calibri" w:hAnsi="Calibri" w:cs="Calibri"/>
                  <w:rPrChange w:id="6577" w:author="LauraPGM" w:date="2025-11-04T16:55:00Z">
                    <w:rPr/>
                  </w:rPrChange>
                </w:rPr>
                <w:t xml:space="preserve"> del consumo de energía, cuantificada mediante la comparación del consumo actual con el consumo de una Línea Base Energética, ajustada por las variables relevantes.</w:t>
              </w:r>
            </w:ins>
          </w:p>
        </w:tc>
      </w:tr>
      <w:tr w:rsidR="00866E70" w:rsidRPr="008439ED" w14:paraId="7CE8D5C5" w14:textId="77777777" w:rsidTr="00375FF2">
        <w:trPr>
          <w:trHeight w:val="253"/>
          <w:ins w:id="6578" w:author="LauraPGM" w:date="2025-10-01T15:54:00Z"/>
          <w:trPrChange w:id="6579"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580" w:author="LauraPGM" w:date="2025-10-01T20:18:00Z">
              <w:tcPr>
                <w:tcW w:w="2122" w:type="dxa"/>
                <w:tcMar>
                  <w:top w:w="100" w:type="dxa"/>
                  <w:left w:w="100" w:type="dxa"/>
                  <w:bottom w:w="100" w:type="dxa"/>
                  <w:right w:w="100" w:type="dxa"/>
                </w:tcMar>
              </w:tcPr>
            </w:tcPrChange>
          </w:tcPr>
          <w:p w14:paraId="446DB9DA" w14:textId="0F41DA42" w:rsidR="00866E70" w:rsidRPr="008439ED" w:rsidRDefault="00866E70" w:rsidP="00866E70">
            <w:pPr>
              <w:pStyle w:val="Normal0"/>
              <w:spacing w:line="360" w:lineRule="auto"/>
              <w:rPr>
                <w:ins w:id="6581" w:author="LauraPGM" w:date="2025-10-01T15:54:00Z"/>
                <w:rFonts w:ascii="Calibri" w:hAnsi="Calibri" w:cs="Calibri"/>
                <w:sz w:val="22"/>
                <w:szCs w:val="22"/>
              </w:rPr>
            </w:pPr>
            <w:ins w:id="6582" w:author="LauraPGM" w:date="2025-10-01T15:57:00Z">
              <w:r w:rsidRPr="008439ED">
                <w:rPr>
                  <w:rFonts w:ascii="Calibri" w:hAnsi="Calibri" w:cs="Calibri"/>
                  <w:lang w:val="en-US"/>
                  <w:rPrChange w:id="6583" w:author="LauraPGM" w:date="2025-11-04T16:55:00Z">
                    <w:rPr>
                      <w:lang w:val="en-US"/>
                    </w:rPr>
                  </w:rPrChange>
                </w:rPr>
                <w:lastRenderedPageBreak/>
                <w:t xml:space="preserve">Auditoria </w:t>
              </w:r>
              <w:proofErr w:type="spellStart"/>
              <w:r w:rsidRPr="008439ED">
                <w:rPr>
                  <w:rFonts w:ascii="Calibri" w:hAnsi="Calibri" w:cs="Calibri"/>
                  <w:lang w:val="en-US"/>
                  <w:rPrChange w:id="6584" w:author="LauraPGM" w:date="2025-11-04T16:55:00Z">
                    <w:rPr>
                      <w:lang w:val="en-US"/>
                    </w:rPr>
                  </w:rPrChange>
                </w:rPr>
                <w:t>energética</w:t>
              </w:r>
            </w:ins>
            <w:proofErr w:type="spellEnd"/>
            <w:ins w:id="6585" w:author="LauraPGM" w:date="2025-10-01T20:18:00Z">
              <w:r w:rsidR="00375FF2" w:rsidRPr="008439ED">
                <w:rPr>
                  <w:rFonts w:ascii="Calibri" w:hAnsi="Calibri" w:cs="Calibri"/>
                  <w:lang w:val="en-US"/>
                </w:rPr>
                <w:t>:</w:t>
              </w:r>
            </w:ins>
          </w:p>
        </w:tc>
        <w:tc>
          <w:tcPr>
            <w:tcW w:w="7699" w:type="dxa"/>
            <w:shd w:val="clear" w:color="auto" w:fill="E5ECF7"/>
            <w:tcMar>
              <w:top w:w="100" w:type="dxa"/>
              <w:left w:w="100" w:type="dxa"/>
              <w:bottom w:w="100" w:type="dxa"/>
              <w:right w:w="100" w:type="dxa"/>
            </w:tcMar>
            <w:vAlign w:val="center"/>
            <w:tcPrChange w:id="6586" w:author="LauraPGM" w:date="2025-10-01T20:18:00Z">
              <w:tcPr>
                <w:tcW w:w="7840" w:type="dxa"/>
                <w:tcMar>
                  <w:top w:w="100" w:type="dxa"/>
                  <w:left w:w="100" w:type="dxa"/>
                  <w:bottom w:w="100" w:type="dxa"/>
                  <w:right w:w="100" w:type="dxa"/>
                </w:tcMar>
              </w:tcPr>
            </w:tcPrChange>
          </w:tcPr>
          <w:p w14:paraId="407FABA6" w14:textId="7F409B55" w:rsidR="00866E70" w:rsidRPr="008439ED" w:rsidRDefault="00691BF0" w:rsidP="00866E70">
            <w:pPr>
              <w:pStyle w:val="Normal0"/>
              <w:spacing w:line="360" w:lineRule="auto"/>
              <w:rPr>
                <w:ins w:id="6587" w:author="LauraPGM" w:date="2025-10-01T15:54:00Z"/>
                <w:rFonts w:ascii="Calibri" w:hAnsi="Calibri" w:cs="Calibri"/>
                <w:b w:val="0"/>
                <w:sz w:val="22"/>
                <w:szCs w:val="22"/>
              </w:rPr>
            </w:pPr>
            <w:proofErr w:type="gramStart"/>
            <w:ins w:id="6588" w:author="LauraPGM" w:date="2025-10-01T15:57:00Z">
              <w:r w:rsidRPr="008439ED">
                <w:rPr>
                  <w:rFonts w:ascii="Calibri" w:hAnsi="Calibri" w:cs="Calibri"/>
                </w:rPr>
                <w:t>e</w:t>
              </w:r>
              <w:r w:rsidR="00866E70" w:rsidRPr="008439ED">
                <w:rPr>
                  <w:rFonts w:ascii="Calibri" w:hAnsi="Calibri" w:cs="Calibri"/>
                  <w:rPrChange w:id="6589" w:author="LauraPGM" w:date="2025-11-04T16:55:00Z">
                    <w:rPr/>
                  </w:rPrChange>
                </w:rPr>
                <w:t>xamen</w:t>
              </w:r>
              <w:proofErr w:type="gramEnd"/>
              <w:r w:rsidR="00866E70" w:rsidRPr="008439ED">
                <w:rPr>
                  <w:rFonts w:ascii="Calibri" w:hAnsi="Calibri" w:cs="Calibri"/>
                  <w:rPrChange w:id="6590" w:author="LauraPGM" w:date="2025-11-04T16:55:00Z">
                    <w:rPr/>
                  </w:rPrChange>
                </w:rPr>
                <w:t xml:space="preserve"> y análisis sistemático del uso y consumo de energía de una organización, proceso o sistema, con el fin de identificar y cuantificar los flujos de energía y las oportunidades de mejora de la eficiencia energética.</w:t>
              </w:r>
            </w:ins>
          </w:p>
        </w:tc>
      </w:tr>
      <w:tr w:rsidR="00866E70" w:rsidRPr="008439ED" w14:paraId="51762811" w14:textId="77777777" w:rsidTr="00375FF2">
        <w:trPr>
          <w:trHeight w:val="253"/>
          <w:ins w:id="6591" w:author="LauraPGM" w:date="2025-10-01T15:54:00Z"/>
          <w:trPrChange w:id="6592"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593" w:author="LauraPGM" w:date="2025-10-01T20:18:00Z">
              <w:tcPr>
                <w:tcW w:w="2122" w:type="dxa"/>
                <w:tcMar>
                  <w:top w:w="100" w:type="dxa"/>
                  <w:left w:w="100" w:type="dxa"/>
                  <w:bottom w:w="100" w:type="dxa"/>
                  <w:right w:w="100" w:type="dxa"/>
                </w:tcMar>
              </w:tcPr>
            </w:tcPrChange>
          </w:tcPr>
          <w:p w14:paraId="0B5DD7F0" w14:textId="267F4531" w:rsidR="00866E70" w:rsidRPr="008439ED" w:rsidRDefault="00866E70" w:rsidP="00866E70">
            <w:pPr>
              <w:pStyle w:val="Normal0"/>
              <w:spacing w:line="360" w:lineRule="auto"/>
              <w:rPr>
                <w:ins w:id="6594" w:author="LauraPGM" w:date="2025-10-01T15:54:00Z"/>
                <w:rFonts w:ascii="Calibri" w:hAnsi="Calibri" w:cs="Calibri"/>
                <w:i/>
                <w:sz w:val="22"/>
                <w:szCs w:val="22"/>
                <w:rPrChange w:id="6595" w:author="LauraPGM" w:date="2025-11-04T16:55:00Z">
                  <w:rPr>
                    <w:ins w:id="6596" w:author="LauraPGM" w:date="2025-10-01T15:54:00Z"/>
                    <w:rFonts w:ascii="Calibri" w:hAnsi="Calibri" w:cs="Calibri"/>
                    <w:sz w:val="22"/>
                    <w:szCs w:val="22"/>
                  </w:rPr>
                </w:rPrChange>
              </w:rPr>
            </w:pPr>
            <w:ins w:id="6597" w:author="LauraPGM" w:date="2025-10-01T15:57:00Z">
              <w:r w:rsidRPr="008439ED">
                <w:rPr>
                  <w:rFonts w:ascii="Calibri" w:hAnsi="Calibri" w:cs="Calibri"/>
                  <w:i/>
                  <w:lang w:val="en-US"/>
                  <w:rPrChange w:id="6598" w:author="LauraPGM" w:date="2025-11-04T16:55:00Z">
                    <w:rPr>
                      <w:lang w:val="en-US"/>
                    </w:rPr>
                  </w:rPrChange>
                </w:rPr>
                <w:t>Benchmarking</w:t>
              </w:r>
            </w:ins>
            <w:ins w:id="6599" w:author="LauraPGM" w:date="2025-10-01T20:18:00Z">
              <w:r w:rsidR="00375FF2" w:rsidRPr="008439ED">
                <w:rPr>
                  <w:rFonts w:ascii="Calibri" w:hAnsi="Calibri" w:cs="Calibri"/>
                  <w:i/>
                  <w:lang w:val="en-US"/>
                </w:rPr>
                <w:t>:</w:t>
              </w:r>
            </w:ins>
          </w:p>
        </w:tc>
        <w:tc>
          <w:tcPr>
            <w:tcW w:w="7699" w:type="dxa"/>
            <w:shd w:val="clear" w:color="auto" w:fill="E5ECF7"/>
            <w:tcMar>
              <w:top w:w="100" w:type="dxa"/>
              <w:left w:w="100" w:type="dxa"/>
              <w:bottom w:w="100" w:type="dxa"/>
              <w:right w:w="100" w:type="dxa"/>
            </w:tcMar>
            <w:vAlign w:val="center"/>
            <w:tcPrChange w:id="6600" w:author="LauraPGM" w:date="2025-10-01T20:18:00Z">
              <w:tcPr>
                <w:tcW w:w="7840" w:type="dxa"/>
                <w:tcMar>
                  <w:top w:w="100" w:type="dxa"/>
                  <w:left w:w="100" w:type="dxa"/>
                  <w:bottom w:w="100" w:type="dxa"/>
                  <w:right w:w="100" w:type="dxa"/>
                </w:tcMar>
              </w:tcPr>
            </w:tcPrChange>
          </w:tcPr>
          <w:p w14:paraId="2A31BEEC" w14:textId="0D9A8345" w:rsidR="00866E70" w:rsidRPr="008439ED" w:rsidRDefault="00691BF0" w:rsidP="00866E70">
            <w:pPr>
              <w:pStyle w:val="Normal0"/>
              <w:spacing w:line="360" w:lineRule="auto"/>
              <w:rPr>
                <w:ins w:id="6601" w:author="LauraPGM" w:date="2025-10-01T15:54:00Z"/>
                <w:rFonts w:ascii="Calibri" w:hAnsi="Calibri" w:cs="Calibri"/>
                <w:b w:val="0"/>
                <w:sz w:val="22"/>
                <w:szCs w:val="22"/>
              </w:rPr>
            </w:pPr>
            <w:proofErr w:type="gramStart"/>
            <w:ins w:id="6602" w:author="LauraPGM" w:date="2025-10-01T15:57:00Z">
              <w:r w:rsidRPr="008439ED">
                <w:rPr>
                  <w:rFonts w:ascii="Calibri" w:hAnsi="Calibri" w:cs="Calibri"/>
                </w:rPr>
                <w:t>p</w:t>
              </w:r>
              <w:r w:rsidR="00866E70" w:rsidRPr="008439ED">
                <w:rPr>
                  <w:rFonts w:ascii="Calibri" w:hAnsi="Calibri" w:cs="Calibri"/>
                  <w:rPrChange w:id="6603" w:author="LauraPGM" w:date="2025-11-04T16:55:00Z">
                    <w:rPr/>
                  </w:rPrChange>
                </w:rPr>
                <w:t>roceso</w:t>
              </w:r>
              <w:proofErr w:type="gramEnd"/>
              <w:r w:rsidR="00866E70" w:rsidRPr="008439ED">
                <w:rPr>
                  <w:rFonts w:ascii="Calibri" w:hAnsi="Calibri" w:cs="Calibri"/>
                  <w:rPrChange w:id="6604" w:author="LauraPGM" w:date="2025-11-04T16:55:00Z">
                    <w:rPr/>
                  </w:rPrChange>
                </w:rPr>
                <w:t xml:space="preserve"> de comparar el desempeño energético de una organización, proceso o equipo con el de otros similares (internos o externos) para identificar mejores prácticas y áreas de mejora.</w:t>
              </w:r>
            </w:ins>
          </w:p>
        </w:tc>
      </w:tr>
      <w:tr w:rsidR="00866E70" w:rsidRPr="008439ED" w14:paraId="3F325D47" w14:textId="77777777" w:rsidTr="00375FF2">
        <w:trPr>
          <w:trHeight w:val="253"/>
          <w:ins w:id="6605" w:author="LauraPGM" w:date="2025-10-01T15:54:00Z"/>
          <w:trPrChange w:id="6606"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607" w:author="LauraPGM" w:date="2025-10-01T20:18:00Z">
              <w:tcPr>
                <w:tcW w:w="2122" w:type="dxa"/>
                <w:tcMar>
                  <w:top w:w="100" w:type="dxa"/>
                  <w:left w:w="100" w:type="dxa"/>
                  <w:bottom w:w="100" w:type="dxa"/>
                  <w:right w:w="100" w:type="dxa"/>
                </w:tcMar>
              </w:tcPr>
            </w:tcPrChange>
          </w:tcPr>
          <w:p w14:paraId="3CEC0731" w14:textId="305E009B" w:rsidR="00866E70" w:rsidRPr="008439ED" w:rsidRDefault="00866E70" w:rsidP="00866E70">
            <w:pPr>
              <w:pStyle w:val="Normal0"/>
              <w:spacing w:line="360" w:lineRule="auto"/>
              <w:rPr>
                <w:ins w:id="6608" w:author="LauraPGM" w:date="2025-10-01T15:54:00Z"/>
                <w:rFonts w:ascii="Calibri" w:hAnsi="Calibri" w:cs="Calibri"/>
                <w:sz w:val="22"/>
                <w:szCs w:val="22"/>
              </w:rPr>
            </w:pPr>
            <w:ins w:id="6609" w:author="LauraPGM" w:date="2025-10-01T15:57:00Z">
              <w:r w:rsidRPr="008439ED">
                <w:rPr>
                  <w:rFonts w:ascii="Calibri" w:hAnsi="Calibri" w:cs="Calibri"/>
                  <w:rPrChange w:id="6610" w:author="LauraPGM" w:date="2025-11-04T16:55:00Z">
                    <w:rPr/>
                  </w:rPrChange>
                </w:rPr>
                <w:t>COP (</w:t>
              </w:r>
              <w:proofErr w:type="spellStart"/>
              <w:r w:rsidRPr="008439ED">
                <w:rPr>
                  <w:rFonts w:ascii="Calibri" w:hAnsi="Calibri" w:cs="Calibri"/>
                  <w:i/>
                  <w:rPrChange w:id="6611" w:author="LauraPGM" w:date="2025-11-04T16:55:00Z">
                    <w:rPr/>
                  </w:rPrChange>
                </w:rPr>
                <w:t>Coefficient</w:t>
              </w:r>
              <w:proofErr w:type="spellEnd"/>
              <w:r w:rsidRPr="008439ED">
                <w:rPr>
                  <w:rFonts w:ascii="Calibri" w:hAnsi="Calibri" w:cs="Calibri"/>
                  <w:i/>
                  <w:rPrChange w:id="6612" w:author="LauraPGM" w:date="2025-11-04T16:55:00Z">
                    <w:rPr/>
                  </w:rPrChange>
                </w:rPr>
                <w:t xml:space="preserve"> of Performance</w:t>
              </w:r>
              <w:r w:rsidRPr="008439ED">
                <w:rPr>
                  <w:rFonts w:ascii="Calibri" w:hAnsi="Calibri" w:cs="Calibri"/>
                  <w:rPrChange w:id="6613" w:author="LauraPGM" w:date="2025-11-04T16:55:00Z">
                    <w:rPr/>
                  </w:rPrChange>
                </w:rPr>
                <w:t>)</w:t>
              </w:r>
            </w:ins>
            <w:ins w:id="6614" w:author="LauraPGM" w:date="2025-10-01T20:18:00Z">
              <w:r w:rsidR="00375FF2" w:rsidRPr="008439ED">
                <w:rPr>
                  <w:rFonts w:ascii="Calibri" w:hAnsi="Calibri" w:cs="Calibri"/>
                </w:rPr>
                <w:t>:</w:t>
              </w:r>
            </w:ins>
          </w:p>
        </w:tc>
        <w:tc>
          <w:tcPr>
            <w:tcW w:w="7699" w:type="dxa"/>
            <w:shd w:val="clear" w:color="auto" w:fill="E5ECF7"/>
            <w:tcMar>
              <w:top w:w="100" w:type="dxa"/>
              <w:left w:w="100" w:type="dxa"/>
              <w:bottom w:w="100" w:type="dxa"/>
              <w:right w:w="100" w:type="dxa"/>
            </w:tcMar>
            <w:vAlign w:val="center"/>
            <w:tcPrChange w:id="6615" w:author="LauraPGM" w:date="2025-10-01T20:18:00Z">
              <w:tcPr>
                <w:tcW w:w="7840" w:type="dxa"/>
                <w:tcMar>
                  <w:top w:w="100" w:type="dxa"/>
                  <w:left w:w="100" w:type="dxa"/>
                  <w:bottom w:w="100" w:type="dxa"/>
                  <w:right w:w="100" w:type="dxa"/>
                </w:tcMar>
              </w:tcPr>
            </w:tcPrChange>
          </w:tcPr>
          <w:p w14:paraId="45DCB5AC" w14:textId="43726086" w:rsidR="00866E70" w:rsidRPr="008439ED" w:rsidRDefault="00F20414" w:rsidP="00866E70">
            <w:pPr>
              <w:pStyle w:val="Normal0"/>
              <w:spacing w:line="360" w:lineRule="auto"/>
              <w:rPr>
                <w:ins w:id="6616" w:author="LauraPGM" w:date="2025-10-01T15:54:00Z"/>
                <w:rFonts w:ascii="Calibri" w:hAnsi="Calibri" w:cs="Calibri"/>
                <w:b w:val="0"/>
                <w:sz w:val="22"/>
                <w:szCs w:val="22"/>
              </w:rPr>
            </w:pPr>
            <w:proofErr w:type="gramStart"/>
            <w:ins w:id="6617" w:author="LauraPGM" w:date="2025-10-01T15:57:00Z">
              <w:r w:rsidRPr="008439ED">
                <w:rPr>
                  <w:rFonts w:ascii="Calibri" w:hAnsi="Calibri" w:cs="Calibri"/>
                </w:rPr>
                <w:t>e</w:t>
              </w:r>
              <w:r w:rsidR="00866E70" w:rsidRPr="008439ED">
                <w:rPr>
                  <w:rFonts w:ascii="Calibri" w:hAnsi="Calibri" w:cs="Calibri"/>
                  <w:rPrChange w:id="6618" w:author="LauraPGM" w:date="2025-11-04T16:55:00Z">
                    <w:rPr/>
                  </w:rPrChange>
                </w:rPr>
                <w:t>s</w:t>
              </w:r>
              <w:proofErr w:type="gramEnd"/>
              <w:r w:rsidR="00866E70" w:rsidRPr="008439ED">
                <w:rPr>
                  <w:rFonts w:ascii="Calibri" w:hAnsi="Calibri" w:cs="Calibri"/>
                  <w:rPrChange w:id="6619" w:author="LauraPGM" w:date="2025-11-04T16:55:00Z">
                    <w:rPr/>
                  </w:rPrChange>
                </w:rPr>
                <w:t xml:space="preserve"> una medida de la eficiencia de bombas de calor y sistemas de refrigeración, definida como la relación entre la energía térmica entregada (o extraída) y la energía eléctrica consumida.</w:t>
              </w:r>
            </w:ins>
          </w:p>
        </w:tc>
      </w:tr>
      <w:tr w:rsidR="00866E70" w:rsidRPr="008439ED" w14:paraId="57820F45" w14:textId="77777777" w:rsidTr="00375FF2">
        <w:trPr>
          <w:trHeight w:val="253"/>
          <w:ins w:id="6620" w:author="LauraPGM" w:date="2025-10-01T15:54:00Z"/>
          <w:trPrChange w:id="6621"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622" w:author="LauraPGM" w:date="2025-10-01T20:18:00Z">
              <w:tcPr>
                <w:tcW w:w="2122" w:type="dxa"/>
                <w:tcMar>
                  <w:top w:w="100" w:type="dxa"/>
                  <w:left w:w="100" w:type="dxa"/>
                  <w:bottom w:w="100" w:type="dxa"/>
                  <w:right w:w="100" w:type="dxa"/>
                </w:tcMar>
              </w:tcPr>
            </w:tcPrChange>
          </w:tcPr>
          <w:p w14:paraId="0A3145D0" w14:textId="0B2DD87C" w:rsidR="00866E70" w:rsidRPr="008439ED" w:rsidRDefault="00375FF2" w:rsidP="00866E70">
            <w:pPr>
              <w:pStyle w:val="Normal0"/>
              <w:spacing w:line="360" w:lineRule="auto"/>
              <w:rPr>
                <w:ins w:id="6623" w:author="LauraPGM" w:date="2025-10-01T15:54:00Z"/>
                <w:rFonts w:ascii="Calibri" w:hAnsi="Calibri" w:cs="Calibri"/>
                <w:sz w:val="22"/>
                <w:szCs w:val="22"/>
              </w:rPr>
            </w:pPr>
            <w:ins w:id="6624" w:author="LauraPGM" w:date="2025-10-01T15:57:00Z">
              <w:r w:rsidRPr="008439ED">
                <w:rPr>
                  <w:rFonts w:ascii="Calibri" w:hAnsi="Calibri" w:cs="Calibri"/>
                </w:rPr>
                <w:t>Desempeño e</w:t>
              </w:r>
              <w:r w:rsidR="00866E70" w:rsidRPr="008439ED">
                <w:rPr>
                  <w:rFonts w:ascii="Calibri" w:hAnsi="Calibri" w:cs="Calibri"/>
                  <w:rPrChange w:id="6625" w:author="LauraPGM" w:date="2025-11-04T16:55:00Z">
                    <w:rPr/>
                  </w:rPrChange>
                </w:rPr>
                <w:t>nergético</w:t>
              </w:r>
            </w:ins>
            <w:ins w:id="6626" w:author="LauraPGM" w:date="2025-10-01T20:18:00Z">
              <w:r w:rsidRPr="008439ED">
                <w:rPr>
                  <w:rFonts w:ascii="Calibri" w:hAnsi="Calibri" w:cs="Calibri"/>
                </w:rPr>
                <w:t>:</w:t>
              </w:r>
            </w:ins>
          </w:p>
        </w:tc>
        <w:tc>
          <w:tcPr>
            <w:tcW w:w="7699" w:type="dxa"/>
            <w:shd w:val="clear" w:color="auto" w:fill="E5ECF7"/>
            <w:tcMar>
              <w:top w:w="100" w:type="dxa"/>
              <w:left w:w="100" w:type="dxa"/>
              <w:bottom w:w="100" w:type="dxa"/>
              <w:right w:w="100" w:type="dxa"/>
            </w:tcMar>
            <w:vAlign w:val="center"/>
            <w:tcPrChange w:id="6627" w:author="LauraPGM" w:date="2025-10-01T20:18:00Z">
              <w:tcPr>
                <w:tcW w:w="7840" w:type="dxa"/>
                <w:tcMar>
                  <w:top w:w="100" w:type="dxa"/>
                  <w:left w:w="100" w:type="dxa"/>
                  <w:bottom w:w="100" w:type="dxa"/>
                  <w:right w:w="100" w:type="dxa"/>
                </w:tcMar>
              </w:tcPr>
            </w:tcPrChange>
          </w:tcPr>
          <w:p w14:paraId="1F4FE7F3" w14:textId="5901D5F3" w:rsidR="00866E70" w:rsidRPr="008439ED" w:rsidRDefault="00691BF0" w:rsidP="00866E70">
            <w:pPr>
              <w:pStyle w:val="Normal0"/>
              <w:spacing w:line="360" w:lineRule="auto"/>
              <w:rPr>
                <w:ins w:id="6628" w:author="LauraPGM" w:date="2025-10-01T15:54:00Z"/>
                <w:rFonts w:ascii="Calibri" w:hAnsi="Calibri" w:cs="Calibri"/>
                <w:b w:val="0"/>
                <w:sz w:val="22"/>
                <w:szCs w:val="22"/>
              </w:rPr>
            </w:pPr>
            <w:proofErr w:type="gramStart"/>
            <w:ins w:id="6629" w:author="LauraPGM" w:date="2025-10-01T15:57:00Z">
              <w:r w:rsidRPr="008439ED">
                <w:rPr>
                  <w:rFonts w:ascii="Calibri" w:hAnsi="Calibri" w:cs="Calibri"/>
                </w:rPr>
                <w:t>r</w:t>
              </w:r>
              <w:r w:rsidR="00866E70" w:rsidRPr="008439ED">
                <w:rPr>
                  <w:rFonts w:ascii="Calibri" w:hAnsi="Calibri" w:cs="Calibri"/>
                  <w:rPrChange w:id="6630" w:author="LauraPGM" w:date="2025-11-04T16:55:00Z">
                    <w:rPr/>
                  </w:rPrChange>
                </w:rPr>
                <w:t>esultados</w:t>
              </w:r>
              <w:proofErr w:type="gramEnd"/>
              <w:r w:rsidR="00866E70" w:rsidRPr="008439ED">
                <w:rPr>
                  <w:rFonts w:ascii="Calibri" w:hAnsi="Calibri" w:cs="Calibri"/>
                  <w:rPrChange w:id="6631" w:author="LauraPGM" w:date="2025-11-04T16:55:00Z">
                    <w:rPr/>
                  </w:rPrChange>
                </w:rPr>
                <w:t xml:space="preserve"> medibles relacionados con la eficiencia energética, el uso de la energía y el consumo de energía. Es un indicador clave de la eficacia de la gestión energética.</w:t>
              </w:r>
            </w:ins>
          </w:p>
        </w:tc>
      </w:tr>
      <w:tr w:rsidR="00866E70" w:rsidRPr="008439ED" w14:paraId="04907104" w14:textId="77777777" w:rsidTr="00375FF2">
        <w:trPr>
          <w:trHeight w:val="253"/>
          <w:ins w:id="6632" w:author="LauraPGM" w:date="2025-10-01T15:54:00Z"/>
          <w:trPrChange w:id="6633"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634" w:author="LauraPGM" w:date="2025-10-01T20:18:00Z">
              <w:tcPr>
                <w:tcW w:w="2122" w:type="dxa"/>
                <w:tcMar>
                  <w:top w:w="100" w:type="dxa"/>
                  <w:left w:w="100" w:type="dxa"/>
                  <w:bottom w:w="100" w:type="dxa"/>
                  <w:right w:w="100" w:type="dxa"/>
                </w:tcMar>
              </w:tcPr>
            </w:tcPrChange>
          </w:tcPr>
          <w:p w14:paraId="3390BA89" w14:textId="7FCFB6CC" w:rsidR="00866E70" w:rsidRPr="008439ED" w:rsidRDefault="00375FF2" w:rsidP="00866E70">
            <w:pPr>
              <w:pStyle w:val="Normal0"/>
              <w:spacing w:line="360" w:lineRule="auto"/>
              <w:rPr>
                <w:ins w:id="6635" w:author="LauraPGM" w:date="2025-10-01T15:54:00Z"/>
                <w:rFonts w:ascii="Calibri" w:hAnsi="Calibri" w:cs="Calibri"/>
                <w:sz w:val="22"/>
                <w:szCs w:val="22"/>
              </w:rPr>
            </w:pPr>
            <w:ins w:id="6636" w:author="LauraPGM" w:date="2025-10-01T15:57:00Z">
              <w:r w:rsidRPr="008439ED">
                <w:rPr>
                  <w:rFonts w:ascii="Calibri" w:hAnsi="Calibri" w:cs="Calibri"/>
                </w:rPr>
                <w:t>Eficiencia e</w:t>
              </w:r>
              <w:r w:rsidR="00866E70" w:rsidRPr="008439ED">
                <w:rPr>
                  <w:rFonts w:ascii="Calibri" w:hAnsi="Calibri" w:cs="Calibri"/>
                  <w:rPrChange w:id="6637" w:author="LauraPGM" w:date="2025-11-04T16:55:00Z">
                    <w:rPr/>
                  </w:rPrChange>
                </w:rPr>
                <w:t>nergética</w:t>
              </w:r>
            </w:ins>
            <w:ins w:id="6638" w:author="LauraPGM" w:date="2025-10-01T20:19:00Z">
              <w:r w:rsidRPr="008439ED">
                <w:rPr>
                  <w:rFonts w:ascii="Calibri" w:hAnsi="Calibri" w:cs="Calibri"/>
                </w:rPr>
                <w:t>:</w:t>
              </w:r>
            </w:ins>
          </w:p>
        </w:tc>
        <w:tc>
          <w:tcPr>
            <w:tcW w:w="7699" w:type="dxa"/>
            <w:shd w:val="clear" w:color="auto" w:fill="E5ECF7"/>
            <w:tcMar>
              <w:top w:w="100" w:type="dxa"/>
              <w:left w:w="100" w:type="dxa"/>
              <w:bottom w:w="100" w:type="dxa"/>
              <w:right w:w="100" w:type="dxa"/>
            </w:tcMar>
            <w:vAlign w:val="center"/>
            <w:tcPrChange w:id="6639" w:author="LauraPGM" w:date="2025-10-01T20:18:00Z">
              <w:tcPr>
                <w:tcW w:w="7840" w:type="dxa"/>
                <w:tcMar>
                  <w:top w:w="100" w:type="dxa"/>
                  <w:left w:w="100" w:type="dxa"/>
                  <w:bottom w:w="100" w:type="dxa"/>
                  <w:right w:w="100" w:type="dxa"/>
                </w:tcMar>
              </w:tcPr>
            </w:tcPrChange>
          </w:tcPr>
          <w:p w14:paraId="5250E5E5" w14:textId="4BE95FAB" w:rsidR="00866E70" w:rsidRPr="008439ED" w:rsidRDefault="001E6E27" w:rsidP="00866E70">
            <w:pPr>
              <w:pStyle w:val="Normal0"/>
              <w:spacing w:line="360" w:lineRule="auto"/>
              <w:rPr>
                <w:ins w:id="6640" w:author="LauraPGM" w:date="2025-10-01T15:54:00Z"/>
                <w:rFonts w:ascii="Calibri" w:hAnsi="Calibri" w:cs="Calibri"/>
                <w:b w:val="0"/>
                <w:sz w:val="22"/>
                <w:szCs w:val="22"/>
              </w:rPr>
            </w:pPr>
            <w:proofErr w:type="gramStart"/>
            <w:ins w:id="6641" w:author="LauraPGM" w:date="2025-10-01T15:57:00Z">
              <w:r w:rsidRPr="008439ED">
                <w:rPr>
                  <w:rFonts w:ascii="Calibri" w:hAnsi="Calibri" w:cs="Calibri"/>
                </w:rPr>
                <w:t>r</w:t>
              </w:r>
              <w:r w:rsidR="00866E70" w:rsidRPr="008439ED">
                <w:rPr>
                  <w:rFonts w:ascii="Calibri" w:hAnsi="Calibri" w:cs="Calibri"/>
                  <w:rPrChange w:id="6642" w:author="LauraPGM" w:date="2025-11-04T16:55:00Z">
                    <w:rPr/>
                  </w:rPrChange>
                </w:rPr>
                <w:t>elación</w:t>
              </w:r>
              <w:proofErr w:type="gramEnd"/>
              <w:r w:rsidR="00866E70" w:rsidRPr="008439ED">
                <w:rPr>
                  <w:rFonts w:ascii="Calibri" w:hAnsi="Calibri" w:cs="Calibri"/>
                  <w:rPrChange w:id="6643" w:author="LauraPGM" w:date="2025-11-04T16:55:00Z">
                    <w:rPr/>
                  </w:rPrChange>
                </w:rPr>
                <w:t xml:space="preserve"> entre un resultado o servicio proporcionado y la energía consumida para producirlo. Implica hacer lo mismo o más con menos energía.</w:t>
              </w:r>
            </w:ins>
          </w:p>
        </w:tc>
      </w:tr>
      <w:tr w:rsidR="00866E70" w:rsidRPr="008439ED" w14:paraId="0AF50089" w14:textId="77777777" w:rsidTr="00375FF2">
        <w:trPr>
          <w:trHeight w:val="253"/>
          <w:ins w:id="6644" w:author="LauraPGM" w:date="2025-10-01T15:54:00Z"/>
          <w:trPrChange w:id="6645"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646" w:author="LauraPGM" w:date="2025-10-01T20:18:00Z">
              <w:tcPr>
                <w:tcW w:w="2122" w:type="dxa"/>
                <w:tcMar>
                  <w:top w:w="100" w:type="dxa"/>
                  <w:left w:w="100" w:type="dxa"/>
                  <w:bottom w:w="100" w:type="dxa"/>
                  <w:right w:w="100" w:type="dxa"/>
                </w:tcMar>
              </w:tcPr>
            </w:tcPrChange>
          </w:tcPr>
          <w:p w14:paraId="344C4C5E" w14:textId="640BB1F6" w:rsidR="00866E70" w:rsidRPr="008439ED" w:rsidRDefault="00375FF2" w:rsidP="00866E70">
            <w:pPr>
              <w:pStyle w:val="Normal0"/>
              <w:spacing w:line="360" w:lineRule="auto"/>
              <w:rPr>
                <w:ins w:id="6647" w:author="LauraPGM" w:date="2025-10-01T15:54:00Z"/>
                <w:rFonts w:ascii="Calibri" w:hAnsi="Calibri" w:cs="Calibri"/>
                <w:sz w:val="22"/>
                <w:szCs w:val="22"/>
              </w:rPr>
            </w:pPr>
            <w:ins w:id="6648" w:author="LauraPGM" w:date="2025-10-01T15:57:00Z">
              <w:r w:rsidRPr="008439ED">
                <w:rPr>
                  <w:rFonts w:ascii="Calibri" w:hAnsi="Calibri" w:cs="Calibri"/>
                </w:rPr>
                <w:t>E</w:t>
              </w:r>
              <w:r w:rsidR="00866E70" w:rsidRPr="008439ED">
                <w:rPr>
                  <w:rFonts w:ascii="Calibri" w:hAnsi="Calibri" w:cs="Calibri"/>
                  <w:rPrChange w:id="6649" w:author="LauraPGM" w:date="2025-11-04T16:55:00Z">
                    <w:rPr/>
                  </w:rPrChange>
                </w:rPr>
                <w:t>MP (</w:t>
              </w:r>
              <w:proofErr w:type="spellStart"/>
              <w:r w:rsidR="00866E70" w:rsidRPr="008439ED">
                <w:rPr>
                  <w:rFonts w:ascii="Calibri" w:hAnsi="Calibri" w:cs="Calibri"/>
                  <w:i/>
                  <w:rPrChange w:id="6650" w:author="LauraPGM" w:date="2025-11-04T16:55:00Z">
                    <w:rPr/>
                  </w:rPrChange>
                </w:rPr>
                <w:t>Energy</w:t>
              </w:r>
              <w:proofErr w:type="spellEnd"/>
              <w:r w:rsidR="00866E70" w:rsidRPr="008439ED">
                <w:rPr>
                  <w:rFonts w:ascii="Calibri" w:hAnsi="Calibri" w:cs="Calibri"/>
                  <w:i/>
                  <w:rPrChange w:id="6651" w:author="LauraPGM" w:date="2025-11-04T16:55:00Z">
                    <w:rPr/>
                  </w:rPrChange>
                </w:rPr>
                <w:t xml:space="preserve"> Management Plan</w:t>
              </w:r>
              <w:r w:rsidR="00866E70" w:rsidRPr="008439ED">
                <w:rPr>
                  <w:rFonts w:ascii="Calibri" w:hAnsi="Calibri" w:cs="Calibri"/>
                  <w:rPrChange w:id="6652" w:author="LauraPGM" w:date="2025-11-04T16:55:00Z">
                    <w:rPr/>
                  </w:rPrChange>
                </w:rPr>
                <w:t>)</w:t>
              </w:r>
            </w:ins>
            <w:ins w:id="6653" w:author="LauraPGM" w:date="2025-10-01T20:19:00Z">
              <w:r w:rsidRPr="008439ED">
                <w:rPr>
                  <w:rFonts w:ascii="Calibri" w:hAnsi="Calibri" w:cs="Calibri"/>
                </w:rPr>
                <w:t>:</w:t>
              </w:r>
            </w:ins>
          </w:p>
        </w:tc>
        <w:tc>
          <w:tcPr>
            <w:tcW w:w="7699" w:type="dxa"/>
            <w:shd w:val="clear" w:color="auto" w:fill="E5ECF7"/>
            <w:tcMar>
              <w:top w:w="100" w:type="dxa"/>
              <w:left w:w="100" w:type="dxa"/>
              <w:bottom w:w="100" w:type="dxa"/>
              <w:right w:w="100" w:type="dxa"/>
            </w:tcMar>
            <w:vAlign w:val="center"/>
            <w:tcPrChange w:id="6654" w:author="LauraPGM" w:date="2025-10-01T20:18:00Z">
              <w:tcPr>
                <w:tcW w:w="7840" w:type="dxa"/>
                <w:tcMar>
                  <w:top w:w="100" w:type="dxa"/>
                  <w:left w:w="100" w:type="dxa"/>
                  <w:bottom w:w="100" w:type="dxa"/>
                  <w:right w:w="100" w:type="dxa"/>
                </w:tcMar>
              </w:tcPr>
            </w:tcPrChange>
          </w:tcPr>
          <w:p w14:paraId="6E1A888A" w14:textId="4445F9DE" w:rsidR="00866E70" w:rsidRPr="008439ED" w:rsidRDefault="001E6E27" w:rsidP="00866E70">
            <w:pPr>
              <w:pStyle w:val="Normal0"/>
              <w:spacing w:line="360" w:lineRule="auto"/>
              <w:rPr>
                <w:ins w:id="6655" w:author="LauraPGM" w:date="2025-10-01T15:54:00Z"/>
                <w:rFonts w:ascii="Calibri" w:hAnsi="Calibri" w:cs="Calibri"/>
                <w:b w:val="0"/>
                <w:sz w:val="22"/>
                <w:szCs w:val="22"/>
              </w:rPr>
            </w:pPr>
            <w:proofErr w:type="gramStart"/>
            <w:ins w:id="6656" w:author="LauraPGM" w:date="2025-10-01T15:57:00Z">
              <w:r w:rsidRPr="008439ED">
                <w:rPr>
                  <w:rFonts w:ascii="Calibri" w:hAnsi="Calibri" w:cs="Calibri"/>
                </w:rPr>
                <w:t>p</w:t>
              </w:r>
              <w:r w:rsidR="00963B0E" w:rsidRPr="008439ED">
                <w:rPr>
                  <w:rFonts w:ascii="Calibri" w:hAnsi="Calibri" w:cs="Calibri"/>
                  <w:sz w:val="22"/>
                  <w:szCs w:val="22"/>
                  <w:rPrChange w:id="6657" w:author="LauraPGM" w:date="2025-11-04T16:55:00Z">
                    <w:rPr>
                      <w:sz w:val="20"/>
                      <w:szCs w:val="20"/>
                    </w:rPr>
                  </w:rPrChange>
                </w:rPr>
                <w:t>lan</w:t>
              </w:r>
              <w:proofErr w:type="gramEnd"/>
              <w:r w:rsidR="00963B0E" w:rsidRPr="008439ED">
                <w:rPr>
                  <w:rFonts w:ascii="Calibri" w:hAnsi="Calibri" w:cs="Calibri"/>
                  <w:sz w:val="22"/>
                  <w:szCs w:val="22"/>
                  <w:rPrChange w:id="6658" w:author="LauraPGM" w:date="2025-11-04T16:55:00Z">
                    <w:rPr>
                      <w:sz w:val="20"/>
                      <w:szCs w:val="20"/>
                    </w:rPr>
                  </w:rPrChange>
                </w:rPr>
                <w:t xml:space="preserve"> de gestión e</w:t>
              </w:r>
              <w:r w:rsidR="00866E70" w:rsidRPr="008439ED">
                <w:rPr>
                  <w:rFonts w:ascii="Calibri" w:hAnsi="Calibri" w:cs="Calibri"/>
                  <w:rPrChange w:id="6659" w:author="LauraPGM" w:date="2025-11-04T16:55:00Z">
                    <w:rPr/>
                  </w:rPrChange>
                </w:rPr>
                <w:t>nergética. Documento que describe las acciones específicas, responsabilidades, recursos y plazos para lograr los objetivos y metas energéticas.</w:t>
              </w:r>
            </w:ins>
          </w:p>
        </w:tc>
      </w:tr>
      <w:tr w:rsidR="00866E70" w:rsidRPr="008439ED" w14:paraId="378CB06D" w14:textId="77777777" w:rsidTr="00375FF2">
        <w:trPr>
          <w:trHeight w:val="521"/>
          <w:ins w:id="6660" w:author="LauraPGM" w:date="2025-10-01T15:54:00Z"/>
          <w:trPrChange w:id="6661" w:author="LauraPGM" w:date="2025-10-01T20:18:00Z">
            <w:trPr>
              <w:trHeight w:val="521"/>
            </w:trPr>
          </w:trPrChange>
        </w:trPr>
        <w:tc>
          <w:tcPr>
            <w:tcW w:w="2263" w:type="dxa"/>
            <w:shd w:val="clear" w:color="auto" w:fill="E5ECF7"/>
            <w:tcMar>
              <w:top w:w="100" w:type="dxa"/>
              <w:left w:w="100" w:type="dxa"/>
              <w:bottom w:w="100" w:type="dxa"/>
              <w:right w:w="100" w:type="dxa"/>
            </w:tcMar>
            <w:vAlign w:val="center"/>
            <w:tcPrChange w:id="6662" w:author="LauraPGM" w:date="2025-10-01T20:18:00Z">
              <w:tcPr>
                <w:tcW w:w="2122" w:type="dxa"/>
                <w:tcMar>
                  <w:top w:w="100" w:type="dxa"/>
                  <w:left w:w="100" w:type="dxa"/>
                  <w:bottom w:w="100" w:type="dxa"/>
                  <w:right w:w="100" w:type="dxa"/>
                </w:tcMar>
              </w:tcPr>
            </w:tcPrChange>
          </w:tcPr>
          <w:p w14:paraId="7422388C" w14:textId="7636D42F" w:rsidR="00866E70" w:rsidRPr="008439ED" w:rsidRDefault="00375FF2" w:rsidP="00866E70">
            <w:pPr>
              <w:pStyle w:val="Normal0"/>
              <w:spacing w:line="360" w:lineRule="auto"/>
              <w:rPr>
                <w:ins w:id="6663" w:author="LauraPGM" w:date="2025-10-01T15:54:00Z"/>
                <w:rFonts w:ascii="Calibri" w:hAnsi="Calibri" w:cs="Calibri"/>
                <w:sz w:val="22"/>
                <w:szCs w:val="22"/>
              </w:rPr>
            </w:pPr>
            <w:ins w:id="6664" w:author="LauraPGM" w:date="2025-10-01T15:57:00Z">
              <w:r w:rsidRPr="008439ED">
                <w:rPr>
                  <w:rFonts w:ascii="Calibri" w:hAnsi="Calibri" w:cs="Calibri"/>
                </w:rPr>
                <w:t>Factor de e</w:t>
              </w:r>
              <w:r w:rsidR="00866E70" w:rsidRPr="008439ED">
                <w:rPr>
                  <w:rFonts w:ascii="Calibri" w:hAnsi="Calibri" w:cs="Calibri"/>
                  <w:rPrChange w:id="6665" w:author="LauraPGM" w:date="2025-11-04T16:55:00Z">
                    <w:rPr/>
                  </w:rPrChange>
                </w:rPr>
                <w:t>misión</w:t>
              </w:r>
            </w:ins>
            <w:ins w:id="6666" w:author="LauraPGM" w:date="2025-10-01T20:19:00Z">
              <w:r w:rsidRPr="008439ED">
                <w:rPr>
                  <w:rFonts w:ascii="Calibri" w:hAnsi="Calibri" w:cs="Calibri"/>
                </w:rPr>
                <w:t>:</w:t>
              </w:r>
            </w:ins>
          </w:p>
        </w:tc>
        <w:tc>
          <w:tcPr>
            <w:tcW w:w="7699" w:type="dxa"/>
            <w:shd w:val="clear" w:color="auto" w:fill="E5ECF7"/>
            <w:tcMar>
              <w:top w:w="100" w:type="dxa"/>
              <w:left w:w="100" w:type="dxa"/>
              <w:bottom w:w="100" w:type="dxa"/>
              <w:right w:w="100" w:type="dxa"/>
            </w:tcMar>
            <w:vAlign w:val="center"/>
            <w:tcPrChange w:id="6667" w:author="LauraPGM" w:date="2025-10-01T20:18:00Z">
              <w:tcPr>
                <w:tcW w:w="7840" w:type="dxa"/>
                <w:tcMar>
                  <w:top w:w="100" w:type="dxa"/>
                  <w:left w:w="100" w:type="dxa"/>
                  <w:bottom w:w="100" w:type="dxa"/>
                  <w:right w:w="100" w:type="dxa"/>
                </w:tcMar>
              </w:tcPr>
            </w:tcPrChange>
          </w:tcPr>
          <w:p w14:paraId="5FE03636" w14:textId="66E471F7" w:rsidR="00866E70" w:rsidRPr="008439ED" w:rsidRDefault="001E6E27" w:rsidP="00866E70">
            <w:pPr>
              <w:spacing w:line="360" w:lineRule="auto"/>
              <w:rPr>
                <w:ins w:id="6668" w:author="LauraPGM" w:date="2025-10-01T15:54:00Z"/>
                <w:rFonts w:ascii="Calibri" w:hAnsi="Calibri" w:cs="Calibri"/>
                <w:b w:val="0"/>
                <w:sz w:val="22"/>
                <w:szCs w:val="22"/>
              </w:rPr>
            </w:pPr>
            <w:proofErr w:type="gramStart"/>
            <w:ins w:id="6669" w:author="LauraPGM" w:date="2025-10-01T15:57:00Z">
              <w:r w:rsidRPr="008439ED">
                <w:rPr>
                  <w:rFonts w:ascii="Calibri" w:hAnsi="Calibri" w:cs="Calibri"/>
                </w:rPr>
                <w:t>v</w:t>
              </w:r>
              <w:r w:rsidR="00866E70" w:rsidRPr="008439ED">
                <w:rPr>
                  <w:rFonts w:ascii="Calibri" w:hAnsi="Calibri" w:cs="Calibri"/>
                  <w:rPrChange w:id="6670" w:author="LauraPGM" w:date="2025-11-04T16:55:00Z">
                    <w:rPr/>
                  </w:rPrChange>
                </w:rPr>
                <w:t>alor</w:t>
              </w:r>
              <w:proofErr w:type="gramEnd"/>
              <w:r w:rsidR="00866E70" w:rsidRPr="008439ED">
                <w:rPr>
                  <w:rFonts w:ascii="Calibri" w:hAnsi="Calibri" w:cs="Calibri"/>
                  <w:rPrChange w:id="6671" w:author="LauraPGM" w:date="2025-11-04T16:55:00Z">
                    <w:rPr/>
                  </w:rPrChange>
                </w:rPr>
                <w:t xml:space="preserve"> numérico que relaciona la cantidad de una sustancia liber</w:t>
              </w:r>
              <w:r w:rsidR="001106B8" w:rsidRPr="008439ED">
                <w:rPr>
                  <w:rFonts w:ascii="Calibri" w:hAnsi="Calibri" w:cs="Calibri"/>
                  <w:sz w:val="22"/>
                  <w:szCs w:val="22"/>
                  <w:rPrChange w:id="6672" w:author="LauraPGM" w:date="2025-11-04T16:55:00Z">
                    <w:rPr>
                      <w:sz w:val="20"/>
                      <w:szCs w:val="20"/>
                    </w:rPr>
                  </w:rPrChange>
                </w:rPr>
                <w:t>ada a la atmósfera (ejemplo, CO</w:t>
              </w:r>
            </w:ins>
            <w:ins w:id="6673" w:author="LauraPGM" w:date="2025-10-07T09:05:00Z">
              <w:r w:rsidR="00C225E1" w:rsidRPr="008439ED">
                <w:rPr>
                  <w:rFonts w:ascii="Calibri" w:eastAsia="Times New Roman" w:hAnsi="Calibri" w:cs="Calibri"/>
                  <w:lang w:eastAsia="es-CO"/>
                </w:rPr>
                <w:t>₂</w:t>
              </w:r>
            </w:ins>
            <w:ins w:id="6674" w:author="LauraPGM" w:date="2025-10-01T15:57:00Z">
              <w:r w:rsidR="00866E70" w:rsidRPr="008439ED">
                <w:rPr>
                  <w:rFonts w:ascii="Calibri" w:hAnsi="Calibri" w:cs="Calibri"/>
                  <w:rPrChange w:id="6675" w:author="LauraPGM" w:date="2025-11-04T16:55:00Z">
                    <w:rPr/>
                  </w:rPrChange>
                </w:rPr>
                <w:t xml:space="preserve">) con una unidad de actividad (ejemplo, </w:t>
              </w:r>
              <w:proofErr w:type="spellStart"/>
              <w:r w:rsidR="00866E70" w:rsidRPr="008439ED">
                <w:rPr>
                  <w:rFonts w:ascii="Calibri" w:hAnsi="Calibri" w:cs="Calibri"/>
                  <w:rPrChange w:id="6676" w:author="LauraPGM" w:date="2025-11-04T16:55:00Z">
                    <w:rPr/>
                  </w:rPrChange>
                </w:rPr>
                <w:t>kWh</w:t>
              </w:r>
              <w:proofErr w:type="spellEnd"/>
              <w:r w:rsidR="00866E70" w:rsidRPr="008439ED">
                <w:rPr>
                  <w:rFonts w:ascii="Calibri" w:hAnsi="Calibri" w:cs="Calibri"/>
                  <w:rPrChange w:id="6677" w:author="LauraPGM" w:date="2025-11-04T16:55:00Z">
                    <w:rPr/>
                  </w:rPrChange>
                </w:rPr>
                <w:t xml:space="preserve"> de electricidad, litro de combustible). Permite calcular el impacto ambiental del consumo de energía.</w:t>
              </w:r>
            </w:ins>
          </w:p>
        </w:tc>
      </w:tr>
      <w:tr w:rsidR="00866E70" w:rsidRPr="008439ED" w14:paraId="20984A1B" w14:textId="77777777" w:rsidTr="00375FF2">
        <w:trPr>
          <w:trHeight w:val="253"/>
          <w:ins w:id="6678" w:author="LauraPGM" w:date="2025-10-01T15:54:00Z"/>
          <w:trPrChange w:id="6679"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680" w:author="LauraPGM" w:date="2025-10-01T20:18:00Z">
              <w:tcPr>
                <w:tcW w:w="2122" w:type="dxa"/>
                <w:tcMar>
                  <w:top w:w="100" w:type="dxa"/>
                  <w:left w:w="100" w:type="dxa"/>
                  <w:bottom w:w="100" w:type="dxa"/>
                  <w:right w:w="100" w:type="dxa"/>
                </w:tcMar>
              </w:tcPr>
            </w:tcPrChange>
          </w:tcPr>
          <w:p w14:paraId="2B591446" w14:textId="0E18070E" w:rsidR="00866E70" w:rsidRPr="008439ED" w:rsidRDefault="00375FF2" w:rsidP="00866E70">
            <w:pPr>
              <w:pStyle w:val="Normal0"/>
              <w:spacing w:line="360" w:lineRule="auto"/>
              <w:rPr>
                <w:ins w:id="6681" w:author="LauraPGM" w:date="2025-10-01T15:54:00Z"/>
                <w:rFonts w:ascii="Calibri" w:hAnsi="Calibri" w:cs="Calibri"/>
                <w:sz w:val="22"/>
                <w:szCs w:val="22"/>
              </w:rPr>
            </w:pPr>
            <w:ins w:id="6682" w:author="LauraPGM" w:date="2025-10-01T15:57:00Z">
              <w:r w:rsidRPr="008439ED">
                <w:rPr>
                  <w:rFonts w:ascii="Calibri" w:hAnsi="Calibri" w:cs="Calibri"/>
                </w:rPr>
                <w:t>Gestión e</w:t>
              </w:r>
              <w:r w:rsidR="00866E70" w:rsidRPr="008439ED">
                <w:rPr>
                  <w:rFonts w:ascii="Calibri" w:hAnsi="Calibri" w:cs="Calibri"/>
                  <w:rPrChange w:id="6683" w:author="LauraPGM" w:date="2025-11-04T16:55:00Z">
                    <w:rPr/>
                  </w:rPrChange>
                </w:rPr>
                <w:t>nergética</w:t>
              </w:r>
            </w:ins>
            <w:ins w:id="6684" w:author="LauraPGM" w:date="2025-10-01T20:19:00Z">
              <w:r w:rsidRPr="008439ED">
                <w:rPr>
                  <w:rFonts w:ascii="Calibri" w:hAnsi="Calibri" w:cs="Calibri"/>
                </w:rPr>
                <w:t>:</w:t>
              </w:r>
            </w:ins>
          </w:p>
        </w:tc>
        <w:tc>
          <w:tcPr>
            <w:tcW w:w="7699" w:type="dxa"/>
            <w:shd w:val="clear" w:color="auto" w:fill="E5ECF7"/>
            <w:tcMar>
              <w:top w:w="100" w:type="dxa"/>
              <w:left w:w="100" w:type="dxa"/>
              <w:bottom w:w="100" w:type="dxa"/>
              <w:right w:w="100" w:type="dxa"/>
            </w:tcMar>
            <w:vAlign w:val="center"/>
            <w:tcPrChange w:id="6685" w:author="LauraPGM" w:date="2025-10-01T20:18:00Z">
              <w:tcPr>
                <w:tcW w:w="7840" w:type="dxa"/>
                <w:tcMar>
                  <w:top w:w="100" w:type="dxa"/>
                  <w:left w:w="100" w:type="dxa"/>
                  <w:bottom w:w="100" w:type="dxa"/>
                  <w:right w:w="100" w:type="dxa"/>
                </w:tcMar>
              </w:tcPr>
            </w:tcPrChange>
          </w:tcPr>
          <w:p w14:paraId="136B90A2" w14:textId="465B14E4" w:rsidR="00866E70" w:rsidRPr="008439ED" w:rsidRDefault="001E6E27" w:rsidP="00866E70">
            <w:pPr>
              <w:pStyle w:val="Normal0"/>
              <w:spacing w:line="360" w:lineRule="auto"/>
              <w:rPr>
                <w:ins w:id="6686" w:author="LauraPGM" w:date="2025-10-01T15:54:00Z"/>
                <w:rFonts w:ascii="Calibri" w:hAnsi="Calibri" w:cs="Calibri"/>
                <w:b w:val="0"/>
                <w:sz w:val="22"/>
                <w:szCs w:val="22"/>
              </w:rPr>
            </w:pPr>
            <w:proofErr w:type="gramStart"/>
            <w:ins w:id="6687" w:author="LauraPGM" w:date="2025-10-01T15:57:00Z">
              <w:r w:rsidRPr="008439ED">
                <w:rPr>
                  <w:rFonts w:ascii="Calibri" w:hAnsi="Calibri" w:cs="Calibri"/>
                </w:rPr>
                <w:t>p</w:t>
              </w:r>
              <w:r w:rsidR="00866E70" w:rsidRPr="008439ED">
                <w:rPr>
                  <w:rFonts w:ascii="Calibri" w:hAnsi="Calibri" w:cs="Calibri"/>
                  <w:rPrChange w:id="6688" w:author="LauraPGM" w:date="2025-11-04T16:55:00Z">
                    <w:rPr/>
                  </w:rPrChange>
                </w:rPr>
                <w:t>roceso</w:t>
              </w:r>
              <w:proofErr w:type="gramEnd"/>
              <w:r w:rsidR="00866E70" w:rsidRPr="008439ED">
                <w:rPr>
                  <w:rFonts w:ascii="Calibri" w:hAnsi="Calibri" w:cs="Calibri"/>
                  <w:rPrChange w:id="6689" w:author="LauraPGM" w:date="2025-11-04T16:55:00Z">
                    <w:rPr/>
                  </w:rPrChange>
                </w:rPr>
                <w:t xml:space="preserve"> sistemático y continuo para optimizar el uso y el consumo de energía de una organización, con el fin de mejorar su desempeño energético.</w:t>
              </w:r>
            </w:ins>
          </w:p>
        </w:tc>
      </w:tr>
      <w:tr w:rsidR="00866E70" w:rsidRPr="008439ED" w14:paraId="1C8F5EA3" w14:textId="77777777" w:rsidTr="00375FF2">
        <w:trPr>
          <w:trHeight w:val="253"/>
          <w:ins w:id="6690" w:author="LauraPGM" w:date="2025-10-01T15:54:00Z"/>
          <w:trPrChange w:id="6691"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692" w:author="LauraPGM" w:date="2025-10-01T20:18:00Z">
              <w:tcPr>
                <w:tcW w:w="2122" w:type="dxa"/>
                <w:tcMar>
                  <w:top w:w="100" w:type="dxa"/>
                  <w:left w:w="100" w:type="dxa"/>
                  <w:bottom w:w="100" w:type="dxa"/>
                  <w:right w:w="100" w:type="dxa"/>
                </w:tcMar>
              </w:tcPr>
            </w:tcPrChange>
          </w:tcPr>
          <w:p w14:paraId="0D5FAA94" w14:textId="7253D41E" w:rsidR="00866E70" w:rsidRPr="008439ED" w:rsidRDefault="00866E70" w:rsidP="00866E70">
            <w:pPr>
              <w:pStyle w:val="Normal0"/>
              <w:spacing w:line="360" w:lineRule="auto"/>
              <w:rPr>
                <w:ins w:id="6693" w:author="LauraPGM" w:date="2025-10-01T15:54:00Z"/>
                <w:rFonts w:ascii="Calibri" w:hAnsi="Calibri" w:cs="Calibri"/>
                <w:sz w:val="22"/>
                <w:szCs w:val="22"/>
              </w:rPr>
            </w:pPr>
            <w:ins w:id="6694" w:author="LauraPGM" w:date="2025-10-01T15:57:00Z">
              <w:r w:rsidRPr="008439ED">
                <w:rPr>
                  <w:rFonts w:ascii="Calibri" w:hAnsi="Calibri" w:cs="Calibri"/>
                  <w:rPrChange w:id="6695" w:author="LauraPGM" w:date="2025-11-04T16:55:00Z">
                    <w:rPr/>
                  </w:rPrChange>
                </w:rPr>
                <w:lastRenderedPageBreak/>
                <w:t>IDE (Indicador de Desempeño Energético)</w:t>
              </w:r>
            </w:ins>
            <w:ins w:id="6696" w:author="LauraPGM" w:date="2025-10-01T20:19:00Z">
              <w:r w:rsidR="00375FF2" w:rsidRPr="008439ED">
                <w:rPr>
                  <w:rFonts w:ascii="Calibri" w:hAnsi="Calibri" w:cs="Calibri"/>
                </w:rPr>
                <w:t>:</w:t>
              </w:r>
            </w:ins>
          </w:p>
        </w:tc>
        <w:tc>
          <w:tcPr>
            <w:tcW w:w="7699" w:type="dxa"/>
            <w:shd w:val="clear" w:color="auto" w:fill="E5ECF7"/>
            <w:tcMar>
              <w:top w:w="100" w:type="dxa"/>
              <w:left w:w="100" w:type="dxa"/>
              <w:bottom w:w="100" w:type="dxa"/>
              <w:right w:w="100" w:type="dxa"/>
            </w:tcMar>
            <w:vAlign w:val="center"/>
            <w:tcPrChange w:id="6697" w:author="LauraPGM" w:date="2025-10-01T20:18:00Z">
              <w:tcPr>
                <w:tcW w:w="7840" w:type="dxa"/>
                <w:tcMar>
                  <w:top w:w="100" w:type="dxa"/>
                  <w:left w:w="100" w:type="dxa"/>
                  <w:bottom w:w="100" w:type="dxa"/>
                  <w:right w:w="100" w:type="dxa"/>
                </w:tcMar>
              </w:tcPr>
            </w:tcPrChange>
          </w:tcPr>
          <w:p w14:paraId="2A1FAF28" w14:textId="6907593E" w:rsidR="00866E70" w:rsidRPr="008439ED" w:rsidRDefault="001E6E27" w:rsidP="00866E70">
            <w:pPr>
              <w:pStyle w:val="Normal0"/>
              <w:spacing w:line="360" w:lineRule="auto"/>
              <w:rPr>
                <w:ins w:id="6698" w:author="LauraPGM" w:date="2025-10-01T15:54:00Z"/>
                <w:rFonts w:ascii="Calibri" w:hAnsi="Calibri" w:cs="Calibri"/>
                <w:b w:val="0"/>
                <w:sz w:val="22"/>
                <w:szCs w:val="22"/>
              </w:rPr>
            </w:pPr>
            <w:proofErr w:type="gramStart"/>
            <w:ins w:id="6699" w:author="LauraPGM" w:date="2025-10-01T15:57:00Z">
              <w:r w:rsidRPr="008439ED">
                <w:rPr>
                  <w:rFonts w:ascii="Calibri" w:hAnsi="Calibri" w:cs="Calibri"/>
                </w:rPr>
                <w:t>m</w:t>
              </w:r>
              <w:r w:rsidR="00866E70" w:rsidRPr="008439ED">
                <w:rPr>
                  <w:rFonts w:ascii="Calibri" w:hAnsi="Calibri" w:cs="Calibri"/>
                  <w:rPrChange w:id="6700" w:author="LauraPGM" w:date="2025-11-04T16:55:00Z">
                    <w:rPr/>
                  </w:rPrChange>
                </w:rPr>
                <w:t>edida</w:t>
              </w:r>
              <w:proofErr w:type="gramEnd"/>
              <w:r w:rsidR="00866E70" w:rsidRPr="008439ED">
                <w:rPr>
                  <w:rFonts w:ascii="Calibri" w:hAnsi="Calibri" w:cs="Calibri"/>
                  <w:rPrChange w:id="6701" w:author="LauraPGM" w:date="2025-11-04T16:55:00Z">
                    <w:rPr/>
                  </w:rPrChange>
                </w:rPr>
                <w:t xml:space="preserve"> cuantificable del desempeño energético (ejemplo, intensidad energética, consumo específico, eficiencia de equipo, consumo total). Su valor se compara con la LBE para evaluar la mejora.</w:t>
              </w:r>
            </w:ins>
          </w:p>
        </w:tc>
      </w:tr>
      <w:tr w:rsidR="00866E70" w:rsidRPr="008439ED" w14:paraId="337C49FD" w14:textId="77777777" w:rsidTr="00375FF2">
        <w:trPr>
          <w:trHeight w:val="253"/>
          <w:ins w:id="6702" w:author="LauraPGM" w:date="2025-10-01T15:54:00Z"/>
          <w:trPrChange w:id="6703"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704" w:author="LauraPGM" w:date="2025-10-01T20:18:00Z">
              <w:tcPr>
                <w:tcW w:w="2122" w:type="dxa"/>
                <w:tcMar>
                  <w:top w:w="100" w:type="dxa"/>
                  <w:left w:w="100" w:type="dxa"/>
                  <w:bottom w:w="100" w:type="dxa"/>
                  <w:right w:w="100" w:type="dxa"/>
                </w:tcMar>
              </w:tcPr>
            </w:tcPrChange>
          </w:tcPr>
          <w:p w14:paraId="432E432B" w14:textId="77020A18" w:rsidR="00866E70" w:rsidRPr="008439ED" w:rsidRDefault="00375FF2" w:rsidP="00866E70">
            <w:pPr>
              <w:pStyle w:val="Normal0"/>
              <w:spacing w:line="360" w:lineRule="auto"/>
              <w:rPr>
                <w:ins w:id="6705" w:author="LauraPGM" w:date="2025-10-01T15:54:00Z"/>
                <w:rFonts w:ascii="Calibri" w:hAnsi="Calibri" w:cs="Calibri"/>
                <w:sz w:val="22"/>
                <w:szCs w:val="22"/>
              </w:rPr>
            </w:pPr>
            <w:ins w:id="6706" w:author="LauraPGM" w:date="2025-10-01T15:57:00Z">
              <w:r w:rsidRPr="008439ED">
                <w:rPr>
                  <w:rFonts w:ascii="Calibri" w:hAnsi="Calibri" w:cs="Calibri"/>
                </w:rPr>
                <w:t>Intensidad e</w:t>
              </w:r>
              <w:r w:rsidR="00866E70" w:rsidRPr="008439ED">
                <w:rPr>
                  <w:rFonts w:ascii="Calibri" w:hAnsi="Calibri" w:cs="Calibri"/>
                  <w:rPrChange w:id="6707" w:author="LauraPGM" w:date="2025-11-04T16:55:00Z">
                    <w:rPr/>
                  </w:rPrChange>
                </w:rPr>
                <w:t>nergética</w:t>
              </w:r>
            </w:ins>
            <w:ins w:id="6708" w:author="LauraPGM" w:date="2025-10-01T20:19:00Z">
              <w:r w:rsidRPr="008439ED">
                <w:rPr>
                  <w:rFonts w:ascii="Calibri" w:hAnsi="Calibri" w:cs="Calibri"/>
                </w:rPr>
                <w:t>:</w:t>
              </w:r>
            </w:ins>
          </w:p>
        </w:tc>
        <w:tc>
          <w:tcPr>
            <w:tcW w:w="7699" w:type="dxa"/>
            <w:shd w:val="clear" w:color="auto" w:fill="E5ECF7"/>
            <w:tcMar>
              <w:top w:w="100" w:type="dxa"/>
              <w:left w:w="100" w:type="dxa"/>
              <w:bottom w:w="100" w:type="dxa"/>
              <w:right w:w="100" w:type="dxa"/>
            </w:tcMar>
            <w:vAlign w:val="center"/>
            <w:tcPrChange w:id="6709" w:author="LauraPGM" w:date="2025-10-01T20:18:00Z">
              <w:tcPr>
                <w:tcW w:w="7840" w:type="dxa"/>
                <w:tcMar>
                  <w:top w:w="100" w:type="dxa"/>
                  <w:left w:w="100" w:type="dxa"/>
                  <w:bottom w:w="100" w:type="dxa"/>
                  <w:right w:w="100" w:type="dxa"/>
                </w:tcMar>
              </w:tcPr>
            </w:tcPrChange>
          </w:tcPr>
          <w:p w14:paraId="60D3AC0D" w14:textId="6F5E2798" w:rsidR="00866E70" w:rsidRPr="008439ED" w:rsidRDefault="001E6E27" w:rsidP="00866E70">
            <w:pPr>
              <w:pStyle w:val="Normal0"/>
              <w:spacing w:line="360" w:lineRule="auto"/>
              <w:rPr>
                <w:ins w:id="6710" w:author="LauraPGM" w:date="2025-10-01T15:54:00Z"/>
                <w:rFonts w:ascii="Calibri" w:hAnsi="Calibri" w:cs="Calibri"/>
                <w:b w:val="0"/>
                <w:sz w:val="22"/>
                <w:szCs w:val="22"/>
              </w:rPr>
            </w:pPr>
            <w:proofErr w:type="gramStart"/>
            <w:ins w:id="6711" w:author="LauraPGM" w:date="2025-10-01T15:57:00Z">
              <w:r w:rsidRPr="008439ED">
                <w:rPr>
                  <w:rFonts w:ascii="Calibri" w:hAnsi="Calibri" w:cs="Calibri"/>
                </w:rPr>
                <w:t>c</w:t>
              </w:r>
              <w:r w:rsidR="00866E70" w:rsidRPr="008439ED">
                <w:rPr>
                  <w:rFonts w:ascii="Calibri" w:hAnsi="Calibri" w:cs="Calibri"/>
                  <w:rPrChange w:id="6712" w:author="LauraPGM" w:date="2025-11-04T16:56:00Z">
                    <w:rPr/>
                  </w:rPrChange>
                </w:rPr>
                <w:t>antidad</w:t>
              </w:r>
              <w:proofErr w:type="gramEnd"/>
              <w:r w:rsidR="00866E70" w:rsidRPr="008439ED">
                <w:rPr>
                  <w:rFonts w:ascii="Calibri" w:hAnsi="Calibri" w:cs="Calibri"/>
                  <w:rPrChange w:id="6713" w:author="LauraPGM" w:date="2025-11-04T16:56:00Z">
                    <w:rPr/>
                  </w:rPrChange>
                </w:rPr>
                <w:t xml:space="preserve"> de energía consumida por unidad de actividad, producción, superficie o volumen (ejemplo, </w:t>
              </w:r>
              <w:proofErr w:type="spellStart"/>
              <w:r w:rsidR="00866E70" w:rsidRPr="008439ED">
                <w:rPr>
                  <w:rFonts w:ascii="Calibri" w:hAnsi="Calibri" w:cs="Calibri"/>
                  <w:rPrChange w:id="6714" w:author="LauraPGM" w:date="2025-11-04T16:56:00Z">
                    <w:rPr/>
                  </w:rPrChange>
                </w:rPr>
                <w:t>kWh</w:t>
              </w:r>
            </w:ins>
            <w:proofErr w:type="spellEnd"/>
            <w:ins w:id="6715" w:author="LauraPGM" w:date="2025-10-01T18:17:00Z">
              <w:r w:rsidRPr="008439ED">
                <w:rPr>
                  <w:rFonts w:ascii="Calibri" w:hAnsi="Calibri" w:cs="Calibri"/>
                </w:rPr>
                <w:t xml:space="preserve"> </w:t>
              </w:r>
            </w:ins>
            <w:ins w:id="6716" w:author="LauraPGM" w:date="2025-10-01T15:57:00Z">
              <w:r w:rsidR="00866E70" w:rsidRPr="008439ED">
                <w:rPr>
                  <w:rFonts w:ascii="Calibri" w:hAnsi="Calibri" w:cs="Calibri"/>
                  <w:rPrChange w:id="6717" w:author="LauraPGM" w:date="2025-11-04T16:56:00Z">
                    <w:rPr/>
                  </w:rPrChange>
                </w:rPr>
                <w:t>/</w:t>
              </w:r>
            </w:ins>
            <w:ins w:id="6718" w:author="LauraPGM" w:date="2025-10-01T18:17:00Z">
              <w:r w:rsidRPr="008439ED">
                <w:rPr>
                  <w:rFonts w:ascii="Calibri" w:hAnsi="Calibri" w:cs="Calibri"/>
                </w:rPr>
                <w:t xml:space="preserve"> </w:t>
              </w:r>
            </w:ins>
            <w:ins w:id="6719" w:author="LauraPGM" w:date="2025-10-01T15:57:00Z">
              <w:r w:rsidR="00866E70" w:rsidRPr="008439ED">
                <w:rPr>
                  <w:rFonts w:ascii="Calibri" w:hAnsi="Calibri" w:cs="Calibri"/>
                  <w:rPrChange w:id="6720" w:author="LauraPGM" w:date="2025-11-04T16:56:00Z">
                    <w:rPr/>
                  </w:rPrChange>
                </w:rPr>
                <w:t>m², GJ</w:t>
              </w:r>
            </w:ins>
            <w:ins w:id="6721" w:author="LauraPGM" w:date="2025-10-01T18:17:00Z">
              <w:r w:rsidRPr="008439ED">
                <w:rPr>
                  <w:rFonts w:ascii="Calibri" w:hAnsi="Calibri" w:cs="Calibri"/>
                </w:rPr>
                <w:t xml:space="preserve"> </w:t>
              </w:r>
            </w:ins>
            <w:ins w:id="6722" w:author="LauraPGM" w:date="2025-10-01T15:57:00Z">
              <w:r w:rsidR="00866E70" w:rsidRPr="008439ED">
                <w:rPr>
                  <w:rFonts w:ascii="Calibri" w:hAnsi="Calibri" w:cs="Calibri"/>
                  <w:rPrChange w:id="6723" w:author="LauraPGM" w:date="2025-11-04T16:56:00Z">
                    <w:rPr/>
                  </w:rPrChange>
                </w:rPr>
                <w:t>/</w:t>
              </w:r>
            </w:ins>
            <w:ins w:id="6724" w:author="LauraPGM" w:date="2025-10-01T18:17:00Z">
              <w:r w:rsidRPr="008439ED">
                <w:rPr>
                  <w:rFonts w:ascii="Calibri" w:hAnsi="Calibri" w:cs="Calibri"/>
                </w:rPr>
                <w:t xml:space="preserve"> </w:t>
              </w:r>
            </w:ins>
            <w:ins w:id="6725" w:author="LauraPGM" w:date="2025-10-01T15:57:00Z">
              <w:r w:rsidR="00866E70" w:rsidRPr="008439ED">
                <w:rPr>
                  <w:rFonts w:ascii="Calibri" w:hAnsi="Calibri" w:cs="Calibri"/>
                  <w:rPrChange w:id="6726" w:author="LauraPGM" w:date="2025-11-04T16:56:00Z">
                    <w:rPr/>
                  </w:rPrChange>
                </w:rPr>
                <w:t xml:space="preserve">tonelada de producto, </w:t>
              </w:r>
              <w:proofErr w:type="spellStart"/>
              <w:r w:rsidR="00866E70" w:rsidRPr="008439ED">
                <w:rPr>
                  <w:rFonts w:ascii="Calibri" w:hAnsi="Calibri" w:cs="Calibri"/>
                  <w:rPrChange w:id="6727" w:author="LauraPGM" w:date="2025-11-04T16:56:00Z">
                    <w:rPr/>
                  </w:rPrChange>
                </w:rPr>
                <w:t>MWh</w:t>
              </w:r>
            </w:ins>
            <w:proofErr w:type="spellEnd"/>
            <w:ins w:id="6728" w:author="LauraPGM" w:date="2025-10-01T18:17:00Z">
              <w:r w:rsidRPr="008439ED">
                <w:rPr>
                  <w:rFonts w:ascii="Calibri" w:hAnsi="Calibri" w:cs="Calibri"/>
                </w:rPr>
                <w:t xml:space="preserve"> </w:t>
              </w:r>
            </w:ins>
            <w:ins w:id="6729" w:author="LauraPGM" w:date="2025-10-01T15:57:00Z">
              <w:r w:rsidR="00866E70" w:rsidRPr="008439ED">
                <w:rPr>
                  <w:rFonts w:ascii="Calibri" w:hAnsi="Calibri" w:cs="Calibri"/>
                  <w:rPrChange w:id="6730" w:author="LauraPGM" w:date="2025-11-04T16:56:00Z">
                    <w:rPr/>
                  </w:rPrChange>
                </w:rPr>
                <w:t>/</w:t>
              </w:r>
            </w:ins>
            <w:ins w:id="6731" w:author="LauraPGM" w:date="2025-10-01T18:17:00Z">
              <w:r w:rsidRPr="008439ED">
                <w:rPr>
                  <w:rFonts w:ascii="Calibri" w:hAnsi="Calibri" w:cs="Calibri"/>
                </w:rPr>
                <w:t xml:space="preserve"> </w:t>
              </w:r>
            </w:ins>
            <w:ins w:id="6732" w:author="LauraPGM" w:date="2025-10-01T15:57:00Z">
              <w:r w:rsidR="00866E70" w:rsidRPr="008439ED">
                <w:rPr>
                  <w:rFonts w:ascii="Calibri" w:hAnsi="Calibri" w:cs="Calibri"/>
                  <w:rPrChange w:id="6733" w:author="LauraPGM" w:date="2025-11-04T16:56:00Z">
                    <w:rPr/>
                  </w:rPrChange>
                </w:rPr>
                <w:t>empleado).</w:t>
              </w:r>
            </w:ins>
          </w:p>
        </w:tc>
      </w:tr>
      <w:tr w:rsidR="00866E70" w:rsidRPr="008439ED" w14:paraId="3DA51A44" w14:textId="77777777" w:rsidTr="00375FF2">
        <w:trPr>
          <w:trHeight w:val="253"/>
          <w:ins w:id="6734" w:author="LauraPGM" w:date="2025-10-01T15:54:00Z"/>
          <w:trPrChange w:id="6735"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736" w:author="LauraPGM" w:date="2025-10-01T20:18:00Z">
              <w:tcPr>
                <w:tcW w:w="2122" w:type="dxa"/>
                <w:tcMar>
                  <w:top w:w="100" w:type="dxa"/>
                  <w:left w:w="100" w:type="dxa"/>
                  <w:bottom w:w="100" w:type="dxa"/>
                  <w:right w:w="100" w:type="dxa"/>
                </w:tcMar>
              </w:tcPr>
            </w:tcPrChange>
          </w:tcPr>
          <w:p w14:paraId="422F2B87" w14:textId="435FBEC0" w:rsidR="00866E70" w:rsidRPr="008439ED" w:rsidRDefault="00866E70" w:rsidP="00866E70">
            <w:pPr>
              <w:pStyle w:val="Normal0"/>
              <w:spacing w:line="360" w:lineRule="auto"/>
              <w:rPr>
                <w:ins w:id="6737" w:author="LauraPGM" w:date="2025-10-01T15:54:00Z"/>
                <w:rFonts w:ascii="Calibri" w:hAnsi="Calibri" w:cs="Calibri"/>
                <w:sz w:val="22"/>
                <w:szCs w:val="22"/>
              </w:rPr>
            </w:pPr>
            <w:ins w:id="6738" w:author="LauraPGM" w:date="2025-10-01T15:57:00Z">
              <w:r w:rsidRPr="008439ED">
                <w:rPr>
                  <w:rFonts w:ascii="Calibri" w:hAnsi="Calibri" w:cs="Calibri"/>
                  <w:rPrChange w:id="6739" w:author="LauraPGM" w:date="2025-11-04T16:55:00Z">
                    <w:rPr/>
                  </w:rPrChange>
                </w:rPr>
                <w:t>ISO 50001</w:t>
              </w:r>
            </w:ins>
          </w:p>
        </w:tc>
        <w:tc>
          <w:tcPr>
            <w:tcW w:w="7699" w:type="dxa"/>
            <w:shd w:val="clear" w:color="auto" w:fill="E5ECF7"/>
            <w:tcMar>
              <w:top w:w="100" w:type="dxa"/>
              <w:left w:w="100" w:type="dxa"/>
              <w:bottom w:w="100" w:type="dxa"/>
              <w:right w:w="100" w:type="dxa"/>
            </w:tcMar>
            <w:vAlign w:val="center"/>
            <w:tcPrChange w:id="6740" w:author="LauraPGM" w:date="2025-10-01T20:18:00Z">
              <w:tcPr>
                <w:tcW w:w="7840" w:type="dxa"/>
                <w:tcMar>
                  <w:top w:w="100" w:type="dxa"/>
                  <w:left w:w="100" w:type="dxa"/>
                  <w:bottom w:w="100" w:type="dxa"/>
                  <w:right w:w="100" w:type="dxa"/>
                </w:tcMar>
              </w:tcPr>
            </w:tcPrChange>
          </w:tcPr>
          <w:p w14:paraId="26A5B1DC" w14:textId="2DCD53E9" w:rsidR="00866E70" w:rsidRPr="008439ED" w:rsidRDefault="001E6E27" w:rsidP="00866E70">
            <w:pPr>
              <w:pStyle w:val="Normal0"/>
              <w:spacing w:line="360" w:lineRule="auto"/>
              <w:rPr>
                <w:ins w:id="6741" w:author="LauraPGM" w:date="2025-10-01T15:54:00Z"/>
                <w:rFonts w:ascii="Calibri" w:hAnsi="Calibri" w:cs="Calibri"/>
                <w:b w:val="0"/>
                <w:sz w:val="22"/>
                <w:szCs w:val="22"/>
              </w:rPr>
            </w:pPr>
            <w:proofErr w:type="gramStart"/>
            <w:ins w:id="6742" w:author="LauraPGM" w:date="2025-10-01T15:57:00Z">
              <w:r w:rsidRPr="008439ED">
                <w:rPr>
                  <w:rFonts w:ascii="Calibri" w:hAnsi="Calibri" w:cs="Calibri"/>
                </w:rPr>
                <w:t>n</w:t>
              </w:r>
              <w:r w:rsidR="00866E70" w:rsidRPr="008439ED">
                <w:rPr>
                  <w:rFonts w:ascii="Calibri" w:hAnsi="Calibri" w:cs="Calibri"/>
                  <w:rPrChange w:id="6743" w:author="LauraPGM" w:date="2025-11-04T16:56:00Z">
                    <w:rPr/>
                  </w:rPrChange>
                </w:rPr>
                <w:t>orma</w:t>
              </w:r>
              <w:proofErr w:type="gramEnd"/>
              <w:r w:rsidR="00866E70" w:rsidRPr="008439ED">
                <w:rPr>
                  <w:rFonts w:ascii="Calibri" w:hAnsi="Calibri" w:cs="Calibri"/>
                  <w:rPrChange w:id="6744" w:author="LauraPGM" w:date="2025-11-04T16:56:00Z">
                    <w:rPr/>
                  </w:rPrChange>
                </w:rPr>
                <w:t xml:space="preserve"> internacional que especifica los requisitos para establecer, implementar, mantener y mejorar un Sistema de Gestión de la Energía (</w:t>
              </w:r>
              <w:proofErr w:type="spellStart"/>
              <w:r w:rsidR="00866E70" w:rsidRPr="008439ED">
                <w:rPr>
                  <w:rFonts w:ascii="Calibri" w:hAnsi="Calibri" w:cs="Calibri"/>
                  <w:rPrChange w:id="6745" w:author="LauraPGM" w:date="2025-11-04T16:56:00Z">
                    <w:rPr/>
                  </w:rPrChange>
                </w:rPr>
                <w:t>SGEn</w:t>
              </w:r>
              <w:proofErr w:type="spellEnd"/>
              <w:r w:rsidR="00866E70" w:rsidRPr="008439ED">
                <w:rPr>
                  <w:rFonts w:ascii="Calibri" w:hAnsi="Calibri" w:cs="Calibri"/>
                  <w:rPrChange w:id="6746" w:author="LauraPGM" w:date="2025-11-04T16:56:00Z">
                    <w:rPr/>
                  </w:rPrChange>
                </w:rPr>
                <w:t>), con el propósito de permitir que una organización siga un enfoque sistemático para lograr la mejora continua del desempeño energético.</w:t>
              </w:r>
            </w:ins>
          </w:p>
        </w:tc>
      </w:tr>
      <w:tr w:rsidR="00866E70" w:rsidRPr="008439ED" w14:paraId="4345613F" w14:textId="77777777" w:rsidTr="00375FF2">
        <w:trPr>
          <w:trHeight w:val="253"/>
          <w:ins w:id="6747" w:author="LauraPGM" w:date="2025-10-01T15:54:00Z"/>
          <w:trPrChange w:id="6748"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749" w:author="LauraPGM" w:date="2025-10-01T20:18:00Z">
              <w:tcPr>
                <w:tcW w:w="2122" w:type="dxa"/>
                <w:tcMar>
                  <w:top w:w="100" w:type="dxa"/>
                  <w:left w:w="100" w:type="dxa"/>
                  <w:bottom w:w="100" w:type="dxa"/>
                  <w:right w:w="100" w:type="dxa"/>
                </w:tcMar>
              </w:tcPr>
            </w:tcPrChange>
          </w:tcPr>
          <w:p w14:paraId="01ED7846" w14:textId="357ED65E" w:rsidR="00866E70" w:rsidRPr="008439ED" w:rsidRDefault="00866E70" w:rsidP="00866E70">
            <w:pPr>
              <w:pStyle w:val="Normal0"/>
              <w:spacing w:line="360" w:lineRule="auto"/>
              <w:rPr>
                <w:ins w:id="6750" w:author="LauraPGM" w:date="2025-10-01T15:54:00Z"/>
                <w:rFonts w:ascii="Calibri" w:hAnsi="Calibri" w:cs="Calibri"/>
                <w:sz w:val="22"/>
                <w:szCs w:val="22"/>
              </w:rPr>
            </w:pPr>
            <w:ins w:id="6751" w:author="LauraPGM" w:date="2025-10-01T15:57:00Z">
              <w:r w:rsidRPr="008439ED">
                <w:rPr>
                  <w:rFonts w:ascii="Calibri" w:hAnsi="Calibri" w:cs="Calibri"/>
                  <w:rPrChange w:id="6752" w:author="LauraPGM" w:date="2025-11-04T16:55:00Z">
                    <w:rPr/>
                  </w:rPrChange>
                </w:rPr>
                <w:t>LBE (Línea Base Energética)</w:t>
              </w:r>
            </w:ins>
            <w:ins w:id="6753" w:author="LauraPGM" w:date="2025-10-01T20:20:00Z">
              <w:r w:rsidR="00375FF2" w:rsidRPr="008439ED">
                <w:rPr>
                  <w:rFonts w:ascii="Calibri" w:hAnsi="Calibri" w:cs="Calibri"/>
                </w:rPr>
                <w:t>:</w:t>
              </w:r>
            </w:ins>
          </w:p>
        </w:tc>
        <w:tc>
          <w:tcPr>
            <w:tcW w:w="7699" w:type="dxa"/>
            <w:shd w:val="clear" w:color="auto" w:fill="E5ECF7"/>
            <w:tcMar>
              <w:top w:w="100" w:type="dxa"/>
              <w:left w:w="100" w:type="dxa"/>
              <w:bottom w:w="100" w:type="dxa"/>
              <w:right w:w="100" w:type="dxa"/>
            </w:tcMar>
            <w:vAlign w:val="center"/>
            <w:tcPrChange w:id="6754" w:author="LauraPGM" w:date="2025-10-01T20:18:00Z">
              <w:tcPr>
                <w:tcW w:w="7840" w:type="dxa"/>
                <w:tcMar>
                  <w:top w:w="100" w:type="dxa"/>
                  <w:left w:w="100" w:type="dxa"/>
                  <w:bottom w:w="100" w:type="dxa"/>
                  <w:right w:w="100" w:type="dxa"/>
                </w:tcMar>
              </w:tcPr>
            </w:tcPrChange>
          </w:tcPr>
          <w:p w14:paraId="0E2BD98B" w14:textId="4B52E584" w:rsidR="00866E70" w:rsidRPr="008439ED" w:rsidRDefault="001E6E27" w:rsidP="00866E70">
            <w:pPr>
              <w:pStyle w:val="Normal0"/>
              <w:spacing w:line="360" w:lineRule="auto"/>
              <w:rPr>
                <w:ins w:id="6755" w:author="LauraPGM" w:date="2025-10-01T15:54:00Z"/>
                <w:rFonts w:ascii="Calibri" w:hAnsi="Calibri" w:cs="Calibri"/>
                <w:b w:val="0"/>
                <w:sz w:val="22"/>
                <w:szCs w:val="22"/>
              </w:rPr>
            </w:pPr>
            <w:proofErr w:type="gramStart"/>
            <w:ins w:id="6756" w:author="LauraPGM" w:date="2025-10-01T15:57:00Z">
              <w:r w:rsidRPr="008439ED">
                <w:rPr>
                  <w:rFonts w:ascii="Calibri" w:hAnsi="Calibri" w:cs="Calibri"/>
                </w:rPr>
                <w:t>p</w:t>
              </w:r>
              <w:r w:rsidR="00866E70" w:rsidRPr="008439ED">
                <w:rPr>
                  <w:rFonts w:ascii="Calibri" w:hAnsi="Calibri" w:cs="Calibri"/>
                  <w:rPrChange w:id="6757" w:author="LauraPGM" w:date="2025-11-04T16:56:00Z">
                    <w:rPr/>
                  </w:rPrChange>
                </w:rPr>
                <w:t>unto</w:t>
              </w:r>
              <w:proofErr w:type="gramEnd"/>
              <w:r w:rsidR="00866E70" w:rsidRPr="008439ED">
                <w:rPr>
                  <w:rFonts w:ascii="Calibri" w:hAnsi="Calibri" w:cs="Calibri"/>
                  <w:rPrChange w:id="6758" w:author="LauraPGM" w:date="2025-11-04T16:56:00Z">
                    <w:rPr/>
                  </w:rPrChange>
                </w:rPr>
                <w:t xml:space="preserve"> de referencia cuantitativo del desempeño energético, establecido durante un período de tiempo definido y bajo condiciones específicas, contra el cual se compara el desempeño energético actual y futuro. Es crucial para demostrar la mejora.</w:t>
              </w:r>
            </w:ins>
          </w:p>
        </w:tc>
      </w:tr>
      <w:tr w:rsidR="00866E70" w:rsidRPr="008439ED" w14:paraId="1ED46C75" w14:textId="77777777" w:rsidTr="00375FF2">
        <w:trPr>
          <w:trHeight w:val="253"/>
          <w:ins w:id="6759" w:author="LauraPGM" w:date="2025-10-01T15:54:00Z"/>
          <w:trPrChange w:id="6760"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761" w:author="LauraPGM" w:date="2025-10-01T20:18:00Z">
              <w:tcPr>
                <w:tcW w:w="2122" w:type="dxa"/>
                <w:tcMar>
                  <w:top w:w="100" w:type="dxa"/>
                  <w:left w:w="100" w:type="dxa"/>
                  <w:bottom w:w="100" w:type="dxa"/>
                  <w:right w:w="100" w:type="dxa"/>
                </w:tcMar>
              </w:tcPr>
            </w:tcPrChange>
          </w:tcPr>
          <w:p w14:paraId="57B07DC2" w14:textId="2C402951" w:rsidR="00866E70" w:rsidRPr="008439ED" w:rsidRDefault="00866E70" w:rsidP="00866E70">
            <w:pPr>
              <w:pStyle w:val="Normal0"/>
              <w:spacing w:line="360" w:lineRule="auto"/>
              <w:rPr>
                <w:ins w:id="6762" w:author="LauraPGM" w:date="2025-10-01T15:54:00Z"/>
                <w:rFonts w:ascii="Calibri" w:hAnsi="Calibri" w:cs="Calibri"/>
                <w:sz w:val="22"/>
                <w:szCs w:val="22"/>
              </w:rPr>
            </w:pPr>
            <w:ins w:id="6763" w:author="LauraPGM" w:date="2025-10-01T15:57:00Z">
              <w:r w:rsidRPr="008439ED">
                <w:rPr>
                  <w:rFonts w:ascii="Calibri" w:hAnsi="Calibri" w:cs="Calibri"/>
                  <w:rPrChange w:id="6764" w:author="LauraPGM" w:date="2025-11-04T16:55:00Z">
                    <w:rPr/>
                  </w:rPrChange>
                </w:rPr>
                <w:t>Medida de Ahorro Energético (MAE)</w:t>
              </w:r>
            </w:ins>
            <w:ins w:id="6765" w:author="LauraPGM" w:date="2025-10-01T20:20:00Z">
              <w:r w:rsidR="00375FF2" w:rsidRPr="008439ED">
                <w:rPr>
                  <w:rFonts w:ascii="Calibri" w:hAnsi="Calibri" w:cs="Calibri"/>
                </w:rPr>
                <w:t>:</w:t>
              </w:r>
            </w:ins>
          </w:p>
        </w:tc>
        <w:tc>
          <w:tcPr>
            <w:tcW w:w="7699" w:type="dxa"/>
            <w:shd w:val="clear" w:color="auto" w:fill="E5ECF7"/>
            <w:tcMar>
              <w:top w:w="100" w:type="dxa"/>
              <w:left w:w="100" w:type="dxa"/>
              <w:bottom w:w="100" w:type="dxa"/>
              <w:right w:w="100" w:type="dxa"/>
            </w:tcMar>
            <w:vAlign w:val="center"/>
            <w:tcPrChange w:id="6766" w:author="LauraPGM" w:date="2025-10-01T20:18:00Z">
              <w:tcPr>
                <w:tcW w:w="7840" w:type="dxa"/>
                <w:tcMar>
                  <w:top w:w="100" w:type="dxa"/>
                  <w:left w:w="100" w:type="dxa"/>
                  <w:bottom w:w="100" w:type="dxa"/>
                  <w:right w:w="100" w:type="dxa"/>
                </w:tcMar>
              </w:tcPr>
            </w:tcPrChange>
          </w:tcPr>
          <w:p w14:paraId="28D56D72" w14:textId="5F551493" w:rsidR="00866E70" w:rsidRPr="008439ED" w:rsidRDefault="001E6E27" w:rsidP="00866E70">
            <w:pPr>
              <w:spacing w:line="360" w:lineRule="auto"/>
              <w:rPr>
                <w:ins w:id="6767" w:author="LauraPGM" w:date="2025-10-01T15:54:00Z"/>
                <w:rFonts w:ascii="Calibri" w:hAnsi="Calibri" w:cs="Calibri"/>
                <w:b w:val="0"/>
                <w:sz w:val="22"/>
                <w:szCs w:val="22"/>
              </w:rPr>
            </w:pPr>
            <w:proofErr w:type="gramStart"/>
            <w:ins w:id="6768" w:author="LauraPGM" w:date="2025-10-01T15:57:00Z">
              <w:r w:rsidRPr="008439ED">
                <w:rPr>
                  <w:rFonts w:ascii="Calibri" w:hAnsi="Calibri" w:cs="Calibri"/>
                </w:rPr>
                <w:t>a</w:t>
              </w:r>
              <w:r w:rsidR="00866E70" w:rsidRPr="008439ED">
                <w:rPr>
                  <w:rFonts w:ascii="Calibri" w:hAnsi="Calibri" w:cs="Calibri"/>
                  <w:rPrChange w:id="6769" w:author="LauraPGM" w:date="2025-11-04T16:56:00Z">
                    <w:rPr/>
                  </w:rPrChange>
                </w:rPr>
                <w:t>cción</w:t>
              </w:r>
              <w:proofErr w:type="gramEnd"/>
              <w:r w:rsidR="00866E70" w:rsidRPr="008439ED">
                <w:rPr>
                  <w:rFonts w:ascii="Calibri" w:hAnsi="Calibri" w:cs="Calibri"/>
                  <w:rPrChange w:id="6770" w:author="LauraPGM" w:date="2025-11-04T16:56:00Z">
                    <w:rPr/>
                  </w:rPrChange>
                </w:rPr>
                <w:t xml:space="preserve"> o conjunto de acciones específicas implementadas con el propósito de reducir el consumo o mejorar la eficiencia de la energía.</w:t>
              </w:r>
            </w:ins>
          </w:p>
        </w:tc>
      </w:tr>
      <w:tr w:rsidR="00866E70" w:rsidRPr="008439ED" w14:paraId="0CC171A6" w14:textId="77777777" w:rsidTr="00375FF2">
        <w:trPr>
          <w:trHeight w:val="253"/>
          <w:ins w:id="6771" w:author="LauraPGM" w:date="2025-10-01T15:54:00Z"/>
          <w:trPrChange w:id="6772" w:author="LauraPGM" w:date="2025-10-01T20:18:00Z">
            <w:trPr>
              <w:trHeight w:val="253"/>
            </w:trPr>
          </w:trPrChange>
        </w:trPr>
        <w:tc>
          <w:tcPr>
            <w:tcW w:w="2263" w:type="dxa"/>
            <w:shd w:val="clear" w:color="auto" w:fill="E5ECF7"/>
            <w:tcMar>
              <w:top w:w="100" w:type="dxa"/>
              <w:left w:w="100" w:type="dxa"/>
              <w:bottom w:w="100" w:type="dxa"/>
              <w:right w:w="100" w:type="dxa"/>
            </w:tcMar>
            <w:vAlign w:val="center"/>
            <w:tcPrChange w:id="6773" w:author="LauraPGM" w:date="2025-10-01T20:18:00Z">
              <w:tcPr>
                <w:tcW w:w="2122" w:type="dxa"/>
                <w:tcMar>
                  <w:top w:w="100" w:type="dxa"/>
                  <w:left w:w="100" w:type="dxa"/>
                  <w:bottom w:w="100" w:type="dxa"/>
                  <w:right w:w="100" w:type="dxa"/>
                </w:tcMar>
              </w:tcPr>
            </w:tcPrChange>
          </w:tcPr>
          <w:p w14:paraId="56518744" w14:textId="430C3E89" w:rsidR="00866E70" w:rsidRPr="008439ED" w:rsidRDefault="00375FF2" w:rsidP="00866E70">
            <w:pPr>
              <w:pStyle w:val="Normal0"/>
              <w:spacing w:line="360" w:lineRule="auto"/>
              <w:rPr>
                <w:ins w:id="6774" w:author="LauraPGM" w:date="2025-10-01T15:54:00Z"/>
                <w:rFonts w:ascii="Calibri" w:hAnsi="Calibri" w:cs="Calibri"/>
                <w:sz w:val="22"/>
                <w:szCs w:val="22"/>
              </w:rPr>
            </w:pPr>
            <w:ins w:id="6775" w:author="LauraPGM" w:date="2025-10-01T15:57:00Z">
              <w:r w:rsidRPr="008439ED">
                <w:rPr>
                  <w:rFonts w:ascii="Calibri" w:hAnsi="Calibri" w:cs="Calibri"/>
                </w:rPr>
                <w:t>Normalización e</w:t>
              </w:r>
              <w:r w:rsidR="00866E70" w:rsidRPr="008439ED">
                <w:rPr>
                  <w:rFonts w:ascii="Calibri" w:hAnsi="Calibri" w:cs="Calibri"/>
                  <w:rPrChange w:id="6776" w:author="LauraPGM" w:date="2025-11-04T16:55:00Z">
                    <w:rPr/>
                  </w:rPrChange>
                </w:rPr>
                <w:t>nergética</w:t>
              </w:r>
            </w:ins>
            <w:ins w:id="6777" w:author="LauraPGM" w:date="2025-10-01T20:20:00Z">
              <w:r w:rsidRPr="008439ED">
                <w:rPr>
                  <w:rFonts w:ascii="Calibri" w:hAnsi="Calibri" w:cs="Calibri"/>
                </w:rPr>
                <w:t>:</w:t>
              </w:r>
            </w:ins>
          </w:p>
        </w:tc>
        <w:tc>
          <w:tcPr>
            <w:tcW w:w="7699" w:type="dxa"/>
            <w:shd w:val="clear" w:color="auto" w:fill="E5ECF7"/>
            <w:tcMar>
              <w:top w:w="100" w:type="dxa"/>
              <w:left w:w="100" w:type="dxa"/>
              <w:bottom w:w="100" w:type="dxa"/>
              <w:right w:w="100" w:type="dxa"/>
            </w:tcMar>
            <w:vAlign w:val="center"/>
            <w:tcPrChange w:id="6778" w:author="LauraPGM" w:date="2025-10-01T20:18:00Z">
              <w:tcPr>
                <w:tcW w:w="7840" w:type="dxa"/>
                <w:tcMar>
                  <w:top w:w="100" w:type="dxa"/>
                  <w:left w:w="100" w:type="dxa"/>
                  <w:bottom w:w="100" w:type="dxa"/>
                  <w:right w:w="100" w:type="dxa"/>
                </w:tcMar>
              </w:tcPr>
            </w:tcPrChange>
          </w:tcPr>
          <w:p w14:paraId="10BF0F7A" w14:textId="232A63E7" w:rsidR="00866E70" w:rsidRPr="008439ED" w:rsidRDefault="001E6E27" w:rsidP="00866E70">
            <w:pPr>
              <w:spacing w:line="360" w:lineRule="auto"/>
              <w:rPr>
                <w:ins w:id="6779" w:author="LauraPGM" w:date="2025-10-01T15:54:00Z"/>
                <w:rFonts w:ascii="Calibri" w:hAnsi="Calibri" w:cs="Calibri"/>
                <w:b w:val="0"/>
                <w:sz w:val="22"/>
                <w:szCs w:val="22"/>
              </w:rPr>
            </w:pPr>
            <w:proofErr w:type="gramStart"/>
            <w:ins w:id="6780" w:author="LauraPGM" w:date="2025-10-01T15:57:00Z">
              <w:r w:rsidRPr="008439ED">
                <w:rPr>
                  <w:rFonts w:ascii="Calibri" w:hAnsi="Calibri" w:cs="Calibri"/>
                </w:rPr>
                <w:t>p</w:t>
              </w:r>
              <w:r w:rsidR="00866E70" w:rsidRPr="008439ED">
                <w:rPr>
                  <w:rFonts w:ascii="Calibri" w:hAnsi="Calibri" w:cs="Calibri"/>
                  <w:rPrChange w:id="6781" w:author="LauraPGM" w:date="2025-11-04T16:56:00Z">
                    <w:rPr/>
                  </w:rPrChange>
                </w:rPr>
                <w:t>roceso</w:t>
              </w:r>
              <w:proofErr w:type="gramEnd"/>
              <w:r w:rsidR="00866E70" w:rsidRPr="008439ED">
                <w:rPr>
                  <w:rFonts w:ascii="Calibri" w:hAnsi="Calibri" w:cs="Calibri"/>
                  <w:rPrChange w:id="6782" w:author="LauraPGM" w:date="2025-11-04T16:56:00Z">
                    <w:rPr/>
                  </w:rPrChange>
                </w:rPr>
                <w:t xml:space="preserve"> de ajustar los datos de consumo de energía (o los IDEs) para compensar la influencia de variables relevantes (ejemplo, clima, producción, horas de operación) que afectan el consumo, pero que no son controlables directamente. Permite una comparación justa.</w:t>
              </w:r>
            </w:ins>
          </w:p>
        </w:tc>
      </w:tr>
      <w:moveToRangeEnd w:id="6560"/>
      <w:tr w:rsidR="00FF258C" w:rsidRPr="008439ED" w:rsidDel="00866E70" w14:paraId="4A65FD8B" w14:textId="0C35FF64" w:rsidTr="00375FF2">
        <w:trPr>
          <w:trHeight w:val="214"/>
          <w:del w:id="6783" w:author="LauraPGM" w:date="2025-10-01T15:54:00Z"/>
          <w:trPrChange w:id="6784" w:author="LauraPGM" w:date="2025-10-01T20:18:00Z">
            <w:trPr>
              <w:trHeight w:val="214"/>
            </w:trPr>
          </w:trPrChange>
        </w:trPr>
        <w:tc>
          <w:tcPr>
            <w:tcW w:w="2263" w:type="dxa"/>
            <w:shd w:val="clear" w:color="auto" w:fill="F9CB9C"/>
            <w:tcMar>
              <w:top w:w="100" w:type="dxa"/>
              <w:left w:w="100" w:type="dxa"/>
              <w:bottom w:w="100" w:type="dxa"/>
              <w:right w:w="100" w:type="dxa"/>
            </w:tcMar>
            <w:tcPrChange w:id="6785" w:author="LauraPGM" w:date="2025-10-01T20:18:00Z">
              <w:tcPr>
                <w:tcW w:w="2122" w:type="dxa"/>
                <w:shd w:val="clear" w:color="auto" w:fill="F9CB9C"/>
                <w:tcMar>
                  <w:top w:w="100" w:type="dxa"/>
                  <w:left w:w="100" w:type="dxa"/>
                  <w:bottom w:w="100" w:type="dxa"/>
                  <w:right w:w="100" w:type="dxa"/>
                </w:tcMar>
              </w:tcPr>
            </w:tcPrChange>
          </w:tcPr>
          <w:p w14:paraId="000000A4" w14:textId="2DDEFE74" w:rsidR="00FF258C" w:rsidRPr="008439ED" w:rsidDel="00866E70" w:rsidRDefault="00D376E1">
            <w:pPr>
              <w:pStyle w:val="Normal0"/>
              <w:spacing w:line="360" w:lineRule="auto"/>
              <w:jc w:val="center"/>
              <w:rPr>
                <w:del w:id="6786" w:author="LauraPGM" w:date="2025-10-01T15:54:00Z"/>
                <w:rFonts w:ascii="Calibri" w:hAnsi="Calibri" w:cs="Calibri"/>
                <w:color w:val="000000"/>
                <w:sz w:val="22"/>
                <w:szCs w:val="22"/>
                <w:rPrChange w:id="6787" w:author="LauraPGM" w:date="2025-11-04T16:55:00Z">
                  <w:rPr>
                    <w:del w:id="6788" w:author="LauraPGM" w:date="2025-10-01T15:54:00Z"/>
                    <w:color w:val="000000"/>
                    <w:sz w:val="22"/>
                    <w:szCs w:val="22"/>
                  </w:rPr>
                </w:rPrChange>
              </w:rPr>
              <w:pPrChange w:id="6789" w:author="LauraPGM" w:date="2025-10-01T09:45:00Z">
                <w:pPr>
                  <w:pStyle w:val="Normal0"/>
                  <w:jc w:val="center"/>
                </w:pPr>
              </w:pPrChange>
            </w:pPr>
            <w:del w:id="6790" w:author="LauraPGM" w:date="2025-10-01T15:54:00Z">
              <w:r w:rsidRPr="008439ED" w:rsidDel="00866E70">
                <w:rPr>
                  <w:rFonts w:ascii="Calibri" w:hAnsi="Calibri" w:cs="Calibri"/>
                  <w:rPrChange w:id="6791" w:author="LauraPGM" w:date="2025-11-04T16:55:00Z">
                    <w:rPr/>
                  </w:rPrChange>
                </w:rPr>
                <w:delText>TÉRMINO</w:delText>
              </w:r>
            </w:del>
          </w:p>
        </w:tc>
        <w:tc>
          <w:tcPr>
            <w:tcW w:w="7699" w:type="dxa"/>
            <w:shd w:val="clear" w:color="auto" w:fill="F9CB9C"/>
            <w:tcMar>
              <w:top w:w="100" w:type="dxa"/>
              <w:left w:w="100" w:type="dxa"/>
              <w:bottom w:w="100" w:type="dxa"/>
              <w:right w:w="100" w:type="dxa"/>
            </w:tcMar>
            <w:tcPrChange w:id="6792" w:author="LauraPGM" w:date="2025-10-01T20:18:00Z">
              <w:tcPr>
                <w:tcW w:w="7840" w:type="dxa"/>
                <w:shd w:val="clear" w:color="auto" w:fill="F9CB9C"/>
                <w:tcMar>
                  <w:top w:w="100" w:type="dxa"/>
                  <w:left w:w="100" w:type="dxa"/>
                  <w:bottom w:w="100" w:type="dxa"/>
                  <w:right w:w="100" w:type="dxa"/>
                </w:tcMar>
              </w:tcPr>
            </w:tcPrChange>
          </w:tcPr>
          <w:p w14:paraId="000000A5" w14:textId="73AB42FE" w:rsidR="00FF258C" w:rsidRPr="008439ED" w:rsidDel="00866E70" w:rsidRDefault="00D376E1">
            <w:pPr>
              <w:pStyle w:val="Normal0"/>
              <w:spacing w:line="360" w:lineRule="auto"/>
              <w:jc w:val="center"/>
              <w:rPr>
                <w:del w:id="6793" w:author="LauraPGM" w:date="2025-10-01T15:54:00Z"/>
                <w:rFonts w:ascii="Calibri" w:hAnsi="Calibri" w:cs="Calibri"/>
                <w:color w:val="000000"/>
                <w:sz w:val="22"/>
                <w:szCs w:val="22"/>
                <w:rPrChange w:id="6794" w:author="LauraPGM" w:date="2025-11-04T16:55:00Z">
                  <w:rPr>
                    <w:del w:id="6795" w:author="LauraPGM" w:date="2025-10-01T15:54:00Z"/>
                    <w:color w:val="000000"/>
                    <w:sz w:val="22"/>
                    <w:szCs w:val="22"/>
                  </w:rPr>
                </w:rPrChange>
              </w:rPr>
              <w:pPrChange w:id="6796" w:author="LauraPGM" w:date="2025-10-01T09:45:00Z">
                <w:pPr>
                  <w:pStyle w:val="Normal0"/>
                  <w:jc w:val="center"/>
                </w:pPr>
              </w:pPrChange>
            </w:pPr>
            <w:del w:id="6797" w:author="LauraPGM" w:date="2025-10-01T15:54:00Z">
              <w:r w:rsidRPr="008439ED" w:rsidDel="00866E70">
                <w:rPr>
                  <w:rFonts w:ascii="Calibri" w:hAnsi="Calibri" w:cs="Calibri"/>
                  <w:color w:val="000000"/>
                  <w:rPrChange w:id="6798" w:author="LauraPGM" w:date="2025-11-04T16:55:00Z">
                    <w:rPr>
                      <w:color w:val="000000"/>
                    </w:rPr>
                  </w:rPrChange>
                </w:rPr>
                <w:delText>SIGNIFICADO</w:delText>
              </w:r>
            </w:del>
          </w:p>
        </w:tc>
      </w:tr>
      <w:tr w:rsidR="00FF258C" w:rsidRPr="008439ED" w:rsidDel="00866E70" w14:paraId="5DAB6C7B" w14:textId="1F83692B" w:rsidTr="00375FF2">
        <w:trPr>
          <w:trHeight w:val="253"/>
          <w:del w:id="6799" w:author="LauraPGM" w:date="2025-10-01T15:54:00Z"/>
          <w:trPrChange w:id="6800" w:author="LauraPGM" w:date="2025-10-01T20:18:00Z">
            <w:trPr>
              <w:trHeight w:val="253"/>
            </w:trPr>
          </w:trPrChange>
        </w:trPr>
        <w:tc>
          <w:tcPr>
            <w:tcW w:w="2263" w:type="dxa"/>
            <w:tcMar>
              <w:top w:w="100" w:type="dxa"/>
              <w:left w:w="100" w:type="dxa"/>
              <w:bottom w:w="100" w:type="dxa"/>
              <w:right w:w="100" w:type="dxa"/>
            </w:tcMar>
            <w:tcPrChange w:id="6801" w:author="LauraPGM" w:date="2025-10-01T20:18:00Z">
              <w:tcPr>
                <w:tcW w:w="2122" w:type="dxa"/>
                <w:tcMar>
                  <w:top w:w="100" w:type="dxa"/>
                  <w:left w:w="100" w:type="dxa"/>
                  <w:bottom w:w="100" w:type="dxa"/>
                  <w:right w:w="100" w:type="dxa"/>
                </w:tcMar>
              </w:tcPr>
            </w:tcPrChange>
          </w:tcPr>
          <w:p w14:paraId="000000A6" w14:textId="445280B7" w:rsidR="00FF258C" w:rsidRPr="008439ED" w:rsidDel="00866E70" w:rsidRDefault="00911044">
            <w:pPr>
              <w:pStyle w:val="Normal0"/>
              <w:spacing w:line="360" w:lineRule="auto"/>
              <w:rPr>
                <w:del w:id="6802" w:author="LauraPGM" w:date="2025-10-01T15:54:00Z"/>
                <w:rFonts w:ascii="Calibri" w:hAnsi="Calibri" w:cs="Calibri"/>
                <w:sz w:val="22"/>
                <w:szCs w:val="22"/>
                <w:rPrChange w:id="6803" w:author="LauraPGM" w:date="2025-11-04T16:55:00Z">
                  <w:rPr>
                    <w:del w:id="6804" w:author="LauraPGM" w:date="2025-10-01T15:54:00Z"/>
                    <w:sz w:val="22"/>
                    <w:szCs w:val="22"/>
                  </w:rPr>
                </w:rPrChange>
              </w:rPr>
              <w:pPrChange w:id="6805" w:author="LauraPGM" w:date="2025-10-01T09:45:00Z">
                <w:pPr>
                  <w:pStyle w:val="Normal0"/>
                </w:pPr>
              </w:pPrChange>
            </w:pPr>
            <w:del w:id="6806" w:author="LauraPGM" w:date="2025-10-01T15:54:00Z">
              <w:r w:rsidRPr="008439ED" w:rsidDel="00866E70">
                <w:rPr>
                  <w:rFonts w:ascii="Calibri" w:hAnsi="Calibri" w:cs="Calibri"/>
                  <w:bCs/>
                  <w:rPrChange w:id="6807" w:author="LauraPGM" w:date="2025-11-04T16:55:00Z">
                    <w:rPr>
                      <w:bCs/>
                    </w:rPr>
                  </w:rPrChange>
                </w:rPr>
                <w:delText>Balance inicial:</w:delText>
              </w:r>
            </w:del>
          </w:p>
        </w:tc>
        <w:tc>
          <w:tcPr>
            <w:tcW w:w="7699" w:type="dxa"/>
            <w:tcMar>
              <w:top w:w="100" w:type="dxa"/>
              <w:left w:w="100" w:type="dxa"/>
              <w:bottom w:w="100" w:type="dxa"/>
              <w:right w:w="100" w:type="dxa"/>
            </w:tcMar>
            <w:tcPrChange w:id="6808" w:author="LauraPGM" w:date="2025-10-01T20:18:00Z">
              <w:tcPr>
                <w:tcW w:w="7840" w:type="dxa"/>
                <w:tcMar>
                  <w:top w:w="100" w:type="dxa"/>
                  <w:left w:w="100" w:type="dxa"/>
                  <w:bottom w:w="100" w:type="dxa"/>
                  <w:right w:w="100" w:type="dxa"/>
                </w:tcMar>
              </w:tcPr>
            </w:tcPrChange>
          </w:tcPr>
          <w:p w14:paraId="000000A7" w14:textId="0139BFE5" w:rsidR="00FF258C" w:rsidRPr="008439ED" w:rsidDel="00866E70" w:rsidRDefault="00911044">
            <w:pPr>
              <w:pStyle w:val="Normal0"/>
              <w:spacing w:line="360" w:lineRule="auto"/>
              <w:rPr>
                <w:del w:id="6809" w:author="LauraPGM" w:date="2025-10-01T15:54:00Z"/>
                <w:rFonts w:ascii="Calibri" w:hAnsi="Calibri" w:cs="Calibri"/>
                <w:b w:val="0"/>
                <w:sz w:val="22"/>
                <w:szCs w:val="22"/>
                <w:rPrChange w:id="6810" w:author="LauraPGM" w:date="2025-11-04T16:55:00Z">
                  <w:rPr>
                    <w:del w:id="6811" w:author="LauraPGM" w:date="2025-10-01T15:54:00Z"/>
                    <w:b w:val="0"/>
                    <w:sz w:val="22"/>
                    <w:szCs w:val="22"/>
                  </w:rPr>
                </w:rPrChange>
              </w:rPr>
              <w:pPrChange w:id="6812" w:author="LauraPGM" w:date="2025-10-01T09:45:00Z">
                <w:pPr>
                  <w:pStyle w:val="Normal0"/>
                </w:pPr>
              </w:pPrChange>
            </w:pPr>
            <w:del w:id="6813" w:author="LauraPGM" w:date="2025-10-01T15:54:00Z">
              <w:r w:rsidRPr="008439ED" w:rsidDel="00866E70">
                <w:rPr>
                  <w:rFonts w:ascii="Calibri" w:hAnsi="Calibri" w:cs="Calibri"/>
                  <w:rPrChange w:id="6814" w:author="LauraPGM" w:date="2025-11-04T16:55:00Z">
                    <w:rPr/>
                  </w:rPrChange>
                </w:rPr>
                <w:delText>estado financiero que muestra los activos, pasivos y patrimonio de la empresa al comenzar su operación.</w:delText>
              </w:r>
            </w:del>
          </w:p>
        </w:tc>
      </w:tr>
      <w:tr w:rsidR="000D0714" w:rsidRPr="008439ED" w:rsidDel="00866E70" w14:paraId="6AEBA686" w14:textId="03A7093C" w:rsidTr="00375FF2">
        <w:trPr>
          <w:trHeight w:val="253"/>
          <w:del w:id="6815" w:author="LauraPGM" w:date="2025-10-01T15:54:00Z"/>
          <w:trPrChange w:id="6816" w:author="LauraPGM" w:date="2025-10-01T20:18:00Z">
            <w:trPr>
              <w:trHeight w:val="253"/>
            </w:trPr>
          </w:trPrChange>
        </w:trPr>
        <w:tc>
          <w:tcPr>
            <w:tcW w:w="2263" w:type="dxa"/>
            <w:tcMar>
              <w:top w:w="100" w:type="dxa"/>
              <w:left w:w="100" w:type="dxa"/>
              <w:bottom w:w="100" w:type="dxa"/>
              <w:right w:w="100" w:type="dxa"/>
            </w:tcMar>
            <w:tcPrChange w:id="6817" w:author="LauraPGM" w:date="2025-10-01T20:18:00Z">
              <w:tcPr>
                <w:tcW w:w="2122" w:type="dxa"/>
                <w:tcMar>
                  <w:top w:w="100" w:type="dxa"/>
                  <w:left w:w="100" w:type="dxa"/>
                  <w:bottom w:w="100" w:type="dxa"/>
                  <w:right w:w="100" w:type="dxa"/>
                </w:tcMar>
              </w:tcPr>
            </w:tcPrChange>
          </w:tcPr>
          <w:p w14:paraId="305C196E" w14:textId="649F8273" w:rsidR="000D0714" w:rsidRPr="008439ED" w:rsidDel="00866E70" w:rsidRDefault="00911044">
            <w:pPr>
              <w:pStyle w:val="Normal0"/>
              <w:spacing w:line="360" w:lineRule="auto"/>
              <w:rPr>
                <w:del w:id="6818" w:author="LauraPGM" w:date="2025-10-01T15:54:00Z"/>
                <w:rFonts w:ascii="Calibri" w:hAnsi="Calibri" w:cs="Calibri"/>
                <w:sz w:val="22"/>
                <w:szCs w:val="22"/>
                <w:rPrChange w:id="6819" w:author="LauraPGM" w:date="2025-11-04T16:55:00Z">
                  <w:rPr>
                    <w:del w:id="6820" w:author="LauraPGM" w:date="2025-10-01T15:54:00Z"/>
                    <w:sz w:val="22"/>
                    <w:szCs w:val="22"/>
                  </w:rPr>
                </w:rPrChange>
              </w:rPr>
              <w:pPrChange w:id="6821" w:author="LauraPGM" w:date="2025-10-01T09:45:00Z">
                <w:pPr>
                  <w:pStyle w:val="Normal0"/>
                </w:pPr>
              </w:pPrChange>
            </w:pPr>
            <w:del w:id="6822" w:author="LauraPGM" w:date="2025-10-01T15:54:00Z">
              <w:r w:rsidRPr="008439ED" w:rsidDel="00866E70">
                <w:rPr>
                  <w:rFonts w:ascii="Calibri" w:hAnsi="Calibri" w:cs="Calibri"/>
                  <w:rPrChange w:id="6823" w:author="LauraPGM" w:date="2025-11-04T16:55:00Z">
                    <w:rPr/>
                  </w:rPrChange>
                </w:rPr>
                <w:delText>Costo de capital:</w:delText>
              </w:r>
            </w:del>
          </w:p>
        </w:tc>
        <w:tc>
          <w:tcPr>
            <w:tcW w:w="7699" w:type="dxa"/>
            <w:tcMar>
              <w:top w:w="100" w:type="dxa"/>
              <w:left w:w="100" w:type="dxa"/>
              <w:bottom w:w="100" w:type="dxa"/>
              <w:right w:w="100" w:type="dxa"/>
            </w:tcMar>
            <w:tcPrChange w:id="6824" w:author="LauraPGM" w:date="2025-10-01T20:18:00Z">
              <w:tcPr>
                <w:tcW w:w="7840" w:type="dxa"/>
                <w:tcMar>
                  <w:top w:w="100" w:type="dxa"/>
                  <w:left w:w="100" w:type="dxa"/>
                  <w:bottom w:w="100" w:type="dxa"/>
                  <w:right w:w="100" w:type="dxa"/>
                </w:tcMar>
              </w:tcPr>
            </w:tcPrChange>
          </w:tcPr>
          <w:p w14:paraId="58485B83" w14:textId="4D9C63A1" w:rsidR="000D0714" w:rsidRPr="008439ED" w:rsidDel="00866E70" w:rsidRDefault="00911044">
            <w:pPr>
              <w:pStyle w:val="Normal0"/>
              <w:spacing w:line="360" w:lineRule="auto"/>
              <w:rPr>
                <w:del w:id="6825" w:author="LauraPGM" w:date="2025-10-01T15:54:00Z"/>
                <w:rFonts w:ascii="Calibri" w:hAnsi="Calibri" w:cs="Calibri"/>
                <w:b w:val="0"/>
                <w:sz w:val="22"/>
                <w:szCs w:val="22"/>
                <w:rPrChange w:id="6826" w:author="LauraPGM" w:date="2025-11-04T16:55:00Z">
                  <w:rPr>
                    <w:del w:id="6827" w:author="LauraPGM" w:date="2025-10-01T15:54:00Z"/>
                    <w:b w:val="0"/>
                    <w:sz w:val="22"/>
                    <w:szCs w:val="22"/>
                  </w:rPr>
                </w:rPrChange>
              </w:rPr>
              <w:pPrChange w:id="6828" w:author="LauraPGM" w:date="2025-10-01T09:45:00Z">
                <w:pPr>
                  <w:pStyle w:val="Normal0"/>
                </w:pPr>
              </w:pPrChange>
            </w:pPr>
            <w:del w:id="6829" w:author="LauraPGM" w:date="2025-10-01T15:54:00Z">
              <w:r w:rsidRPr="008439ED" w:rsidDel="00866E70">
                <w:rPr>
                  <w:rFonts w:ascii="Calibri" w:hAnsi="Calibri" w:cs="Calibri"/>
                  <w:rPrChange w:id="6830" w:author="LauraPGM" w:date="2025-11-04T16:55:00Z">
                    <w:rPr/>
                  </w:rPrChange>
                </w:rPr>
                <w:delText>tasa que representa el costo de los recursos financieros utilizados en un proyecto, incluyendo tanto capital propio como ajeno.</w:delText>
              </w:r>
            </w:del>
          </w:p>
        </w:tc>
      </w:tr>
      <w:tr w:rsidR="000D0714" w:rsidRPr="008439ED" w:rsidDel="00866E70" w14:paraId="02EB378F" w14:textId="6AA86EEC" w:rsidTr="00375FF2">
        <w:trPr>
          <w:trHeight w:val="253"/>
          <w:del w:id="6831" w:author="LauraPGM" w:date="2025-10-01T15:54:00Z"/>
          <w:trPrChange w:id="6832" w:author="LauraPGM" w:date="2025-10-01T20:18:00Z">
            <w:trPr>
              <w:trHeight w:val="253"/>
            </w:trPr>
          </w:trPrChange>
        </w:trPr>
        <w:tc>
          <w:tcPr>
            <w:tcW w:w="2263" w:type="dxa"/>
            <w:tcMar>
              <w:top w:w="100" w:type="dxa"/>
              <w:left w:w="100" w:type="dxa"/>
              <w:bottom w:w="100" w:type="dxa"/>
              <w:right w:w="100" w:type="dxa"/>
            </w:tcMar>
            <w:tcPrChange w:id="6833" w:author="LauraPGM" w:date="2025-10-01T20:18:00Z">
              <w:tcPr>
                <w:tcW w:w="2122" w:type="dxa"/>
                <w:tcMar>
                  <w:top w:w="100" w:type="dxa"/>
                  <w:left w:w="100" w:type="dxa"/>
                  <w:bottom w:w="100" w:type="dxa"/>
                  <w:right w:w="100" w:type="dxa"/>
                </w:tcMar>
              </w:tcPr>
            </w:tcPrChange>
          </w:tcPr>
          <w:p w14:paraId="000000A8" w14:textId="0F7CFEF4" w:rsidR="000D0714" w:rsidRPr="008439ED" w:rsidDel="00866E70" w:rsidRDefault="00911044">
            <w:pPr>
              <w:pStyle w:val="Normal0"/>
              <w:spacing w:line="360" w:lineRule="auto"/>
              <w:rPr>
                <w:del w:id="6834" w:author="LauraPGM" w:date="2025-10-01T15:54:00Z"/>
                <w:rFonts w:ascii="Calibri" w:hAnsi="Calibri" w:cs="Calibri"/>
                <w:sz w:val="22"/>
                <w:szCs w:val="22"/>
                <w:rPrChange w:id="6835" w:author="LauraPGM" w:date="2025-11-04T16:55:00Z">
                  <w:rPr>
                    <w:del w:id="6836" w:author="LauraPGM" w:date="2025-10-01T15:54:00Z"/>
                    <w:sz w:val="22"/>
                    <w:szCs w:val="22"/>
                  </w:rPr>
                </w:rPrChange>
              </w:rPr>
              <w:pPrChange w:id="6837" w:author="LauraPGM" w:date="2025-10-01T09:45:00Z">
                <w:pPr>
                  <w:pStyle w:val="Normal0"/>
                </w:pPr>
              </w:pPrChange>
            </w:pPr>
            <w:del w:id="6838" w:author="LauraPGM" w:date="2025-10-01T15:54:00Z">
              <w:r w:rsidRPr="008439ED" w:rsidDel="00866E70">
                <w:rPr>
                  <w:rFonts w:ascii="Calibri" w:hAnsi="Calibri" w:cs="Calibri"/>
                  <w:rPrChange w:id="6839" w:author="LauraPGM" w:date="2025-11-04T16:55:00Z">
                    <w:rPr/>
                  </w:rPrChange>
                </w:rPr>
                <w:delText>Costo unitario:</w:delText>
              </w:r>
            </w:del>
          </w:p>
        </w:tc>
        <w:tc>
          <w:tcPr>
            <w:tcW w:w="7699" w:type="dxa"/>
            <w:tcMar>
              <w:top w:w="100" w:type="dxa"/>
              <w:left w:w="100" w:type="dxa"/>
              <w:bottom w:w="100" w:type="dxa"/>
              <w:right w:w="100" w:type="dxa"/>
            </w:tcMar>
            <w:tcPrChange w:id="6840" w:author="LauraPGM" w:date="2025-10-01T20:18:00Z">
              <w:tcPr>
                <w:tcW w:w="7840" w:type="dxa"/>
                <w:tcMar>
                  <w:top w:w="100" w:type="dxa"/>
                  <w:left w:w="100" w:type="dxa"/>
                  <w:bottom w:w="100" w:type="dxa"/>
                  <w:right w:w="100" w:type="dxa"/>
                </w:tcMar>
              </w:tcPr>
            </w:tcPrChange>
          </w:tcPr>
          <w:p w14:paraId="000000A9" w14:textId="3DA47EFC" w:rsidR="000D0714" w:rsidRPr="008439ED" w:rsidDel="00866E70" w:rsidRDefault="00911044">
            <w:pPr>
              <w:pStyle w:val="Normal0"/>
              <w:spacing w:line="360" w:lineRule="auto"/>
              <w:rPr>
                <w:del w:id="6841" w:author="LauraPGM" w:date="2025-10-01T15:54:00Z"/>
                <w:rFonts w:ascii="Calibri" w:hAnsi="Calibri" w:cs="Calibri"/>
                <w:b w:val="0"/>
                <w:sz w:val="22"/>
                <w:szCs w:val="22"/>
                <w:rPrChange w:id="6842" w:author="LauraPGM" w:date="2025-11-04T16:55:00Z">
                  <w:rPr>
                    <w:del w:id="6843" w:author="LauraPGM" w:date="2025-10-01T15:54:00Z"/>
                    <w:b w:val="0"/>
                    <w:sz w:val="22"/>
                    <w:szCs w:val="22"/>
                  </w:rPr>
                </w:rPrChange>
              </w:rPr>
              <w:pPrChange w:id="6844" w:author="LauraPGM" w:date="2025-10-01T09:45:00Z">
                <w:pPr>
                  <w:pStyle w:val="Normal0"/>
                </w:pPr>
              </w:pPrChange>
            </w:pPr>
            <w:del w:id="6845" w:author="LauraPGM" w:date="2025-10-01T15:54:00Z">
              <w:r w:rsidRPr="008439ED" w:rsidDel="00866E70">
                <w:rPr>
                  <w:rFonts w:ascii="Calibri" w:hAnsi="Calibri" w:cs="Calibri"/>
                  <w:rPrChange w:id="6846" w:author="LauraPGM" w:date="2025-11-04T16:55:00Z">
                    <w:rPr/>
                  </w:rPrChange>
                </w:rPr>
                <w:delText>valor total que representa producir una sola unidad de producto, considerando los costos fijos y variables.</w:delText>
              </w:r>
            </w:del>
          </w:p>
        </w:tc>
      </w:tr>
      <w:tr w:rsidR="000D0714" w:rsidRPr="008439ED" w:rsidDel="00866E70" w14:paraId="359B1477" w14:textId="77EFC4B2" w:rsidTr="00375FF2">
        <w:trPr>
          <w:trHeight w:val="253"/>
          <w:del w:id="6847" w:author="LauraPGM" w:date="2025-10-01T15:54:00Z"/>
          <w:trPrChange w:id="6848" w:author="LauraPGM" w:date="2025-10-01T20:18:00Z">
            <w:trPr>
              <w:trHeight w:val="253"/>
            </w:trPr>
          </w:trPrChange>
        </w:trPr>
        <w:tc>
          <w:tcPr>
            <w:tcW w:w="2263" w:type="dxa"/>
            <w:tcMar>
              <w:top w:w="100" w:type="dxa"/>
              <w:left w:w="100" w:type="dxa"/>
              <w:bottom w:w="100" w:type="dxa"/>
              <w:right w:w="100" w:type="dxa"/>
            </w:tcMar>
            <w:tcPrChange w:id="6849" w:author="LauraPGM" w:date="2025-10-01T20:18:00Z">
              <w:tcPr>
                <w:tcW w:w="2122" w:type="dxa"/>
                <w:tcMar>
                  <w:top w:w="100" w:type="dxa"/>
                  <w:left w:w="100" w:type="dxa"/>
                  <w:bottom w:w="100" w:type="dxa"/>
                  <w:right w:w="100" w:type="dxa"/>
                </w:tcMar>
              </w:tcPr>
            </w:tcPrChange>
          </w:tcPr>
          <w:p w14:paraId="508F4553" w14:textId="51A35FC4" w:rsidR="000D0714" w:rsidRPr="008439ED" w:rsidDel="00866E70" w:rsidRDefault="00911044">
            <w:pPr>
              <w:pStyle w:val="Normal0"/>
              <w:spacing w:line="360" w:lineRule="auto"/>
              <w:rPr>
                <w:del w:id="6850" w:author="LauraPGM" w:date="2025-10-01T15:54:00Z"/>
                <w:rFonts w:ascii="Calibri" w:hAnsi="Calibri" w:cs="Calibri"/>
                <w:sz w:val="22"/>
                <w:szCs w:val="22"/>
                <w:rPrChange w:id="6851" w:author="LauraPGM" w:date="2025-11-04T16:55:00Z">
                  <w:rPr>
                    <w:del w:id="6852" w:author="LauraPGM" w:date="2025-10-01T15:54:00Z"/>
                    <w:sz w:val="22"/>
                    <w:szCs w:val="22"/>
                  </w:rPr>
                </w:rPrChange>
              </w:rPr>
              <w:pPrChange w:id="6853" w:author="LauraPGM" w:date="2025-10-01T09:45:00Z">
                <w:pPr>
                  <w:pStyle w:val="Normal0"/>
                </w:pPr>
              </w:pPrChange>
            </w:pPr>
            <w:del w:id="6854" w:author="LauraPGM" w:date="2025-10-01T15:54:00Z">
              <w:r w:rsidRPr="008439ED" w:rsidDel="00866E70">
                <w:rPr>
                  <w:rFonts w:ascii="Calibri" w:hAnsi="Calibri" w:cs="Calibri"/>
                  <w:bCs/>
                  <w:rPrChange w:id="6855" w:author="LauraPGM" w:date="2025-11-04T16:55:00Z">
                    <w:rPr>
                      <w:bCs/>
                    </w:rPr>
                  </w:rPrChange>
                </w:rPr>
                <w:delText>Costos fijos:</w:delText>
              </w:r>
            </w:del>
          </w:p>
        </w:tc>
        <w:tc>
          <w:tcPr>
            <w:tcW w:w="7699" w:type="dxa"/>
            <w:tcMar>
              <w:top w:w="100" w:type="dxa"/>
              <w:left w:w="100" w:type="dxa"/>
              <w:bottom w:w="100" w:type="dxa"/>
              <w:right w:w="100" w:type="dxa"/>
            </w:tcMar>
            <w:tcPrChange w:id="6856" w:author="LauraPGM" w:date="2025-10-01T20:18:00Z">
              <w:tcPr>
                <w:tcW w:w="7840" w:type="dxa"/>
                <w:tcMar>
                  <w:top w:w="100" w:type="dxa"/>
                  <w:left w:w="100" w:type="dxa"/>
                  <w:bottom w:w="100" w:type="dxa"/>
                  <w:right w:w="100" w:type="dxa"/>
                </w:tcMar>
              </w:tcPr>
            </w:tcPrChange>
          </w:tcPr>
          <w:p w14:paraId="23635AB2" w14:textId="020AEB41" w:rsidR="000D0714" w:rsidRPr="008439ED" w:rsidDel="00866E70" w:rsidRDefault="00911044">
            <w:pPr>
              <w:pStyle w:val="Normal0"/>
              <w:spacing w:line="360" w:lineRule="auto"/>
              <w:rPr>
                <w:del w:id="6857" w:author="LauraPGM" w:date="2025-10-01T15:54:00Z"/>
                <w:rFonts w:ascii="Calibri" w:hAnsi="Calibri" w:cs="Calibri"/>
                <w:b w:val="0"/>
                <w:sz w:val="22"/>
                <w:szCs w:val="22"/>
                <w:rPrChange w:id="6858" w:author="LauraPGM" w:date="2025-11-04T16:55:00Z">
                  <w:rPr>
                    <w:del w:id="6859" w:author="LauraPGM" w:date="2025-10-01T15:54:00Z"/>
                    <w:b w:val="0"/>
                    <w:sz w:val="22"/>
                    <w:szCs w:val="22"/>
                  </w:rPr>
                </w:rPrChange>
              </w:rPr>
              <w:pPrChange w:id="6860" w:author="LauraPGM" w:date="2025-10-01T09:45:00Z">
                <w:pPr>
                  <w:pStyle w:val="Normal0"/>
                </w:pPr>
              </w:pPrChange>
            </w:pPr>
            <w:del w:id="6861" w:author="LauraPGM" w:date="2025-10-01T15:54:00Z">
              <w:r w:rsidRPr="008439ED" w:rsidDel="00866E70">
                <w:rPr>
                  <w:rFonts w:ascii="Calibri" w:hAnsi="Calibri" w:cs="Calibri"/>
                  <w:rPrChange w:id="6862" w:author="LauraPGM" w:date="2025-11-04T16:55:00Z">
                    <w:rPr/>
                  </w:rPrChange>
                </w:rPr>
                <w:delText>gastos que se mantienen constantes independientemente del nivel de producción o ventas, como alquileres o salarios administrativos.</w:delText>
              </w:r>
            </w:del>
          </w:p>
        </w:tc>
      </w:tr>
      <w:tr w:rsidR="000D0714" w:rsidRPr="008439ED" w:rsidDel="00866E70" w14:paraId="271DA9EB" w14:textId="44EB42F9" w:rsidTr="00375FF2">
        <w:trPr>
          <w:trHeight w:val="253"/>
          <w:del w:id="6863" w:author="LauraPGM" w:date="2025-10-01T15:54:00Z"/>
          <w:trPrChange w:id="6864" w:author="LauraPGM" w:date="2025-10-01T20:18:00Z">
            <w:trPr>
              <w:trHeight w:val="253"/>
            </w:trPr>
          </w:trPrChange>
        </w:trPr>
        <w:tc>
          <w:tcPr>
            <w:tcW w:w="2263" w:type="dxa"/>
            <w:tcMar>
              <w:top w:w="100" w:type="dxa"/>
              <w:left w:w="100" w:type="dxa"/>
              <w:bottom w:w="100" w:type="dxa"/>
              <w:right w:w="100" w:type="dxa"/>
            </w:tcMar>
            <w:tcPrChange w:id="6865" w:author="LauraPGM" w:date="2025-10-01T20:18:00Z">
              <w:tcPr>
                <w:tcW w:w="2122" w:type="dxa"/>
                <w:tcMar>
                  <w:top w:w="100" w:type="dxa"/>
                  <w:left w:w="100" w:type="dxa"/>
                  <w:bottom w:w="100" w:type="dxa"/>
                  <w:right w:w="100" w:type="dxa"/>
                </w:tcMar>
              </w:tcPr>
            </w:tcPrChange>
          </w:tcPr>
          <w:p w14:paraId="77F3C58D" w14:textId="481A21A1" w:rsidR="000D0714" w:rsidRPr="008439ED" w:rsidDel="00866E70" w:rsidRDefault="001C78C6">
            <w:pPr>
              <w:pStyle w:val="Normal0"/>
              <w:spacing w:line="360" w:lineRule="auto"/>
              <w:rPr>
                <w:del w:id="6866" w:author="LauraPGM" w:date="2025-10-01T15:54:00Z"/>
                <w:rFonts w:ascii="Calibri" w:hAnsi="Calibri" w:cs="Calibri"/>
                <w:sz w:val="22"/>
                <w:szCs w:val="22"/>
                <w:rPrChange w:id="6867" w:author="LauraPGM" w:date="2025-11-04T16:55:00Z">
                  <w:rPr>
                    <w:del w:id="6868" w:author="LauraPGM" w:date="2025-10-01T15:54:00Z"/>
                    <w:sz w:val="22"/>
                    <w:szCs w:val="22"/>
                  </w:rPr>
                </w:rPrChange>
              </w:rPr>
              <w:pPrChange w:id="6869" w:author="LauraPGM" w:date="2025-10-01T09:45:00Z">
                <w:pPr>
                  <w:pStyle w:val="Normal0"/>
                </w:pPr>
              </w:pPrChange>
            </w:pPr>
            <w:del w:id="6870" w:author="LauraPGM" w:date="2025-10-01T15:54:00Z">
              <w:r w:rsidRPr="008439ED" w:rsidDel="00866E70">
                <w:rPr>
                  <w:rFonts w:ascii="Calibri" w:hAnsi="Calibri" w:cs="Calibri"/>
                  <w:rPrChange w:id="6871" w:author="LauraPGM" w:date="2025-11-04T16:55:00Z">
                    <w:rPr/>
                  </w:rPrChange>
                </w:rPr>
                <w:delText>Costos variables:</w:delText>
              </w:r>
            </w:del>
          </w:p>
        </w:tc>
        <w:tc>
          <w:tcPr>
            <w:tcW w:w="7699" w:type="dxa"/>
            <w:tcMar>
              <w:top w:w="100" w:type="dxa"/>
              <w:left w:w="100" w:type="dxa"/>
              <w:bottom w:w="100" w:type="dxa"/>
              <w:right w:w="100" w:type="dxa"/>
            </w:tcMar>
            <w:tcPrChange w:id="6872" w:author="LauraPGM" w:date="2025-10-01T20:18:00Z">
              <w:tcPr>
                <w:tcW w:w="7840" w:type="dxa"/>
                <w:tcMar>
                  <w:top w:w="100" w:type="dxa"/>
                  <w:left w:w="100" w:type="dxa"/>
                  <w:bottom w:w="100" w:type="dxa"/>
                  <w:right w:w="100" w:type="dxa"/>
                </w:tcMar>
              </w:tcPr>
            </w:tcPrChange>
          </w:tcPr>
          <w:p w14:paraId="5DEEA430" w14:textId="7B6DF8B5" w:rsidR="000D0714" w:rsidRPr="008439ED" w:rsidDel="00866E70" w:rsidRDefault="001C78C6">
            <w:pPr>
              <w:pStyle w:val="Normal0"/>
              <w:spacing w:line="360" w:lineRule="auto"/>
              <w:rPr>
                <w:del w:id="6873" w:author="LauraPGM" w:date="2025-10-01T15:54:00Z"/>
                <w:rFonts w:ascii="Calibri" w:hAnsi="Calibri" w:cs="Calibri"/>
                <w:b w:val="0"/>
                <w:sz w:val="22"/>
                <w:szCs w:val="22"/>
                <w:rPrChange w:id="6874" w:author="LauraPGM" w:date="2025-11-04T16:55:00Z">
                  <w:rPr>
                    <w:del w:id="6875" w:author="LauraPGM" w:date="2025-10-01T15:54:00Z"/>
                    <w:b w:val="0"/>
                    <w:sz w:val="22"/>
                    <w:szCs w:val="22"/>
                  </w:rPr>
                </w:rPrChange>
              </w:rPr>
              <w:pPrChange w:id="6876" w:author="LauraPGM" w:date="2025-10-01T09:45:00Z">
                <w:pPr>
                  <w:pStyle w:val="Normal0"/>
                </w:pPr>
              </w:pPrChange>
            </w:pPr>
            <w:del w:id="6877" w:author="LauraPGM" w:date="2025-10-01T15:54:00Z">
              <w:r w:rsidRPr="008439ED" w:rsidDel="00866E70">
                <w:rPr>
                  <w:rFonts w:ascii="Calibri" w:hAnsi="Calibri" w:cs="Calibri"/>
                  <w:rPrChange w:id="6878" w:author="LauraPGM" w:date="2025-11-04T16:55:00Z">
                    <w:rPr/>
                  </w:rPrChange>
                </w:rPr>
                <w:delText>gastos que cambian en función del volumen de producción o ventas, como materias primas o comisiones.</w:delText>
              </w:r>
            </w:del>
          </w:p>
        </w:tc>
      </w:tr>
      <w:tr w:rsidR="000D0714" w:rsidRPr="008439ED" w:rsidDel="00866E70" w14:paraId="45B2B169" w14:textId="7E88D594" w:rsidTr="00375FF2">
        <w:trPr>
          <w:trHeight w:val="253"/>
          <w:del w:id="6879" w:author="LauraPGM" w:date="2025-10-01T15:54:00Z"/>
          <w:trPrChange w:id="6880" w:author="LauraPGM" w:date="2025-10-01T20:18:00Z">
            <w:trPr>
              <w:trHeight w:val="253"/>
            </w:trPr>
          </w:trPrChange>
        </w:trPr>
        <w:tc>
          <w:tcPr>
            <w:tcW w:w="2263" w:type="dxa"/>
            <w:tcMar>
              <w:top w:w="100" w:type="dxa"/>
              <w:left w:w="100" w:type="dxa"/>
              <w:bottom w:w="100" w:type="dxa"/>
              <w:right w:w="100" w:type="dxa"/>
            </w:tcMar>
            <w:tcPrChange w:id="6881" w:author="LauraPGM" w:date="2025-10-01T20:18:00Z">
              <w:tcPr>
                <w:tcW w:w="2122" w:type="dxa"/>
                <w:tcMar>
                  <w:top w:w="100" w:type="dxa"/>
                  <w:left w:w="100" w:type="dxa"/>
                  <w:bottom w:w="100" w:type="dxa"/>
                  <w:right w:w="100" w:type="dxa"/>
                </w:tcMar>
              </w:tcPr>
            </w:tcPrChange>
          </w:tcPr>
          <w:p w14:paraId="3FFB2BE7" w14:textId="7612EAE7" w:rsidR="000D0714" w:rsidRPr="008439ED" w:rsidDel="00866E70" w:rsidRDefault="001A699A">
            <w:pPr>
              <w:pStyle w:val="Normal0"/>
              <w:spacing w:line="360" w:lineRule="auto"/>
              <w:rPr>
                <w:del w:id="6882" w:author="LauraPGM" w:date="2025-10-01T15:54:00Z"/>
                <w:rFonts w:ascii="Calibri" w:hAnsi="Calibri" w:cs="Calibri"/>
                <w:sz w:val="22"/>
                <w:szCs w:val="22"/>
                <w:rPrChange w:id="6883" w:author="LauraPGM" w:date="2025-11-04T16:55:00Z">
                  <w:rPr>
                    <w:del w:id="6884" w:author="LauraPGM" w:date="2025-10-01T15:54:00Z"/>
                    <w:sz w:val="22"/>
                    <w:szCs w:val="22"/>
                  </w:rPr>
                </w:rPrChange>
              </w:rPr>
              <w:pPrChange w:id="6885" w:author="LauraPGM" w:date="2025-10-01T09:45:00Z">
                <w:pPr>
                  <w:pStyle w:val="Normal0"/>
                </w:pPr>
              </w:pPrChange>
            </w:pPr>
            <w:del w:id="6886" w:author="LauraPGM" w:date="2025-10-01T15:54:00Z">
              <w:r w:rsidRPr="008439ED" w:rsidDel="00866E70">
                <w:rPr>
                  <w:rFonts w:ascii="Calibri" w:hAnsi="Calibri" w:cs="Calibri"/>
                  <w:bCs/>
                  <w:rPrChange w:id="6887" w:author="LauraPGM" w:date="2025-11-04T16:55:00Z">
                    <w:rPr>
                      <w:bCs/>
                    </w:rPr>
                  </w:rPrChange>
                </w:rPr>
                <w:delText>Egresos:</w:delText>
              </w:r>
            </w:del>
          </w:p>
        </w:tc>
        <w:tc>
          <w:tcPr>
            <w:tcW w:w="7699" w:type="dxa"/>
            <w:tcMar>
              <w:top w:w="100" w:type="dxa"/>
              <w:left w:w="100" w:type="dxa"/>
              <w:bottom w:w="100" w:type="dxa"/>
              <w:right w:w="100" w:type="dxa"/>
            </w:tcMar>
            <w:tcPrChange w:id="6888" w:author="LauraPGM" w:date="2025-10-01T20:18:00Z">
              <w:tcPr>
                <w:tcW w:w="7840" w:type="dxa"/>
                <w:tcMar>
                  <w:top w:w="100" w:type="dxa"/>
                  <w:left w:w="100" w:type="dxa"/>
                  <w:bottom w:w="100" w:type="dxa"/>
                  <w:right w:w="100" w:type="dxa"/>
                </w:tcMar>
              </w:tcPr>
            </w:tcPrChange>
          </w:tcPr>
          <w:p w14:paraId="21D00DEB" w14:textId="45B9A8AD" w:rsidR="000D0714" w:rsidRPr="008439ED" w:rsidDel="00866E70" w:rsidRDefault="001A699A">
            <w:pPr>
              <w:pStyle w:val="Normal0"/>
              <w:spacing w:line="360" w:lineRule="auto"/>
              <w:rPr>
                <w:del w:id="6889" w:author="LauraPGM" w:date="2025-10-01T15:54:00Z"/>
                <w:rFonts w:ascii="Calibri" w:hAnsi="Calibri" w:cs="Calibri"/>
                <w:b w:val="0"/>
                <w:sz w:val="22"/>
                <w:szCs w:val="22"/>
                <w:rPrChange w:id="6890" w:author="LauraPGM" w:date="2025-11-04T16:55:00Z">
                  <w:rPr>
                    <w:del w:id="6891" w:author="LauraPGM" w:date="2025-10-01T15:54:00Z"/>
                    <w:b w:val="0"/>
                    <w:sz w:val="22"/>
                    <w:szCs w:val="22"/>
                  </w:rPr>
                </w:rPrChange>
              </w:rPr>
              <w:pPrChange w:id="6892" w:author="LauraPGM" w:date="2025-10-01T09:45:00Z">
                <w:pPr>
                  <w:pStyle w:val="Normal0"/>
                </w:pPr>
              </w:pPrChange>
            </w:pPr>
            <w:del w:id="6893" w:author="LauraPGM" w:date="2025-10-01T15:54:00Z">
              <w:r w:rsidRPr="008439ED" w:rsidDel="00866E70">
                <w:rPr>
                  <w:rFonts w:ascii="Calibri" w:hAnsi="Calibri" w:cs="Calibri"/>
                  <w:rPrChange w:id="6894" w:author="LauraPGM" w:date="2025-11-04T16:55:00Z">
                    <w:rPr/>
                  </w:rPrChange>
                </w:rPr>
                <w:delText>salidas de dinero correspondientes a gastos operativos, financieros o de inversión necesarios para el funcionamiento del negocio.</w:delText>
              </w:r>
            </w:del>
          </w:p>
        </w:tc>
      </w:tr>
      <w:tr w:rsidR="000D0714" w:rsidRPr="008439ED" w:rsidDel="00866E70" w14:paraId="4F7BABB0" w14:textId="30CAF98F" w:rsidTr="00375FF2">
        <w:trPr>
          <w:trHeight w:val="253"/>
          <w:del w:id="6895" w:author="LauraPGM" w:date="2025-10-01T15:54:00Z"/>
          <w:trPrChange w:id="6896" w:author="LauraPGM" w:date="2025-10-01T20:18:00Z">
            <w:trPr>
              <w:trHeight w:val="253"/>
            </w:trPr>
          </w:trPrChange>
        </w:trPr>
        <w:tc>
          <w:tcPr>
            <w:tcW w:w="2263" w:type="dxa"/>
            <w:tcMar>
              <w:top w:w="100" w:type="dxa"/>
              <w:left w:w="100" w:type="dxa"/>
              <w:bottom w:w="100" w:type="dxa"/>
              <w:right w:w="100" w:type="dxa"/>
            </w:tcMar>
            <w:tcPrChange w:id="6897" w:author="LauraPGM" w:date="2025-10-01T20:18:00Z">
              <w:tcPr>
                <w:tcW w:w="2122" w:type="dxa"/>
                <w:tcMar>
                  <w:top w:w="100" w:type="dxa"/>
                  <w:left w:w="100" w:type="dxa"/>
                  <w:bottom w:w="100" w:type="dxa"/>
                  <w:right w:w="100" w:type="dxa"/>
                </w:tcMar>
              </w:tcPr>
            </w:tcPrChange>
          </w:tcPr>
          <w:p w14:paraId="734CD618" w14:textId="7674D326" w:rsidR="000D0714" w:rsidRPr="008439ED" w:rsidDel="00866E70" w:rsidRDefault="002739B3">
            <w:pPr>
              <w:pStyle w:val="Normal0"/>
              <w:spacing w:line="360" w:lineRule="auto"/>
              <w:rPr>
                <w:del w:id="6898" w:author="LauraPGM" w:date="2025-10-01T15:54:00Z"/>
                <w:rFonts w:ascii="Calibri" w:hAnsi="Calibri" w:cs="Calibri"/>
                <w:sz w:val="22"/>
                <w:szCs w:val="22"/>
                <w:rPrChange w:id="6899" w:author="LauraPGM" w:date="2025-11-04T16:55:00Z">
                  <w:rPr>
                    <w:del w:id="6900" w:author="LauraPGM" w:date="2025-10-01T15:54:00Z"/>
                    <w:sz w:val="22"/>
                    <w:szCs w:val="22"/>
                  </w:rPr>
                </w:rPrChange>
              </w:rPr>
              <w:pPrChange w:id="6901" w:author="LauraPGM" w:date="2025-10-01T09:45:00Z">
                <w:pPr>
                  <w:pStyle w:val="Normal0"/>
                </w:pPr>
              </w:pPrChange>
            </w:pPr>
            <w:del w:id="6902" w:author="LauraPGM" w:date="2025-10-01T15:54:00Z">
              <w:r w:rsidRPr="008439ED" w:rsidDel="00866E70">
                <w:rPr>
                  <w:rFonts w:ascii="Calibri" w:hAnsi="Calibri" w:cs="Calibri"/>
                  <w:rPrChange w:id="6903" w:author="LauraPGM" w:date="2025-11-04T16:55:00Z">
                    <w:rPr/>
                  </w:rPrChange>
                </w:rPr>
                <w:delText>Estados financieros:</w:delText>
              </w:r>
            </w:del>
          </w:p>
        </w:tc>
        <w:tc>
          <w:tcPr>
            <w:tcW w:w="7699" w:type="dxa"/>
            <w:tcMar>
              <w:top w:w="100" w:type="dxa"/>
              <w:left w:w="100" w:type="dxa"/>
              <w:bottom w:w="100" w:type="dxa"/>
              <w:right w:w="100" w:type="dxa"/>
            </w:tcMar>
            <w:tcPrChange w:id="6904" w:author="LauraPGM" w:date="2025-10-01T20:18:00Z">
              <w:tcPr>
                <w:tcW w:w="7840" w:type="dxa"/>
                <w:tcMar>
                  <w:top w:w="100" w:type="dxa"/>
                  <w:left w:w="100" w:type="dxa"/>
                  <w:bottom w:w="100" w:type="dxa"/>
                  <w:right w:w="100" w:type="dxa"/>
                </w:tcMar>
              </w:tcPr>
            </w:tcPrChange>
          </w:tcPr>
          <w:p w14:paraId="65BE4576" w14:textId="65881643" w:rsidR="000D0714" w:rsidRPr="008439ED" w:rsidDel="00866E70" w:rsidRDefault="002739B3">
            <w:pPr>
              <w:pStyle w:val="Normal0"/>
              <w:spacing w:line="360" w:lineRule="auto"/>
              <w:rPr>
                <w:del w:id="6905" w:author="LauraPGM" w:date="2025-10-01T15:54:00Z"/>
                <w:rFonts w:ascii="Calibri" w:hAnsi="Calibri" w:cs="Calibri"/>
                <w:b w:val="0"/>
                <w:sz w:val="22"/>
                <w:szCs w:val="22"/>
                <w:rPrChange w:id="6906" w:author="LauraPGM" w:date="2025-11-04T16:55:00Z">
                  <w:rPr>
                    <w:del w:id="6907" w:author="LauraPGM" w:date="2025-10-01T15:54:00Z"/>
                    <w:b w:val="0"/>
                    <w:sz w:val="22"/>
                    <w:szCs w:val="22"/>
                  </w:rPr>
                </w:rPrChange>
              </w:rPr>
              <w:pPrChange w:id="6908" w:author="LauraPGM" w:date="2025-10-01T09:45:00Z">
                <w:pPr>
                  <w:pStyle w:val="Normal0"/>
                </w:pPr>
              </w:pPrChange>
            </w:pPr>
            <w:del w:id="6909" w:author="LauraPGM" w:date="2025-10-01T15:54:00Z">
              <w:r w:rsidRPr="008439ED" w:rsidDel="00866E70">
                <w:rPr>
                  <w:rFonts w:ascii="Calibri" w:hAnsi="Calibri" w:cs="Calibri"/>
                  <w:rPrChange w:id="6910" w:author="LauraPGM" w:date="2025-11-04T16:55:00Z">
                    <w:rPr/>
                  </w:rPrChange>
                </w:rPr>
                <w:delText>documentos contables que reflejan la situación económica de una empresa en un momento determinado o proyectado.</w:delText>
              </w:r>
            </w:del>
          </w:p>
        </w:tc>
      </w:tr>
      <w:tr w:rsidR="000D0714" w:rsidRPr="008439ED" w:rsidDel="00866E70" w14:paraId="058EE71F" w14:textId="642B6905" w:rsidTr="00375FF2">
        <w:trPr>
          <w:trHeight w:val="521"/>
          <w:del w:id="6911" w:author="LauraPGM" w:date="2025-10-01T15:54:00Z"/>
          <w:trPrChange w:id="6912" w:author="LauraPGM" w:date="2025-10-01T20:18:00Z">
            <w:trPr>
              <w:trHeight w:val="521"/>
            </w:trPr>
          </w:trPrChange>
        </w:trPr>
        <w:tc>
          <w:tcPr>
            <w:tcW w:w="2263" w:type="dxa"/>
            <w:tcMar>
              <w:top w:w="100" w:type="dxa"/>
              <w:left w:w="100" w:type="dxa"/>
              <w:bottom w:w="100" w:type="dxa"/>
              <w:right w:w="100" w:type="dxa"/>
            </w:tcMar>
            <w:tcPrChange w:id="6913" w:author="LauraPGM" w:date="2025-10-01T20:18:00Z">
              <w:tcPr>
                <w:tcW w:w="2122" w:type="dxa"/>
                <w:tcMar>
                  <w:top w:w="100" w:type="dxa"/>
                  <w:left w:w="100" w:type="dxa"/>
                  <w:bottom w:w="100" w:type="dxa"/>
                  <w:right w:w="100" w:type="dxa"/>
                </w:tcMar>
              </w:tcPr>
            </w:tcPrChange>
          </w:tcPr>
          <w:p w14:paraId="3766D4CD" w14:textId="7A3F26E0" w:rsidR="000D0714" w:rsidRPr="008439ED" w:rsidDel="00866E70" w:rsidRDefault="002739B3">
            <w:pPr>
              <w:pStyle w:val="Normal0"/>
              <w:spacing w:line="360" w:lineRule="auto"/>
              <w:rPr>
                <w:del w:id="6914" w:author="LauraPGM" w:date="2025-10-01T15:54:00Z"/>
                <w:rFonts w:ascii="Calibri" w:hAnsi="Calibri" w:cs="Calibri"/>
                <w:sz w:val="22"/>
                <w:szCs w:val="22"/>
                <w:rPrChange w:id="6915" w:author="LauraPGM" w:date="2025-11-04T16:55:00Z">
                  <w:rPr>
                    <w:del w:id="6916" w:author="LauraPGM" w:date="2025-10-01T15:54:00Z"/>
                    <w:sz w:val="22"/>
                    <w:szCs w:val="22"/>
                  </w:rPr>
                </w:rPrChange>
              </w:rPr>
              <w:pPrChange w:id="6917" w:author="LauraPGM" w:date="2025-10-01T09:45:00Z">
                <w:pPr>
                  <w:pStyle w:val="Normal0"/>
                </w:pPr>
              </w:pPrChange>
            </w:pPr>
            <w:del w:id="6918" w:author="LauraPGM" w:date="2025-10-01T15:54:00Z">
              <w:r w:rsidRPr="008439ED" w:rsidDel="00866E70">
                <w:rPr>
                  <w:rFonts w:ascii="Calibri" w:hAnsi="Calibri" w:cs="Calibri"/>
                  <w:bCs/>
                  <w:rPrChange w:id="6919" w:author="LauraPGM" w:date="2025-11-04T16:55:00Z">
                    <w:rPr>
                      <w:bCs/>
                    </w:rPr>
                  </w:rPrChange>
                </w:rPr>
                <w:delText>Flujo de caja:</w:delText>
              </w:r>
            </w:del>
          </w:p>
        </w:tc>
        <w:tc>
          <w:tcPr>
            <w:tcW w:w="7699" w:type="dxa"/>
            <w:tcMar>
              <w:top w:w="100" w:type="dxa"/>
              <w:left w:w="100" w:type="dxa"/>
              <w:bottom w:w="100" w:type="dxa"/>
              <w:right w:w="100" w:type="dxa"/>
            </w:tcMar>
            <w:tcPrChange w:id="6920" w:author="LauraPGM" w:date="2025-10-01T20:18:00Z">
              <w:tcPr>
                <w:tcW w:w="7840" w:type="dxa"/>
                <w:tcMar>
                  <w:top w:w="100" w:type="dxa"/>
                  <w:left w:w="100" w:type="dxa"/>
                  <w:bottom w:w="100" w:type="dxa"/>
                  <w:right w:w="100" w:type="dxa"/>
                </w:tcMar>
              </w:tcPr>
            </w:tcPrChange>
          </w:tcPr>
          <w:p w14:paraId="7EFE8706" w14:textId="1B77F62A" w:rsidR="000D0714" w:rsidRPr="008439ED" w:rsidDel="00866E70" w:rsidRDefault="002739B3">
            <w:pPr>
              <w:spacing w:line="360" w:lineRule="auto"/>
              <w:rPr>
                <w:del w:id="6921" w:author="LauraPGM" w:date="2025-10-01T15:54:00Z"/>
                <w:rFonts w:ascii="Calibri" w:hAnsi="Calibri" w:cs="Calibri"/>
                <w:b w:val="0"/>
                <w:sz w:val="22"/>
                <w:szCs w:val="22"/>
                <w:rPrChange w:id="6922" w:author="LauraPGM" w:date="2025-11-04T16:55:00Z">
                  <w:rPr>
                    <w:del w:id="6923" w:author="LauraPGM" w:date="2025-10-01T15:54:00Z"/>
                    <w:b w:val="0"/>
                    <w:sz w:val="22"/>
                    <w:szCs w:val="22"/>
                  </w:rPr>
                </w:rPrChange>
              </w:rPr>
              <w:pPrChange w:id="6924" w:author="LauraPGM" w:date="2025-10-01T09:45:00Z">
                <w:pPr/>
              </w:pPrChange>
            </w:pPr>
            <w:del w:id="6925" w:author="LauraPGM" w:date="2025-10-01T15:54:00Z">
              <w:r w:rsidRPr="008439ED" w:rsidDel="00866E70">
                <w:rPr>
                  <w:rFonts w:ascii="Calibri" w:hAnsi="Calibri" w:cs="Calibri"/>
                  <w:rPrChange w:id="6926" w:author="LauraPGM" w:date="2025-11-04T16:55:00Z">
                    <w:rPr/>
                  </w:rPrChange>
                </w:rPr>
                <w:delText>registro de los ingresos y egresos de efectivo durante un periodo, útil para evaluar la liquidez del negocio.</w:delText>
              </w:r>
            </w:del>
          </w:p>
        </w:tc>
      </w:tr>
      <w:tr w:rsidR="007716C9" w:rsidRPr="008439ED" w:rsidDel="00866E70" w14:paraId="48B020E6" w14:textId="052C311B" w:rsidTr="00375FF2">
        <w:trPr>
          <w:trHeight w:val="253"/>
          <w:del w:id="6927" w:author="LauraPGM" w:date="2025-10-01T15:54:00Z"/>
          <w:trPrChange w:id="6928" w:author="LauraPGM" w:date="2025-10-01T20:18:00Z">
            <w:trPr>
              <w:trHeight w:val="253"/>
            </w:trPr>
          </w:trPrChange>
        </w:trPr>
        <w:tc>
          <w:tcPr>
            <w:tcW w:w="2263" w:type="dxa"/>
            <w:tcMar>
              <w:top w:w="100" w:type="dxa"/>
              <w:left w:w="100" w:type="dxa"/>
              <w:bottom w:w="100" w:type="dxa"/>
              <w:right w:w="100" w:type="dxa"/>
            </w:tcMar>
            <w:tcPrChange w:id="6929" w:author="LauraPGM" w:date="2025-10-01T20:18:00Z">
              <w:tcPr>
                <w:tcW w:w="2122" w:type="dxa"/>
                <w:tcMar>
                  <w:top w:w="100" w:type="dxa"/>
                  <w:left w:w="100" w:type="dxa"/>
                  <w:bottom w:w="100" w:type="dxa"/>
                  <w:right w:w="100" w:type="dxa"/>
                </w:tcMar>
              </w:tcPr>
            </w:tcPrChange>
          </w:tcPr>
          <w:p w14:paraId="66205820" w14:textId="00B6FE8E" w:rsidR="007716C9" w:rsidRPr="008439ED" w:rsidDel="00866E70" w:rsidRDefault="007F43BB">
            <w:pPr>
              <w:pStyle w:val="Normal0"/>
              <w:spacing w:line="360" w:lineRule="auto"/>
              <w:rPr>
                <w:del w:id="6930" w:author="LauraPGM" w:date="2025-10-01T15:54:00Z"/>
                <w:rFonts w:ascii="Calibri" w:hAnsi="Calibri" w:cs="Calibri"/>
                <w:sz w:val="22"/>
                <w:szCs w:val="22"/>
                <w:rPrChange w:id="6931" w:author="LauraPGM" w:date="2025-11-04T16:55:00Z">
                  <w:rPr>
                    <w:del w:id="6932" w:author="LauraPGM" w:date="2025-10-01T15:54:00Z"/>
                    <w:sz w:val="22"/>
                    <w:szCs w:val="22"/>
                  </w:rPr>
                </w:rPrChange>
              </w:rPr>
              <w:pPrChange w:id="6933" w:author="LauraPGM" w:date="2025-10-01T09:45:00Z">
                <w:pPr>
                  <w:pStyle w:val="Normal0"/>
                </w:pPr>
              </w:pPrChange>
            </w:pPr>
            <w:del w:id="6934" w:author="LauraPGM" w:date="2025-10-01T15:54:00Z">
              <w:r w:rsidRPr="008439ED" w:rsidDel="00866E70">
                <w:rPr>
                  <w:rFonts w:ascii="Calibri" w:hAnsi="Calibri" w:cs="Calibri"/>
                  <w:bCs/>
                  <w:rPrChange w:id="6935" w:author="LauraPGM" w:date="2025-11-04T16:55:00Z">
                    <w:rPr>
                      <w:bCs/>
                    </w:rPr>
                  </w:rPrChange>
                </w:rPr>
                <w:delText>Ingresos:</w:delText>
              </w:r>
            </w:del>
          </w:p>
        </w:tc>
        <w:tc>
          <w:tcPr>
            <w:tcW w:w="7699" w:type="dxa"/>
            <w:tcMar>
              <w:top w:w="100" w:type="dxa"/>
              <w:left w:w="100" w:type="dxa"/>
              <w:bottom w:w="100" w:type="dxa"/>
              <w:right w:w="100" w:type="dxa"/>
            </w:tcMar>
            <w:tcPrChange w:id="6936" w:author="LauraPGM" w:date="2025-10-01T20:18:00Z">
              <w:tcPr>
                <w:tcW w:w="7840" w:type="dxa"/>
                <w:tcMar>
                  <w:top w:w="100" w:type="dxa"/>
                  <w:left w:w="100" w:type="dxa"/>
                  <w:bottom w:w="100" w:type="dxa"/>
                  <w:right w:w="100" w:type="dxa"/>
                </w:tcMar>
              </w:tcPr>
            </w:tcPrChange>
          </w:tcPr>
          <w:p w14:paraId="01E1A629" w14:textId="2E978092" w:rsidR="007716C9" w:rsidRPr="008439ED" w:rsidDel="00866E70" w:rsidRDefault="007F43BB">
            <w:pPr>
              <w:pStyle w:val="Normal0"/>
              <w:spacing w:line="360" w:lineRule="auto"/>
              <w:rPr>
                <w:del w:id="6937" w:author="LauraPGM" w:date="2025-10-01T15:54:00Z"/>
                <w:rFonts w:ascii="Calibri" w:hAnsi="Calibri" w:cs="Calibri"/>
                <w:b w:val="0"/>
                <w:sz w:val="22"/>
                <w:szCs w:val="22"/>
                <w:rPrChange w:id="6938" w:author="LauraPGM" w:date="2025-11-04T16:55:00Z">
                  <w:rPr>
                    <w:del w:id="6939" w:author="LauraPGM" w:date="2025-10-01T15:54:00Z"/>
                    <w:b w:val="0"/>
                    <w:sz w:val="22"/>
                    <w:szCs w:val="22"/>
                  </w:rPr>
                </w:rPrChange>
              </w:rPr>
              <w:pPrChange w:id="6940" w:author="LauraPGM" w:date="2025-10-01T09:45:00Z">
                <w:pPr>
                  <w:pStyle w:val="Normal0"/>
                </w:pPr>
              </w:pPrChange>
            </w:pPr>
            <w:del w:id="6941" w:author="LauraPGM" w:date="2025-10-01T15:54:00Z">
              <w:r w:rsidRPr="008439ED" w:rsidDel="00866E70">
                <w:rPr>
                  <w:rFonts w:ascii="Calibri" w:hAnsi="Calibri" w:cs="Calibri"/>
                  <w:rPrChange w:id="6942" w:author="LauraPGM" w:date="2025-11-04T16:55:00Z">
                    <w:rPr/>
                  </w:rPrChange>
                </w:rPr>
                <w:delText>entradas de dinero que la empresa recibe por la venta de bienes o prestación de servicios.</w:delText>
              </w:r>
            </w:del>
          </w:p>
        </w:tc>
      </w:tr>
      <w:tr w:rsidR="007716C9" w:rsidRPr="008439ED" w:rsidDel="00866E70" w14:paraId="59DBBBE1" w14:textId="4C68EF3F" w:rsidTr="00375FF2">
        <w:trPr>
          <w:trHeight w:val="253"/>
          <w:del w:id="6943" w:author="LauraPGM" w:date="2025-10-01T15:54:00Z"/>
          <w:trPrChange w:id="6944" w:author="LauraPGM" w:date="2025-10-01T20:18:00Z">
            <w:trPr>
              <w:trHeight w:val="253"/>
            </w:trPr>
          </w:trPrChange>
        </w:trPr>
        <w:tc>
          <w:tcPr>
            <w:tcW w:w="2263" w:type="dxa"/>
            <w:tcMar>
              <w:top w:w="100" w:type="dxa"/>
              <w:left w:w="100" w:type="dxa"/>
              <w:bottom w:w="100" w:type="dxa"/>
              <w:right w:w="100" w:type="dxa"/>
            </w:tcMar>
            <w:tcPrChange w:id="6945" w:author="LauraPGM" w:date="2025-10-01T20:18:00Z">
              <w:tcPr>
                <w:tcW w:w="2122" w:type="dxa"/>
                <w:tcMar>
                  <w:top w:w="100" w:type="dxa"/>
                  <w:left w:w="100" w:type="dxa"/>
                  <w:bottom w:w="100" w:type="dxa"/>
                  <w:right w:w="100" w:type="dxa"/>
                </w:tcMar>
              </w:tcPr>
            </w:tcPrChange>
          </w:tcPr>
          <w:p w14:paraId="3C7D45CB" w14:textId="28C31DBD" w:rsidR="007716C9" w:rsidRPr="008439ED" w:rsidDel="00866E70" w:rsidRDefault="00540254">
            <w:pPr>
              <w:pStyle w:val="Normal0"/>
              <w:spacing w:line="360" w:lineRule="auto"/>
              <w:rPr>
                <w:del w:id="6946" w:author="LauraPGM" w:date="2025-10-01T15:54:00Z"/>
                <w:rFonts w:ascii="Calibri" w:hAnsi="Calibri" w:cs="Calibri"/>
                <w:sz w:val="22"/>
                <w:szCs w:val="22"/>
                <w:rPrChange w:id="6947" w:author="LauraPGM" w:date="2025-11-04T16:55:00Z">
                  <w:rPr>
                    <w:del w:id="6948" w:author="LauraPGM" w:date="2025-10-01T15:54:00Z"/>
                    <w:sz w:val="22"/>
                    <w:szCs w:val="22"/>
                  </w:rPr>
                </w:rPrChange>
              </w:rPr>
              <w:pPrChange w:id="6949" w:author="LauraPGM" w:date="2025-10-01T09:45:00Z">
                <w:pPr>
                  <w:pStyle w:val="Normal0"/>
                </w:pPr>
              </w:pPrChange>
            </w:pPr>
            <w:del w:id="6950" w:author="LauraPGM" w:date="2025-10-01T15:54:00Z">
              <w:r w:rsidRPr="008439ED" w:rsidDel="00866E70">
                <w:rPr>
                  <w:rFonts w:ascii="Calibri" w:hAnsi="Calibri" w:cs="Calibri"/>
                  <w:bCs/>
                  <w:rPrChange w:id="6951" w:author="LauraPGM" w:date="2025-11-04T16:55:00Z">
                    <w:rPr>
                      <w:bCs/>
                    </w:rPr>
                  </w:rPrChange>
                </w:rPr>
                <w:delText>P</w:delText>
              </w:r>
              <w:r w:rsidR="00BE39D0" w:rsidRPr="008439ED" w:rsidDel="00866E70">
                <w:rPr>
                  <w:rFonts w:ascii="Calibri" w:hAnsi="Calibri" w:cs="Calibri"/>
                  <w:bCs/>
                  <w:rPrChange w:id="6952" w:author="LauraPGM" w:date="2025-11-04T16:55:00Z">
                    <w:rPr>
                      <w:bCs/>
                    </w:rPr>
                  </w:rPrChange>
                </w:rPr>
                <w:delText>u</w:delText>
              </w:r>
              <w:r w:rsidRPr="008439ED" w:rsidDel="00866E70">
                <w:rPr>
                  <w:rFonts w:ascii="Calibri" w:hAnsi="Calibri" w:cs="Calibri"/>
                  <w:bCs/>
                  <w:rPrChange w:id="6953" w:author="LauraPGM" w:date="2025-11-04T16:55:00Z">
                    <w:rPr>
                      <w:bCs/>
                    </w:rPr>
                  </w:rPrChange>
                </w:rPr>
                <w:delText>nto de equilibrio:</w:delText>
              </w:r>
            </w:del>
          </w:p>
        </w:tc>
        <w:tc>
          <w:tcPr>
            <w:tcW w:w="7699" w:type="dxa"/>
            <w:tcMar>
              <w:top w:w="100" w:type="dxa"/>
              <w:left w:w="100" w:type="dxa"/>
              <w:bottom w:w="100" w:type="dxa"/>
              <w:right w:w="100" w:type="dxa"/>
            </w:tcMar>
            <w:tcPrChange w:id="6954" w:author="LauraPGM" w:date="2025-10-01T20:18:00Z">
              <w:tcPr>
                <w:tcW w:w="7840" w:type="dxa"/>
                <w:tcMar>
                  <w:top w:w="100" w:type="dxa"/>
                  <w:left w:w="100" w:type="dxa"/>
                  <w:bottom w:w="100" w:type="dxa"/>
                  <w:right w:w="100" w:type="dxa"/>
                </w:tcMar>
              </w:tcPr>
            </w:tcPrChange>
          </w:tcPr>
          <w:p w14:paraId="2CEB4C52" w14:textId="62BECA6F" w:rsidR="007716C9" w:rsidRPr="008439ED" w:rsidDel="00866E70" w:rsidRDefault="00540254">
            <w:pPr>
              <w:pStyle w:val="Normal0"/>
              <w:spacing w:line="360" w:lineRule="auto"/>
              <w:rPr>
                <w:del w:id="6955" w:author="LauraPGM" w:date="2025-10-01T15:54:00Z"/>
                <w:rFonts w:ascii="Calibri" w:hAnsi="Calibri" w:cs="Calibri"/>
                <w:b w:val="0"/>
                <w:sz w:val="22"/>
                <w:szCs w:val="22"/>
                <w:rPrChange w:id="6956" w:author="LauraPGM" w:date="2025-11-04T16:55:00Z">
                  <w:rPr>
                    <w:del w:id="6957" w:author="LauraPGM" w:date="2025-10-01T15:54:00Z"/>
                    <w:b w:val="0"/>
                    <w:sz w:val="22"/>
                    <w:szCs w:val="22"/>
                  </w:rPr>
                </w:rPrChange>
              </w:rPr>
              <w:pPrChange w:id="6958" w:author="LauraPGM" w:date="2025-10-01T09:45:00Z">
                <w:pPr>
                  <w:pStyle w:val="Normal0"/>
                </w:pPr>
              </w:pPrChange>
            </w:pPr>
            <w:del w:id="6959" w:author="LauraPGM" w:date="2025-10-01T15:54:00Z">
              <w:r w:rsidRPr="008439ED" w:rsidDel="00866E70">
                <w:rPr>
                  <w:rFonts w:ascii="Calibri" w:hAnsi="Calibri" w:cs="Calibri"/>
                  <w:rPrChange w:id="6960" w:author="LauraPGM" w:date="2025-11-04T16:55:00Z">
                    <w:rPr/>
                  </w:rPrChange>
                </w:rPr>
                <w:delText>nivel mínimo de ventas o producción en el que los ingresos igualan a los costos totales, sin generar pérdidas ni utilidades.</w:delText>
              </w:r>
            </w:del>
          </w:p>
        </w:tc>
      </w:tr>
      <w:tr w:rsidR="000D0714" w:rsidRPr="008439ED" w:rsidDel="00866E70" w14:paraId="43086A84" w14:textId="317E7A73" w:rsidTr="00375FF2">
        <w:trPr>
          <w:trHeight w:val="253"/>
          <w:del w:id="6961" w:author="LauraPGM" w:date="2025-10-01T15:54:00Z"/>
          <w:trPrChange w:id="6962" w:author="LauraPGM" w:date="2025-10-01T20:18:00Z">
            <w:trPr>
              <w:trHeight w:val="253"/>
            </w:trPr>
          </w:trPrChange>
        </w:trPr>
        <w:tc>
          <w:tcPr>
            <w:tcW w:w="2263" w:type="dxa"/>
            <w:tcMar>
              <w:top w:w="100" w:type="dxa"/>
              <w:left w:w="100" w:type="dxa"/>
              <w:bottom w:w="100" w:type="dxa"/>
              <w:right w:w="100" w:type="dxa"/>
            </w:tcMar>
            <w:tcPrChange w:id="6963" w:author="LauraPGM" w:date="2025-10-01T20:18:00Z">
              <w:tcPr>
                <w:tcW w:w="2122" w:type="dxa"/>
                <w:tcMar>
                  <w:top w:w="100" w:type="dxa"/>
                  <w:left w:w="100" w:type="dxa"/>
                  <w:bottom w:w="100" w:type="dxa"/>
                  <w:right w:w="100" w:type="dxa"/>
                </w:tcMar>
              </w:tcPr>
            </w:tcPrChange>
          </w:tcPr>
          <w:p w14:paraId="56454024" w14:textId="0A3C4CED" w:rsidR="000D0714" w:rsidRPr="008439ED" w:rsidDel="00866E70" w:rsidRDefault="00882F7F">
            <w:pPr>
              <w:pStyle w:val="Normal0"/>
              <w:spacing w:line="360" w:lineRule="auto"/>
              <w:rPr>
                <w:del w:id="6964" w:author="LauraPGM" w:date="2025-10-01T15:54:00Z"/>
                <w:rFonts w:ascii="Calibri" w:hAnsi="Calibri" w:cs="Calibri"/>
                <w:sz w:val="22"/>
                <w:szCs w:val="22"/>
                <w:rPrChange w:id="6965" w:author="LauraPGM" w:date="2025-11-04T16:55:00Z">
                  <w:rPr>
                    <w:del w:id="6966" w:author="LauraPGM" w:date="2025-10-01T15:54:00Z"/>
                    <w:sz w:val="22"/>
                    <w:szCs w:val="22"/>
                  </w:rPr>
                </w:rPrChange>
              </w:rPr>
              <w:pPrChange w:id="6967" w:author="LauraPGM" w:date="2025-10-01T09:45:00Z">
                <w:pPr>
                  <w:pStyle w:val="Normal0"/>
                </w:pPr>
              </w:pPrChange>
            </w:pPr>
            <w:del w:id="6968" w:author="LauraPGM" w:date="2025-10-01T15:54:00Z">
              <w:r w:rsidRPr="008439ED" w:rsidDel="00866E70">
                <w:rPr>
                  <w:rFonts w:ascii="Calibri" w:hAnsi="Calibri" w:cs="Calibri"/>
                  <w:bCs/>
                  <w:rPrChange w:id="6969" w:author="LauraPGM" w:date="2025-11-04T16:55:00Z">
                    <w:rPr>
                      <w:bCs/>
                    </w:rPr>
                  </w:rPrChange>
                </w:rPr>
                <w:delText>Precio de venta:</w:delText>
              </w:r>
            </w:del>
          </w:p>
        </w:tc>
        <w:tc>
          <w:tcPr>
            <w:tcW w:w="7699" w:type="dxa"/>
            <w:tcMar>
              <w:top w:w="100" w:type="dxa"/>
              <w:left w:w="100" w:type="dxa"/>
              <w:bottom w:w="100" w:type="dxa"/>
              <w:right w:w="100" w:type="dxa"/>
            </w:tcMar>
            <w:tcPrChange w:id="6970" w:author="LauraPGM" w:date="2025-10-01T20:18:00Z">
              <w:tcPr>
                <w:tcW w:w="7840" w:type="dxa"/>
                <w:tcMar>
                  <w:top w:w="100" w:type="dxa"/>
                  <w:left w:w="100" w:type="dxa"/>
                  <w:bottom w:w="100" w:type="dxa"/>
                  <w:right w:w="100" w:type="dxa"/>
                </w:tcMar>
              </w:tcPr>
            </w:tcPrChange>
          </w:tcPr>
          <w:p w14:paraId="39BA818A" w14:textId="64D744FD" w:rsidR="000D0714" w:rsidRPr="008439ED" w:rsidDel="00866E70" w:rsidRDefault="00882F7F">
            <w:pPr>
              <w:pStyle w:val="Normal0"/>
              <w:spacing w:line="360" w:lineRule="auto"/>
              <w:rPr>
                <w:del w:id="6971" w:author="LauraPGM" w:date="2025-10-01T15:54:00Z"/>
                <w:rFonts w:ascii="Calibri" w:hAnsi="Calibri" w:cs="Calibri"/>
                <w:b w:val="0"/>
                <w:sz w:val="22"/>
                <w:szCs w:val="22"/>
                <w:rPrChange w:id="6972" w:author="LauraPGM" w:date="2025-11-04T16:55:00Z">
                  <w:rPr>
                    <w:del w:id="6973" w:author="LauraPGM" w:date="2025-10-01T15:54:00Z"/>
                    <w:b w:val="0"/>
                    <w:sz w:val="22"/>
                    <w:szCs w:val="22"/>
                  </w:rPr>
                </w:rPrChange>
              </w:rPr>
              <w:pPrChange w:id="6974" w:author="LauraPGM" w:date="2025-10-01T09:45:00Z">
                <w:pPr>
                  <w:pStyle w:val="Normal0"/>
                </w:pPr>
              </w:pPrChange>
            </w:pPr>
            <w:del w:id="6975" w:author="LauraPGM" w:date="2025-10-01T15:54:00Z">
              <w:r w:rsidRPr="008439ED" w:rsidDel="00866E70">
                <w:rPr>
                  <w:rFonts w:ascii="Calibri" w:hAnsi="Calibri" w:cs="Calibri"/>
                  <w:rPrChange w:id="6976" w:author="LauraPGM" w:date="2025-11-04T16:55:00Z">
                    <w:rPr/>
                  </w:rPrChange>
                </w:rPr>
                <w:delText>valor al que se ofrece un producto o servicio al cliente, calculado a partir del costo unitario más el margen de utilidad deseado.</w:delText>
              </w:r>
            </w:del>
          </w:p>
        </w:tc>
      </w:tr>
      <w:tr w:rsidR="000D0714" w:rsidRPr="008439ED" w:rsidDel="00866E70" w14:paraId="0C6ADCAD" w14:textId="4823BF8E" w:rsidTr="00375FF2">
        <w:trPr>
          <w:trHeight w:val="253"/>
          <w:del w:id="6977" w:author="LauraPGM" w:date="2025-10-01T15:54:00Z"/>
          <w:trPrChange w:id="6978" w:author="LauraPGM" w:date="2025-10-01T20:18:00Z">
            <w:trPr>
              <w:trHeight w:val="253"/>
            </w:trPr>
          </w:trPrChange>
        </w:trPr>
        <w:tc>
          <w:tcPr>
            <w:tcW w:w="2263" w:type="dxa"/>
            <w:tcMar>
              <w:top w:w="100" w:type="dxa"/>
              <w:left w:w="100" w:type="dxa"/>
              <w:bottom w:w="100" w:type="dxa"/>
              <w:right w:w="100" w:type="dxa"/>
            </w:tcMar>
            <w:tcPrChange w:id="6979" w:author="LauraPGM" w:date="2025-10-01T20:18:00Z">
              <w:tcPr>
                <w:tcW w:w="2122" w:type="dxa"/>
                <w:tcMar>
                  <w:top w:w="100" w:type="dxa"/>
                  <w:left w:w="100" w:type="dxa"/>
                  <w:bottom w:w="100" w:type="dxa"/>
                  <w:right w:w="100" w:type="dxa"/>
                </w:tcMar>
              </w:tcPr>
            </w:tcPrChange>
          </w:tcPr>
          <w:p w14:paraId="1461A44F" w14:textId="2AB036B0" w:rsidR="000D0714" w:rsidRPr="008439ED" w:rsidDel="00866E70" w:rsidRDefault="007354BC">
            <w:pPr>
              <w:pStyle w:val="Normal0"/>
              <w:spacing w:line="360" w:lineRule="auto"/>
              <w:rPr>
                <w:del w:id="6980" w:author="LauraPGM" w:date="2025-10-01T15:54:00Z"/>
                <w:rFonts w:ascii="Calibri" w:hAnsi="Calibri" w:cs="Calibri"/>
                <w:sz w:val="22"/>
                <w:szCs w:val="22"/>
                <w:rPrChange w:id="6981" w:author="LauraPGM" w:date="2025-11-04T16:55:00Z">
                  <w:rPr>
                    <w:del w:id="6982" w:author="LauraPGM" w:date="2025-10-01T15:54:00Z"/>
                    <w:sz w:val="22"/>
                    <w:szCs w:val="22"/>
                  </w:rPr>
                </w:rPrChange>
              </w:rPr>
              <w:pPrChange w:id="6983" w:author="LauraPGM" w:date="2025-10-01T09:45:00Z">
                <w:pPr>
                  <w:pStyle w:val="Normal0"/>
                </w:pPr>
              </w:pPrChange>
            </w:pPr>
            <w:del w:id="6984" w:author="LauraPGM" w:date="2025-10-01T15:54:00Z">
              <w:r w:rsidRPr="008439ED" w:rsidDel="00866E70">
                <w:rPr>
                  <w:rFonts w:ascii="Calibri" w:hAnsi="Calibri" w:cs="Calibri"/>
                  <w:bCs/>
                  <w:rPrChange w:id="6985" w:author="LauraPGM" w:date="2025-11-04T16:55:00Z">
                    <w:rPr>
                      <w:bCs/>
                    </w:rPr>
                  </w:rPrChange>
                </w:rPr>
                <w:delText>Presupuesto de costos:</w:delText>
              </w:r>
            </w:del>
          </w:p>
        </w:tc>
        <w:tc>
          <w:tcPr>
            <w:tcW w:w="7699" w:type="dxa"/>
            <w:tcMar>
              <w:top w:w="100" w:type="dxa"/>
              <w:left w:w="100" w:type="dxa"/>
              <w:bottom w:w="100" w:type="dxa"/>
              <w:right w:w="100" w:type="dxa"/>
            </w:tcMar>
            <w:tcPrChange w:id="6986" w:author="LauraPGM" w:date="2025-10-01T20:18:00Z">
              <w:tcPr>
                <w:tcW w:w="7840" w:type="dxa"/>
                <w:tcMar>
                  <w:top w:w="100" w:type="dxa"/>
                  <w:left w:w="100" w:type="dxa"/>
                  <w:bottom w:w="100" w:type="dxa"/>
                  <w:right w:w="100" w:type="dxa"/>
                </w:tcMar>
              </w:tcPr>
            </w:tcPrChange>
          </w:tcPr>
          <w:p w14:paraId="00E92CDD" w14:textId="62433A62" w:rsidR="000D0714" w:rsidRPr="008439ED" w:rsidDel="00866E70" w:rsidRDefault="007354BC">
            <w:pPr>
              <w:pStyle w:val="Normal0"/>
              <w:spacing w:line="360" w:lineRule="auto"/>
              <w:rPr>
                <w:del w:id="6987" w:author="LauraPGM" w:date="2025-10-01T15:54:00Z"/>
                <w:rFonts w:ascii="Calibri" w:hAnsi="Calibri" w:cs="Calibri"/>
                <w:b w:val="0"/>
                <w:sz w:val="22"/>
                <w:szCs w:val="22"/>
                <w:rPrChange w:id="6988" w:author="LauraPGM" w:date="2025-11-04T16:55:00Z">
                  <w:rPr>
                    <w:del w:id="6989" w:author="LauraPGM" w:date="2025-10-01T15:54:00Z"/>
                    <w:b w:val="0"/>
                    <w:sz w:val="22"/>
                    <w:szCs w:val="22"/>
                  </w:rPr>
                </w:rPrChange>
              </w:rPr>
              <w:pPrChange w:id="6990" w:author="LauraPGM" w:date="2025-10-01T09:45:00Z">
                <w:pPr>
                  <w:pStyle w:val="Normal0"/>
                </w:pPr>
              </w:pPrChange>
            </w:pPr>
            <w:del w:id="6991" w:author="LauraPGM" w:date="2025-10-01T15:54:00Z">
              <w:r w:rsidRPr="008439ED" w:rsidDel="00866E70">
                <w:rPr>
                  <w:rFonts w:ascii="Calibri" w:hAnsi="Calibri" w:cs="Calibri"/>
                  <w:rPrChange w:id="6992" w:author="LauraPGM" w:date="2025-11-04T16:55:00Z">
                    <w:rPr/>
                  </w:rPrChange>
                </w:rPr>
                <w:delText>estimación anticipada de los gastos necesarios para producir bienes o prestar servicios dentro de un proyecto empresarial.</w:delText>
              </w:r>
            </w:del>
          </w:p>
        </w:tc>
      </w:tr>
      <w:tr w:rsidR="000D0714" w:rsidRPr="008439ED" w:rsidDel="00866E70" w14:paraId="52C82CF2" w14:textId="305FD0BB" w:rsidTr="00375FF2">
        <w:trPr>
          <w:trHeight w:val="253"/>
          <w:del w:id="6993" w:author="LauraPGM" w:date="2025-10-01T15:54:00Z"/>
          <w:trPrChange w:id="6994" w:author="LauraPGM" w:date="2025-10-01T20:18:00Z">
            <w:trPr>
              <w:trHeight w:val="253"/>
            </w:trPr>
          </w:trPrChange>
        </w:trPr>
        <w:tc>
          <w:tcPr>
            <w:tcW w:w="2263" w:type="dxa"/>
            <w:tcMar>
              <w:top w:w="100" w:type="dxa"/>
              <w:left w:w="100" w:type="dxa"/>
              <w:bottom w:w="100" w:type="dxa"/>
              <w:right w:w="100" w:type="dxa"/>
            </w:tcMar>
            <w:tcPrChange w:id="6995" w:author="LauraPGM" w:date="2025-10-01T20:18:00Z">
              <w:tcPr>
                <w:tcW w:w="2122" w:type="dxa"/>
                <w:tcMar>
                  <w:top w:w="100" w:type="dxa"/>
                  <w:left w:w="100" w:type="dxa"/>
                  <w:bottom w:w="100" w:type="dxa"/>
                  <w:right w:w="100" w:type="dxa"/>
                </w:tcMar>
              </w:tcPr>
            </w:tcPrChange>
          </w:tcPr>
          <w:p w14:paraId="7AA089C6" w14:textId="126E64E6" w:rsidR="000D0714" w:rsidRPr="008439ED" w:rsidDel="00866E70" w:rsidRDefault="008C2F35">
            <w:pPr>
              <w:pStyle w:val="Normal0"/>
              <w:spacing w:line="360" w:lineRule="auto"/>
              <w:rPr>
                <w:del w:id="6996" w:author="LauraPGM" w:date="2025-10-01T15:54:00Z"/>
                <w:rFonts w:ascii="Calibri" w:hAnsi="Calibri" w:cs="Calibri"/>
                <w:sz w:val="22"/>
                <w:szCs w:val="22"/>
                <w:rPrChange w:id="6997" w:author="LauraPGM" w:date="2025-11-04T16:55:00Z">
                  <w:rPr>
                    <w:del w:id="6998" w:author="LauraPGM" w:date="2025-10-01T15:54:00Z"/>
                    <w:sz w:val="22"/>
                    <w:szCs w:val="22"/>
                  </w:rPr>
                </w:rPrChange>
              </w:rPr>
              <w:pPrChange w:id="6999" w:author="LauraPGM" w:date="2025-10-01T09:45:00Z">
                <w:pPr>
                  <w:pStyle w:val="Normal0"/>
                </w:pPr>
              </w:pPrChange>
            </w:pPr>
            <w:del w:id="7000" w:author="LauraPGM" w:date="2025-10-01T15:54:00Z">
              <w:r w:rsidRPr="008439ED" w:rsidDel="00866E70">
                <w:rPr>
                  <w:rFonts w:ascii="Calibri" w:hAnsi="Calibri" w:cs="Calibri"/>
                  <w:bCs/>
                  <w:rPrChange w:id="7001" w:author="LauraPGM" w:date="2025-11-04T16:55:00Z">
                    <w:rPr>
                      <w:bCs/>
                    </w:rPr>
                  </w:rPrChange>
                </w:rPr>
                <w:delText>Tasa Interna de Oportunidad (TIO):</w:delText>
              </w:r>
            </w:del>
          </w:p>
        </w:tc>
        <w:tc>
          <w:tcPr>
            <w:tcW w:w="7699" w:type="dxa"/>
            <w:tcMar>
              <w:top w:w="100" w:type="dxa"/>
              <w:left w:w="100" w:type="dxa"/>
              <w:bottom w:w="100" w:type="dxa"/>
              <w:right w:w="100" w:type="dxa"/>
            </w:tcMar>
            <w:tcPrChange w:id="7002" w:author="LauraPGM" w:date="2025-10-01T20:18:00Z">
              <w:tcPr>
                <w:tcW w:w="7840" w:type="dxa"/>
                <w:tcMar>
                  <w:top w:w="100" w:type="dxa"/>
                  <w:left w:w="100" w:type="dxa"/>
                  <w:bottom w:w="100" w:type="dxa"/>
                  <w:right w:w="100" w:type="dxa"/>
                </w:tcMar>
              </w:tcPr>
            </w:tcPrChange>
          </w:tcPr>
          <w:p w14:paraId="7BD26DB8" w14:textId="74D1D185" w:rsidR="000D0714" w:rsidRPr="008439ED" w:rsidDel="00866E70" w:rsidRDefault="00D67C34">
            <w:pPr>
              <w:pStyle w:val="Normal0"/>
              <w:spacing w:line="360" w:lineRule="auto"/>
              <w:rPr>
                <w:del w:id="7003" w:author="LauraPGM" w:date="2025-10-01T15:54:00Z"/>
                <w:rFonts w:ascii="Calibri" w:hAnsi="Calibri" w:cs="Calibri"/>
                <w:b w:val="0"/>
                <w:sz w:val="22"/>
                <w:szCs w:val="22"/>
                <w:rPrChange w:id="7004" w:author="LauraPGM" w:date="2025-11-04T16:55:00Z">
                  <w:rPr>
                    <w:del w:id="7005" w:author="LauraPGM" w:date="2025-10-01T15:54:00Z"/>
                    <w:b w:val="0"/>
                    <w:sz w:val="22"/>
                    <w:szCs w:val="22"/>
                  </w:rPr>
                </w:rPrChange>
              </w:rPr>
              <w:pPrChange w:id="7006" w:author="LauraPGM" w:date="2025-10-01T09:45:00Z">
                <w:pPr>
                  <w:pStyle w:val="Normal0"/>
                </w:pPr>
              </w:pPrChange>
            </w:pPr>
            <w:del w:id="7007" w:author="LauraPGM" w:date="2025-10-01T15:54:00Z">
              <w:r w:rsidRPr="008439ED" w:rsidDel="00866E70">
                <w:rPr>
                  <w:rFonts w:ascii="Calibri" w:hAnsi="Calibri" w:cs="Calibri"/>
                  <w:rPrChange w:id="7008" w:author="LauraPGM" w:date="2025-11-04T16:55:00Z">
                    <w:rPr/>
                  </w:rPrChange>
                </w:rPr>
                <w:delText>r</w:delText>
              </w:r>
              <w:r w:rsidR="008C2F35" w:rsidRPr="008439ED" w:rsidDel="00866E70">
                <w:rPr>
                  <w:rFonts w:ascii="Calibri" w:hAnsi="Calibri" w:cs="Calibri"/>
                  <w:rPrChange w:id="7009" w:author="LauraPGM" w:date="2025-11-04T16:55:00Z">
                    <w:rPr/>
                  </w:rPrChange>
                </w:rPr>
                <w:delText>entabilidad mínima exigida por un inversionista considerando otras alternativas de inversión.</w:delText>
              </w:r>
            </w:del>
          </w:p>
        </w:tc>
      </w:tr>
      <w:tr w:rsidR="000D0714" w:rsidRPr="008439ED" w:rsidDel="00866E70" w14:paraId="6899865C" w14:textId="3B9B05BF" w:rsidTr="00375FF2">
        <w:trPr>
          <w:trHeight w:val="253"/>
          <w:del w:id="7010" w:author="LauraPGM" w:date="2025-10-01T15:54:00Z"/>
          <w:trPrChange w:id="7011" w:author="LauraPGM" w:date="2025-10-01T20:18:00Z">
            <w:trPr>
              <w:trHeight w:val="253"/>
            </w:trPr>
          </w:trPrChange>
        </w:trPr>
        <w:tc>
          <w:tcPr>
            <w:tcW w:w="2263" w:type="dxa"/>
            <w:tcMar>
              <w:top w:w="100" w:type="dxa"/>
              <w:left w:w="100" w:type="dxa"/>
              <w:bottom w:w="100" w:type="dxa"/>
              <w:right w:w="100" w:type="dxa"/>
            </w:tcMar>
            <w:tcPrChange w:id="7012" w:author="LauraPGM" w:date="2025-10-01T20:18:00Z">
              <w:tcPr>
                <w:tcW w:w="2122" w:type="dxa"/>
                <w:tcMar>
                  <w:top w:w="100" w:type="dxa"/>
                  <w:left w:w="100" w:type="dxa"/>
                  <w:bottom w:w="100" w:type="dxa"/>
                  <w:right w:w="100" w:type="dxa"/>
                </w:tcMar>
              </w:tcPr>
            </w:tcPrChange>
          </w:tcPr>
          <w:p w14:paraId="4A3DA428" w14:textId="6FCB68EA" w:rsidR="000D0714" w:rsidRPr="008439ED" w:rsidDel="00866E70" w:rsidRDefault="008C2F35">
            <w:pPr>
              <w:pStyle w:val="Normal0"/>
              <w:spacing w:line="360" w:lineRule="auto"/>
              <w:rPr>
                <w:del w:id="7013" w:author="LauraPGM" w:date="2025-10-01T15:54:00Z"/>
                <w:rFonts w:ascii="Calibri" w:hAnsi="Calibri" w:cs="Calibri"/>
                <w:sz w:val="22"/>
                <w:szCs w:val="22"/>
                <w:rPrChange w:id="7014" w:author="LauraPGM" w:date="2025-11-04T16:55:00Z">
                  <w:rPr>
                    <w:del w:id="7015" w:author="LauraPGM" w:date="2025-10-01T15:54:00Z"/>
                    <w:sz w:val="22"/>
                    <w:szCs w:val="22"/>
                  </w:rPr>
                </w:rPrChange>
              </w:rPr>
              <w:pPrChange w:id="7016" w:author="LauraPGM" w:date="2025-10-01T09:45:00Z">
                <w:pPr>
                  <w:pStyle w:val="Normal0"/>
                </w:pPr>
              </w:pPrChange>
            </w:pPr>
            <w:del w:id="7017" w:author="LauraPGM" w:date="2025-10-01T15:54:00Z">
              <w:r w:rsidRPr="008439ED" w:rsidDel="00866E70">
                <w:rPr>
                  <w:rFonts w:ascii="Calibri" w:hAnsi="Calibri" w:cs="Calibri"/>
                  <w:bCs/>
                  <w:rPrChange w:id="7018" w:author="LauraPGM" w:date="2025-11-04T16:55:00Z">
                    <w:rPr>
                      <w:bCs/>
                    </w:rPr>
                  </w:rPrChange>
                </w:rPr>
                <w:delText>Tasa Interna de Retorno (TIR):</w:delText>
              </w:r>
            </w:del>
          </w:p>
        </w:tc>
        <w:tc>
          <w:tcPr>
            <w:tcW w:w="7699" w:type="dxa"/>
            <w:tcMar>
              <w:top w:w="100" w:type="dxa"/>
              <w:left w:w="100" w:type="dxa"/>
              <w:bottom w:w="100" w:type="dxa"/>
              <w:right w:w="100" w:type="dxa"/>
            </w:tcMar>
            <w:tcPrChange w:id="7019" w:author="LauraPGM" w:date="2025-10-01T20:18:00Z">
              <w:tcPr>
                <w:tcW w:w="7840" w:type="dxa"/>
                <w:tcMar>
                  <w:top w:w="100" w:type="dxa"/>
                  <w:left w:w="100" w:type="dxa"/>
                  <w:bottom w:w="100" w:type="dxa"/>
                  <w:right w:w="100" w:type="dxa"/>
                </w:tcMar>
              </w:tcPr>
            </w:tcPrChange>
          </w:tcPr>
          <w:p w14:paraId="39CF8120" w14:textId="4AA51ECA" w:rsidR="000D0714" w:rsidRPr="008439ED" w:rsidDel="00866E70" w:rsidRDefault="00D67C34">
            <w:pPr>
              <w:spacing w:line="360" w:lineRule="auto"/>
              <w:rPr>
                <w:del w:id="7020" w:author="LauraPGM" w:date="2025-10-01T15:54:00Z"/>
                <w:rFonts w:ascii="Calibri" w:hAnsi="Calibri" w:cs="Calibri"/>
                <w:b w:val="0"/>
                <w:sz w:val="22"/>
                <w:szCs w:val="22"/>
                <w:rPrChange w:id="7021" w:author="LauraPGM" w:date="2025-11-04T16:55:00Z">
                  <w:rPr>
                    <w:del w:id="7022" w:author="LauraPGM" w:date="2025-10-01T15:54:00Z"/>
                    <w:b w:val="0"/>
                    <w:sz w:val="22"/>
                    <w:szCs w:val="22"/>
                  </w:rPr>
                </w:rPrChange>
              </w:rPr>
              <w:pPrChange w:id="7023" w:author="LauraPGM" w:date="2025-10-01T09:45:00Z">
                <w:pPr/>
              </w:pPrChange>
            </w:pPr>
            <w:del w:id="7024" w:author="LauraPGM" w:date="2025-10-01T15:54:00Z">
              <w:r w:rsidRPr="008439ED" w:rsidDel="00866E70">
                <w:rPr>
                  <w:rFonts w:ascii="Calibri" w:hAnsi="Calibri" w:cs="Calibri"/>
                  <w:rPrChange w:id="7025" w:author="LauraPGM" w:date="2025-11-04T16:55:00Z">
                    <w:rPr/>
                  </w:rPrChange>
                </w:rPr>
                <w:delText>t</w:delText>
              </w:r>
              <w:r w:rsidR="008C2F35" w:rsidRPr="008439ED" w:rsidDel="00866E70">
                <w:rPr>
                  <w:rFonts w:ascii="Calibri" w:hAnsi="Calibri" w:cs="Calibri"/>
                  <w:rPrChange w:id="7026" w:author="LauraPGM" w:date="2025-11-04T16:55:00Z">
                    <w:rPr/>
                  </w:rPrChange>
                </w:rPr>
                <w:delText>asa de rentabilidad que iguala los ingresos y egresos futuros de un proyecto; debe ser mayor al costo de capital para que el proyecto sea viable.</w:delText>
              </w:r>
            </w:del>
          </w:p>
        </w:tc>
      </w:tr>
      <w:tr w:rsidR="000D0714" w:rsidRPr="008439ED" w:rsidDel="00866E70" w14:paraId="16AF0A79" w14:textId="5F34CC6A" w:rsidTr="00375FF2">
        <w:trPr>
          <w:trHeight w:val="253"/>
          <w:del w:id="7027" w:author="LauraPGM" w:date="2025-10-01T15:54:00Z"/>
          <w:trPrChange w:id="7028" w:author="LauraPGM" w:date="2025-10-01T20:18:00Z">
            <w:trPr>
              <w:trHeight w:val="253"/>
            </w:trPr>
          </w:trPrChange>
        </w:trPr>
        <w:tc>
          <w:tcPr>
            <w:tcW w:w="2263" w:type="dxa"/>
            <w:tcMar>
              <w:top w:w="100" w:type="dxa"/>
              <w:left w:w="100" w:type="dxa"/>
              <w:bottom w:w="100" w:type="dxa"/>
              <w:right w:w="100" w:type="dxa"/>
            </w:tcMar>
            <w:tcPrChange w:id="7029" w:author="LauraPGM" w:date="2025-10-01T20:18:00Z">
              <w:tcPr>
                <w:tcW w:w="2122" w:type="dxa"/>
                <w:tcMar>
                  <w:top w:w="100" w:type="dxa"/>
                  <w:left w:w="100" w:type="dxa"/>
                  <w:bottom w:w="100" w:type="dxa"/>
                  <w:right w:w="100" w:type="dxa"/>
                </w:tcMar>
              </w:tcPr>
            </w:tcPrChange>
          </w:tcPr>
          <w:p w14:paraId="64C45A2D" w14:textId="1BDAA0DD" w:rsidR="000D0714" w:rsidRPr="008439ED" w:rsidDel="00866E70" w:rsidRDefault="008C2F35">
            <w:pPr>
              <w:pStyle w:val="Normal0"/>
              <w:spacing w:line="360" w:lineRule="auto"/>
              <w:rPr>
                <w:del w:id="7030" w:author="LauraPGM" w:date="2025-10-01T15:54:00Z"/>
                <w:rFonts w:ascii="Calibri" w:hAnsi="Calibri" w:cs="Calibri"/>
                <w:sz w:val="22"/>
                <w:szCs w:val="22"/>
                <w:rPrChange w:id="7031" w:author="LauraPGM" w:date="2025-11-04T16:55:00Z">
                  <w:rPr>
                    <w:del w:id="7032" w:author="LauraPGM" w:date="2025-10-01T15:54:00Z"/>
                    <w:sz w:val="22"/>
                    <w:szCs w:val="22"/>
                  </w:rPr>
                </w:rPrChange>
              </w:rPr>
              <w:pPrChange w:id="7033" w:author="LauraPGM" w:date="2025-10-01T09:45:00Z">
                <w:pPr>
                  <w:pStyle w:val="Normal0"/>
                </w:pPr>
              </w:pPrChange>
            </w:pPr>
            <w:del w:id="7034" w:author="LauraPGM" w:date="2025-10-01T15:54:00Z">
              <w:r w:rsidRPr="008439ED" w:rsidDel="00866E70">
                <w:rPr>
                  <w:rFonts w:ascii="Calibri" w:hAnsi="Calibri" w:cs="Calibri"/>
                  <w:rPrChange w:id="7035" w:author="LauraPGM" w:date="2025-11-04T16:55:00Z">
                    <w:rPr/>
                  </w:rPrChange>
                </w:rPr>
                <w:delText>Valor Actual Neto (VAN):</w:delText>
              </w:r>
            </w:del>
          </w:p>
        </w:tc>
        <w:tc>
          <w:tcPr>
            <w:tcW w:w="7699" w:type="dxa"/>
            <w:tcMar>
              <w:top w:w="100" w:type="dxa"/>
              <w:left w:w="100" w:type="dxa"/>
              <w:bottom w:w="100" w:type="dxa"/>
              <w:right w:w="100" w:type="dxa"/>
            </w:tcMar>
            <w:tcPrChange w:id="7036" w:author="LauraPGM" w:date="2025-10-01T20:18:00Z">
              <w:tcPr>
                <w:tcW w:w="7840" w:type="dxa"/>
                <w:tcMar>
                  <w:top w:w="100" w:type="dxa"/>
                  <w:left w:w="100" w:type="dxa"/>
                  <w:bottom w:w="100" w:type="dxa"/>
                  <w:right w:w="100" w:type="dxa"/>
                </w:tcMar>
              </w:tcPr>
            </w:tcPrChange>
          </w:tcPr>
          <w:p w14:paraId="5BC4599F" w14:textId="72631BF7" w:rsidR="000D0714" w:rsidRPr="008439ED" w:rsidDel="00866E70" w:rsidRDefault="00D67C34">
            <w:pPr>
              <w:spacing w:line="360" w:lineRule="auto"/>
              <w:rPr>
                <w:del w:id="7037" w:author="LauraPGM" w:date="2025-10-01T15:54:00Z"/>
                <w:rFonts w:ascii="Calibri" w:hAnsi="Calibri" w:cs="Calibri"/>
                <w:b w:val="0"/>
                <w:sz w:val="22"/>
                <w:szCs w:val="22"/>
                <w:rPrChange w:id="7038" w:author="LauraPGM" w:date="2025-11-04T16:55:00Z">
                  <w:rPr>
                    <w:del w:id="7039" w:author="LauraPGM" w:date="2025-10-01T15:54:00Z"/>
                    <w:b w:val="0"/>
                    <w:sz w:val="22"/>
                    <w:szCs w:val="22"/>
                  </w:rPr>
                </w:rPrChange>
              </w:rPr>
              <w:pPrChange w:id="7040" w:author="LauraPGM" w:date="2025-10-01T09:45:00Z">
                <w:pPr/>
              </w:pPrChange>
            </w:pPr>
            <w:del w:id="7041" w:author="LauraPGM" w:date="2025-10-01T15:54:00Z">
              <w:r w:rsidRPr="008439ED" w:rsidDel="00866E70">
                <w:rPr>
                  <w:rFonts w:ascii="Calibri" w:hAnsi="Calibri" w:cs="Calibri"/>
                  <w:rPrChange w:id="7042" w:author="LauraPGM" w:date="2025-11-04T16:55:00Z">
                    <w:rPr/>
                  </w:rPrChange>
                </w:rPr>
                <w:delText>i</w:delText>
              </w:r>
              <w:r w:rsidR="008C2F35" w:rsidRPr="008439ED" w:rsidDel="00866E70">
                <w:rPr>
                  <w:rFonts w:ascii="Calibri" w:hAnsi="Calibri" w:cs="Calibri"/>
                  <w:rPrChange w:id="7043" w:author="LauraPGM" w:date="2025-11-04T16:55:00Z">
                    <w:rPr/>
                  </w:rPrChange>
                </w:rPr>
                <w:delText>ndicador que muestra el valor presente de los flujos netos de un proyecto; si es positivo, el proyecto es rentable.</w:delText>
              </w:r>
            </w:del>
          </w:p>
        </w:tc>
      </w:tr>
    </w:tbl>
    <w:p w14:paraId="000000AA" w14:textId="77777777" w:rsidR="00FF258C" w:rsidRPr="008439ED" w:rsidRDefault="00FF258C">
      <w:pPr>
        <w:pStyle w:val="Normal0"/>
        <w:spacing w:line="360" w:lineRule="auto"/>
        <w:rPr>
          <w:rFonts w:ascii="Calibri" w:hAnsi="Calibri" w:cs="Calibri"/>
          <w:rPrChange w:id="7044" w:author="LauraPGM" w:date="2025-11-04T16:55:00Z">
            <w:rPr/>
          </w:rPrChange>
        </w:rPr>
        <w:pPrChange w:id="7045" w:author="LauraPGM" w:date="2025-10-01T09:45:00Z">
          <w:pPr>
            <w:pStyle w:val="Normal0"/>
          </w:pPr>
        </w:pPrChange>
      </w:pPr>
    </w:p>
    <w:p w14:paraId="000000AB" w14:textId="77777777" w:rsidR="00FF258C" w:rsidRPr="008439ED" w:rsidRDefault="00FF258C">
      <w:pPr>
        <w:pStyle w:val="Normal0"/>
        <w:spacing w:line="360" w:lineRule="auto"/>
        <w:rPr>
          <w:rFonts w:ascii="Calibri" w:hAnsi="Calibri" w:cs="Calibri"/>
          <w:rPrChange w:id="7046" w:author="LauraPGM" w:date="2025-11-04T16:55:00Z">
            <w:rPr/>
          </w:rPrChange>
        </w:rPr>
        <w:pPrChange w:id="7047" w:author="LauraPGM" w:date="2025-10-01T09:45:00Z">
          <w:pPr>
            <w:pStyle w:val="Normal0"/>
          </w:pPr>
        </w:pPrChange>
      </w:pPr>
    </w:p>
    <w:p w14:paraId="000000AC" w14:textId="77777777" w:rsidR="00FF258C" w:rsidRPr="008439ED" w:rsidRDefault="00D376E1">
      <w:pPr>
        <w:pStyle w:val="Normal0"/>
        <w:numPr>
          <w:ilvl w:val="0"/>
          <w:numId w:val="5"/>
        </w:numPr>
        <w:pBdr>
          <w:top w:val="nil"/>
          <w:left w:val="nil"/>
          <w:bottom w:val="nil"/>
          <w:right w:val="nil"/>
          <w:between w:val="nil"/>
        </w:pBdr>
        <w:spacing w:line="360" w:lineRule="auto"/>
        <w:jc w:val="both"/>
        <w:rPr>
          <w:rFonts w:ascii="Calibri" w:hAnsi="Calibri" w:cs="Calibri"/>
          <w:b/>
          <w:color w:val="000000"/>
          <w:rPrChange w:id="7048" w:author="LauraPGM" w:date="2025-11-04T16:55:00Z">
            <w:rPr>
              <w:b/>
              <w:color w:val="000000"/>
            </w:rPr>
          </w:rPrChange>
        </w:rPr>
        <w:pPrChange w:id="7049" w:author="LauraPGM" w:date="2025-10-01T09:45:00Z">
          <w:pPr>
            <w:pStyle w:val="Normal0"/>
            <w:numPr>
              <w:numId w:val="5"/>
            </w:numPr>
            <w:pBdr>
              <w:top w:val="nil"/>
              <w:left w:val="nil"/>
              <w:bottom w:val="nil"/>
              <w:right w:val="nil"/>
              <w:between w:val="nil"/>
            </w:pBdr>
            <w:ind w:left="720" w:hanging="360"/>
            <w:jc w:val="both"/>
          </w:pPr>
        </w:pPrChange>
      </w:pPr>
      <w:r w:rsidRPr="008439ED">
        <w:rPr>
          <w:rFonts w:ascii="Calibri" w:hAnsi="Calibri" w:cs="Calibri"/>
          <w:b/>
          <w:color w:val="000000"/>
          <w:rPrChange w:id="7050" w:author="LauraPGM" w:date="2025-11-04T16:55:00Z">
            <w:rPr>
              <w:b/>
              <w:color w:val="000000"/>
            </w:rPr>
          </w:rPrChange>
        </w:rPr>
        <w:t xml:space="preserve">REFERENCIAS BIBLIOGRÁFICAS: </w:t>
      </w:r>
    </w:p>
    <w:p w14:paraId="0B420272" w14:textId="77777777" w:rsidR="008439ED" w:rsidRPr="008439ED" w:rsidRDefault="008439ED" w:rsidP="008439ED">
      <w:pPr>
        <w:pStyle w:val="NormalWeb"/>
        <w:rPr>
          <w:ins w:id="7051" w:author="LauraPGM" w:date="2025-11-04T16:54:00Z"/>
          <w:rFonts w:ascii="Calibri" w:hAnsi="Calibri" w:cs="Calibri"/>
          <w:sz w:val="22"/>
          <w:szCs w:val="22"/>
          <w:rPrChange w:id="7052" w:author="LauraPGM" w:date="2025-11-04T16:55:00Z">
            <w:rPr>
              <w:ins w:id="7053" w:author="LauraPGM" w:date="2025-11-04T16:54:00Z"/>
            </w:rPr>
          </w:rPrChange>
        </w:rPr>
      </w:pPr>
      <w:ins w:id="7054" w:author="LauraPGM" w:date="2025-11-04T16:54:00Z">
        <w:r w:rsidRPr="008439ED">
          <w:rPr>
            <w:rFonts w:ascii="Calibri" w:hAnsi="Calibri" w:cs="Calibri"/>
            <w:sz w:val="22"/>
            <w:szCs w:val="22"/>
            <w:rPrChange w:id="7055" w:author="LauraPGM" w:date="2025-11-04T16:55:00Z">
              <w:rPr/>
            </w:rPrChange>
          </w:rPr>
          <w:t xml:space="preserve">AEQ Energía. (2020). </w:t>
        </w:r>
        <w:r w:rsidRPr="008439ED">
          <w:rPr>
            <w:rStyle w:val="nfasis"/>
            <w:rFonts w:ascii="Calibri" w:hAnsi="Calibri" w:cs="Calibri"/>
            <w:sz w:val="22"/>
            <w:szCs w:val="22"/>
            <w:rPrChange w:id="7056" w:author="LauraPGM" w:date="2025-11-04T16:55:00Z">
              <w:rPr>
                <w:rStyle w:val="nfasis"/>
              </w:rPr>
            </w:rPrChange>
          </w:rPr>
          <w:t>Comportamiento del consumo eléctrico durante el COVID-19</w:t>
        </w:r>
        <w:r w:rsidRPr="008439ED">
          <w:rPr>
            <w:rFonts w:ascii="Calibri" w:hAnsi="Calibri" w:cs="Calibri"/>
            <w:sz w:val="22"/>
            <w:szCs w:val="22"/>
            <w:rPrChange w:id="7057" w:author="LauraPGM" w:date="2025-11-04T16:55:00Z">
              <w:rPr/>
            </w:rPrChange>
          </w:rPr>
          <w:t xml:space="preserve">. AEQ Energía. </w:t>
        </w:r>
        <w:r w:rsidRPr="008439ED">
          <w:rPr>
            <w:rFonts w:ascii="Calibri" w:hAnsi="Calibri" w:cs="Calibri"/>
            <w:sz w:val="22"/>
            <w:szCs w:val="22"/>
            <w:rPrChange w:id="7058" w:author="LauraPGM" w:date="2025-11-04T16:55:00Z">
              <w:rPr/>
            </w:rPrChange>
          </w:rPr>
          <w:fldChar w:fldCharType="begin"/>
        </w:r>
        <w:r w:rsidRPr="008439ED">
          <w:rPr>
            <w:rFonts w:ascii="Calibri" w:hAnsi="Calibri" w:cs="Calibri"/>
            <w:sz w:val="22"/>
            <w:szCs w:val="22"/>
            <w:rPrChange w:id="7059" w:author="LauraPGM" w:date="2025-11-04T16:55:00Z">
              <w:rPr/>
            </w:rPrChange>
          </w:rPr>
          <w:instrText xml:space="preserve"> HYPERLINK "https://www.aeqenergia.com/blog/comportamiento-del-consumo-electrico-durante-el-covid-19/" \t "_new" </w:instrText>
        </w:r>
        <w:r w:rsidRPr="008439ED">
          <w:rPr>
            <w:rFonts w:ascii="Calibri" w:hAnsi="Calibri" w:cs="Calibri"/>
            <w:sz w:val="22"/>
            <w:szCs w:val="22"/>
            <w:rPrChange w:id="7060" w:author="LauraPGM" w:date="2025-11-04T16:55:00Z">
              <w:rPr/>
            </w:rPrChange>
          </w:rPr>
          <w:fldChar w:fldCharType="separate"/>
        </w:r>
        <w:r w:rsidRPr="008439ED">
          <w:rPr>
            <w:rStyle w:val="Hipervnculo"/>
            <w:rFonts w:ascii="Calibri" w:hAnsi="Calibri" w:cs="Calibri"/>
            <w:sz w:val="22"/>
            <w:szCs w:val="22"/>
            <w:rPrChange w:id="7061" w:author="LauraPGM" w:date="2025-11-04T16:55:00Z">
              <w:rPr>
                <w:rStyle w:val="Hipervnculo"/>
              </w:rPr>
            </w:rPrChange>
          </w:rPr>
          <w:t>https://www.aeqenergia.com/blog/comportamiento-del-consumo-electrico-durante-el-covid-19/</w:t>
        </w:r>
        <w:r w:rsidRPr="008439ED">
          <w:rPr>
            <w:rFonts w:ascii="Calibri" w:hAnsi="Calibri" w:cs="Calibri"/>
            <w:sz w:val="22"/>
            <w:szCs w:val="22"/>
            <w:rPrChange w:id="7062" w:author="LauraPGM" w:date="2025-11-04T16:55:00Z">
              <w:rPr/>
            </w:rPrChange>
          </w:rPr>
          <w:fldChar w:fldCharType="end"/>
        </w:r>
      </w:ins>
    </w:p>
    <w:p w14:paraId="7E647E8A" w14:textId="77777777" w:rsidR="008439ED" w:rsidRPr="008439ED" w:rsidRDefault="008439ED" w:rsidP="008439ED">
      <w:pPr>
        <w:pStyle w:val="NormalWeb"/>
        <w:rPr>
          <w:ins w:id="7063" w:author="LauraPGM" w:date="2025-11-04T16:54:00Z"/>
          <w:rFonts w:ascii="Calibri" w:hAnsi="Calibri" w:cs="Calibri"/>
          <w:sz w:val="22"/>
          <w:szCs w:val="22"/>
          <w:rPrChange w:id="7064" w:author="LauraPGM" w:date="2025-11-04T16:55:00Z">
            <w:rPr>
              <w:ins w:id="7065" w:author="LauraPGM" w:date="2025-11-04T16:54:00Z"/>
            </w:rPr>
          </w:rPrChange>
        </w:rPr>
      </w:pPr>
      <w:ins w:id="7066" w:author="LauraPGM" w:date="2025-11-04T16:54:00Z">
        <w:r w:rsidRPr="008439ED">
          <w:rPr>
            <w:rFonts w:ascii="Calibri" w:hAnsi="Calibri" w:cs="Calibri"/>
            <w:sz w:val="22"/>
            <w:szCs w:val="22"/>
            <w:rPrChange w:id="7067" w:author="LauraPGM" w:date="2025-11-04T16:55:00Z">
              <w:rPr/>
            </w:rPrChange>
          </w:rPr>
          <w:lastRenderedPageBreak/>
          <w:t xml:space="preserve">Banco Mundial. (2015). </w:t>
        </w:r>
        <w:r w:rsidRPr="008439ED">
          <w:rPr>
            <w:rStyle w:val="nfasis"/>
            <w:rFonts w:ascii="Calibri" w:hAnsi="Calibri" w:cs="Calibri"/>
            <w:sz w:val="22"/>
            <w:szCs w:val="22"/>
            <w:rPrChange w:id="7068" w:author="LauraPGM" w:date="2025-11-04T16:55:00Z">
              <w:rPr>
                <w:rStyle w:val="nfasis"/>
              </w:rPr>
            </w:rPrChange>
          </w:rPr>
          <w:t>Nueva edición de Little Green Data Book pinta un panorama inquietante de la contaminación</w:t>
        </w:r>
        <w:r w:rsidRPr="008439ED">
          <w:rPr>
            <w:rFonts w:ascii="Calibri" w:hAnsi="Calibri" w:cs="Calibri"/>
            <w:sz w:val="22"/>
            <w:szCs w:val="22"/>
            <w:rPrChange w:id="7069" w:author="LauraPGM" w:date="2025-11-04T16:55:00Z">
              <w:rPr/>
            </w:rPrChange>
          </w:rPr>
          <w:t xml:space="preserve">. Banco Mundial. </w:t>
        </w:r>
        <w:r w:rsidRPr="008439ED">
          <w:rPr>
            <w:rFonts w:ascii="Calibri" w:hAnsi="Calibri" w:cs="Calibri"/>
            <w:sz w:val="22"/>
            <w:szCs w:val="22"/>
            <w:rPrChange w:id="7070" w:author="LauraPGM" w:date="2025-11-04T16:55:00Z">
              <w:rPr/>
            </w:rPrChange>
          </w:rPr>
          <w:fldChar w:fldCharType="begin"/>
        </w:r>
        <w:r w:rsidRPr="008439ED">
          <w:rPr>
            <w:rFonts w:ascii="Calibri" w:hAnsi="Calibri" w:cs="Calibri"/>
            <w:sz w:val="22"/>
            <w:szCs w:val="22"/>
            <w:rPrChange w:id="7071" w:author="LauraPGM" w:date="2025-11-04T16:55:00Z">
              <w:rPr/>
            </w:rPrChange>
          </w:rPr>
          <w:instrText xml:space="preserve"> HYPERLINK "https://documents1.worldbank.org/curated/en/939511638965387077/pdf/New-Little-Green-Data-Book-Paints-Striking-Picture-of-Pollution.pdf" \t "_new" </w:instrText>
        </w:r>
        <w:r w:rsidRPr="008439ED">
          <w:rPr>
            <w:rFonts w:ascii="Calibri" w:hAnsi="Calibri" w:cs="Calibri"/>
            <w:sz w:val="22"/>
            <w:szCs w:val="22"/>
            <w:rPrChange w:id="7072" w:author="LauraPGM" w:date="2025-11-04T16:55:00Z">
              <w:rPr/>
            </w:rPrChange>
          </w:rPr>
          <w:fldChar w:fldCharType="separate"/>
        </w:r>
        <w:r w:rsidRPr="008439ED">
          <w:rPr>
            <w:rStyle w:val="Hipervnculo"/>
            <w:rFonts w:ascii="Calibri" w:hAnsi="Calibri" w:cs="Calibri"/>
            <w:sz w:val="22"/>
            <w:szCs w:val="22"/>
            <w:rPrChange w:id="7073" w:author="LauraPGM" w:date="2025-11-04T16:55:00Z">
              <w:rPr>
                <w:rStyle w:val="Hipervnculo"/>
              </w:rPr>
            </w:rPrChange>
          </w:rPr>
          <w:t>https://documents1.worldbank.org/curated/en/939511638965387077/pdf/New-Little-Green-Data-Book-Paints-Striking-Picture-of-Pollution.pdf</w:t>
        </w:r>
        <w:r w:rsidRPr="008439ED">
          <w:rPr>
            <w:rFonts w:ascii="Calibri" w:hAnsi="Calibri" w:cs="Calibri"/>
            <w:sz w:val="22"/>
            <w:szCs w:val="22"/>
            <w:rPrChange w:id="7074" w:author="LauraPGM" w:date="2025-11-04T16:55:00Z">
              <w:rPr/>
            </w:rPrChange>
          </w:rPr>
          <w:fldChar w:fldCharType="end"/>
        </w:r>
      </w:ins>
    </w:p>
    <w:p w14:paraId="70577E00" w14:textId="77777777" w:rsidR="008439ED" w:rsidRPr="008439ED" w:rsidRDefault="008439ED" w:rsidP="008439ED">
      <w:pPr>
        <w:pStyle w:val="NormalWeb"/>
        <w:rPr>
          <w:ins w:id="7075" w:author="LauraPGM" w:date="2025-11-04T16:54:00Z"/>
          <w:rFonts w:ascii="Calibri" w:hAnsi="Calibri" w:cs="Calibri"/>
          <w:sz w:val="22"/>
          <w:szCs w:val="22"/>
          <w:rPrChange w:id="7076" w:author="LauraPGM" w:date="2025-11-04T16:55:00Z">
            <w:rPr>
              <w:ins w:id="7077" w:author="LauraPGM" w:date="2025-11-04T16:54:00Z"/>
            </w:rPr>
          </w:rPrChange>
        </w:rPr>
      </w:pPr>
      <w:ins w:id="7078" w:author="LauraPGM" w:date="2025-11-04T16:54:00Z">
        <w:r w:rsidRPr="008439ED">
          <w:rPr>
            <w:rFonts w:ascii="Calibri" w:hAnsi="Calibri" w:cs="Calibri"/>
            <w:sz w:val="22"/>
            <w:szCs w:val="22"/>
            <w:rPrChange w:id="7079" w:author="LauraPGM" w:date="2025-11-04T16:55:00Z">
              <w:rPr/>
            </w:rPrChange>
          </w:rPr>
          <w:t xml:space="preserve">Fajardo López, Y., &amp; Crespo Sánchez, G. (2018). </w:t>
        </w:r>
        <w:proofErr w:type="spellStart"/>
        <w:r w:rsidRPr="008439ED">
          <w:rPr>
            <w:rStyle w:val="nfasis"/>
            <w:rFonts w:ascii="Calibri" w:hAnsi="Calibri" w:cs="Calibri"/>
            <w:sz w:val="22"/>
            <w:szCs w:val="22"/>
            <w:rPrChange w:id="7080" w:author="LauraPGM" w:date="2025-11-04T16:55:00Z">
              <w:rPr>
                <w:rStyle w:val="nfasis"/>
              </w:rPr>
            </w:rPrChange>
          </w:rPr>
          <w:t>Energy</w:t>
        </w:r>
        <w:proofErr w:type="spellEnd"/>
        <w:r w:rsidRPr="008439ED">
          <w:rPr>
            <w:rStyle w:val="nfasis"/>
            <w:rFonts w:ascii="Calibri" w:hAnsi="Calibri" w:cs="Calibri"/>
            <w:sz w:val="22"/>
            <w:szCs w:val="22"/>
            <w:rPrChange w:id="7081" w:author="LauraPGM" w:date="2025-11-04T16:55:00Z">
              <w:rPr>
                <w:rStyle w:val="nfasis"/>
              </w:rPr>
            </w:rPrChange>
          </w:rPr>
          <w:t xml:space="preserve"> </w:t>
        </w:r>
        <w:proofErr w:type="spellStart"/>
        <w:r w:rsidRPr="008439ED">
          <w:rPr>
            <w:rStyle w:val="nfasis"/>
            <w:rFonts w:ascii="Calibri" w:hAnsi="Calibri" w:cs="Calibri"/>
            <w:sz w:val="22"/>
            <w:szCs w:val="22"/>
            <w:rPrChange w:id="7082" w:author="LauraPGM" w:date="2025-11-04T16:55:00Z">
              <w:rPr>
                <w:rStyle w:val="nfasis"/>
              </w:rPr>
            </w:rPrChange>
          </w:rPr>
          <w:t>management</w:t>
        </w:r>
        <w:proofErr w:type="spellEnd"/>
        <w:r w:rsidRPr="008439ED">
          <w:rPr>
            <w:rStyle w:val="nfasis"/>
            <w:rFonts w:ascii="Calibri" w:hAnsi="Calibri" w:cs="Calibri"/>
            <w:sz w:val="22"/>
            <w:szCs w:val="22"/>
            <w:rPrChange w:id="7083" w:author="LauraPGM" w:date="2025-11-04T16:55:00Z">
              <w:rPr>
                <w:rStyle w:val="nfasis"/>
              </w:rPr>
            </w:rPrChange>
          </w:rPr>
          <w:t xml:space="preserve"> </w:t>
        </w:r>
        <w:proofErr w:type="spellStart"/>
        <w:r w:rsidRPr="008439ED">
          <w:rPr>
            <w:rStyle w:val="nfasis"/>
            <w:rFonts w:ascii="Calibri" w:hAnsi="Calibri" w:cs="Calibri"/>
            <w:sz w:val="22"/>
            <w:szCs w:val="22"/>
            <w:rPrChange w:id="7084" w:author="LauraPGM" w:date="2025-11-04T16:55:00Z">
              <w:rPr>
                <w:rStyle w:val="nfasis"/>
              </w:rPr>
            </w:rPrChange>
          </w:rPr>
          <w:t>system</w:t>
        </w:r>
        <w:proofErr w:type="spellEnd"/>
        <w:r w:rsidRPr="008439ED">
          <w:rPr>
            <w:rStyle w:val="nfasis"/>
            <w:rFonts w:ascii="Calibri" w:hAnsi="Calibri" w:cs="Calibri"/>
            <w:sz w:val="22"/>
            <w:szCs w:val="22"/>
            <w:rPrChange w:id="7085" w:author="LauraPGM" w:date="2025-11-04T16:55:00Z">
              <w:rPr>
                <w:rStyle w:val="nfasis"/>
              </w:rPr>
            </w:rPrChange>
          </w:rPr>
          <w:t xml:space="preserve"> </w:t>
        </w:r>
        <w:proofErr w:type="spellStart"/>
        <w:r w:rsidRPr="008439ED">
          <w:rPr>
            <w:rStyle w:val="nfasis"/>
            <w:rFonts w:ascii="Calibri" w:hAnsi="Calibri" w:cs="Calibri"/>
            <w:sz w:val="22"/>
            <w:szCs w:val="22"/>
            <w:rPrChange w:id="7086" w:author="LauraPGM" w:date="2025-11-04T16:55:00Z">
              <w:rPr>
                <w:rStyle w:val="nfasis"/>
              </w:rPr>
            </w:rPrChange>
          </w:rPr>
          <w:t>implementation</w:t>
        </w:r>
        <w:proofErr w:type="spellEnd"/>
        <w:r w:rsidRPr="008439ED">
          <w:rPr>
            <w:rStyle w:val="nfasis"/>
            <w:rFonts w:ascii="Calibri" w:hAnsi="Calibri" w:cs="Calibri"/>
            <w:sz w:val="22"/>
            <w:szCs w:val="22"/>
            <w:rPrChange w:id="7087" w:author="LauraPGM" w:date="2025-11-04T16:55:00Z">
              <w:rPr>
                <w:rStyle w:val="nfasis"/>
              </w:rPr>
            </w:rPrChange>
          </w:rPr>
          <w:t xml:space="preserve"> in Cienfuegos' </w:t>
        </w:r>
        <w:proofErr w:type="spellStart"/>
        <w:r w:rsidRPr="008439ED">
          <w:rPr>
            <w:rStyle w:val="nfasis"/>
            <w:rFonts w:ascii="Calibri" w:hAnsi="Calibri" w:cs="Calibri"/>
            <w:sz w:val="22"/>
            <w:szCs w:val="22"/>
            <w:rPrChange w:id="7088" w:author="LauraPGM" w:date="2025-11-04T16:55:00Z">
              <w:rPr>
                <w:rStyle w:val="nfasis"/>
              </w:rPr>
            </w:rPrChange>
          </w:rPr>
          <w:t>Facility</w:t>
        </w:r>
        <w:proofErr w:type="spellEnd"/>
        <w:r w:rsidRPr="008439ED">
          <w:rPr>
            <w:rStyle w:val="nfasis"/>
            <w:rFonts w:ascii="Calibri" w:hAnsi="Calibri" w:cs="Calibri"/>
            <w:sz w:val="22"/>
            <w:szCs w:val="22"/>
            <w:rPrChange w:id="7089" w:author="LauraPGM" w:date="2025-11-04T16:55:00Z">
              <w:rPr>
                <w:rStyle w:val="nfasis"/>
              </w:rPr>
            </w:rPrChange>
          </w:rPr>
          <w:t xml:space="preserve"> General </w:t>
        </w:r>
        <w:proofErr w:type="spellStart"/>
        <w:r w:rsidRPr="008439ED">
          <w:rPr>
            <w:rStyle w:val="nfasis"/>
            <w:rFonts w:ascii="Calibri" w:hAnsi="Calibri" w:cs="Calibri"/>
            <w:sz w:val="22"/>
            <w:szCs w:val="22"/>
            <w:rPrChange w:id="7090" w:author="LauraPGM" w:date="2025-11-04T16:55:00Z">
              <w:rPr>
                <w:rStyle w:val="nfasis"/>
              </w:rPr>
            </w:rPrChange>
          </w:rPr>
          <w:t>Contractor</w:t>
        </w:r>
        <w:proofErr w:type="spellEnd"/>
        <w:r w:rsidRPr="008439ED">
          <w:rPr>
            <w:rStyle w:val="nfasis"/>
            <w:rFonts w:ascii="Calibri" w:hAnsi="Calibri" w:cs="Calibri"/>
            <w:sz w:val="22"/>
            <w:szCs w:val="22"/>
            <w:rPrChange w:id="7091" w:author="LauraPGM" w:date="2025-11-04T16:55:00Z">
              <w:rPr>
                <w:rStyle w:val="nfasis"/>
              </w:rPr>
            </w:rPrChange>
          </w:rPr>
          <w:t xml:space="preserve"> Company</w:t>
        </w:r>
        <w:r w:rsidRPr="008439ED">
          <w:rPr>
            <w:rFonts w:ascii="Calibri" w:hAnsi="Calibri" w:cs="Calibri"/>
            <w:sz w:val="22"/>
            <w:szCs w:val="22"/>
            <w:rPrChange w:id="7092" w:author="LauraPGM" w:date="2025-11-04T16:55:00Z">
              <w:rPr/>
            </w:rPrChange>
          </w:rPr>
          <w:t xml:space="preserve"> [Tesis de maestría, Universidad de Cienfuegos]. </w:t>
        </w:r>
        <w:proofErr w:type="spellStart"/>
        <w:r w:rsidRPr="008439ED">
          <w:rPr>
            <w:rStyle w:val="nfasis"/>
            <w:rFonts w:ascii="Calibri" w:hAnsi="Calibri" w:cs="Calibri"/>
            <w:sz w:val="22"/>
            <w:szCs w:val="22"/>
            <w:rPrChange w:id="7093" w:author="LauraPGM" w:date="2025-11-04T16:55:00Z">
              <w:rPr>
                <w:rStyle w:val="nfasis"/>
              </w:rPr>
            </w:rPrChange>
          </w:rPr>
          <w:t>ResearchGate</w:t>
        </w:r>
        <w:proofErr w:type="spellEnd"/>
        <w:r w:rsidRPr="008439ED">
          <w:rPr>
            <w:rFonts w:ascii="Calibri" w:hAnsi="Calibri" w:cs="Calibri"/>
            <w:sz w:val="22"/>
            <w:szCs w:val="22"/>
            <w:rPrChange w:id="7094" w:author="LauraPGM" w:date="2025-11-04T16:55:00Z">
              <w:rPr/>
            </w:rPrChange>
          </w:rPr>
          <w:t xml:space="preserve">. </w:t>
        </w:r>
        <w:r w:rsidRPr="008439ED">
          <w:rPr>
            <w:rFonts w:ascii="Calibri" w:hAnsi="Calibri" w:cs="Calibri"/>
            <w:sz w:val="22"/>
            <w:szCs w:val="22"/>
            <w:rPrChange w:id="7095" w:author="LauraPGM" w:date="2025-11-04T16:55:00Z">
              <w:rPr/>
            </w:rPrChange>
          </w:rPr>
          <w:fldChar w:fldCharType="begin"/>
        </w:r>
        <w:r w:rsidRPr="008439ED">
          <w:rPr>
            <w:rFonts w:ascii="Calibri" w:hAnsi="Calibri" w:cs="Calibri"/>
            <w:sz w:val="22"/>
            <w:szCs w:val="22"/>
            <w:rPrChange w:id="7096" w:author="LauraPGM" w:date="2025-11-04T16:55:00Z">
              <w:rPr/>
            </w:rPrChange>
          </w:rPr>
          <w:instrText xml:space="preserve"> HYPERLINK "https://www.researchgate.net/figure/Comportamiento-del-consumo-mensual-y-su-tendencia-durante-el-ano-2016_fig4_351618193" \t "_new" </w:instrText>
        </w:r>
        <w:r w:rsidRPr="008439ED">
          <w:rPr>
            <w:rFonts w:ascii="Calibri" w:hAnsi="Calibri" w:cs="Calibri"/>
            <w:sz w:val="22"/>
            <w:szCs w:val="22"/>
            <w:rPrChange w:id="7097" w:author="LauraPGM" w:date="2025-11-04T16:55:00Z">
              <w:rPr/>
            </w:rPrChange>
          </w:rPr>
          <w:fldChar w:fldCharType="separate"/>
        </w:r>
        <w:r w:rsidRPr="008439ED">
          <w:rPr>
            <w:rStyle w:val="Hipervnculo"/>
            <w:rFonts w:ascii="Calibri" w:hAnsi="Calibri" w:cs="Calibri"/>
            <w:sz w:val="22"/>
            <w:szCs w:val="22"/>
            <w:rPrChange w:id="7098" w:author="LauraPGM" w:date="2025-11-04T16:55:00Z">
              <w:rPr>
                <w:rStyle w:val="Hipervnculo"/>
              </w:rPr>
            </w:rPrChange>
          </w:rPr>
          <w:t>https://www.researchgate.net/figure/Comportamiento-del-consumo-mensual-y-su-tendencia-durante-el-ano-2016_fig4_351618193</w:t>
        </w:r>
        <w:r w:rsidRPr="008439ED">
          <w:rPr>
            <w:rFonts w:ascii="Calibri" w:hAnsi="Calibri" w:cs="Calibri"/>
            <w:sz w:val="22"/>
            <w:szCs w:val="22"/>
            <w:rPrChange w:id="7099" w:author="LauraPGM" w:date="2025-11-04T16:55:00Z">
              <w:rPr/>
            </w:rPrChange>
          </w:rPr>
          <w:fldChar w:fldCharType="end"/>
        </w:r>
      </w:ins>
    </w:p>
    <w:p w14:paraId="6789A83B" w14:textId="77777777" w:rsidR="008439ED" w:rsidRPr="008439ED" w:rsidRDefault="008439ED" w:rsidP="008439ED">
      <w:pPr>
        <w:pStyle w:val="NormalWeb"/>
        <w:rPr>
          <w:ins w:id="7100" w:author="LauraPGM" w:date="2025-11-04T16:54:00Z"/>
          <w:rFonts w:ascii="Calibri" w:hAnsi="Calibri" w:cs="Calibri"/>
          <w:sz w:val="22"/>
          <w:szCs w:val="22"/>
          <w:rPrChange w:id="7101" w:author="LauraPGM" w:date="2025-11-04T16:55:00Z">
            <w:rPr>
              <w:ins w:id="7102" w:author="LauraPGM" w:date="2025-11-04T16:54:00Z"/>
            </w:rPr>
          </w:rPrChange>
        </w:rPr>
      </w:pPr>
      <w:ins w:id="7103" w:author="LauraPGM" w:date="2025-11-04T16:54:00Z">
        <w:r w:rsidRPr="008439ED">
          <w:rPr>
            <w:rFonts w:ascii="Calibri" w:hAnsi="Calibri" w:cs="Calibri"/>
            <w:sz w:val="22"/>
            <w:szCs w:val="22"/>
            <w:rPrChange w:id="7104" w:author="LauraPGM" w:date="2025-11-04T16:55:00Z">
              <w:rPr/>
            </w:rPrChange>
          </w:rPr>
          <w:t xml:space="preserve">Flores Díaz, L., &amp; Jáuregui </w:t>
        </w:r>
        <w:proofErr w:type="spellStart"/>
        <w:r w:rsidRPr="008439ED">
          <w:rPr>
            <w:rFonts w:ascii="Calibri" w:hAnsi="Calibri" w:cs="Calibri"/>
            <w:sz w:val="22"/>
            <w:szCs w:val="22"/>
            <w:rPrChange w:id="7105" w:author="LauraPGM" w:date="2025-11-04T16:55:00Z">
              <w:rPr/>
            </w:rPrChange>
          </w:rPr>
          <w:t>Nares</w:t>
        </w:r>
        <w:proofErr w:type="spellEnd"/>
        <w:r w:rsidRPr="008439ED">
          <w:rPr>
            <w:rFonts w:ascii="Calibri" w:hAnsi="Calibri" w:cs="Calibri"/>
            <w:sz w:val="22"/>
            <w:szCs w:val="22"/>
            <w:rPrChange w:id="7106" w:author="LauraPGM" w:date="2025-11-04T16:55:00Z">
              <w:rPr/>
            </w:rPrChange>
          </w:rPr>
          <w:t xml:space="preserve">, I. (2020). </w:t>
        </w:r>
        <w:r w:rsidRPr="008439ED">
          <w:rPr>
            <w:rStyle w:val="nfasis"/>
            <w:rFonts w:ascii="Calibri" w:hAnsi="Calibri" w:cs="Calibri"/>
            <w:sz w:val="22"/>
            <w:szCs w:val="22"/>
            <w:rPrChange w:id="7107" w:author="LauraPGM" w:date="2025-11-04T16:55:00Z">
              <w:rPr>
                <w:rStyle w:val="nfasis"/>
              </w:rPr>
            </w:rPrChange>
          </w:rPr>
          <w:t>Guía de implementación e interpretación de requisitos del estándar ISO 50001:2018</w:t>
        </w:r>
        <w:r w:rsidRPr="008439ED">
          <w:rPr>
            <w:rFonts w:ascii="Calibri" w:hAnsi="Calibri" w:cs="Calibri"/>
            <w:sz w:val="22"/>
            <w:szCs w:val="22"/>
            <w:rPrChange w:id="7108" w:author="LauraPGM" w:date="2025-11-04T16:55:00Z">
              <w:rPr/>
            </w:rPrChange>
          </w:rPr>
          <w:t>. Comisión Nacional para el Uso Eficiente de la Energía (</w:t>
        </w:r>
        <w:proofErr w:type="spellStart"/>
        <w:r w:rsidRPr="008439ED">
          <w:rPr>
            <w:rFonts w:ascii="Calibri" w:hAnsi="Calibri" w:cs="Calibri"/>
            <w:sz w:val="22"/>
            <w:szCs w:val="22"/>
            <w:rPrChange w:id="7109" w:author="LauraPGM" w:date="2025-11-04T16:55:00Z">
              <w:rPr/>
            </w:rPrChange>
          </w:rPr>
          <w:t>Conuee</w:t>
        </w:r>
        <w:proofErr w:type="spellEnd"/>
        <w:r w:rsidRPr="008439ED">
          <w:rPr>
            <w:rFonts w:ascii="Calibri" w:hAnsi="Calibri" w:cs="Calibri"/>
            <w:sz w:val="22"/>
            <w:szCs w:val="22"/>
            <w:rPrChange w:id="7110" w:author="LauraPGM" w:date="2025-11-04T16:55:00Z">
              <w:rPr/>
            </w:rPrChange>
          </w:rPr>
          <w:t xml:space="preserve">). </w:t>
        </w:r>
        <w:r w:rsidRPr="008439ED">
          <w:rPr>
            <w:rFonts w:ascii="Calibri" w:hAnsi="Calibri" w:cs="Calibri"/>
            <w:sz w:val="22"/>
            <w:szCs w:val="22"/>
            <w:rPrChange w:id="7111" w:author="LauraPGM" w:date="2025-11-04T16:55:00Z">
              <w:rPr/>
            </w:rPrChange>
          </w:rPr>
          <w:fldChar w:fldCharType="begin"/>
        </w:r>
        <w:r w:rsidRPr="008439ED">
          <w:rPr>
            <w:rFonts w:ascii="Calibri" w:hAnsi="Calibri" w:cs="Calibri"/>
            <w:sz w:val="22"/>
            <w:szCs w:val="22"/>
            <w:rPrChange w:id="7112" w:author="LauraPGM" w:date="2025-11-04T16:55:00Z">
              <w:rPr/>
            </w:rPrChange>
          </w:rPr>
          <w:instrText xml:space="preserve"> HYPERLINK "https://www.conuee.gob.mx/transparencia/boletines/SGEn/manuales/Guia_ISO_50001_2018_paginas_web1.pdf" \t "_new" </w:instrText>
        </w:r>
        <w:r w:rsidRPr="008439ED">
          <w:rPr>
            <w:rFonts w:ascii="Calibri" w:hAnsi="Calibri" w:cs="Calibri"/>
            <w:sz w:val="22"/>
            <w:szCs w:val="22"/>
            <w:rPrChange w:id="7113" w:author="LauraPGM" w:date="2025-11-04T16:55:00Z">
              <w:rPr/>
            </w:rPrChange>
          </w:rPr>
          <w:fldChar w:fldCharType="separate"/>
        </w:r>
        <w:r w:rsidRPr="008439ED">
          <w:rPr>
            <w:rStyle w:val="Hipervnculo"/>
            <w:rFonts w:ascii="Calibri" w:hAnsi="Calibri" w:cs="Calibri"/>
            <w:sz w:val="22"/>
            <w:szCs w:val="22"/>
            <w:rPrChange w:id="7114" w:author="LauraPGM" w:date="2025-11-04T16:55:00Z">
              <w:rPr>
                <w:rStyle w:val="Hipervnculo"/>
              </w:rPr>
            </w:rPrChange>
          </w:rPr>
          <w:t>https://www.conuee.gob.mx/transparencia/boletines/SGEn/manuales/Guia_ISO_50001_2018_paginas_web1.pdf</w:t>
        </w:r>
        <w:r w:rsidRPr="008439ED">
          <w:rPr>
            <w:rFonts w:ascii="Calibri" w:hAnsi="Calibri" w:cs="Calibri"/>
            <w:sz w:val="22"/>
            <w:szCs w:val="22"/>
            <w:rPrChange w:id="7115" w:author="LauraPGM" w:date="2025-11-04T16:55:00Z">
              <w:rPr/>
            </w:rPrChange>
          </w:rPr>
          <w:fldChar w:fldCharType="end"/>
        </w:r>
      </w:ins>
    </w:p>
    <w:p w14:paraId="2707BE5F" w14:textId="77777777" w:rsidR="008439ED" w:rsidRPr="008439ED" w:rsidRDefault="008439ED" w:rsidP="008439ED">
      <w:pPr>
        <w:pStyle w:val="NormalWeb"/>
        <w:rPr>
          <w:ins w:id="7116" w:author="LauraPGM" w:date="2025-11-04T16:54:00Z"/>
          <w:rFonts w:ascii="Calibri" w:hAnsi="Calibri" w:cs="Calibri"/>
          <w:sz w:val="22"/>
          <w:szCs w:val="22"/>
          <w:rPrChange w:id="7117" w:author="LauraPGM" w:date="2025-11-04T16:55:00Z">
            <w:rPr>
              <w:ins w:id="7118" w:author="LauraPGM" w:date="2025-11-04T16:54:00Z"/>
            </w:rPr>
          </w:rPrChange>
        </w:rPr>
      </w:pPr>
      <w:ins w:id="7119" w:author="LauraPGM" w:date="2025-11-04T16:54:00Z">
        <w:r w:rsidRPr="008439ED">
          <w:rPr>
            <w:rFonts w:ascii="Calibri" w:hAnsi="Calibri" w:cs="Calibri"/>
            <w:sz w:val="22"/>
            <w:szCs w:val="22"/>
            <w:rPrChange w:id="7120" w:author="LauraPGM" w:date="2025-11-04T16:55:00Z">
              <w:rPr/>
            </w:rPrChange>
          </w:rPr>
          <w:t xml:space="preserve">International </w:t>
        </w:r>
        <w:proofErr w:type="spellStart"/>
        <w:r w:rsidRPr="008439ED">
          <w:rPr>
            <w:rFonts w:ascii="Calibri" w:hAnsi="Calibri" w:cs="Calibri"/>
            <w:sz w:val="22"/>
            <w:szCs w:val="22"/>
            <w:rPrChange w:id="7121" w:author="LauraPGM" w:date="2025-11-04T16:55:00Z">
              <w:rPr/>
            </w:rPrChange>
          </w:rPr>
          <w:t>Energy</w:t>
        </w:r>
        <w:proofErr w:type="spellEnd"/>
        <w:r w:rsidRPr="008439ED">
          <w:rPr>
            <w:rFonts w:ascii="Calibri" w:hAnsi="Calibri" w:cs="Calibri"/>
            <w:sz w:val="22"/>
            <w:szCs w:val="22"/>
            <w:rPrChange w:id="7122" w:author="LauraPGM" w:date="2025-11-04T16:55:00Z">
              <w:rPr/>
            </w:rPrChange>
          </w:rPr>
          <w:t xml:space="preserve"> Agency (IEA). (2015). </w:t>
        </w:r>
        <w:r w:rsidRPr="008439ED">
          <w:rPr>
            <w:rStyle w:val="nfasis"/>
            <w:rFonts w:ascii="Calibri" w:hAnsi="Calibri" w:cs="Calibri"/>
            <w:sz w:val="22"/>
            <w:szCs w:val="22"/>
            <w:rPrChange w:id="7123" w:author="LauraPGM" w:date="2025-11-04T16:55:00Z">
              <w:rPr>
                <w:rStyle w:val="nfasis"/>
              </w:rPr>
            </w:rPrChange>
          </w:rPr>
          <w:t>Indicadores de eficiencia energética: Bases esenciales para el establecimiento de políticas</w:t>
        </w:r>
        <w:r w:rsidRPr="008439ED">
          <w:rPr>
            <w:rFonts w:ascii="Calibri" w:hAnsi="Calibri" w:cs="Calibri"/>
            <w:sz w:val="22"/>
            <w:szCs w:val="22"/>
            <w:rPrChange w:id="7124" w:author="LauraPGM" w:date="2025-11-04T16:55:00Z">
              <w:rPr/>
            </w:rPrChange>
          </w:rPr>
          <w:t xml:space="preserve">. OCDE/IEA. </w:t>
        </w:r>
        <w:r w:rsidRPr="008439ED">
          <w:rPr>
            <w:rFonts w:ascii="Calibri" w:hAnsi="Calibri" w:cs="Calibri"/>
            <w:sz w:val="22"/>
            <w:szCs w:val="22"/>
            <w:rPrChange w:id="7125" w:author="LauraPGM" w:date="2025-11-04T16:55:00Z">
              <w:rPr/>
            </w:rPrChange>
          </w:rPr>
          <w:fldChar w:fldCharType="begin"/>
        </w:r>
        <w:r w:rsidRPr="008439ED">
          <w:rPr>
            <w:rFonts w:ascii="Calibri" w:hAnsi="Calibri" w:cs="Calibri"/>
            <w:sz w:val="22"/>
            <w:szCs w:val="22"/>
            <w:rPrChange w:id="7126" w:author="LauraPGM" w:date="2025-11-04T16:55:00Z">
              <w:rPr/>
            </w:rPrChange>
          </w:rPr>
          <w:instrText xml:space="preserve"> HYPERLINK "https://biblioteca.olade.org/opac-tmpl/Documentos/cg00333.pdf" \t "_new" </w:instrText>
        </w:r>
        <w:r w:rsidRPr="008439ED">
          <w:rPr>
            <w:rFonts w:ascii="Calibri" w:hAnsi="Calibri" w:cs="Calibri"/>
            <w:sz w:val="22"/>
            <w:szCs w:val="22"/>
            <w:rPrChange w:id="7127" w:author="LauraPGM" w:date="2025-11-04T16:55:00Z">
              <w:rPr/>
            </w:rPrChange>
          </w:rPr>
          <w:fldChar w:fldCharType="separate"/>
        </w:r>
        <w:r w:rsidRPr="008439ED">
          <w:rPr>
            <w:rStyle w:val="Hipervnculo"/>
            <w:rFonts w:ascii="Calibri" w:hAnsi="Calibri" w:cs="Calibri"/>
            <w:sz w:val="22"/>
            <w:szCs w:val="22"/>
            <w:rPrChange w:id="7128" w:author="LauraPGM" w:date="2025-11-04T16:55:00Z">
              <w:rPr>
                <w:rStyle w:val="Hipervnculo"/>
              </w:rPr>
            </w:rPrChange>
          </w:rPr>
          <w:t>https://biblioteca.olade.org/opac-tmpl/Documentos/cg00333.pdf</w:t>
        </w:r>
        <w:r w:rsidRPr="008439ED">
          <w:rPr>
            <w:rFonts w:ascii="Calibri" w:hAnsi="Calibri" w:cs="Calibri"/>
            <w:sz w:val="22"/>
            <w:szCs w:val="22"/>
            <w:rPrChange w:id="7129" w:author="LauraPGM" w:date="2025-11-04T16:55:00Z">
              <w:rPr/>
            </w:rPrChange>
          </w:rPr>
          <w:fldChar w:fldCharType="end"/>
        </w:r>
      </w:ins>
    </w:p>
    <w:p w14:paraId="6F1EFB4E" w14:textId="77777777" w:rsidR="008439ED" w:rsidRPr="008439ED" w:rsidRDefault="008439ED" w:rsidP="008439ED">
      <w:pPr>
        <w:pStyle w:val="NormalWeb"/>
        <w:rPr>
          <w:ins w:id="7130" w:author="LauraPGM" w:date="2025-11-04T16:54:00Z"/>
          <w:rFonts w:ascii="Calibri" w:hAnsi="Calibri" w:cs="Calibri"/>
          <w:sz w:val="22"/>
          <w:szCs w:val="22"/>
          <w:rPrChange w:id="7131" w:author="LauraPGM" w:date="2025-11-04T16:55:00Z">
            <w:rPr>
              <w:ins w:id="7132" w:author="LauraPGM" w:date="2025-11-04T16:54:00Z"/>
            </w:rPr>
          </w:rPrChange>
        </w:rPr>
      </w:pPr>
      <w:ins w:id="7133" w:author="LauraPGM" w:date="2025-11-04T16:54:00Z">
        <w:r w:rsidRPr="008439ED">
          <w:rPr>
            <w:rFonts w:ascii="Calibri" w:hAnsi="Calibri" w:cs="Calibri"/>
            <w:sz w:val="22"/>
            <w:szCs w:val="22"/>
            <w:rPrChange w:id="7134" w:author="LauraPGM" w:date="2025-11-04T16:55:00Z">
              <w:rPr/>
            </w:rPrChange>
          </w:rPr>
          <w:t>NQA. (</w:t>
        </w:r>
        <w:proofErr w:type="gramStart"/>
        <w:r w:rsidRPr="008439ED">
          <w:rPr>
            <w:rFonts w:ascii="Calibri" w:hAnsi="Calibri" w:cs="Calibri"/>
            <w:sz w:val="22"/>
            <w:szCs w:val="22"/>
            <w:rPrChange w:id="7135" w:author="LauraPGM" w:date="2025-11-04T16:55:00Z">
              <w:rPr/>
            </w:rPrChange>
          </w:rPr>
          <w:t>s</w:t>
        </w:r>
        <w:proofErr w:type="gramEnd"/>
        <w:r w:rsidRPr="008439ED">
          <w:rPr>
            <w:rFonts w:ascii="Calibri" w:hAnsi="Calibri" w:cs="Calibri"/>
            <w:sz w:val="22"/>
            <w:szCs w:val="22"/>
            <w:rPrChange w:id="7136" w:author="LauraPGM" w:date="2025-11-04T16:55:00Z">
              <w:rPr/>
            </w:rPrChange>
          </w:rPr>
          <w:t xml:space="preserve">. f.). </w:t>
        </w:r>
        <w:r w:rsidRPr="008439ED">
          <w:rPr>
            <w:rStyle w:val="nfasis"/>
            <w:rFonts w:ascii="Calibri" w:hAnsi="Calibri" w:cs="Calibri"/>
            <w:sz w:val="22"/>
            <w:szCs w:val="22"/>
            <w:rPrChange w:id="7137" w:author="LauraPGM" w:date="2025-11-04T16:55:00Z">
              <w:rPr>
                <w:rStyle w:val="nfasis"/>
              </w:rPr>
            </w:rPrChange>
          </w:rPr>
          <w:t>ISO 50001:2018. Guía de implantación del sistema de gestión de la energía</w:t>
        </w:r>
        <w:r w:rsidRPr="008439ED">
          <w:rPr>
            <w:rFonts w:ascii="Calibri" w:hAnsi="Calibri" w:cs="Calibri"/>
            <w:sz w:val="22"/>
            <w:szCs w:val="22"/>
            <w:rPrChange w:id="7138" w:author="LauraPGM" w:date="2025-11-04T16:55:00Z">
              <w:rPr/>
            </w:rPrChange>
          </w:rPr>
          <w:t xml:space="preserve">. NQA. </w:t>
        </w:r>
        <w:r w:rsidRPr="008439ED">
          <w:rPr>
            <w:rFonts w:ascii="Calibri" w:hAnsi="Calibri" w:cs="Calibri"/>
            <w:sz w:val="22"/>
            <w:szCs w:val="22"/>
            <w:rPrChange w:id="7139" w:author="LauraPGM" w:date="2025-11-04T16:55:00Z">
              <w:rPr/>
            </w:rPrChange>
          </w:rPr>
          <w:fldChar w:fldCharType="begin"/>
        </w:r>
        <w:r w:rsidRPr="008439ED">
          <w:rPr>
            <w:rFonts w:ascii="Calibri" w:hAnsi="Calibri" w:cs="Calibri"/>
            <w:sz w:val="22"/>
            <w:szCs w:val="22"/>
            <w:rPrChange w:id="7140" w:author="LauraPGM" w:date="2025-11-04T16:55:00Z">
              <w:rPr/>
            </w:rPrChange>
          </w:rPr>
          <w:instrText xml:space="preserve"> HYPERLINK "https://www.nqa.com/medialibraries/NQA/NQA-Media-Library/PDFs/Spanish%20QRFs%20and%20PDFs/NQA-ISO-50001-Guia-de-implantacion.pdf?utm_source=chatgpt.com" \t "_new" </w:instrText>
        </w:r>
        <w:r w:rsidRPr="008439ED">
          <w:rPr>
            <w:rFonts w:ascii="Calibri" w:hAnsi="Calibri" w:cs="Calibri"/>
            <w:sz w:val="22"/>
            <w:szCs w:val="22"/>
            <w:rPrChange w:id="7141" w:author="LauraPGM" w:date="2025-11-04T16:55:00Z">
              <w:rPr/>
            </w:rPrChange>
          </w:rPr>
          <w:fldChar w:fldCharType="separate"/>
        </w:r>
        <w:r w:rsidRPr="008439ED">
          <w:rPr>
            <w:rStyle w:val="Hipervnculo"/>
            <w:rFonts w:ascii="Calibri" w:hAnsi="Calibri" w:cs="Calibri"/>
            <w:sz w:val="22"/>
            <w:szCs w:val="22"/>
            <w:rPrChange w:id="7142" w:author="LauraPGM" w:date="2025-11-04T16:55:00Z">
              <w:rPr>
                <w:rStyle w:val="Hipervnculo"/>
              </w:rPr>
            </w:rPrChange>
          </w:rPr>
          <w:t>https://www.nqa.com/medialibraries/NQA/NQA-Media-Library/PDFs/Spanish%20QRFs%20and%20PDFs/NQA-ISO-50001-Guia-de-implantacion.pdf</w:t>
        </w:r>
        <w:r w:rsidRPr="008439ED">
          <w:rPr>
            <w:rFonts w:ascii="Calibri" w:hAnsi="Calibri" w:cs="Calibri"/>
            <w:sz w:val="22"/>
            <w:szCs w:val="22"/>
            <w:rPrChange w:id="7143" w:author="LauraPGM" w:date="2025-11-04T16:55:00Z">
              <w:rPr/>
            </w:rPrChange>
          </w:rPr>
          <w:fldChar w:fldCharType="end"/>
        </w:r>
      </w:ins>
    </w:p>
    <w:p w14:paraId="129BD367" w14:textId="77777777" w:rsidR="008439ED" w:rsidRPr="008439ED" w:rsidRDefault="008439ED" w:rsidP="008439ED">
      <w:pPr>
        <w:pStyle w:val="NormalWeb"/>
        <w:rPr>
          <w:ins w:id="7144" w:author="LauraPGM" w:date="2025-11-04T16:54:00Z"/>
          <w:rFonts w:ascii="Calibri" w:hAnsi="Calibri" w:cs="Calibri"/>
          <w:sz w:val="22"/>
          <w:szCs w:val="22"/>
          <w:rPrChange w:id="7145" w:author="LauraPGM" w:date="2025-11-04T16:55:00Z">
            <w:rPr>
              <w:ins w:id="7146" w:author="LauraPGM" w:date="2025-11-04T16:54:00Z"/>
            </w:rPr>
          </w:rPrChange>
        </w:rPr>
      </w:pPr>
      <w:ins w:id="7147" w:author="LauraPGM" w:date="2025-11-04T16:54:00Z">
        <w:r w:rsidRPr="008439ED">
          <w:rPr>
            <w:rFonts w:ascii="Calibri" w:hAnsi="Calibri" w:cs="Calibri"/>
            <w:sz w:val="22"/>
            <w:szCs w:val="22"/>
            <w:rPrChange w:id="7148" w:author="LauraPGM" w:date="2025-11-04T16:55:00Z">
              <w:rPr/>
            </w:rPrChange>
          </w:rPr>
          <w:t xml:space="preserve">Pinzón, J. D., Corredor, A., Hernández, J. A., &amp; Trujillo, C. L. (2014). </w:t>
        </w:r>
        <w:r w:rsidRPr="008439ED">
          <w:rPr>
            <w:rStyle w:val="nfasis"/>
            <w:rFonts w:ascii="Calibri" w:hAnsi="Calibri" w:cs="Calibri"/>
            <w:sz w:val="22"/>
            <w:szCs w:val="22"/>
            <w:rPrChange w:id="7149" w:author="LauraPGM" w:date="2025-11-04T16:55:00Z">
              <w:rPr>
                <w:rStyle w:val="nfasis"/>
              </w:rPr>
            </w:rPrChange>
          </w:rPr>
          <w:t>Implementación de indicadores energéticos en centros educativos: Caso de estudio edificio Alejandro Suárez Copete, Universidad Distrital Francisco José de Caldas</w:t>
        </w:r>
        <w:r w:rsidRPr="008439ED">
          <w:rPr>
            <w:rFonts w:ascii="Calibri" w:hAnsi="Calibri" w:cs="Calibri"/>
            <w:sz w:val="22"/>
            <w:szCs w:val="22"/>
            <w:rPrChange w:id="7150" w:author="LauraPGM" w:date="2025-11-04T16:55:00Z">
              <w:rPr/>
            </w:rPrChange>
          </w:rPr>
          <w:t xml:space="preserve">. </w:t>
        </w:r>
        <w:r w:rsidRPr="008439ED">
          <w:rPr>
            <w:rStyle w:val="nfasis"/>
            <w:rFonts w:ascii="Calibri" w:hAnsi="Calibri" w:cs="Calibri"/>
            <w:sz w:val="22"/>
            <w:szCs w:val="22"/>
            <w:rPrChange w:id="7151" w:author="LauraPGM" w:date="2025-11-04T16:55:00Z">
              <w:rPr>
                <w:rStyle w:val="nfasis"/>
              </w:rPr>
            </w:rPrChange>
          </w:rPr>
          <w:t>Revista Escuela de Administración de Negocios</w:t>
        </w:r>
        <w:r w:rsidRPr="008439ED">
          <w:rPr>
            <w:rFonts w:ascii="Calibri" w:hAnsi="Calibri" w:cs="Calibri"/>
            <w:sz w:val="22"/>
            <w:szCs w:val="22"/>
            <w:rPrChange w:id="7152" w:author="LauraPGM" w:date="2025-11-04T16:55:00Z">
              <w:rPr/>
            </w:rPrChange>
          </w:rPr>
          <w:t xml:space="preserve">, (77), 186–200. </w:t>
        </w:r>
        <w:r w:rsidRPr="008439ED">
          <w:rPr>
            <w:rFonts w:ascii="Calibri" w:hAnsi="Calibri" w:cs="Calibri"/>
            <w:sz w:val="22"/>
            <w:szCs w:val="22"/>
            <w:rPrChange w:id="7153" w:author="LauraPGM" w:date="2025-11-04T16:55:00Z">
              <w:rPr/>
            </w:rPrChange>
          </w:rPr>
          <w:fldChar w:fldCharType="begin"/>
        </w:r>
        <w:r w:rsidRPr="008439ED">
          <w:rPr>
            <w:rFonts w:ascii="Calibri" w:hAnsi="Calibri" w:cs="Calibri"/>
            <w:sz w:val="22"/>
            <w:szCs w:val="22"/>
            <w:rPrChange w:id="7154" w:author="LauraPGM" w:date="2025-11-04T16:55:00Z">
              <w:rPr/>
            </w:rPrChange>
          </w:rPr>
          <w:instrText xml:space="preserve"> HYPERLINK "https://www.redalyc.org/articulo.oa?id=20633274013" \t "_new" </w:instrText>
        </w:r>
        <w:r w:rsidRPr="008439ED">
          <w:rPr>
            <w:rFonts w:ascii="Calibri" w:hAnsi="Calibri" w:cs="Calibri"/>
            <w:sz w:val="22"/>
            <w:szCs w:val="22"/>
            <w:rPrChange w:id="7155" w:author="LauraPGM" w:date="2025-11-04T16:55:00Z">
              <w:rPr/>
            </w:rPrChange>
          </w:rPr>
          <w:fldChar w:fldCharType="separate"/>
        </w:r>
        <w:r w:rsidRPr="008439ED">
          <w:rPr>
            <w:rStyle w:val="Hipervnculo"/>
            <w:rFonts w:ascii="Calibri" w:hAnsi="Calibri" w:cs="Calibri"/>
            <w:sz w:val="22"/>
            <w:szCs w:val="22"/>
            <w:rPrChange w:id="7156" w:author="LauraPGM" w:date="2025-11-04T16:55:00Z">
              <w:rPr>
                <w:rStyle w:val="Hipervnculo"/>
              </w:rPr>
            </w:rPrChange>
          </w:rPr>
          <w:t>https://www.redalyc.org/articulo.oa?id=20633274013</w:t>
        </w:r>
        <w:r w:rsidRPr="008439ED">
          <w:rPr>
            <w:rFonts w:ascii="Calibri" w:hAnsi="Calibri" w:cs="Calibri"/>
            <w:sz w:val="22"/>
            <w:szCs w:val="22"/>
            <w:rPrChange w:id="7157" w:author="LauraPGM" w:date="2025-11-04T16:55:00Z">
              <w:rPr/>
            </w:rPrChange>
          </w:rPr>
          <w:fldChar w:fldCharType="end"/>
        </w:r>
      </w:ins>
    </w:p>
    <w:p w14:paraId="7F09D7D4" w14:textId="77777777" w:rsidR="008439ED" w:rsidRPr="008439ED" w:rsidRDefault="008439ED" w:rsidP="008439ED">
      <w:pPr>
        <w:pStyle w:val="NormalWeb"/>
        <w:rPr>
          <w:ins w:id="7158" w:author="LauraPGM" w:date="2025-11-04T16:54:00Z"/>
          <w:rFonts w:ascii="Calibri" w:hAnsi="Calibri" w:cs="Calibri"/>
          <w:sz w:val="22"/>
          <w:szCs w:val="22"/>
          <w:rPrChange w:id="7159" w:author="LauraPGM" w:date="2025-11-04T16:55:00Z">
            <w:rPr>
              <w:ins w:id="7160" w:author="LauraPGM" w:date="2025-11-04T16:54:00Z"/>
            </w:rPr>
          </w:rPrChange>
        </w:rPr>
      </w:pPr>
      <w:ins w:id="7161" w:author="LauraPGM" w:date="2025-11-04T16:54:00Z">
        <w:r w:rsidRPr="008439ED">
          <w:rPr>
            <w:rFonts w:ascii="Calibri" w:hAnsi="Calibri" w:cs="Calibri"/>
            <w:sz w:val="22"/>
            <w:szCs w:val="22"/>
            <w:rPrChange w:id="7162" w:author="LauraPGM" w:date="2025-11-04T16:55:00Z">
              <w:rPr/>
            </w:rPrChange>
          </w:rPr>
          <w:t xml:space="preserve">Resolución 70/1 de 2015 (Asamblea General de las Naciones Unidas). (2015, </w:t>
        </w:r>
        <w:proofErr w:type="gramStart"/>
        <w:r w:rsidRPr="008439ED">
          <w:rPr>
            <w:rFonts w:ascii="Calibri" w:hAnsi="Calibri" w:cs="Calibri"/>
            <w:sz w:val="22"/>
            <w:szCs w:val="22"/>
            <w:rPrChange w:id="7163" w:author="LauraPGM" w:date="2025-11-04T16:55:00Z">
              <w:rPr/>
            </w:rPrChange>
          </w:rPr>
          <w:t>septiembre</w:t>
        </w:r>
        <w:proofErr w:type="gramEnd"/>
        <w:r w:rsidRPr="008439ED">
          <w:rPr>
            <w:rFonts w:ascii="Calibri" w:hAnsi="Calibri" w:cs="Calibri"/>
            <w:sz w:val="22"/>
            <w:szCs w:val="22"/>
            <w:rPrChange w:id="7164" w:author="LauraPGM" w:date="2025-11-04T16:55:00Z">
              <w:rPr/>
            </w:rPrChange>
          </w:rPr>
          <w:t xml:space="preserve"> 25). </w:t>
        </w:r>
        <w:r w:rsidRPr="008439ED">
          <w:rPr>
            <w:rStyle w:val="nfasis"/>
            <w:rFonts w:ascii="Calibri" w:hAnsi="Calibri" w:cs="Calibri"/>
            <w:sz w:val="22"/>
            <w:szCs w:val="22"/>
            <w:rPrChange w:id="7165" w:author="LauraPGM" w:date="2025-11-04T16:55:00Z">
              <w:rPr>
                <w:rStyle w:val="nfasis"/>
              </w:rPr>
            </w:rPrChange>
          </w:rPr>
          <w:t>Por la cual se aprueba la Agenda 2023 para el Desarrollo Sostenible</w:t>
        </w:r>
        <w:r w:rsidRPr="008439ED">
          <w:rPr>
            <w:rFonts w:ascii="Calibri" w:hAnsi="Calibri" w:cs="Calibri"/>
            <w:sz w:val="22"/>
            <w:szCs w:val="22"/>
            <w:rPrChange w:id="7166" w:author="LauraPGM" w:date="2025-11-04T16:55:00Z">
              <w:rPr/>
            </w:rPrChange>
          </w:rPr>
          <w:t xml:space="preserve">. </w:t>
        </w:r>
        <w:r w:rsidRPr="008439ED">
          <w:rPr>
            <w:rFonts w:ascii="Calibri" w:hAnsi="Calibri" w:cs="Calibri"/>
            <w:sz w:val="22"/>
            <w:szCs w:val="22"/>
            <w:rPrChange w:id="7167" w:author="LauraPGM" w:date="2025-11-04T16:55:00Z">
              <w:rPr/>
            </w:rPrChange>
          </w:rPr>
          <w:fldChar w:fldCharType="begin"/>
        </w:r>
        <w:r w:rsidRPr="008439ED">
          <w:rPr>
            <w:rFonts w:ascii="Calibri" w:hAnsi="Calibri" w:cs="Calibri"/>
            <w:sz w:val="22"/>
            <w:szCs w:val="22"/>
            <w:rPrChange w:id="7168" w:author="LauraPGM" w:date="2025-11-04T16:55:00Z">
              <w:rPr/>
            </w:rPrChange>
          </w:rPr>
          <w:instrText xml:space="preserve"> HYPERLINK "https://unctad.org/system/files/official-document/ares70d1_es.pdf" \t "_new" </w:instrText>
        </w:r>
        <w:r w:rsidRPr="008439ED">
          <w:rPr>
            <w:rFonts w:ascii="Calibri" w:hAnsi="Calibri" w:cs="Calibri"/>
            <w:sz w:val="22"/>
            <w:szCs w:val="22"/>
            <w:rPrChange w:id="7169" w:author="LauraPGM" w:date="2025-11-04T16:55:00Z">
              <w:rPr/>
            </w:rPrChange>
          </w:rPr>
          <w:fldChar w:fldCharType="separate"/>
        </w:r>
        <w:r w:rsidRPr="008439ED">
          <w:rPr>
            <w:rStyle w:val="Hipervnculo"/>
            <w:rFonts w:ascii="Calibri" w:hAnsi="Calibri" w:cs="Calibri"/>
            <w:sz w:val="22"/>
            <w:szCs w:val="22"/>
            <w:rPrChange w:id="7170" w:author="LauraPGM" w:date="2025-11-04T16:55:00Z">
              <w:rPr>
                <w:rStyle w:val="Hipervnculo"/>
              </w:rPr>
            </w:rPrChange>
          </w:rPr>
          <w:t>https://unctad.org/system/files/official-document/ares70d1_es.pdf</w:t>
        </w:r>
        <w:r w:rsidRPr="008439ED">
          <w:rPr>
            <w:rFonts w:ascii="Calibri" w:hAnsi="Calibri" w:cs="Calibri"/>
            <w:sz w:val="22"/>
            <w:szCs w:val="22"/>
            <w:rPrChange w:id="7171" w:author="LauraPGM" w:date="2025-11-04T16:55:00Z">
              <w:rPr/>
            </w:rPrChange>
          </w:rPr>
          <w:fldChar w:fldCharType="end"/>
        </w:r>
      </w:ins>
    </w:p>
    <w:p w14:paraId="37A9CFCF" w14:textId="77777777" w:rsidR="008439ED" w:rsidRPr="008439ED" w:rsidRDefault="008439ED" w:rsidP="008439ED">
      <w:pPr>
        <w:pStyle w:val="NormalWeb"/>
        <w:rPr>
          <w:ins w:id="7172" w:author="LauraPGM" w:date="2025-11-04T16:54:00Z"/>
          <w:rFonts w:ascii="Calibri" w:hAnsi="Calibri" w:cs="Calibri"/>
          <w:sz w:val="22"/>
          <w:szCs w:val="22"/>
          <w:rPrChange w:id="7173" w:author="LauraPGM" w:date="2025-11-04T16:55:00Z">
            <w:rPr>
              <w:ins w:id="7174" w:author="LauraPGM" w:date="2025-11-04T16:54:00Z"/>
            </w:rPr>
          </w:rPrChange>
        </w:rPr>
      </w:pPr>
      <w:ins w:id="7175" w:author="LauraPGM" w:date="2025-11-04T16:54:00Z">
        <w:r w:rsidRPr="008439ED">
          <w:rPr>
            <w:rFonts w:ascii="Calibri" w:hAnsi="Calibri" w:cs="Calibri"/>
            <w:sz w:val="22"/>
            <w:szCs w:val="22"/>
            <w:rPrChange w:id="7176" w:author="LauraPGM" w:date="2025-11-04T16:55:00Z">
              <w:rPr/>
            </w:rPrChange>
          </w:rPr>
          <w:t>Tecno Soluciones. (</w:t>
        </w:r>
        <w:proofErr w:type="gramStart"/>
        <w:r w:rsidRPr="008439ED">
          <w:rPr>
            <w:rFonts w:ascii="Calibri" w:hAnsi="Calibri" w:cs="Calibri"/>
            <w:sz w:val="22"/>
            <w:szCs w:val="22"/>
            <w:rPrChange w:id="7177" w:author="LauraPGM" w:date="2025-11-04T16:55:00Z">
              <w:rPr/>
            </w:rPrChange>
          </w:rPr>
          <w:t>s</w:t>
        </w:r>
        <w:proofErr w:type="gramEnd"/>
        <w:r w:rsidRPr="008439ED">
          <w:rPr>
            <w:rFonts w:ascii="Calibri" w:hAnsi="Calibri" w:cs="Calibri"/>
            <w:sz w:val="22"/>
            <w:szCs w:val="22"/>
            <w:rPrChange w:id="7178" w:author="LauraPGM" w:date="2025-11-04T16:55:00Z">
              <w:rPr/>
            </w:rPrChange>
          </w:rPr>
          <w:t xml:space="preserve">. f.). </w:t>
        </w:r>
        <w:r w:rsidRPr="008439ED">
          <w:rPr>
            <w:rStyle w:val="nfasis"/>
            <w:rFonts w:ascii="Calibri" w:hAnsi="Calibri" w:cs="Calibri"/>
            <w:sz w:val="22"/>
            <w:szCs w:val="22"/>
            <w:rPrChange w:id="7179" w:author="LauraPGM" w:date="2025-11-04T16:55:00Z">
              <w:rPr>
                <w:rStyle w:val="nfasis"/>
              </w:rPr>
            </w:rPrChange>
          </w:rPr>
          <w:t>Matriz de Eisenhower o Matriz de Priorización</w:t>
        </w:r>
        <w:r w:rsidRPr="008439ED">
          <w:rPr>
            <w:rFonts w:ascii="Calibri" w:hAnsi="Calibri" w:cs="Calibri"/>
            <w:sz w:val="22"/>
            <w:szCs w:val="22"/>
            <w:rPrChange w:id="7180" w:author="LauraPGM" w:date="2025-11-04T16:55:00Z">
              <w:rPr/>
            </w:rPrChange>
          </w:rPr>
          <w:t xml:space="preserve">. </w:t>
        </w:r>
        <w:r w:rsidRPr="008439ED">
          <w:rPr>
            <w:rFonts w:ascii="Calibri" w:hAnsi="Calibri" w:cs="Calibri"/>
            <w:sz w:val="22"/>
            <w:szCs w:val="22"/>
            <w:rPrChange w:id="7181" w:author="LauraPGM" w:date="2025-11-04T16:55:00Z">
              <w:rPr/>
            </w:rPrChange>
          </w:rPr>
          <w:fldChar w:fldCharType="begin"/>
        </w:r>
        <w:r w:rsidRPr="008439ED">
          <w:rPr>
            <w:rFonts w:ascii="Calibri" w:hAnsi="Calibri" w:cs="Calibri"/>
            <w:sz w:val="22"/>
            <w:szCs w:val="22"/>
            <w:rPrChange w:id="7182" w:author="LauraPGM" w:date="2025-11-04T16:55:00Z">
              <w:rPr/>
            </w:rPrChange>
          </w:rPr>
          <w:instrText xml:space="preserve"> HYPERLINK "https://tecnosoluciones.com/matriz-de-eisenhower-o-matriz-de-priorizacion/?utm_source=chatgpt.com" \t "_new" </w:instrText>
        </w:r>
        <w:r w:rsidRPr="008439ED">
          <w:rPr>
            <w:rFonts w:ascii="Calibri" w:hAnsi="Calibri" w:cs="Calibri"/>
            <w:sz w:val="22"/>
            <w:szCs w:val="22"/>
            <w:rPrChange w:id="7183" w:author="LauraPGM" w:date="2025-11-04T16:55:00Z">
              <w:rPr/>
            </w:rPrChange>
          </w:rPr>
          <w:fldChar w:fldCharType="separate"/>
        </w:r>
        <w:r w:rsidRPr="008439ED">
          <w:rPr>
            <w:rStyle w:val="Hipervnculo"/>
            <w:rFonts w:ascii="Calibri" w:hAnsi="Calibri" w:cs="Calibri"/>
            <w:sz w:val="22"/>
            <w:szCs w:val="22"/>
            <w:rPrChange w:id="7184" w:author="LauraPGM" w:date="2025-11-04T16:55:00Z">
              <w:rPr>
                <w:rStyle w:val="Hipervnculo"/>
              </w:rPr>
            </w:rPrChange>
          </w:rPr>
          <w:t>https://tecnosoluciones.com/matriz-de-eisenhower-o-matriz-de-priorizacion/</w:t>
        </w:r>
        <w:r w:rsidRPr="008439ED">
          <w:rPr>
            <w:rFonts w:ascii="Calibri" w:hAnsi="Calibri" w:cs="Calibri"/>
            <w:sz w:val="22"/>
            <w:szCs w:val="22"/>
            <w:rPrChange w:id="7185" w:author="LauraPGM" w:date="2025-11-04T16:55:00Z">
              <w:rPr/>
            </w:rPrChange>
          </w:rPr>
          <w:fldChar w:fldCharType="end"/>
        </w:r>
      </w:ins>
    </w:p>
    <w:p w14:paraId="5533BB23" w14:textId="622C376E" w:rsidR="00E51D7A" w:rsidRPr="008439ED" w:rsidRDefault="00E51D7A" w:rsidP="008439ED">
      <w:pPr>
        <w:pStyle w:val="NormalWeb"/>
        <w:rPr>
          <w:ins w:id="7186" w:author="LauraPGM" w:date="2025-11-04T16:54:00Z"/>
          <w:rFonts w:ascii="Calibri" w:hAnsi="Calibri" w:cs="Calibri"/>
          <w:sz w:val="22"/>
          <w:szCs w:val="22"/>
          <w:rPrChange w:id="7187" w:author="LauraPGM" w:date="2025-11-04T16:55:00Z">
            <w:rPr>
              <w:ins w:id="7188" w:author="LauraPGM" w:date="2025-11-04T16:54:00Z"/>
            </w:rPr>
          </w:rPrChange>
        </w:rPr>
      </w:pPr>
      <w:ins w:id="7189" w:author="LauraPGM" w:date="2025-11-27T16:22:00Z">
        <w:r w:rsidRPr="00E51D7A">
          <w:rPr>
            <w:rFonts w:ascii="Calibri" w:hAnsi="Calibri" w:cs="Calibri"/>
            <w:sz w:val="22"/>
            <w:szCs w:val="22"/>
          </w:rPr>
          <w:t xml:space="preserve">Unidad de Planeación Minero-Energética. (2020). </w:t>
        </w:r>
        <w:r w:rsidRPr="00E51D7A">
          <w:rPr>
            <w:rFonts w:ascii="Calibri" w:hAnsi="Calibri" w:cs="Calibri"/>
            <w:i/>
            <w:iCs/>
            <w:sz w:val="22"/>
            <w:szCs w:val="22"/>
          </w:rPr>
          <w:t>Guía de planes de gestión eficiente de la energía para entidades públicas</w:t>
        </w:r>
        <w:r>
          <w:rPr>
            <w:rFonts w:ascii="Calibri" w:hAnsi="Calibri" w:cs="Calibri"/>
            <w:sz w:val="22"/>
            <w:szCs w:val="22"/>
          </w:rPr>
          <w:t xml:space="preserve">. </w:t>
        </w:r>
        <w:bookmarkStart w:id="7190" w:name="_GoBack"/>
        <w:r w:rsidRPr="00E51D7A">
          <w:rPr>
            <w:rFonts w:ascii="Calibri" w:hAnsi="Calibri" w:cs="Calibri"/>
            <w:sz w:val="22"/>
            <w:szCs w:val="22"/>
          </w:rPr>
          <w:fldChar w:fldCharType="begin"/>
        </w:r>
        <w:r w:rsidRPr="00E51D7A">
          <w:rPr>
            <w:rFonts w:ascii="Calibri" w:hAnsi="Calibri" w:cs="Calibri"/>
            <w:sz w:val="22"/>
            <w:szCs w:val="22"/>
          </w:rPr>
          <w:instrText xml:space="preserve"> HYPERLINK "https://docs.upme.gov.co/DemandayEficiencia/Documents/Guia_liviana_PGEE.pdf?utm_source=chatgpt.com" \t "_new" </w:instrText>
        </w:r>
        <w:r w:rsidRPr="00E51D7A">
          <w:rPr>
            <w:rFonts w:ascii="Calibri" w:hAnsi="Calibri" w:cs="Calibri"/>
            <w:sz w:val="22"/>
            <w:szCs w:val="22"/>
          </w:rPr>
          <w:fldChar w:fldCharType="separate"/>
        </w:r>
        <w:r w:rsidRPr="00E51D7A">
          <w:rPr>
            <w:rStyle w:val="Hipervnculo"/>
            <w:rFonts w:ascii="Calibri" w:hAnsi="Calibri" w:cs="Calibri"/>
            <w:sz w:val="22"/>
            <w:szCs w:val="22"/>
          </w:rPr>
          <w:t>https://docs.upme.gov.co/DemandayEficiencia/Documents/Guia_liviana_PGEE.pdf</w:t>
        </w:r>
        <w:r w:rsidRPr="00E51D7A">
          <w:rPr>
            <w:rFonts w:ascii="Calibri" w:hAnsi="Calibri" w:cs="Calibri"/>
            <w:sz w:val="22"/>
            <w:szCs w:val="22"/>
          </w:rPr>
          <w:fldChar w:fldCharType="end"/>
        </w:r>
      </w:ins>
    </w:p>
    <w:bookmarkEnd w:id="7190"/>
    <w:p w14:paraId="004A5ACB" w14:textId="62BE7CC6" w:rsidR="008439ED" w:rsidRPr="008439ED" w:rsidRDefault="008439ED" w:rsidP="008439ED">
      <w:pPr>
        <w:pStyle w:val="NormalWeb"/>
        <w:rPr>
          <w:ins w:id="7191" w:author="LauraPGM" w:date="2025-11-04T16:54:00Z"/>
          <w:rFonts w:ascii="Calibri" w:hAnsi="Calibri" w:cs="Calibri"/>
          <w:sz w:val="22"/>
          <w:szCs w:val="22"/>
          <w:rPrChange w:id="7192" w:author="LauraPGM" w:date="2025-11-04T16:55:00Z">
            <w:rPr>
              <w:ins w:id="7193" w:author="LauraPGM" w:date="2025-11-04T16:54:00Z"/>
            </w:rPr>
          </w:rPrChange>
        </w:rPr>
      </w:pPr>
      <w:ins w:id="7194" w:author="LauraPGM" w:date="2025-11-04T16:54:00Z">
        <w:r w:rsidRPr="008439ED">
          <w:rPr>
            <w:rFonts w:ascii="Calibri" w:hAnsi="Calibri" w:cs="Calibri"/>
            <w:sz w:val="22"/>
            <w:szCs w:val="22"/>
            <w:rPrChange w:id="7195" w:author="LauraPGM" w:date="2025-11-04T16:55:00Z">
              <w:rPr/>
            </w:rPrChange>
          </w:rPr>
          <w:t xml:space="preserve">Universidad Externado de Colombia. (2025). </w:t>
        </w:r>
        <w:r w:rsidRPr="008439ED">
          <w:rPr>
            <w:rStyle w:val="nfasis"/>
            <w:rFonts w:ascii="Calibri" w:hAnsi="Calibri" w:cs="Calibri"/>
            <w:sz w:val="22"/>
            <w:szCs w:val="22"/>
            <w:rPrChange w:id="7196" w:author="LauraPGM" w:date="2025-11-04T16:55:00Z">
              <w:rPr>
                <w:rStyle w:val="nfasis"/>
              </w:rPr>
            </w:rPrChange>
          </w:rPr>
          <w:t xml:space="preserve">El informe </w:t>
        </w:r>
        <w:proofErr w:type="spellStart"/>
        <w:r w:rsidRPr="008439ED">
          <w:rPr>
            <w:rStyle w:val="nfasis"/>
            <w:rFonts w:ascii="Calibri" w:hAnsi="Calibri" w:cs="Calibri"/>
            <w:sz w:val="22"/>
            <w:szCs w:val="22"/>
            <w:rPrChange w:id="7197" w:author="LauraPGM" w:date="2025-11-04T16:55:00Z">
              <w:rPr>
                <w:rStyle w:val="nfasis"/>
              </w:rPr>
            </w:rPrChange>
          </w:rPr>
          <w:t>Brundtland</w:t>
        </w:r>
        <w:proofErr w:type="spellEnd"/>
        <w:r w:rsidRPr="008439ED">
          <w:rPr>
            <w:rStyle w:val="nfasis"/>
            <w:rFonts w:ascii="Calibri" w:hAnsi="Calibri" w:cs="Calibri"/>
            <w:sz w:val="22"/>
            <w:szCs w:val="22"/>
            <w:rPrChange w:id="7198" w:author="LauraPGM" w:date="2025-11-04T16:55:00Z">
              <w:rPr>
                <w:rStyle w:val="nfasis"/>
              </w:rPr>
            </w:rPrChange>
          </w:rPr>
          <w:t>: El origen jurídico del desarrollo sostenible y la participación colombiana</w:t>
        </w:r>
        <w:r w:rsidRPr="008439ED">
          <w:rPr>
            <w:rFonts w:ascii="Calibri" w:hAnsi="Calibri" w:cs="Calibri"/>
            <w:sz w:val="22"/>
            <w:szCs w:val="22"/>
            <w:rPrChange w:id="7199" w:author="LauraPGM" w:date="2025-11-04T16:55:00Z">
              <w:rPr/>
            </w:rPrChange>
          </w:rPr>
          <w:t xml:space="preserve">. Centro de Investigación en Derecho del Medio Ambiente. </w:t>
        </w:r>
        <w:r w:rsidRPr="008439ED">
          <w:rPr>
            <w:rFonts w:ascii="Calibri" w:hAnsi="Calibri" w:cs="Calibri"/>
            <w:sz w:val="22"/>
            <w:szCs w:val="22"/>
            <w:rPrChange w:id="7200" w:author="LauraPGM" w:date="2025-11-04T16:55:00Z">
              <w:rPr/>
            </w:rPrChange>
          </w:rPr>
          <w:fldChar w:fldCharType="begin"/>
        </w:r>
        <w:r w:rsidRPr="008439ED">
          <w:rPr>
            <w:rFonts w:ascii="Calibri" w:hAnsi="Calibri" w:cs="Calibri"/>
            <w:sz w:val="22"/>
            <w:szCs w:val="22"/>
            <w:rPrChange w:id="7201" w:author="LauraPGM" w:date="2025-11-04T16:55:00Z">
              <w:rPr/>
            </w:rPrChange>
          </w:rPr>
          <w:instrText xml:space="preserve"> HYPERLINK "https://medioambiente.uexternado.edu.co/el-informe-brundtland-el-origen-juridico-del-desarrollo-sostenible-y-la-participacion-colombiana/" \t "_new" </w:instrText>
        </w:r>
        <w:r w:rsidRPr="008439ED">
          <w:rPr>
            <w:rFonts w:ascii="Calibri" w:hAnsi="Calibri" w:cs="Calibri"/>
            <w:sz w:val="22"/>
            <w:szCs w:val="22"/>
            <w:rPrChange w:id="7202" w:author="LauraPGM" w:date="2025-11-04T16:55:00Z">
              <w:rPr/>
            </w:rPrChange>
          </w:rPr>
          <w:fldChar w:fldCharType="separate"/>
        </w:r>
        <w:r w:rsidRPr="008439ED">
          <w:rPr>
            <w:rStyle w:val="Hipervnculo"/>
            <w:rFonts w:ascii="Calibri" w:hAnsi="Calibri" w:cs="Calibri"/>
            <w:sz w:val="22"/>
            <w:szCs w:val="22"/>
            <w:rPrChange w:id="7203" w:author="LauraPGM" w:date="2025-11-04T16:55:00Z">
              <w:rPr>
                <w:rStyle w:val="Hipervnculo"/>
              </w:rPr>
            </w:rPrChange>
          </w:rPr>
          <w:t>https://medioambiente.uexternado.edu.co/el-informe-brundtland-el-origen-juridico-del-desarrollo-sostenible-y-la-participacion-colombiana/</w:t>
        </w:r>
        <w:r w:rsidRPr="008439ED">
          <w:rPr>
            <w:rFonts w:ascii="Calibri" w:hAnsi="Calibri" w:cs="Calibri"/>
            <w:sz w:val="22"/>
            <w:szCs w:val="22"/>
            <w:rPrChange w:id="7204" w:author="LauraPGM" w:date="2025-11-04T16:55:00Z">
              <w:rPr/>
            </w:rPrChange>
          </w:rPr>
          <w:fldChar w:fldCharType="end"/>
        </w:r>
      </w:ins>
    </w:p>
    <w:p w14:paraId="7706C03A" w14:textId="77777777" w:rsidR="00B72C73" w:rsidRPr="008439ED" w:rsidRDefault="00B72C73">
      <w:pPr>
        <w:autoSpaceDE w:val="0"/>
        <w:autoSpaceDN w:val="0"/>
        <w:adjustRightInd w:val="0"/>
        <w:spacing w:line="360" w:lineRule="auto"/>
        <w:rPr>
          <w:rFonts w:ascii="Calibri" w:hAnsi="Calibri" w:cs="Calibri"/>
          <w:rPrChange w:id="7205" w:author="LauraPGM" w:date="2025-11-04T16:55:00Z">
            <w:rPr/>
          </w:rPrChange>
        </w:rPr>
        <w:pPrChange w:id="7206" w:author="LauraPGM" w:date="2025-10-01T09:45:00Z">
          <w:pPr>
            <w:autoSpaceDE w:val="0"/>
            <w:autoSpaceDN w:val="0"/>
            <w:adjustRightInd w:val="0"/>
            <w:spacing w:line="240" w:lineRule="auto"/>
          </w:pPr>
        </w:pPrChange>
      </w:pPr>
    </w:p>
    <w:p w14:paraId="2DD2C360" w14:textId="2D304798" w:rsidR="00C02EAF" w:rsidRPr="008439ED" w:rsidDel="001E6E27" w:rsidRDefault="00C02EAF">
      <w:pPr>
        <w:autoSpaceDE w:val="0"/>
        <w:autoSpaceDN w:val="0"/>
        <w:adjustRightInd w:val="0"/>
        <w:spacing w:line="360" w:lineRule="auto"/>
        <w:rPr>
          <w:del w:id="7207" w:author="LauraPGM" w:date="2025-10-01T18:12:00Z"/>
          <w:rFonts w:ascii="Calibri" w:hAnsi="Calibri" w:cs="Calibri"/>
          <w:iCs/>
          <w:rPrChange w:id="7208" w:author="LauraPGM" w:date="2025-11-04T16:55:00Z">
            <w:rPr>
              <w:del w:id="7209" w:author="LauraPGM" w:date="2025-10-01T18:12:00Z"/>
              <w:iCs/>
            </w:rPr>
          </w:rPrChange>
        </w:rPr>
        <w:pPrChange w:id="7210" w:author="LauraPGM" w:date="2025-10-01T09:45:00Z">
          <w:pPr>
            <w:autoSpaceDE w:val="0"/>
            <w:autoSpaceDN w:val="0"/>
            <w:adjustRightInd w:val="0"/>
            <w:spacing w:line="240" w:lineRule="auto"/>
          </w:pPr>
        </w:pPrChange>
      </w:pPr>
      <w:del w:id="7211" w:author="LauraPGM" w:date="2025-10-01T18:12:00Z">
        <w:r w:rsidRPr="008439ED" w:rsidDel="001E6E27">
          <w:rPr>
            <w:rFonts w:ascii="Calibri" w:hAnsi="Calibri" w:cs="Calibri"/>
            <w:iCs/>
            <w:rPrChange w:id="7212" w:author="LauraPGM" w:date="2025-11-04T16:55:00Z">
              <w:rPr>
                <w:iCs/>
              </w:rPr>
            </w:rPrChange>
          </w:rPr>
          <w:delText>Asensio del Aco, E., &amp; Vazquez,B. (2016). Empresa e Iniciativa Emprendedora.Madrid.España: Paraninfo.</w:delText>
        </w:r>
      </w:del>
    </w:p>
    <w:p w14:paraId="447564D6" w14:textId="30375295" w:rsidR="00C02EAF" w:rsidRPr="008439ED" w:rsidDel="001E6E27" w:rsidRDefault="00C02EAF">
      <w:pPr>
        <w:autoSpaceDE w:val="0"/>
        <w:autoSpaceDN w:val="0"/>
        <w:adjustRightInd w:val="0"/>
        <w:spacing w:line="360" w:lineRule="auto"/>
        <w:rPr>
          <w:del w:id="7213" w:author="LauraPGM" w:date="2025-10-01T18:12:00Z"/>
          <w:rFonts w:ascii="Calibri" w:hAnsi="Calibri" w:cs="Calibri"/>
          <w:iCs/>
          <w:rPrChange w:id="7214" w:author="LauraPGM" w:date="2025-11-04T16:55:00Z">
            <w:rPr>
              <w:del w:id="7215" w:author="LauraPGM" w:date="2025-10-01T18:12:00Z"/>
              <w:iCs/>
            </w:rPr>
          </w:rPrChange>
        </w:rPr>
        <w:pPrChange w:id="7216" w:author="LauraPGM" w:date="2025-10-01T09:45:00Z">
          <w:pPr>
            <w:autoSpaceDE w:val="0"/>
            <w:autoSpaceDN w:val="0"/>
            <w:adjustRightInd w:val="0"/>
            <w:spacing w:line="240" w:lineRule="auto"/>
          </w:pPr>
        </w:pPrChange>
      </w:pPr>
    </w:p>
    <w:p w14:paraId="099E05DB" w14:textId="5567F917" w:rsidR="00C02EAF" w:rsidRPr="008439ED" w:rsidDel="001E6E27" w:rsidRDefault="00C02EAF">
      <w:pPr>
        <w:autoSpaceDE w:val="0"/>
        <w:autoSpaceDN w:val="0"/>
        <w:adjustRightInd w:val="0"/>
        <w:spacing w:line="360" w:lineRule="auto"/>
        <w:rPr>
          <w:del w:id="7217" w:author="LauraPGM" w:date="2025-10-01T18:12:00Z"/>
          <w:rFonts w:ascii="Calibri" w:hAnsi="Calibri" w:cs="Calibri"/>
          <w:iCs/>
          <w:rPrChange w:id="7218" w:author="LauraPGM" w:date="2025-11-04T16:55:00Z">
            <w:rPr>
              <w:del w:id="7219" w:author="LauraPGM" w:date="2025-10-01T18:12:00Z"/>
              <w:iCs/>
            </w:rPr>
          </w:rPrChange>
        </w:rPr>
        <w:pPrChange w:id="7220" w:author="LauraPGM" w:date="2025-10-01T09:45:00Z">
          <w:pPr>
            <w:autoSpaceDE w:val="0"/>
            <w:autoSpaceDN w:val="0"/>
            <w:adjustRightInd w:val="0"/>
            <w:spacing w:line="240" w:lineRule="auto"/>
          </w:pPr>
        </w:pPrChange>
      </w:pPr>
      <w:del w:id="7221" w:author="LauraPGM" w:date="2025-10-01T18:12:00Z">
        <w:r w:rsidRPr="008439ED" w:rsidDel="001E6E27">
          <w:rPr>
            <w:rFonts w:ascii="Calibri" w:hAnsi="Calibri" w:cs="Calibri"/>
            <w:iCs/>
            <w:rPrChange w:id="7222" w:author="LauraPGM" w:date="2025-11-04T16:55:00Z">
              <w:rPr>
                <w:iCs/>
              </w:rPr>
            </w:rPrChange>
          </w:rPr>
          <w:delText>Montero Moreno, C. (2014). Modelos Prácticos de Administración de Riegos. México: Ediciones Fiscales ISEF.</w:delText>
        </w:r>
      </w:del>
    </w:p>
    <w:p w14:paraId="66AA3FE1" w14:textId="10CBD4D4" w:rsidR="00C02EAF" w:rsidRPr="008439ED" w:rsidDel="001E6E27" w:rsidRDefault="00C02EAF">
      <w:pPr>
        <w:autoSpaceDE w:val="0"/>
        <w:autoSpaceDN w:val="0"/>
        <w:adjustRightInd w:val="0"/>
        <w:spacing w:line="360" w:lineRule="auto"/>
        <w:rPr>
          <w:del w:id="7223" w:author="LauraPGM" w:date="2025-10-01T18:12:00Z"/>
          <w:rFonts w:ascii="Calibri" w:hAnsi="Calibri" w:cs="Calibri"/>
          <w:iCs/>
          <w:rPrChange w:id="7224" w:author="LauraPGM" w:date="2025-11-04T16:55:00Z">
            <w:rPr>
              <w:del w:id="7225" w:author="LauraPGM" w:date="2025-10-01T18:12:00Z"/>
              <w:iCs/>
            </w:rPr>
          </w:rPrChange>
        </w:rPr>
        <w:pPrChange w:id="7226" w:author="LauraPGM" w:date="2025-10-01T09:45:00Z">
          <w:pPr>
            <w:autoSpaceDE w:val="0"/>
            <w:autoSpaceDN w:val="0"/>
            <w:adjustRightInd w:val="0"/>
            <w:spacing w:line="240" w:lineRule="auto"/>
          </w:pPr>
        </w:pPrChange>
      </w:pPr>
    </w:p>
    <w:p w14:paraId="0E535D15" w14:textId="76B08AF3" w:rsidR="00C02EAF" w:rsidRPr="008439ED" w:rsidDel="001E6E27" w:rsidRDefault="00C02EAF">
      <w:pPr>
        <w:autoSpaceDE w:val="0"/>
        <w:autoSpaceDN w:val="0"/>
        <w:adjustRightInd w:val="0"/>
        <w:spacing w:line="360" w:lineRule="auto"/>
        <w:rPr>
          <w:del w:id="7227" w:author="LauraPGM" w:date="2025-10-01T18:12:00Z"/>
          <w:rFonts w:ascii="Calibri" w:hAnsi="Calibri" w:cs="Calibri"/>
          <w:iCs/>
          <w:rPrChange w:id="7228" w:author="LauraPGM" w:date="2025-11-04T16:55:00Z">
            <w:rPr>
              <w:del w:id="7229" w:author="LauraPGM" w:date="2025-10-01T18:12:00Z"/>
              <w:iCs/>
            </w:rPr>
          </w:rPrChange>
        </w:rPr>
        <w:pPrChange w:id="7230" w:author="LauraPGM" w:date="2025-10-01T09:45:00Z">
          <w:pPr>
            <w:autoSpaceDE w:val="0"/>
            <w:autoSpaceDN w:val="0"/>
            <w:adjustRightInd w:val="0"/>
            <w:spacing w:line="240" w:lineRule="auto"/>
          </w:pPr>
        </w:pPrChange>
      </w:pPr>
      <w:del w:id="7231" w:author="LauraPGM" w:date="2025-10-01T18:12:00Z">
        <w:r w:rsidRPr="008439ED" w:rsidDel="001E6E27">
          <w:rPr>
            <w:rFonts w:ascii="Calibri" w:hAnsi="Calibri" w:cs="Calibri"/>
            <w:iCs/>
            <w:rPrChange w:id="7232" w:author="LauraPGM" w:date="2025-11-04T16:55:00Z">
              <w:rPr>
                <w:iCs/>
              </w:rPr>
            </w:rPrChange>
          </w:rPr>
          <w:delText>Puchol, L.(2012). Dirección y Gestión de Recursos Humanos. Madrid-Buenos Aires - México: Díaz de Santos.</w:delText>
        </w:r>
      </w:del>
    </w:p>
    <w:p w14:paraId="2C618849" w14:textId="6DCF867C" w:rsidR="00C02EAF" w:rsidRPr="008439ED" w:rsidDel="001E6E27" w:rsidRDefault="00C02EAF">
      <w:pPr>
        <w:autoSpaceDE w:val="0"/>
        <w:autoSpaceDN w:val="0"/>
        <w:adjustRightInd w:val="0"/>
        <w:spacing w:line="360" w:lineRule="auto"/>
        <w:rPr>
          <w:del w:id="7233" w:author="LauraPGM" w:date="2025-10-01T18:12:00Z"/>
          <w:rFonts w:ascii="Calibri" w:hAnsi="Calibri" w:cs="Calibri"/>
          <w:iCs/>
          <w:rPrChange w:id="7234" w:author="LauraPGM" w:date="2025-11-04T16:55:00Z">
            <w:rPr>
              <w:del w:id="7235" w:author="LauraPGM" w:date="2025-10-01T18:12:00Z"/>
              <w:iCs/>
            </w:rPr>
          </w:rPrChange>
        </w:rPr>
        <w:pPrChange w:id="7236" w:author="LauraPGM" w:date="2025-10-01T09:45:00Z">
          <w:pPr>
            <w:autoSpaceDE w:val="0"/>
            <w:autoSpaceDN w:val="0"/>
            <w:adjustRightInd w:val="0"/>
            <w:spacing w:line="240" w:lineRule="auto"/>
          </w:pPr>
        </w:pPrChange>
      </w:pPr>
    </w:p>
    <w:p w14:paraId="2F269CC9" w14:textId="14CC4B8C" w:rsidR="00C02EAF" w:rsidRPr="008439ED" w:rsidDel="001E6E27" w:rsidRDefault="00C02EAF">
      <w:pPr>
        <w:autoSpaceDE w:val="0"/>
        <w:autoSpaceDN w:val="0"/>
        <w:adjustRightInd w:val="0"/>
        <w:spacing w:line="360" w:lineRule="auto"/>
        <w:rPr>
          <w:del w:id="7237" w:author="LauraPGM" w:date="2025-10-01T18:12:00Z"/>
          <w:rFonts w:ascii="Calibri" w:hAnsi="Calibri" w:cs="Calibri"/>
          <w:iCs/>
          <w:rPrChange w:id="7238" w:author="LauraPGM" w:date="2025-11-04T16:55:00Z">
            <w:rPr>
              <w:del w:id="7239" w:author="LauraPGM" w:date="2025-10-01T18:12:00Z"/>
              <w:iCs/>
            </w:rPr>
          </w:rPrChange>
        </w:rPr>
        <w:pPrChange w:id="7240" w:author="LauraPGM" w:date="2025-10-01T09:45:00Z">
          <w:pPr>
            <w:autoSpaceDE w:val="0"/>
            <w:autoSpaceDN w:val="0"/>
            <w:adjustRightInd w:val="0"/>
            <w:spacing w:line="240" w:lineRule="auto"/>
          </w:pPr>
        </w:pPrChange>
      </w:pPr>
      <w:del w:id="7241" w:author="LauraPGM" w:date="2025-10-01T18:12:00Z">
        <w:r w:rsidRPr="008439ED" w:rsidDel="001E6E27">
          <w:rPr>
            <w:rFonts w:ascii="Calibri" w:hAnsi="Calibri" w:cs="Calibri"/>
            <w:iCs/>
            <w:rPrChange w:id="7242" w:author="LauraPGM" w:date="2025-11-04T16:55:00Z">
              <w:rPr>
                <w:iCs/>
              </w:rPr>
            </w:rPrChange>
          </w:rPr>
          <w:delText>Salazar, I.P. (2010). Guía Práctica para la identificación, formulación y evaluación de proyectos.Bogotá.</w:delText>
        </w:r>
        <w:r w:rsidR="00D9261C" w:rsidRPr="008439ED" w:rsidDel="001E6E27">
          <w:rPr>
            <w:rFonts w:ascii="Calibri" w:hAnsi="Calibri" w:cs="Calibri"/>
            <w:iCs/>
            <w:rPrChange w:id="7243" w:author="LauraPGM" w:date="2025-11-04T16:55:00Z">
              <w:rPr>
                <w:iCs/>
              </w:rPr>
            </w:rPrChange>
          </w:rPr>
          <w:delText xml:space="preserve"> </w:delText>
        </w:r>
        <w:r w:rsidRPr="008439ED" w:rsidDel="001E6E27">
          <w:rPr>
            <w:rFonts w:ascii="Calibri" w:hAnsi="Calibri" w:cs="Calibri"/>
            <w:iCs/>
            <w:rPrChange w:id="7244" w:author="LauraPGM" w:date="2025-11-04T16:55:00Z">
              <w:rPr>
                <w:iCs/>
              </w:rPr>
            </w:rPrChange>
          </w:rPr>
          <w:delText>Editorial Universidad del Rosario.</w:delText>
        </w:r>
      </w:del>
    </w:p>
    <w:p w14:paraId="34B6216D" w14:textId="7C7AE8B0" w:rsidR="00C02EAF" w:rsidRPr="008439ED" w:rsidDel="001E6E27" w:rsidRDefault="00C02EAF">
      <w:pPr>
        <w:autoSpaceDE w:val="0"/>
        <w:autoSpaceDN w:val="0"/>
        <w:adjustRightInd w:val="0"/>
        <w:spacing w:line="360" w:lineRule="auto"/>
        <w:rPr>
          <w:del w:id="7245" w:author="LauraPGM" w:date="2025-10-01T18:12:00Z"/>
          <w:rFonts w:ascii="Calibri" w:hAnsi="Calibri" w:cs="Calibri"/>
          <w:iCs/>
          <w:rPrChange w:id="7246" w:author="LauraPGM" w:date="2025-11-04T16:55:00Z">
            <w:rPr>
              <w:del w:id="7247" w:author="LauraPGM" w:date="2025-10-01T18:12:00Z"/>
              <w:iCs/>
            </w:rPr>
          </w:rPrChange>
        </w:rPr>
        <w:pPrChange w:id="7248" w:author="LauraPGM" w:date="2025-10-01T09:45:00Z">
          <w:pPr>
            <w:autoSpaceDE w:val="0"/>
            <w:autoSpaceDN w:val="0"/>
            <w:adjustRightInd w:val="0"/>
            <w:spacing w:line="240" w:lineRule="auto"/>
          </w:pPr>
        </w:pPrChange>
      </w:pPr>
    </w:p>
    <w:p w14:paraId="64629179" w14:textId="2765A1B6" w:rsidR="00B05DCB" w:rsidRPr="008439ED" w:rsidDel="001E6E27" w:rsidRDefault="00C02EAF">
      <w:pPr>
        <w:autoSpaceDE w:val="0"/>
        <w:autoSpaceDN w:val="0"/>
        <w:adjustRightInd w:val="0"/>
        <w:spacing w:line="360" w:lineRule="auto"/>
        <w:rPr>
          <w:del w:id="7249" w:author="LauraPGM" w:date="2025-10-01T18:12:00Z"/>
          <w:rFonts w:ascii="Calibri" w:hAnsi="Calibri" w:cs="Calibri"/>
          <w:rPrChange w:id="7250" w:author="LauraPGM" w:date="2025-11-04T16:55:00Z">
            <w:rPr>
              <w:del w:id="7251" w:author="LauraPGM" w:date="2025-10-01T18:12:00Z"/>
            </w:rPr>
          </w:rPrChange>
        </w:rPr>
        <w:pPrChange w:id="7252" w:author="LauraPGM" w:date="2025-10-01T09:45:00Z">
          <w:pPr>
            <w:autoSpaceDE w:val="0"/>
            <w:autoSpaceDN w:val="0"/>
            <w:adjustRightInd w:val="0"/>
            <w:spacing w:line="240" w:lineRule="auto"/>
          </w:pPr>
        </w:pPrChange>
      </w:pPr>
      <w:del w:id="7253" w:author="LauraPGM" w:date="2025-10-01T18:12:00Z">
        <w:r w:rsidRPr="008439ED" w:rsidDel="001E6E27">
          <w:rPr>
            <w:rFonts w:ascii="Calibri" w:hAnsi="Calibri" w:cs="Calibri"/>
            <w:iCs/>
            <w:rPrChange w:id="7254" w:author="LauraPGM" w:date="2025-11-04T16:55:00Z">
              <w:rPr>
                <w:iCs/>
              </w:rPr>
            </w:rPrChange>
          </w:rPr>
          <w:delText>Veiga,J.F.C.(2015). La Gestión Financiera de la Empresa. Madrid: Esic Editorial.</w:delText>
        </w:r>
      </w:del>
    </w:p>
    <w:p w14:paraId="3473B0F7" w14:textId="77777777" w:rsidR="00B05DCB" w:rsidRPr="008439ED" w:rsidDel="00626049" w:rsidRDefault="00B05DCB">
      <w:pPr>
        <w:autoSpaceDE w:val="0"/>
        <w:autoSpaceDN w:val="0"/>
        <w:adjustRightInd w:val="0"/>
        <w:spacing w:line="360" w:lineRule="auto"/>
        <w:rPr>
          <w:del w:id="7255" w:author="LauraPGM" w:date="2025-10-07T10:01:00Z"/>
          <w:rFonts w:ascii="Calibri" w:hAnsi="Calibri" w:cs="Calibri"/>
          <w:rPrChange w:id="7256" w:author="LauraPGM" w:date="2025-11-04T16:55:00Z">
            <w:rPr>
              <w:del w:id="7257" w:author="LauraPGM" w:date="2025-10-07T10:01:00Z"/>
            </w:rPr>
          </w:rPrChange>
        </w:rPr>
        <w:pPrChange w:id="7258" w:author="LauraPGM" w:date="2025-10-01T09:45:00Z">
          <w:pPr>
            <w:autoSpaceDE w:val="0"/>
            <w:autoSpaceDN w:val="0"/>
            <w:adjustRightInd w:val="0"/>
            <w:spacing w:line="240" w:lineRule="auto"/>
          </w:pPr>
        </w:pPrChange>
      </w:pPr>
    </w:p>
    <w:p w14:paraId="5558BDAF" w14:textId="77777777" w:rsidR="00B05DCB" w:rsidRPr="008439ED" w:rsidDel="00626049" w:rsidRDefault="00B05DCB">
      <w:pPr>
        <w:autoSpaceDE w:val="0"/>
        <w:autoSpaceDN w:val="0"/>
        <w:adjustRightInd w:val="0"/>
        <w:spacing w:line="360" w:lineRule="auto"/>
        <w:rPr>
          <w:del w:id="7259" w:author="LauraPGM" w:date="2025-10-07T10:01:00Z"/>
          <w:rFonts w:ascii="Calibri" w:hAnsi="Calibri" w:cs="Calibri"/>
          <w:rPrChange w:id="7260" w:author="LauraPGM" w:date="2025-11-04T16:55:00Z">
            <w:rPr>
              <w:del w:id="7261" w:author="LauraPGM" w:date="2025-10-07T10:01:00Z"/>
            </w:rPr>
          </w:rPrChange>
        </w:rPr>
        <w:pPrChange w:id="7262" w:author="LauraPGM" w:date="2025-10-01T09:45:00Z">
          <w:pPr>
            <w:autoSpaceDE w:val="0"/>
            <w:autoSpaceDN w:val="0"/>
            <w:adjustRightInd w:val="0"/>
            <w:spacing w:line="240" w:lineRule="auto"/>
          </w:pPr>
        </w:pPrChange>
      </w:pPr>
    </w:p>
    <w:p w14:paraId="000000AF" w14:textId="77777777" w:rsidR="00FF258C" w:rsidRPr="008439ED" w:rsidDel="00626049" w:rsidRDefault="00FF258C">
      <w:pPr>
        <w:pStyle w:val="Normal0"/>
        <w:spacing w:line="360" w:lineRule="auto"/>
        <w:rPr>
          <w:del w:id="7263" w:author="LauraPGM" w:date="2025-10-07T10:01:00Z"/>
          <w:rFonts w:ascii="Calibri" w:hAnsi="Calibri" w:cs="Calibri"/>
          <w:rPrChange w:id="7264" w:author="LauraPGM" w:date="2025-11-04T16:55:00Z">
            <w:rPr>
              <w:del w:id="7265" w:author="LauraPGM" w:date="2025-10-07T10:01:00Z"/>
            </w:rPr>
          </w:rPrChange>
        </w:rPr>
        <w:pPrChange w:id="7266" w:author="LauraPGM" w:date="2025-10-01T09:45:00Z">
          <w:pPr>
            <w:pStyle w:val="Normal0"/>
          </w:pPr>
        </w:pPrChange>
      </w:pPr>
    </w:p>
    <w:p w14:paraId="192D07BC" w14:textId="77777777" w:rsidR="0050664B" w:rsidRPr="008439ED" w:rsidDel="00626049" w:rsidRDefault="0050664B">
      <w:pPr>
        <w:pStyle w:val="Normal0"/>
        <w:spacing w:line="360" w:lineRule="auto"/>
        <w:rPr>
          <w:del w:id="7267" w:author="LauraPGM" w:date="2025-10-07T10:01:00Z"/>
          <w:rFonts w:ascii="Calibri" w:hAnsi="Calibri" w:cs="Calibri"/>
          <w:rPrChange w:id="7268" w:author="LauraPGM" w:date="2025-11-04T16:55:00Z">
            <w:rPr>
              <w:del w:id="7269" w:author="LauraPGM" w:date="2025-10-07T10:01:00Z"/>
            </w:rPr>
          </w:rPrChange>
        </w:rPr>
        <w:pPrChange w:id="7270" w:author="LauraPGM" w:date="2025-10-01T09:45:00Z">
          <w:pPr>
            <w:pStyle w:val="Normal0"/>
          </w:pPr>
        </w:pPrChange>
      </w:pPr>
    </w:p>
    <w:p w14:paraId="6F8E78C8" w14:textId="77777777" w:rsidR="0050664B" w:rsidRPr="008439ED" w:rsidDel="00626049" w:rsidRDefault="0050664B">
      <w:pPr>
        <w:pStyle w:val="Normal0"/>
        <w:spacing w:line="360" w:lineRule="auto"/>
        <w:rPr>
          <w:del w:id="7271" w:author="LauraPGM" w:date="2025-10-07T10:01:00Z"/>
          <w:rFonts w:ascii="Calibri" w:hAnsi="Calibri" w:cs="Calibri"/>
          <w:rPrChange w:id="7272" w:author="LauraPGM" w:date="2025-11-04T16:55:00Z">
            <w:rPr>
              <w:del w:id="7273" w:author="LauraPGM" w:date="2025-10-07T10:01:00Z"/>
            </w:rPr>
          </w:rPrChange>
        </w:rPr>
        <w:pPrChange w:id="7274" w:author="LauraPGM" w:date="2025-10-01T09:45:00Z">
          <w:pPr>
            <w:pStyle w:val="Normal0"/>
          </w:pPr>
        </w:pPrChange>
      </w:pPr>
    </w:p>
    <w:p w14:paraId="47BC876B" w14:textId="77777777" w:rsidR="0050664B" w:rsidRPr="008439ED" w:rsidDel="00626049" w:rsidRDefault="0050664B">
      <w:pPr>
        <w:pStyle w:val="Normal0"/>
        <w:spacing w:line="360" w:lineRule="auto"/>
        <w:rPr>
          <w:del w:id="7275" w:author="LauraPGM" w:date="2025-10-07T10:01:00Z"/>
          <w:rFonts w:ascii="Calibri" w:hAnsi="Calibri" w:cs="Calibri"/>
          <w:rPrChange w:id="7276" w:author="LauraPGM" w:date="2025-11-04T16:55:00Z">
            <w:rPr>
              <w:del w:id="7277" w:author="LauraPGM" w:date="2025-10-07T10:01:00Z"/>
            </w:rPr>
          </w:rPrChange>
        </w:rPr>
        <w:pPrChange w:id="7278" w:author="LauraPGM" w:date="2025-10-01T09:45:00Z">
          <w:pPr>
            <w:pStyle w:val="Normal0"/>
          </w:pPr>
        </w:pPrChange>
      </w:pPr>
    </w:p>
    <w:p w14:paraId="26A3E9F7" w14:textId="7BAFB66C" w:rsidR="0050664B" w:rsidRPr="008439ED" w:rsidDel="00626049" w:rsidRDefault="0050664B">
      <w:pPr>
        <w:pStyle w:val="Normal0"/>
        <w:spacing w:line="360" w:lineRule="auto"/>
        <w:rPr>
          <w:del w:id="7279" w:author="LauraPGM" w:date="2025-10-07T10:02:00Z"/>
          <w:rFonts w:ascii="Calibri" w:hAnsi="Calibri" w:cs="Calibri"/>
          <w:rPrChange w:id="7280" w:author="LauraPGM" w:date="2025-11-04T16:55:00Z">
            <w:rPr>
              <w:del w:id="7281" w:author="LauraPGM" w:date="2025-10-07T10:02:00Z"/>
            </w:rPr>
          </w:rPrChange>
        </w:rPr>
        <w:pPrChange w:id="7282" w:author="LauraPGM" w:date="2025-10-01T09:45:00Z">
          <w:pPr>
            <w:pStyle w:val="Normal0"/>
          </w:pPr>
        </w:pPrChange>
      </w:pPr>
    </w:p>
    <w:p w14:paraId="79537741" w14:textId="1EF6383C" w:rsidR="0050664B" w:rsidRPr="008439ED" w:rsidDel="00626049" w:rsidRDefault="0050664B">
      <w:pPr>
        <w:pStyle w:val="Normal0"/>
        <w:spacing w:line="360" w:lineRule="auto"/>
        <w:rPr>
          <w:del w:id="7283" w:author="LauraPGM" w:date="2025-10-07T10:02:00Z"/>
          <w:rFonts w:ascii="Calibri" w:hAnsi="Calibri" w:cs="Calibri"/>
          <w:rPrChange w:id="7284" w:author="LauraPGM" w:date="2025-11-04T16:55:00Z">
            <w:rPr>
              <w:del w:id="7285" w:author="LauraPGM" w:date="2025-10-07T10:02:00Z"/>
            </w:rPr>
          </w:rPrChange>
        </w:rPr>
        <w:pPrChange w:id="7286" w:author="LauraPGM" w:date="2025-10-01T09:45:00Z">
          <w:pPr>
            <w:pStyle w:val="Normal0"/>
          </w:pPr>
        </w:pPrChange>
      </w:pPr>
    </w:p>
    <w:p w14:paraId="000000B0" w14:textId="77777777" w:rsidR="00FF258C" w:rsidRPr="008439ED" w:rsidRDefault="00D376E1">
      <w:pPr>
        <w:pStyle w:val="Normal0"/>
        <w:numPr>
          <w:ilvl w:val="0"/>
          <w:numId w:val="6"/>
        </w:numPr>
        <w:pBdr>
          <w:top w:val="nil"/>
          <w:left w:val="nil"/>
          <w:bottom w:val="nil"/>
          <w:right w:val="nil"/>
          <w:between w:val="nil"/>
        </w:pBdr>
        <w:spacing w:line="360" w:lineRule="auto"/>
        <w:jc w:val="both"/>
        <w:rPr>
          <w:rFonts w:ascii="Calibri" w:hAnsi="Calibri" w:cs="Calibri"/>
          <w:b/>
          <w:color w:val="000000"/>
          <w:rPrChange w:id="7287" w:author="LauraPGM" w:date="2025-11-04T16:55:00Z">
            <w:rPr>
              <w:b/>
              <w:color w:val="000000"/>
            </w:rPr>
          </w:rPrChange>
        </w:rPr>
        <w:pPrChange w:id="7288" w:author="LauraPGM" w:date="2025-10-01T09:45:00Z">
          <w:pPr>
            <w:pStyle w:val="Normal0"/>
            <w:numPr>
              <w:numId w:val="6"/>
            </w:numPr>
            <w:pBdr>
              <w:top w:val="nil"/>
              <w:left w:val="nil"/>
              <w:bottom w:val="nil"/>
              <w:right w:val="nil"/>
              <w:between w:val="nil"/>
            </w:pBdr>
            <w:ind w:left="720" w:hanging="360"/>
            <w:jc w:val="both"/>
          </w:pPr>
        </w:pPrChange>
      </w:pPr>
      <w:r w:rsidRPr="008439ED">
        <w:rPr>
          <w:rFonts w:ascii="Calibri" w:hAnsi="Calibri" w:cs="Calibri"/>
          <w:b/>
          <w:color w:val="000000"/>
          <w:rPrChange w:id="7289" w:author="LauraPGM" w:date="2025-11-04T16:55:00Z">
            <w:rPr>
              <w:b/>
              <w:color w:val="000000"/>
            </w:rPr>
          </w:rPrChange>
        </w:rPr>
        <w:t>CONTROL DEL DOCUMENTO</w:t>
      </w:r>
    </w:p>
    <w:p w14:paraId="000000B1" w14:textId="77777777" w:rsidR="00FF258C" w:rsidRPr="008439ED" w:rsidRDefault="00FF258C">
      <w:pPr>
        <w:pStyle w:val="Normal0"/>
        <w:spacing w:line="360" w:lineRule="auto"/>
        <w:jc w:val="both"/>
        <w:rPr>
          <w:rFonts w:ascii="Calibri" w:hAnsi="Calibri" w:cs="Calibri"/>
          <w:b/>
          <w:rPrChange w:id="7290" w:author="LauraPGM" w:date="2025-11-04T16:55:00Z">
            <w:rPr>
              <w:b/>
            </w:rPr>
          </w:rPrChange>
        </w:rPr>
        <w:pPrChange w:id="7291" w:author="LauraPGM" w:date="2025-10-01T09:45:00Z">
          <w:pPr>
            <w:pStyle w:val="Normal0"/>
            <w:jc w:val="both"/>
          </w:pPr>
        </w:pPrChange>
      </w:pP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980"/>
        <w:gridCol w:w="1545"/>
        <w:gridCol w:w="3255"/>
        <w:gridCol w:w="1875"/>
        <w:tblGridChange w:id="7292">
          <w:tblGrid>
            <w:gridCol w:w="32"/>
            <w:gridCol w:w="1228"/>
            <w:gridCol w:w="32"/>
            <w:gridCol w:w="1948"/>
            <w:gridCol w:w="32"/>
            <w:gridCol w:w="1513"/>
            <w:gridCol w:w="32"/>
            <w:gridCol w:w="3223"/>
            <w:gridCol w:w="32"/>
            <w:gridCol w:w="1843"/>
            <w:gridCol w:w="32"/>
          </w:tblGrid>
        </w:tblGridChange>
      </w:tblGrid>
      <w:tr w:rsidR="005F44E1" w:rsidRPr="008439ED" w14:paraId="754D8379" w14:textId="77777777" w:rsidTr="00F22E8A">
        <w:trPr>
          <w:trHeight w:val="300"/>
        </w:trPr>
        <w:tc>
          <w:tcPr>
            <w:tcW w:w="1260" w:type="dxa"/>
            <w:tcBorders>
              <w:top w:val="nil"/>
              <w:left w:val="nil"/>
              <w:bottom w:val="single" w:sz="6" w:space="0" w:color="000000"/>
              <w:right w:val="single" w:sz="6" w:space="0" w:color="000000"/>
            </w:tcBorders>
            <w:shd w:val="clear" w:color="auto" w:fill="auto"/>
            <w:hideMark/>
          </w:tcPr>
          <w:p w14:paraId="68953494" w14:textId="77777777" w:rsidR="005F44E1" w:rsidRPr="008439ED" w:rsidRDefault="005F44E1">
            <w:pPr>
              <w:spacing w:line="360" w:lineRule="auto"/>
              <w:jc w:val="both"/>
              <w:textAlignment w:val="baseline"/>
              <w:rPr>
                <w:rFonts w:ascii="Calibri" w:eastAsia="Times New Roman" w:hAnsi="Calibri" w:cs="Calibri"/>
                <w:b/>
                <w:bCs/>
                <w:lang w:eastAsia="es-CO"/>
                <w:rPrChange w:id="7293" w:author="LauraPGM" w:date="2025-11-04T16:55:00Z">
                  <w:rPr>
                    <w:rFonts w:eastAsia="Times New Roman"/>
                    <w:b/>
                    <w:bCs/>
                    <w:lang w:eastAsia="es-CO"/>
                  </w:rPr>
                </w:rPrChange>
              </w:rPr>
              <w:pPrChange w:id="7294" w:author="LauraPGM" w:date="2025-10-01T09:45:00Z">
                <w:pPr>
                  <w:spacing w:line="240" w:lineRule="auto"/>
                  <w:jc w:val="both"/>
                  <w:textAlignment w:val="baseline"/>
                </w:pPr>
              </w:pPrChange>
            </w:pPr>
            <w:r w:rsidRPr="008439ED">
              <w:rPr>
                <w:rFonts w:ascii="Calibri" w:eastAsia="Times New Roman" w:hAnsi="Calibri" w:cs="Calibri"/>
                <w:b/>
                <w:bCs/>
                <w:lang w:eastAsia="es-CO"/>
                <w:rPrChange w:id="7295" w:author="LauraPGM" w:date="2025-11-04T16:55:00Z">
                  <w:rPr>
                    <w:rFonts w:eastAsia="Times New Roman"/>
                    <w:b/>
                    <w:bCs/>
                    <w:lang w:eastAsia="es-CO"/>
                  </w:rPr>
                </w:rPrChange>
              </w:rPr>
              <w:lastRenderedPageBreak/>
              <w:t>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0F0D53" w14:textId="77777777" w:rsidR="005F44E1" w:rsidRPr="008439ED" w:rsidRDefault="005F44E1">
            <w:pPr>
              <w:spacing w:line="360" w:lineRule="auto"/>
              <w:textAlignment w:val="baseline"/>
              <w:rPr>
                <w:rFonts w:ascii="Calibri" w:eastAsia="Times New Roman" w:hAnsi="Calibri" w:cs="Calibri"/>
                <w:b/>
                <w:bCs/>
                <w:lang w:eastAsia="es-CO"/>
                <w:rPrChange w:id="7296" w:author="LauraPGM" w:date="2025-11-04T16:55:00Z">
                  <w:rPr>
                    <w:rFonts w:eastAsia="Times New Roman"/>
                    <w:b/>
                    <w:bCs/>
                    <w:lang w:eastAsia="es-CO"/>
                  </w:rPr>
                </w:rPrChange>
              </w:rPr>
              <w:pPrChange w:id="7297" w:author="LauraPGM" w:date="2025-10-01T09:45:00Z">
                <w:pPr>
                  <w:spacing w:line="240" w:lineRule="auto"/>
                  <w:textAlignment w:val="baseline"/>
                </w:pPr>
              </w:pPrChange>
            </w:pPr>
            <w:r w:rsidRPr="008439ED">
              <w:rPr>
                <w:rFonts w:ascii="Calibri" w:eastAsia="Times New Roman" w:hAnsi="Calibri" w:cs="Calibri"/>
                <w:b/>
                <w:bCs/>
                <w:lang w:eastAsia="es-CO"/>
                <w:rPrChange w:id="7298" w:author="LauraPGM" w:date="2025-11-04T16:55:00Z">
                  <w:rPr>
                    <w:rFonts w:eastAsia="Times New Roman"/>
                    <w:b/>
                    <w:bCs/>
                    <w:lang w:eastAsia="es-CO"/>
                  </w:rPr>
                </w:rPrChange>
              </w:rPr>
              <w:t>Nombre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7EF0C9" w14:textId="77777777" w:rsidR="005F44E1" w:rsidRPr="008439ED" w:rsidRDefault="005F44E1">
            <w:pPr>
              <w:spacing w:line="360" w:lineRule="auto"/>
              <w:textAlignment w:val="baseline"/>
              <w:rPr>
                <w:rFonts w:ascii="Calibri" w:eastAsia="Times New Roman" w:hAnsi="Calibri" w:cs="Calibri"/>
                <w:b/>
                <w:bCs/>
                <w:lang w:eastAsia="es-CO"/>
                <w:rPrChange w:id="7299" w:author="LauraPGM" w:date="2025-11-04T16:55:00Z">
                  <w:rPr>
                    <w:rFonts w:eastAsia="Times New Roman"/>
                    <w:b/>
                    <w:bCs/>
                    <w:lang w:eastAsia="es-CO"/>
                  </w:rPr>
                </w:rPrChange>
              </w:rPr>
              <w:pPrChange w:id="7300" w:author="LauraPGM" w:date="2025-10-01T09:45:00Z">
                <w:pPr>
                  <w:spacing w:line="240" w:lineRule="auto"/>
                  <w:textAlignment w:val="baseline"/>
                </w:pPr>
              </w:pPrChange>
            </w:pPr>
            <w:r w:rsidRPr="008439ED">
              <w:rPr>
                <w:rFonts w:ascii="Calibri" w:eastAsia="Times New Roman" w:hAnsi="Calibri" w:cs="Calibri"/>
                <w:b/>
                <w:bCs/>
                <w:lang w:eastAsia="es-CO"/>
                <w:rPrChange w:id="7301" w:author="LauraPGM" w:date="2025-11-04T16:55:00Z">
                  <w:rPr>
                    <w:rFonts w:eastAsia="Times New Roman"/>
                    <w:b/>
                    <w:bCs/>
                    <w:lang w:eastAsia="es-CO"/>
                  </w:rPr>
                </w:rPrChange>
              </w:rPr>
              <w:t>Cargo </w:t>
            </w:r>
          </w:p>
        </w:tc>
        <w:tc>
          <w:tcPr>
            <w:tcW w:w="325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7A6EE8DE" w14:textId="52777D9B" w:rsidR="005F44E1" w:rsidRPr="008439ED" w:rsidRDefault="00343608">
            <w:pPr>
              <w:spacing w:line="360" w:lineRule="auto"/>
              <w:textAlignment w:val="baseline"/>
              <w:rPr>
                <w:rFonts w:ascii="Calibri" w:eastAsia="Times New Roman" w:hAnsi="Calibri" w:cs="Calibri"/>
                <w:b/>
                <w:bCs/>
                <w:lang w:eastAsia="es-CO"/>
                <w:rPrChange w:id="7302" w:author="LauraPGM" w:date="2025-11-04T16:55:00Z">
                  <w:rPr>
                    <w:rFonts w:eastAsia="Times New Roman"/>
                    <w:b/>
                    <w:bCs/>
                    <w:lang w:eastAsia="es-CO"/>
                  </w:rPr>
                </w:rPrChange>
              </w:rPr>
              <w:pPrChange w:id="7303" w:author="LauraPGM" w:date="2025-10-01T09:45:00Z">
                <w:pPr>
                  <w:spacing w:line="240" w:lineRule="auto"/>
                  <w:textAlignment w:val="baseline"/>
                </w:pPr>
              </w:pPrChange>
            </w:pPr>
            <w:r w:rsidRPr="008439ED">
              <w:rPr>
                <w:rFonts w:ascii="Calibri" w:eastAsia="Times New Roman" w:hAnsi="Calibri" w:cs="Calibri"/>
                <w:b/>
                <w:bCs/>
                <w:lang w:eastAsia="es-CO"/>
                <w:rPrChange w:id="7304" w:author="LauraPGM" w:date="2025-11-04T16:55:00Z">
                  <w:rPr>
                    <w:rFonts w:eastAsia="Times New Roman"/>
                    <w:b/>
                    <w:bCs/>
                    <w:lang w:eastAsia="es-CO"/>
                  </w:rPr>
                </w:rPrChange>
              </w:rPr>
              <w:t>Dependencia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0BE8994B" w14:textId="77777777" w:rsidR="005F44E1" w:rsidRPr="008439ED" w:rsidRDefault="005F44E1">
            <w:pPr>
              <w:spacing w:line="360" w:lineRule="auto"/>
              <w:textAlignment w:val="baseline"/>
              <w:rPr>
                <w:rFonts w:ascii="Calibri" w:eastAsia="Times New Roman" w:hAnsi="Calibri" w:cs="Calibri"/>
                <w:b/>
                <w:bCs/>
                <w:lang w:eastAsia="es-CO"/>
                <w:rPrChange w:id="7305" w:author="LauraPGM" w:date="2025-11-04T16:55:00Z">
                  <w:rPr>
                    <w:rFonts w:eastAsia="Times New Roman"/>
                    <w:b/>
                    <w:bCs/>
                    <w:lang w:eastAsia="es-CO"/>
                  </w:rPr>
                </w:rPrChange>
              </w:rPr>
              <w:pPrChange w:id="7306" w:author="LauraPGM" w:date="2025-10-01T09:45:00Z">
                <w:pPr>
                  <w:spacing w:line="240" w:lineRule="auto"/>
                  <w:textAlignment w:val="baseline"/>
                </w:pPr>
              </w:pPrChange>
            </w:pPr>
            <w:r w:rsidRPr="008439ED">
              <w:rPr>
                <w:rFonts w:ascii="Calibri" w:eastAsia="Times New Roman" w:hAnsi="Calibri" w:cs="Calibri"/>
                <w:b/>
                <w:bCs/>
                <w:lang w:eastAsia="es-CO"/>
                <w:rPrChange w:id="7307" w:author="LauraPGM" w:date="2025-11-04T16:55:00Z">
                  <w:rPr>
                    <w:rFonts w:eastAsia="Times New Roman"/>
                    <w:b/>
                    <w:bCs/>
                    <w:lang w:eastAsia="es-CO"/>
                  </w:rPr>
                </w:rPrChange>
              </w:rPr>
              <w:t>Fecha </w:t>
            </w:r>
          </w:p>
        </w:tc>
      </w:tr>
      <w:tr w:rsidR="0048121D" w:rsidRPr="008439ED" w14:paraId="15B9E2AE" w14:textId="77777777" w:rsidTr="00F22E8A">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39B99FC2" w14:textId="77777777" w:rsidR="0048121D" w:rsidRPr="008439ED" w:rsidRDefault="0048121D" w:rsidP="00553C97">
            <w:pPr>
              <w:spacing w:line="240" w:lineRule="auto"/>
              <w:jc w:val="both"/>
              <w:textAlignment w:val="baseline"/>
              <w:rPr>
                <w:rFonts w:ascii="Calibri" w:eastAsia="Times New Roman" w:hAnsi="Calibri" w:cs="Calibri"/>
                <w:b/>
                <w:bCs/>
                <w:lang w:eastAsia="es-CO"/>
              </w:rPr>
            </w:pPr>
            <w:r w:rsidRPr="008439ED">
              <w:rPr>
                <w:rFonts w:ascii="Calibri" w:eastAsia="Times New Roman" w:hAnsi="Calibri" w:cs="Calibri"/>
                <w:b/>
                <w:bCs/>
                <w:lang w:eastAsia="es-CO"/>
              </w:rPr>
              <w:t>Autor (es)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hideMark/>
          </w:tcPr>
          <w:p w14:paraId="2132B769" w14:textId="1FA8FFFD" w:rsidR="0048121D" w:rsidRPr="008439ED" w:rsidRDefault="0048121D">
            <w:pPr>
              <w:spacing w:line="360" w:lineRule="auto"/>
              <w:textAlignment w:val="baseline"/>
              <w:rPr>
                <w:rFonts w:ascii="Calibri" w:eastAsia="Times New Roman" w:hAnsi="Calibri" w:cs="Calibri"/>
                <w:b/>
                <w:bCs/>
                <w:lang w:eastAsia="es-CO"/>
              </w:rPr>
              <w:pPrChange w:id="7308" w:author="LauraPGM" w:date="2025-10-01T20:56:00Z">
                <w:pPr>
                  <w:spacing w:line="240" w:lineRule="auto"/>
                  <w:jc w:val="both"/>
                  <w:textAlignment w:val="baseline"/>
                </w:pPr>
              </w:pPrChange>
            </w:pPr>
            <w:proofErr w:type="spellStart"/>
            <w:ins w:id="7309" w:author="LauraPGM" w:date="2025-10-01T20:56:00Z">
              <w:r w:rsidRPr="008439ED">
                <w:rPr>
                  <w:rFonts w:ascii="Calibri" w:hAnsi="Calibri" w:cs="Calibri"/>
                </w:rPr>
                <w:t>Gianmarco</w:t>
              </w:r>
              <w:proofErr w:type="spellEnd"/>
              <w:r w:rsidRPr="008439ED">
                <w:rPr>
                  <w:rFonts w:ascii="Calibri" w:hAnsi="Calibri" w:cs="Calibri"/>
                </w:rPr>
                <w:t xml:space="preserve"> Serrano </w:t>
              </w:r>
              <w:proofErr w:type="spellStart"/>
              <w:r w:rsidRPr="008439ED">
                <w:rPr>
                  <w:rFonts w:ascii="Calibri" w:hAnsi="Calibri" w:cs="Calibri"/>
                </w:rPr>
                <w:t>Cabarcas</w:t>
              </w:r>
            </w:ins>
            <w:proofErr w:type="spellEnd"/>
          </w:p>
        </w:tc>
        <w:tc>
          <w:tcPr>
            <w:tcW w:w="1545" w:type="dxa"/>
            <w:tcBorders>
              <w:top w:val="single" w:sz="6" w:space="0" w:color="000000"/>
              <w:left w:val="single" w:sz="6" w:space="0" w:color="000000"/>
              <w:bottom w:val="single" w:sz="6" w:space="0" w:color="000000"/>
              <w:right w:val="single" w:sz="6" w:space="0" w:color="000000"/>
            </w:tcBorders>
            <w:shd w:val="clear" w:color="auto" w:fill="EDF2F8"/>
            <w:hideMark/>
          </w:tcPr>
          <w:p w14:paraId="31B2FA22" w14:textId="53A715BE" w:rsidR="0048121D" w:rsidRPr="008439ED" w:rsidRDefault="00671B13">
            <w:pPr>
              <w:spacing w:line="360" w:lineRule="auto"/>
              <w:textAlignment w:val="baseline"/>
              <w:rPr>
                <w:rFonts w:ascii="Calibri" w:eastAsia="Times New Roman" w:hAnsi="Calibri" w:cs="Calibri"/>
                <w:b/>
                <w:bCs/>
                <w:lang w:eastAsia="es-CO"/>
              </w:rPr>
              <w:pPrChange w:id="7310" w:author="LauraPGM" w:date="2025-10-01T20:56:00Z">
                <w:pPr>
                  <w:spacing w:line="240" w:lineRule="auto"/>
                  <w:jc w:val="both"/>
                  <w:textAlignment w:val="baseline"/>
                </w:pPr>
              </w:pPrChange>
            </w:pPr>
            <w:ins w:id="7311" w:author="LauraPGM" w:date="2025-10-01T20:56:00Z">
              <w:r w:rsidRPr="008439ED">
                <w:rPr>
                  <w:rFonts w:ascii="Calibri" w:hAnsi="Calibri" w:cs="Calibri"/>
                </w:rPr>
                <w:t>Experto t</w:t>
              </w:r>
              <w:r w:rsidR="006C6A56" w:rsidRPr="008439ED">
                <w:rPr>
                  <w:rFonts w:ascii="Calibri" w:hAnsi="Calibri" w:cs="Calibri"/>
                </w:rPr>
                <w:t xml:space="preserve">emático </w:t>
              </w:r>
            </w:ins>
            <w:del w:id="7312" w:author="LauraPGM" w:date="2025-10-01T20:56:00Z">
              <w:r w:rsidR="0048121D" w:rsidRPr="008439ED" w:rsidDel="000964CC">
                <w:rPr>
                  <w:rFonts w:ascii="Calibri" w:eastAsia="Times New Roman" w:hAnsi="Calibri" w:cs="Calibri"/>
                  <w:b/>
                  <w:bCs/>
                  <w:lang w:eastAsia="es-CO"/>
                </w:rPr>
                <w:delText>Asesor pedagógico</w:delText>
              </w:r>
            </w:del>
          </w:p>
        </w:tc>
        <w:tc>
          <w:tcPr>
            <w:tcW w:w="3255" w:type="dxa"/>
            <w:tcBorders>
              <w:top w:val="single" w:sz="6" w:space="0" w:color="000000"/>
              <w:left w:val="single" w:sz="6" w:space="0" w:color="000000"/>
              <w:bottom w:val="single" w:sz="6" w:space="0" w:color="000000"/>
              <w:right w:val="single" w:sz="6" w:space="0" w:color="000000"/>
            </w:tcBorders>
            <w:shd w:val="clear" w:color="auto" w:fill="EDF2F8"/>
            <w:hideMark/>
          </w:tcPr>
          <w:p w14:paraId="7E899260" w14:textId="49BDECD0" w:rsidR="0048121D" w:rsidRPr="008439ED" w:rsidDel="000964CC" w:rsidRDefault="00553C97">
            <w:pPr>
              <w:spacing w:line="360" w:lineRule="auto"/>
              <w:textAlignment w:val="baseline"/>
              <w:rPr>
                <w:del w:id="7313" w:author="LauraPGM" w:date="2025-10-01T20:56:00Z"/>
                <w:rFonts w:ascii="Calibri" w:eastAsia="Times New Roman" w:hAnsi="Calibri" w:cs="Calibri"/>
                <w:b/>
                <w:bCs/>
                <w:lang w:eastAsia="es-CO"/>
              </w:rPr>
              <w:pPrChange w:id="7314" w:author="LauraPGM" w:date="2025-10-01T20:56:00Z">
                <w:pPr>
                  <w:spacing w:line="240" w:lineRule="auto"/>
                  <w:jc w:val="both"/>
                  <w:textAlignment w:val="baseline"/>
                </w:pPr>
              </w:pPrChange>
            </w:pPr>
            <w:ins w:id="7315" w:author="LauraPGM" w:date="2025-10-01T20:56:00Z">
              <w:r w:rsidRPr="008439ED">
                <w:rPr>
                  <w:rFonts w:ascii="Calibri" w:hAnsi="Calibri" w:cs="Calibri"/>
                </w:rPr>
                <w:t xml:space="preserve">Centro Agroturístico - </w:t>
              </w:r>
              <w:r w:rsidR="0048121D" w:rsidRPr="008439ED">
                <w:rPr>
                  <w:rFonts w:ascii="Calibri" w:hAnsi="Calibri" w:cs="Calibri"/>
                </w:rPr>
                <w:t>Regional Santander</w:t>
              </w:r>
            </w:ins>
            <w:del w:id="7316" w:author="LauraPGM" w:date="2025-10-01T20:56:00Z">
              <w:r w:rsidR="0048121D" w:rsidRPr="008439ED" w:rsidDel="000964CC">
                <w:rPr>
                  <w:rFonts w:ascii="Calibri" w:eastAsia="Times New Roman" w:hAnsi="Calibri" w:cs="Calibri"/>
                  <w:b/>
                  <w:bCs/>
                  <w:lang w:eastAsia="es-CO"/>
                </w:rPr>
                <w:delText>Centro Industrial del Diseño y la Manufactura</w:delText>
              </w:r>
            </w:del>
          </w:p>
          <w:p w14:paraId="3A32ACAA" w14:textId="623A9CB1" w:rsidR="0048121D" w:rsidRPr="008439ED" w:rsidRDefault="0048121D">
            <w:pPr>
              <w:spacing w:line="360" w:lineRule="auto"/>
              <w:textAlignment w:val="baseline"/>
              <w:rPr>
                <w:rFonts w:ascii="Calibri" w:eastAsia="Times New Roman" w:hAnsi="Calibri" w:cs="Calibri"/>
                <w:b/>
                <w:bCs/>
                <w:lang w:eastAsia="es-CO"/>
              </w:rPr>
              <w:pPrChange w:id="7317" w:author="LauraPGM" w:date="2025-10-01T20:56:00Z">
                <w:pPr>
                  <w:spacing w:line="240" w:lineRule="auto"/>
                  <w:jc w:val="both"/>
                  <w:textAlignment w:val="baseline"/>
                </w:pPr>
              </w:pPrChange>
            </w:pPr>
            <w:del w:id="7318" w:author="LauraPGM" w:date="2025-10-01T20:56:00Z">
              <w:r w:rsidRPr="008439ED" w:rsidDel="000964CC">
                <w:rPr>
                  <w:rFonts w:ascii="Calibri" w:eastAsia="Times New Roman" w:hAnsi="Calibri" w:cs="Calibri"/>
                  <w:b/>
                  <w:bCs/>
                  <w:lang w:eastAsia="es-CO"/>
                </w:rPr>
                <w:delText>Regional Santander</w:delText>
              </w:r>
            </w:del>
          </w:p>
        </w:tc>
        <w:tc>
          <w:tcPr>
            <w:tcW w:w="1875" w:type="dxa"/>
            <w:tcBorders>
              <w:top w:val="single" w:sz="6" w:space="0" w:color="000000"/>
              <w:left w:val="single" w:sz="6" w:space="0" w:color="000000"/>
              <w:bottom w:val="single" w:sz="6" w:space="0" w:color="000000"/>
              <w:right w:val="single" w:sz="6" w:space="0" w:color="000000"/>
            </w:tcBorders>
            <w:shd w:val="clear" w:color="auto" w:fill="EDF2F8"/>
            <w:hideMark/>
          </w:tcPr>
          <w:p w14:paraId="4516C615" w14:textId="2095F7A8" w:rsidR="0048121D" w:rsidRPr="008439ED" w:rsidRDefault="0048121D">
            <w:pPr>
              <w:spacing w:line="360" w:lineRule="auto"/>
              <w:textAlignment w:val="baseline"/>
              <w:rPr>
                <w:rFonts w:ascii="Calibri" w:eastAsia="Times New Roman" w:hAnsi="Calibri" w:cs="Calibri"/>
                <w:b/>
                <w:bCs/>
                <w:lang w:eastAsia="es-CO"/>
              </w:rPr>
              <w:pPrChange w:id="7319" w:author="LauraPGM" w:date="2025-10-01T20:56:00Z">
                <w:pPr>
                  <w:spacing w:line="240" w:lineRule="auto"/>
                  <w:jc w:val="both"/>
                  <w:textAlignment w:val="baseline"/>
                </w:pPr>
              </w:pPrChange>
            </w:pPr>
            <w:ins w:id="7320" w:author="LauraPGM" w:date="2025-10-01T20:56:00Z">
              <w:r w:rsidRPr="008439ED">
                <w:rPr>
                  <w:rFonts w:ascii="Calibri" w:hAnsi="Calibri" w:cs="Calibri"/>
                </w:rPr>
                <w:t>Octubre 2025</w:t>
              </w:r>
            </w:ins>
            <w:del w:id="7321" w:author="LauraPGM" w:date="2025-10-01T20:56:00Z">
              <w:r w:rsidRPr="008439ED" w:rsidDel="000964CC">
                <w:rPr>
                  <w:rFonts w:ascii="Calibri" w:eastAsia="Times New Roman" w:hAnsi="Calibri" w:cs="Calibri"/>
                  <w:b/>
                  <w:bCs/>
                  <w:lang w:eastAsia="es-CO"/>
                </w:rPr>
                <w:delText>Febrero 2022</w:delText>
              </w:r>
            </w:del>
          </w:p>
        </w:tc>
      </w:tr>
      <w:tr w:rsidR="00553C97" w:rsidRPr="008439ED" w14:paraId="5B1F6A58" w14:textId="77777777" w:rsidTr="00553C97">
        <w:tblPrEx>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PrExChange w:id="7322" w:author="LauraPGM" w:date="2025-10-07T10:00:00Z">
            <w:tblPrEx>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ins w:id="7323" w:author="LauraPGM" w:date="2025-10-07T09:59:00Z"/>
          <w:trPrChange w:id="7324" w:author="LauraPGM" w:date="2025-10-07T10:00:00Z">
            <w:trPr>
              <w:gridBefore w:val="1"/>
              <w:trHeight w:val="300"/>
            </w:trPr>
          </w:trPrChange>
        </w:trPr>
        <w:tc>
          <w:tcPr>
            <w:tcW w:w="1260" w:type="dxa"/>
            <w:tcBorders>
              <w:top w:val="single" w:sz="6" w:space="0" w:color="000000"/>
              <w:left w:val="single" w:sz="6" w:space="0" w:color="000000"/>
              <w:bottom w:val="single" w:sz="6" w:space="0" w:color="000000"/>
              <w:right w:val="single" w:sz="6" w:space="0" w:color="000000"/>
            </w:tcBorders>
            <w:shd w:val="clear" w:color="auto" w:fill="EDF2F8"/>
            <w:tcPrChange w:id="7325" w:author="LauraPGM" w:date="2025-10-07T10:00:00Z">
              <w:tcPr>
                <w:tcW w:w="1260" w:type="dxa"/>
                <w:gridSpan w:val="2"/>
                <w:tcBorders>
                  <w:top w:val="single" w:sz="6" w:space="0" w:color="000000"/>
                  <w:left w:val="single" w:sz="6" w:space="0" w:color="000000"/>
                  <w:bottom w:val="single" w:sz="6" w:space="0" w:color="000000"/>
                  <w:right w:val="single" w:sz="6" w:space="0" w:color="000000"/>
                </w:tcBorders>
                <w:shd w:val="clear" w:color="auto" w:fill="EDF2F8"/>
              </w:tcPr>
            </w:tcPrChange>
          </w:tcPr>
          <w:p w14:paraId="21C1E70A" w14:textId="77777777" w:rsidR="00553C97" w:rsidRPr="008439ED" w:rsidRDefault="00553C97" w:rsidP="00553C97">
            <w:pPr>
              <w:spacing w:line="240" w:lineRule="auto"/>
              <w:jc w:val="both"/>
              <w:textAlignment w:val="baseline"/>
              <w:rPr>
                <w:ins w:id="7326" w:author="LauraPGM" w:date="2025-10-07T09:59:00Z"/>
                <w:rFonts w:ascii="Calibri" w:eastAsia="Times New Roman" w:hAnsi="Calibri" w:cs="Calibri"/>
                <w:b/>
                <w:bCs/>
                <w:lang w:eastAsia="es-CO"/>
              </w:rPr>
            </w:pPr>
          </w:p>
        </w:tc>
        <w:tc>
          <w:tcPr>
            <w:tcW w:w="1980" w:type="dxa"/>
            <w:tcBorders>
              <w:top w:val="single" w:sz="6" w:space="0" w:color="000000"/>
              <w:left w:val="single" w:sz="6" w:space="0" w:color="000000"/>
              <w:bottom w:val="single" w:sz="6" w:space="0" w:color="000000"/>
              <w:right w:val="single" w:sz="6" w:space="0" w:color="000000"/>
            </w:tcBorders>
            <w:shd w:val="clear" w:color="auto" w:fill="EBF0F9"/>
            <w:vAlign w:val="center"/>
            <w:tcPrChange w:id="7327" w:author="LauraPGM" w:date="2025-10-07T10:00:00Z">
              <w:tcPr>
                <w:tcW w:w="1980" w:type="dxa"/>
                <w:gridSpan w:val="2"/>
                <w:tcBorders>
                  <w:top w:val="single" w:sz="6" w:space="0" w:color="000000"/>
                  <w:left w:val="single" w:sz="6" w:space="0" w:color="000000"/>
                  <w:bottom w:val="single" w:sz="6" w:space="0" w:color="000000"/>
                  <w:right w:val="single" w:sz="6" w:space="0" w:color="000000"/>
                </w:tcBorders>
                <w:shd w:val="clear" w:color="auto" w:fill="EDF2F8"/>
              </w:tcPr>
            </w:tcPrChange>
          </w:tcPr>
          <w:p w14:paraId="26C93FFA" w14:textId="46627F0C" w:rsidR="00553C97" w:rsidRPr="008439ED" w:rsidRDefault="00553C97" w:rsidP="00553C97">
            <w:pPr>
              <w:spacing w:line="360" w:lineRule="auto"/>
              <w:textAlignment w:val="baseline"/>
              <w:rPr>
                <w:ins w:id="7328" w:author="LauraPGM" w:date="2025-10-07T09:59:00Z"/>
                <w:rFonts w:ascii="Calibri" w:hAnsi="Calibri" w:cs="Calibri"/>
              </w:rPr>
            </w:pPr>
            <w:ins w:id="7329" w:author="LauraPGM" w:date="2025-10-07T09:59:00Z">
              <w:r w:rsidRPr="008439ED">
                <w:rPr>
                  <w:rFonts w:ascii="Calibri" w:hAnsi="Calibri" w:cs="Calibri"/>
                  <w:rPrChange w:id="7330" w:author="LauraPGM" w:date="2025-11-04T16:55:00Z">
                    <w:rPr>
                      <w:rFonts w:ascii="Calibri" w:eastAsia="Times New Roman" w:hAnsi="Calibri" w:cs="Calibri"/>
                      <w:bCs/>
                      <w:lang w:eastAsia="es-CO"/>
                    </w:rPr>
                  </w:rPrChange>
                </w:rPr>
                <w:t>Laura Paola Gelvez Manosalva</w:t>
              </w:r>
            </w:ins>
          </w:p>
        </w:tc>
        <w:tc>
          <w:tcPr>
            <w:tcW w:w="1545" w:type="dxa"/>
            <w:tcBorders>
              <w:top w:val="single" w:sz="6" w:space="0" w:color="000000"/>
              <w:left w:val="single" w:sz="6" w:space="0" w:color="000000"/>
              <w:bottom w:val="single" w:sz="6" w:space="0" w:color="000000"/>
              <w:right w:val="single" w:sz="6" w:space="0" w:color="000000"/>
            </w:tcBorders>
            <w:shd w:val="clear" w:color="auto" w:fill="EBF0F9"/>
            <w:vAlign w:val="center"/>
            <w:tcPrChange w:id="7331" w:author="LauraPGM" w:date="2025-10-07T10:00:00Z">
              <w:tcPr>
                <w:tcW w:w="1545" w:type="dxa"/>
                <w:gridSpan w:val="2"/>
                <w:tcBorders>
                  <w:top w:val="single" w:sz="6" w:space="0" w:color="000000"/>
                  <w:left w:val="single" w:sz="6" w:space="0" w:color="000000"/>
                  <w:bottom w:val="single" w:sz="6" w:space="0" w:color="000000"/>
                  <w:right w:val="single" w:sz="6" w:space="0" w:color="000000"/>
                </w:tcBorders>
                <w:shd w:val="clear" w:color="auto" w:fill="EDF2F8"/>
              </w:tcPr>
            </w:tcPrChange>
          </w:tcPr>
          <w:p w14:paraId="11A82F64" w14:textId="4BB0C560" w:rsidR="00553C97" w:rsidRPr="008439ED" w:rsidRDefault="00553C97" w:rsidP="00553C97">
            <w:pPr>
              <w:spacing w:line="360" w:lineRule="auto"/>
              <w:textAlignment w:val="baseline"/>
              <w:rPr>
                <w:ins w:id="7332" w:author="LauraPGM" w:date="2025-10-07T09:59:00Z"/>
                <w:rFonts w:ascii="Calibri" w:hAnsi="Calibri" w:cs="Calibri"/>
              </w:rPr>
            </w:pPr>
            <w:ins w:id="7333" w:author="LauraPGM" w:date="2025-10-07T09:59:00Z">
              <w:r w:rsidRPr="008439ED">
                <w:rPr>
                  <w:rFonts w:ascii="Calibri" w:hAnsi="Calibri" w:cs="Calibri"/>
                  <w:rPrChange w:id="7334" w:author="LauraPGM" w:date="2025-11-04T16:55:00Z">
                    <w:rPr>
                      <w:rFonts w:ascii="Calibri" w:eastAsia="Times New Roman" w:hAnsi="Calibri" w:cs="Calibri"/>
                      <w:bCs/>
                      <w:lang w:eastAsia="es-CO"/>
                    </w:rPr>
                  </w:rPrChange>
                </w:rPr>
                <w:t>Evaluadora instruccional </w:t>
              </w:r>
            </w:ins>
          </w:p>
        </w:tc>
        <w:tc>
          <w:tcPr>
            <w:tcW w:w="3255" w:type="dxa"/>
            <w:tcBorders>
              <w:top w:val="single" w:sz="6" w:space="0" w:color="000000"/>
              <w:left w:val="single" w:sz="6" w:space="0" w:color="000000"/>
              <w:bottom w:val="single" w:sz="6" w:space="0" w:color="000000"/>
              <w:right w:val="single" w:sz="6" w:space="0" w:color="000000"/>
            </w:tcBorders>
            <w:shd w:val="clear" w:color="auto" w:fill="EBF0F9"/>
            <w:vAlign w:val="center"/>
            <w:tcPrChange w:id="7335" w:author="LauraPGM" w:date="2025-10-07T10:00:00Z">
              <w:tcPr>
                <w:tcW w:w="3255" w:type="dxa"/>
                <w:gridSpan w:val="2"/>
                <w:tcBorders>
                  <w:top w:val="single" w:sz="6" w:space="0" w:color="000000"/>
                  <w:left w:val="single" w:sz="6" w:space="0" w:color="000000"/>
                  <w:bottom w:val="single" w:sz="6" w:space="0" w:color="000000"/>
                  <w:right w:val="single" w:sz="6" w:space="0" w:color="000000"/>
                </w:tcBorders>
                <w:shd w:val="clear" w:color="auto" w:fill="EDF2F8"/>
              </w:tcPr>
            </w:tcPrChange>
          </w:tcPr>
          <w:p w14:paraId="5790E1CB" w14:textId="4DFF7423" w:rsidR="00553C97" w:rsidRPr="008439ED" w:rsidRDefault="00553C97" w:rsidP="00553C97">
            <w:pPr>
              <w:spacing w:line="360" w:lineRule="auto"/>
              <w:textAlignment w:val="baseline"/>
              <w:rPr>
                <w:ins w:id="7336" w:author="LauraPGM" w:date="2025-10-07T09:59:00Z"/>
                <w:rFonts w:ascii="Calibri" w:hAnsi="Calibri" w:cs="Calibri"/>
                <w:rPrChange w:id="7337" w:author="LauraPGM" w:date="2025-11-04T16:55:00Z">
                  <w:rPr>
                    <w:ins w:id="7338" w:author="LauraPGM" w:date="2025-10-07T09:59:00Z"/>
                    <w:rFonts w:ascii="Calibri" w:eastAsia="Times New Roman" w:hAnsi="Calibri" w:cs="Calibri"/>
                    <w:bCs/>
                    <w:lang w:eastAsia="es-CO"/>
                  </w:rPr>
                </w:rPrChange>
              </w:rPr>
            </w:pPr>
            <w:ins w:id="7339" w:author="LauraPGM" w:date="2025-10-07T09:59:00Z">
              <w:r w:rsidRPr="008439ED">
                <w:rPr>
                  <w:rFonts w:ascii="Calibri" w:hAnsi="Calibri" w:cs="Calibri"/>
                  <w:rPrChange w:id="7340" w:author="LauraPGM" w:date="2025-11-04T16:55:00Z">
                    <w:rPr>
                      <w:rFonts w:ascii="Calibri" w:eastAsia="Times New Roman" w:hAnsi="Calibri" w:cs="Calibri"/>
                      <w:bCs/>
                      <w:color w:val="000000"/>
                      <w:lang w:eastAsia="es-CO"/>
                    </w:rPr>
                  </w:rPrChange>
                </w:rPr>
                <w:t xml:space="preserve">Centro Agroturístico </w:t>
              </w:r>
            </w:ins>
            <w:ins w:id="7341" w:author="LauraPGM" w:date="2025-10-07T10:01:00Z">
              <w:r w:rsidRPr="008439ED">
                <w:rPr>
                  <w:rFonts w:ascii="Calibri" w:hAnsi="Calibri" w:cs="Calibri"/>
                </w:rPr>
                <w:t>-</w:t>
              </w:r>
            </w:ins>
            <w:ins w:id="7342" w:author="LauraPGM" w:date="2025-10-07T09:59:00Z">
              <w:r w:rsidRPr="008439ED">
                <w:rPr>
                  <w:rFonts w:ascii="Calibri" w:hAnsi="Calibri" w:cs="Calibri"/>
                  <w:rPrChange w:id="7343" w:author="LauraPGM" w:date="2025-11-04T16:55:00Z">
                    <w:rPr>
                      <w:rFonts w:ascii="Calibri" w:eastAsia="Times New Roman" w:hAnsi="Calibri" w:cs="Calibri"/>
                      <w:bCs/>
                      <w:color w:val="000000"/>
                      <w:lang w:eastAsia="es-CO"/>
                    </w:rPr>
                  </w:rPrChange>
                </w:rPr>
                <w:t>Regional   Santander  </w:t>
              </w:r>
            </w:ins>
          </w:p>
          <w:p w14:paraId="7C2ED36F" w14:textId="6C33147E" w:rsidR="00553C97" w:rsidRPr="008439ED" w:rsidRDefault="00553C97" w:rsidP="00553C97">
            <w:pPr>
              <w:spacing w:line="360" w:lineRule="auto"/>
              <w:textAlignment w:val="baseline"/>
              <w:rPr>
                <w:ins w:id="7344" w:author="LauraPGM" w:date="2025-10-07T09:59:00Z"/>
                <w:rFonts w:ascii="Calibri" w:hAnsi="Calibri" w:cs="Calibri"/>
              </w:rPr>
            </w:pPr>
            <w:ins w:id="7345" w:author="LauraPGM" w:date="2025-10-07T09:59:00Z">
              <w:r w:rsidRPr="008439ED">
                <w:rPr>
                  <w:rFonts w:ascii="Calibri" w:hAnsi="Calibri" w:cs="Calibri"/>
                  <w:rPrChange w:id="7346" w:author="LauraPGM" w:date="2025-11-04T16:55:00Z">
                    <w:rPr>
                      <w:rFonts w:ascii="Calibri" w:eastAsia="Times New Roman" w:hAnsi="Calibri" w:cs="Calibri"/>
                      <w:bCs/>
                      <w:lang w:eastAsia="es-CO"/>
                    </w:rPr>
                  </w:rPrChange>
                </w:rPr>
                <w:t> </w:t>
              </w:r>
            </w:ins>
          </w:p>
        </w:tc>
        <w:tc>
          <w:tcPr>
            <w:tcW w:w="1875" w:type="dxa"/>
            <w:tcBorders>
              <w:top w:val="single" w:sz="6" w:space="0" w:color="000000"/>
              <w:left w:val="single" w:sz="6" w:space="0" w:color="000000"/>
              <w:bottom w:val="single" w:sz="6" w:space="0" w:color="000000"/>
              <w:right w:val="single" w:sz="6" w:space="0" w:color="000000"/>
            </w:tcBorders>
            <w:shd w:val="clear" w:color="auto" w:fill="EBF0F9"/>
            <w:vAlign w:val="center"/>
            <w:tcPrChange w:id="7347" w:author="LauraPGM" w:date="2025-10-07T10:00:00Z">
              <w:tcPr>
                <w:tcW w:w="1875" w:type="dxa"/>
                <w:gridSpan w:val="2"/>
                <w:tcBorders>
                  <w:top w:val="single" w:sz="6" w:space="0" w:color="000000"/>
                  <w:left w:val="single" w:sz="6" w:space="0" w:color="000000"/>
                  <w:bottom w:val="single" w:sz="6" w:space="0" w:color="000000"/>
                  <w:right w:val="single" w:sz="6" w:space="0" w:color="000000"/>
                </w:tcBorders>
                <w:shd w:val="clear" w:color="auto" w:fill="EDF2F8"/>
              </w:tcPr>
            </w:tcPrChange>
          </w:tcPr>
          <w:p w14:paraId="2B724DCD" w14:textId="59D1AC4E" w:rsidR="00553C97" w:rsidRPr="008439ED" w:rsidRDefault="00553C97" w:rsidP="00553C97">
            <w:pPr>
              <w:spacing w:line="360" w:lineRule="auto"/>
              <w:textAlignment w:val="baseline"/>
              <w:rPr>
                <w:ins w:id="7348" w:author="LauraPGM" w:date="2025-10-07T09:59:00Z"/>
                <w:rFonts w:ascii="Calibri" w:hAnsi="Calibri" w:cs="Calibri"/>
              </w:rPr>
            </w:pPr>
            <w:ins w:id="7349" w:author="LauraPGM" w:date="2025-10-07T09:59:00Z">
              <w:r w:rsidRPr="008439ED">
                <w:rPr>
                  <w:rFonts w:ascii="Calibri" w:hAnsi="Calibri" w:cs="Calibri"/>
                  <w:rPrChange w:id="7350" w:author="LauraPGM" w:date="2025-11-04T16:55:00Z">
                    <w:rPr>
                      <w:rFonts w:ascii="Calibri" w:eastAsia="Times New Roman" w:hAnsi="Calibri" w:cs="Calibri"/>
                      <w:bCs/>
                      <w:lang w:eastAsia="es-CO"/>
                    </w:rPr>
                  </w:rPrChange>
                </w:rPr>
                <w:t>Octubre</w:t>
              </w:r>
              <w:r w:rsidRPr="008439ED">
                <w:rPr>
                  <w:rFonts w:ascii="Calibri" w:hAnsi="Calibri" w:cs="Calibri"/>
                </w:rPr>
                <w:t xml:space="preserve"> </w:t>
              </w:r>
              <w:r w:rsidRPr="008439ED">
                <w:rPr>
                  <w:rFonts w:ascii="Calibri" w:hAnsi="Calibri" w:cs="Calibri"/>
                  <w:rPrChange w:id="7351" w:author="LauraPGM" w:date="2025-11-04T16:55:00Z">
                    <w:rPr>
                      <w:rFonts w:ascii="Calibri" w:eastAsia="Times New Roman" w:hAnsi="Calibri" w:cs="Calibri"/>
                      <w:bCs/>
                      <w:lang w:eastAsia="es-CO"/>
                    </w:rPr>
                  </w:rPrChange>
                </w:rPr>
                <w:t xml:space="preserve"> 2025 </w:t>
              </w:r>
            </w:ins>
          </w:p>
        </w:tc>
      </w:tr>
    </w:tbl>
    <w:p w14:paraId="000000C2" w14:textId="77777777" w:rsidR="00FF258C" w:rsidRPr="008439ED" w:rsidRDefault="00FF258C">
      <w:pPr>
        <w:pStyle w:val="Normal0"/>
        <w:spacing w:line="360" w:lineRule="auto"/>
        <w:rPr>
          <w:rFonts w:ascii="Calibri" w:hAnsi="Calibri" w:cs="Calibri"/>
          <w:rPrChange w:id="7352" w:author="LauraPGM" w:date="2025-11-04T16:55:00Z">
            <w:rPr/>
          </w:rPrChange>
        </w:rPr>
        <w:pPrChange w:id="7353" w:author="LauraPGM" w:date="2025-10-01T09:45:00Z">
          <w:pPr>
            <w:pStyle w:val="Normal0"/>
          </w:pPr>
        </w:pPrChange>
      </w:pPr>
    </w:p>
    <w:p w14:paraId="000000C3" w14:textId="77777777" w:rsidR="00FF258C" w:rsidRPr="008439ED" w:rsidRDefault="00FF258C">
      <w:pPr>
        <w:pStyle w:val="Normal0"/>
        <w:spacing w:line="360" w:lineRule="auto"/>
        <w:rPr>
          <w:rFonts w:ascii="Calibri" w:hAnsi="Calibri" w:cs="Calibri"/>
          <w:rPrChange w:id="7354" w:author="LauraPGM" w:date="2025-11-04T16:55:00Z">
            <w:rPr/>
          </w:rPrChange>
        </w:rPr>
        <w:pPrChange w:id="7355" w:author="LauraPGM" w:date="2025-10-01T09:45:00Z">
          <w:pPr>
            <w:pStyle w:val="Normal0"/>
          </w:pPr>
        </w:pPrChange>
      </w:pPr>
    </w:p>
    <w:p w14:paraId="41EFE0FB" w14:textId="77777777" w:rsidR="00F22E8A" w:rsidRPr="008439ED" w:rsidRDefault="00F22E8A">
      <w:pPr>
        <w:pStyle w:val="Normal0"/>
        <w:spacing w:line="360" w:lineRule="auto"/>
        <w:rPr>
          <w:rFonts w:ascii="Calibri" w:hAnsi="Calibri" w:cs="Calibri"/>
          <w:rPrChange w:id="7356" w:author="LauraPGM" w:date="2025-11-04T16:55:00Z">
            <w:rPr/>
          </w:rPrChange>
        </w:rPr>
        <w:pPrChange w:id="7357" w:author="LauraPGM" w:date="2025-10-01T09:45:00Z">
          <w:pPr>
            <w:pStyle w:val="Normal0"/>
          </w:pPr>
        </w:pPrChange>
      </w:pPr>
    </w:p>
    <w:p w14:paraId="000000C4" w14:textId="77777777" w:rsidR="00FF258C" w:rsidRPr="008439ED" w:rsidRDefault="00D376E1">
      <w:pPr>
        <w:pStyle w:val="Normal0"/>
        <w:numPr>
          <w:ilvl w:val="0"/>
          <w:numId w:val="7"/>
        </w:numPr>
        <w:pBdr>
          <w:top w:val="nil"/>
          <w:left w:val="nil"/>
          <w:bottom w:val="nil"/>
          <w:right w:val="nil"/>
          <w:between w:val="nil"/>
        </w:pBdr>
        <w:spacing w:line="360" w:lineRule="auto"/>
        <w:jc w:val="both"/>
        <w:rPr>
          <w:rFonts w:ascii="Calibri" w:hAnsi="Calibri" w:cs="Calibri"/>
          <w:b/>
          <w:color w:val="000000"/>
          <w:rPrChange w:id="7358" w:author="LauraPGM" w:date="2025-11-04T16:55:00Z">
            <w:rPr>
              <w:b/>
              <w:color w:val="000000"/>
            </w:rPr>
          </w:rPrChange>
        </w:rPr>
        <w:pPrChange w:id="7359" w:author="LauraPGM" w:date="2025-10-01T09:45:00Z">
          <w:pPr>
            <w:pStyle w:val="Normal0"/>
            <w:numPr>
              <w:numId w:val="7"/>
            </w:numPr>
            <w:pBdr>
              <w:top w:val="nil"/>
              <w:left w:val="nil"/>
              <w:bottom w:val="nil"/>
              <w:right w:val="nil"/>
              <w:between w:val="nil"/>
            </w:pBdr>
            <w:ind w:left="720" w:hanging="360"/>
            <w:jc w:val="both"/>
          </w:pPr>
        </w:pPrChange>
      </w:pPr>
      <w:r w:rsidRPr="008439ED">
        <w:rPr>
          <w:rFonts w:ascii="Calibri" w:hAnsi="Calibri" w:cs="Calibri"/>
          <w:b/>
          <w:color w:val="000000"/>
          <w:rPrChange w:id="7360" w:author="LauraPGM" w:date="2025-11-04T16:55:00Z">
            <w:rPr>
              <w:b/>
              <w:color w:val="000000"/>
            </w:rPr>
          </w:rPrChange>
        </w:rPr>
        <w:t xml:space="preserve">CONTROL DE CAMBIOS </w:t>
      </w:r>
    </w:p>
    <w:p w14:paraId="000000C6" w14:textId="77777777" w:rsidR="00FF258C" w:rsidRPr="008439ED" w:rsidRDefault="00FF258C">
      <w:pPr>
        <w:pStyle w:val="Normal0"/>
        <w:spacing w:line="360" w:lineRule="auto"/>
        <w:rPr>
          <w:rFonts w:ascii="Calibri" w:hAnsi="Calibri" w:cs="Calibri"/>
          <w:rPrChange w:id="7361" w:author="LauraPGM" w:date="2025-11-04T16:55:00Z">
            <w:rPr/>
          </w:rPrChange>
        </w:rPr>
        <w:pPrChange w:id="7362" w:author="LauraPGM" w:date="2025-10-01T09:45:00Z">
          <w:pPr>
            <w:pStyle w:val="Normal0"/>
          </w:pPr>
        </w:pPrChange>
      </w:pPr>
    </w:p>
    <w:p w14:paraId="000000D3" w14:textId="77777777" w:rsidR="00FF258C" w:rsidRPr="008439ED" w:rsidRDefault="00FF258C">
      <w:pPr>
        <w:pStyle w:val="Normal0"/>
        <w:spacing w:line="360" w:lineRule="auto"/>
        <w:rPr>
          <w:rFonts w:ascii="Calibri" w:hAnsi="Calibri" w:cs="Calibri"/>
          <w:color w:val="000000"/>
          <w:rPrChange w:id="7363" w:author="LauraPGM" w:date="2025-11-04T16:55:00Z">
            <w:rPr>
              <w:color w:val="000000"/>
            </w:rPr>
          </w:rPrChange>
        </w:rPr>
        <w:pPrChange w:id="7364" w:author="LauraPGM" w:date="2025-10-01T09:45:00Z">
          <w:pPr>
            <w:pStyle w:val="Normal0"/>
          </w:pPr>
        </w:pPrChange>
      </w:pPr>
    </w:p>
    <w:p w14:paraId="000000D4" w14:textId="77777777" w:rsidR="00FF258C" w:rsidRPr="008439ED" w:rsidRDefault="00FF258C">
      <w:pPr>
        <w:pStyle w:val="Normal0"/>
        <w:spacing w:line="360" w:lineRule="auto"/>
        <w:rPr>
          <w:rFonts w:ascii="Calibri" w:hAnsi="Calibri" w:cs="Calibri"/>
          <w:rPrChange w:id="7365" w:author="LauraPGM" w:date="2025-11-04T16:55:00Z">
            <w:rPr/>
          </w:rPrChange>
        </w:rPr>
        <w:pPrChange w:id="7366" w:author="LauraPGM" w:date="2025-10-01T09:45:00Z">
          <w:pPr>
            <w:pStyle w:val="Normal0"/>
          </w:pPr>
        </w:pPrChange>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44"/>
        <w:gridCol w:w="2106"/>
        <w:gridCol w:w="1685"/>
        <w:gridCol w:w="1953"/>
        <w:gridCol w:w="1026"/>
        <w:gridCol w:w="1950"/>
        <w:tblGridChange w:id="7367">
          <w:tblGrid>
            <w:gridCol w:w="40"/>
            <w:gridCol w:w="1204"/>
            <w:gridCol w:w="31"/>
            <w:gridCol w:w="2075"/>
            <w:gridCol w:w="17"/>
            <w:gridCol w:w="1668"/>
            <w:gridCol w:w="11"/>
            <w:gridCol w:w="1942"/>
            <w:gridCol w:w="55"/>
            <w:gridCol w:w="971"/>
            <w:gridCol w:w="49"/>
            <w:gridCol w:w="1901"/>
            <w:gridCol w:w="40"/>
          </w:tblGrid>
        </w:tblGridChange>
      </w:tblGrid>
      <w:tr w:rsidR="005F44E1" w:rsidRPr="008439ED" w14:paraId="16B7C4A6" w14:textId="77777777" w:rsidTr="005F44E1">
        <w:trPr>
          <w:trHeight w:val="300"/>
        </w:trPr>
        <w:tc>
          <w:tcPr>
            <w:tcW w:w="1260" w:type="dxa"/>
            <w:tcBorders>
              <w:top w:val="nil"/>
              <w:left w:val="nil"/>
              <w:bottom w:val="single" w:sz="6" w:space="0" w:color="000000"/>
              <w:right w:val="single" w:sz="6" w:space="0" w:color="000000"/>
            </w:tcBorders>
            <w:shd w:val="clear" w:color="auto" w:fill="auto"/>
            <w:hideMark/>
          </w:tcPr>
          <w:p w14:paraId="1B47FDE0" w14:textId="77777777" w:rsidR="005F44E1" w:rsidRPr="008439ED" w:rsidRDefault="005F44E1">
            <w:pPr>
              <w:spacing w:line="360" w:lineRule="auto"/>
              <w:jc w:val="both"/>
              <w:textAlignment w:val="baseline"/>
              <w:rPr>
                <w:rFonts w:ascii="Calibri" w:eastAsia="Times New Roman" w:hAnsi="Calibri" w:cs="Calibri"/>
                <w:b/>
                <w:bCs/>
                <w:lang w:eastAsia="es-CO"/>
                <w:rPrChange w:id="7368" w:author="LauraPGM" w:date="2025-11-04T16:55:00Z">
                  <w:rPr>
                    <w:rFonts w:eastAsia="Times New Roman"/>
                    <w:b/>
                    <w:bCs/>
                    <w:lang w:eastAsia="es-CO"/>
                  </w:rPr>
                </w:rPrChange>
              </w:rPr>
              <w:pPrChange w:id="7369" w:author="LauraPGM" w:date="2025-10-01T09:45:00Z">
                <w:pPr>
                  <w:spacing w:line="240" w:lineRule="auto"/>
                  <w:jc w:val="both"/>
                  <w:textAlignment w:val="baseline"/>
                </w:pPr>
              </w:pPrChange>
            </w:pPr>
            <w:r w:rsidRPr="008439ED">
              <w:rPr>
                <w:rFonts w:ascii="Calibri" w:eastAsia="Times New Roman" w:hAnsi="Calibri" w:cs="Calibri"/>
                <w:b/>
                <w:bCs/>
                <w:lang w:eastAsia="es-CO"/>
                <w:rPrChange w:id="7370" w:author="LauraPGM" w:date="2025-11-04T16:55:00Z">
                  <w:rPr>
                    <w:rFonts w:eastAsia="Times New Roman"/>
                    <w:b/>
                    <w:bCs/>
                    <w:lang w:eastAsia="es-CO"/>
                  </w:rPr>
                </w:rPrChange>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EDF2F8"/>
            <w:hideMark/>
          </w:tcPr>
          <w:p w14:paraId="33E34A06" w14:textId="77777777" w:rsidR="005F44E1" w:rsidRPr="008439ED" w:rsidRDefault="005F44E1">
            <w:pPr>
              <w:spacing w:line="360" w:lineRule="auto"/>
              <w:jc w:val="both"/>
              <w:textAlignment w:val="baseline"/>
              <w:rPr>
                <w:rFonts w:ascii="Calibri" w:eastAsia="Times New Roman" w:hAnsi="Calibri" w:cs="Calibri"/>
                <w:b/>
                <w:bCs/>
                <w:lang w:eastAsia="es-CO"/>
                <w:rPrChange w:id="7371" w:author="LauraPGM" w:date="2025-11-04T16:55:00Z">
                  <w:rPr>
                    <w:rFonts w:eastAsia="Times New Roman"/>
                    <w:b/>
                    <w:bCs/>
                    <w:lang w:eastAsia="es-CO"/>
                  </w:rPr>
                </w:rPrChange>
              </w:rPr>
              <w:pPrChange w:id="7372" w:author="LauraPGM" w:date="2025-10-01T09:45:00Z">
                <w:pPr>
                  <w:spacing w:line="240" w:lineRule="auto"/>
                  <w:jc w:val="both"/>
                  <w:textAlignment w:val="baseline"/>
                </w:pPr>
              </w:pPrChange>
            </w:pPr>
            <w:r w:rsidRPr="008439ED">
              <w:rPr>
                <w:rFonts w:ascii="Calibri" w:eastAsia="Times New Roman" w:hAnsi="Calibri" w:cs="Calibri"/>
                <w:b/>
                <w:bCs/>
                <w:lang w:eastAsia="es-CO"/>
                <w:rPrChange w:id="7373" w:author="LauraPGM" w:date="2025-11-04T16:55:00Z">
                  <w:rPr>
                    <w:rFonts w:eastAsia="Times New Roman"/>
                    <w:b/>
                    <w:bCs/>
                    <w:lang w:eastAsia="es-CO"/>
                  </w:rPr>
                </w:rPrChange>
              </w:rPr>
              <w:t>Nombre </w:t>
            </w:r>
          </w:p>
        </w:tc>
        <w:tc>
          <w:tcPr>
            <w:tcW w:w="1695" w:type="dxa"/>
            <w:tcBorders>
              <w:top w:val="single" w:sz="6" w:space="0" w:color="000000"/>
              <w:left w:val="single" w:sz="6" w:space="0" w:color="000000"/>
              <w:bottom w:val="single" w:sz="6" w:space="0" w:color="000000"/>
              <w:right w:val="single" w:sz="6" w:space="0" w:color="000000"/>
            </w:tcBorders>
            <w:shd w:val="clear" w:color="auto" w:fill="EDF2F8"/>
            <w:hideMark/>
          </w:tcPr>
          <w:p w14:paraId="319BA53E" w14:textId="77777777" w:rsidR="005F44E1" w:rsidRPr="008439ED" w:rsidRDefault="005F44E1">
            <w:pPr>
              <w:spacing w:line="360" w:lineRule="auto"/>
              <w:jc w:val="both"/>
              <w:textAlignment w:val="baseline"/>
              <w:rPr>
                <w:rFonts w:ascii="Calibri" w:eastAsia="Times New Roman" w:hAnsi="Calibri" w:cs="Calibri"/>
                <w:b/>
                <w:bCs/>
                <w:lang w:eastAsia="es-CO"/>
                <w:rPrChange w:id="7374" w:author="LauraPGM" w:date="2025-11-04T16:55:00Z">
                  <w:rPr>
                    <w:rFonts w:eastAsia="Times New Roman"/>
                    <w:b/>
                    <w:bCs/>
                    <w:lang w:eastAsia="es-CO"/>
                  </w:rPr>
                </w:rPrChange>
              </w:rPr>
              <w:pPrChange w:id="7375" w:author="LauraPGM" w:date="2025-10-01T09:45:00Z">
                <w:pPr>
                  <w:spacing w:line="240" w:lineRule="auto"/>
                  <w:jc w:val="both"/>
                  <w:textAlignment w:val="baseline"/>
                </w:pPr>
              </w:pPrChange>
            </w:pPr>
            <w:r w:rsidRPr="008439ED">
              <w:rPr>
                <w:rFonts w:ascii="Calibri" w:eastAsia="Times New Roman" w:hAnsi="Calibri" w:cs="Calibri"/>
                <w:b/>
                <w:bCs/>
                <w:lang w:eastAsia="es-CO"/>
                <w:rPrChange w:id="7376" w:author="LauraPGM" w:date="2025-11-04T16:55:00Z">
                  <w:rPr>
                    <w:rFonts w:eastAsia="Times New Roman"/>
                    <w:b/>
                    <w:bCs/>
                    <w:lang w:eastAsia="es-CO"/>
                  </w:rPr>
                </w:rPrChange>
              </w:rPr>
              <w:t>Cargo </w:t>
            </w:r>
          </w:p>
        </w:tc>
        <w:tc>
          <w:tcPr>
            <w:tcW w:w="1830" w:type="dxa"/>
            <w:tcBorders>
              <w:top w:val="single" w:sz="6" w:space="0" w:color="000000"/>
              <w:left w:val="single" w:sz="6" w:space="0" w:color="000000"/>
              <w:bottom w:val="single" w:sz="6" w:space="0" w:color="000000"/>
              <w:right w:val="single" w:sz="6" w:space="0" w:color="000000"/>
            </w:tcBorders>
            <w:shd w:val="clear" w:color="auto" w:fill="EDF2F8"/>
            <w:hideMark/>
          </w:tcPr>
          <w:p w14:paraId="3B1F05EE" w14:textId="77777777" w:rsidR="005F44E1" w:rsidRPr="008439ED" w:rsidRDefault="005F44E1">
            <w:pPr>
              <w:spacing w:line="360" w:lineRule="auto"/>
              <w:jc w:val="both"/>
              <w:textAlignment w:val="baseline"/>
              <w:rPr>
                <w:rFonts w:ascii="Calibri" w:eastAsia="Times New Roman" w:hAnsi="Calibri" w:cs="Calibri"/>
                <w:b/>
                <w:bCs/>
                <w:lang w:eastAsia="es-CO"/>
                <w:rPrChange w:id="7377" w:author="LauraPGM" w:date="2025-11-04T16:55:00Z">
                  <w:rPr>
                    <w:rFonts w:eastAsia="Times New Roman"/>
                    <w:b/>
                    <w:bCs/>
                    <w:lang w:eastAsia="es-CO"/>
                  </w:rPr>
                </w:rPrChange>
              </w:rPr>
              <w:pPrChange w:id="7378" w:author="LauraPGM" w:date="2025-10-01T09:45:00Z">
                <w:pPr>
                  <w:spacing w:line="240" w:lineRule="auto"/>
                  <w:jc w:val="both"/>
                  <w:textAlignment w:val="baseline"/>
                </w:pPr>
              </w:pPrChange>
            </w:pPr>
            <w:r w:rsidRPr="008439ED">
              <w:rPr>
                <w:rFonts w:ascii="Calibri" w:eastAsia="Times New Roman" w:hAnsi="Calibri" w:cs="Calibri"/>
                <w:b/>
                <w:bCs/>
                <w:lang w:eastAsia="es-CO"/>
                <w:rPrChange w:id="7379" w:author="LauraPGM" w:date="2025-11-04T16:55:00Z">
                  <w:rPr>
                    <w:rFonts w:eastAsia="Times New Roman"/>
                    <w:b/>
                    <w:bCs/>
                    <w:lang w:eastAsia="es-CO"/>
                  </w:rPr>
                </w:rPrChange>
              </w:rPr>
              <w:t>Dependencia </w:t>
            </w:r>
          </w:p>
        </w:tc>
        <w:tc>
          <w:tcPr>
            <w:tcW w:w="1035" w:type="dxa"/>
            <w:tcBorders>
              <w:top w:val="single" w:sz="6" w:space="0" w:color="000000"/>
              <w:left w:val="single" w:sz="6" w:space="0" w:color="000000"/>
              <w:bottom w:val="single" w:sz="6" w:space="0" w:color="000000"/>
              <w:right w:val="single" w:sz="6" w:space="0" w:color="000000"/>
            </w:tcBorders>
            <w:shd w:val="clear" w:color="auto" w:fill="EDF2F8"/>
            <w:hideMark/>
          </w:tcPr>
          <w:p w14:paraId="30333D19" w14:textId="77777777" w:rsidR="005F44E1" w:rsidRPr="008439ED" w:rsidRDefault="005F44E1">
            <w:pPr>
              <w:spacing w:line="360" w:lineRule="auto"/>
              <w:jc w:val="both"/>
              <w:textAlignment w:val="baseline"/>
              <w:rPr>
                <w:rFonts w:ascii="Calibri" w:eastAsia="Times New Roman" w:hAnsi="Calibri" w:cs="Calibri"/>
                <w:b/>
                <w:bCs/>
                <w:lang w:eastAsia="es-CO"/>
                <w:rPrChange w:id="7380" w:author="LauraPGM" w:date="2025-11-04T16:55:00Z">
                  <w:rPr>
                    <w:rFonts w:eastAsia="Times New Roman"/>
                    <w:b/>
                    <w:bCs/>
                    <w:lang w:eastAsia="es-CO"/>
                  </w:rPr>
                </w:rPrChange>
              </w:rPr>
              <w:pPrChange w:id="7381" w:author="LauraPGM" w:date="2025-10-01T09:45:00Z">
                <w:pPr>
                  <w:spacing w:line="240" w:lineRule="auto"/>
                  <w:jc w:val="both"/>
                  <w:textAlignment w:val="baseline"/>
                </w:pPr>
              </w:pPrChange>
            </w:pPr>
            <w:r w:rsidRPr="008439ED">
              <w:rPr>
                <w:rFonts w:ascii="Calibri" w:eastAsia="Times New Roman" w:hAnsi="Calibri" w:cs="Calibri"/>
                <w:b/>
                <w:bCs/>
                <w:lang w:eastAsia="es-CO"/>
                <w:rPrChange w:id="7382" w:author="LauraPGM" w:date="2025-11-04T16:55:00Z">
                  <w:rPr>
                    <w:rFonts w:eastAsia="Times New Roman"/>
                    <w:b/>
                    <w:bCs/>
                    <w:lang w:eastAsia="es-CO"/>
                  </w:rPr>
                </w:rPrChange>
              </w:rPr>
              <w:t>Fecha </w:t>
            </w:r>
          </w:p>
        </w:tc>
        <w:tc>
          <w:tcPr>
            <w:tcW w:w="1965" w:type="dxa"/>
            <w:tcBorders>
              <w:top w:val="single" w:sz="6" w:space="0" w:color="000000"/>
              <w:left w:val="single" w:sz="6" w:space="0" w:color="000000"/>
              <w:bottom w:val="single" w:sz="6" w:space="0" w:color="000000"/>
              <w:right w:val="single" w:sz="6" w:space="0" w:color="000000"/>
            </w:tcBorders>
            <w:shd w:val="clear" w:color="auto" w:fill="EDF2F8"/>
            <w:hideMark/>
          </w:tcPr>
          <w:p w14:paraId="38BBC66B" w14:textId="77777777" w:rsidR="005F44E1" w:rsidRPr="008439ED" w:rsidRDefault="005F44E1">
            <w:pPr>
              <w:spacing w:line="360" w:lineRule="auto"/>
              <w:jc w:val="both"/>
              <w:textAlignment w:val="baseline"/>
              <w:rPr>
                <w:rFonts w:ascii="Calibri" w:eastAsia="Times New Roman" w:hAnsi="Calibri" w:cs="Calibri"/>
                <w:b/>
                <w:bCs/>
                <w:lang w:eastAsia="es-CO"/>
                <w:rPrChange w:id="7383" w:author="LauraPGM" w:date="2025-11-04T16:55:00Z">
                  <w:rPr>
                    <w:rFonts w:eastAsia="Times New Roman"/>
                    <w:b/>
                    <w:bCs/>
                    <w:lang w:eastAsia="es-CO"/>
                  </w:rPr>
                </w:rPrChange>
              </w:rPr>
              <w:pPrChange w:id="7384" w:author="LauraPGM" w:date="2025-10-01T09:45:00Z">
                <w:pPr>
                  <w:spacing w:line="240" w:lineRule="auto"/>
                  <w:jc w:val="both"/>
                  <w:textAlignment w:val="baseline"/>
                </w:pPr>
              </w:pPrChange>
            </w:pPr>
            <w:r w:rsidRPr="008439ED">
              <w:rPr>
                <w:rFonts w:ascii="Calibri" w:eastAsia="Times New Roman" w:hAnsi="Calibri" w:cs="Calibri"/>
                <w:b/>
                <w:bCs/>
                <w:lang w:eastAsia="es-CO"/>
                <w:rPrChange w:id="7385" w:author="LauraPGM" w:date="2025-11-04T16:55:00Z">
                  <w:rPr>
                    <w:rFonts w:eastAsia="Times New Roman"/>
                    <w:b/>
                    <w:bCs/>
                    <w:lang w:eastAsia="es-CO"/>
                  </w:rPr>
                </w:rPrChange>
              </w:rPr>
              <w:t>Razón del Cambio </w:t>
            </w:r>
          </w:p>
        </w:tc>
      </w:tr>
      <w:tr w:rsidR="005F44E1" w:rsidRPr="008439ED" w14:paraId="04E15B33" w14:textId="77777777" w:rsidTr="0048121D">
        <w:tblPrEx>
          <w:tblW w:w="0" w:type="dxa"/>
          <w:tblBorders>
            <w:top w:val="outset" w:sz="6" w:space="0" w:color="auto"/>
            <w:left w:val="outset" w:sz="6" w:space="0" w:color="auto"/>
            <w:bottom w:val="outset" w:sz="6" w:space="0" w:color="auto"/>
            <w:right w:val="outset" w:sz="6" w:space="0" w:color="auto"/>
          </w:tblBorders>
          <w:tblCellMar>
            <w:left w:w="0" w:type="dxa"/>
            <w:right w:w="0" w:type="dxa"/>
          </w:tblCellMar>
          <w:tblPrExChange w:id="7386" w:author="LauraPGM" w:date="2025-10-01T20:56:00Z">
            <w:tblPrEx>
              <w:tblW w:w="0"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7387" w:author="LauraPGM" w:date="2025-10-01T20:56:00Z">
            <w:trPr>
              <w:gridBefore w:val="1"/>
              <w:trHeight w:val="300"/>
            </w:trPr>
          </w:trPrChange>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Change w:id="7388" w:author="LauraPGM" w:date="2025-10-01T20:56:00Z">
              <w:tcPr>
                <w:tcW w:w="1260" w:type="dxa"/>
                <w:gridSpan w:val="2"/>
                <w:tcBorders>
                  <w:top w:val="single" w:sz="6" w:space="0" w:color="000000"/>
                  <w:left w:val="single" w:sz="6" w:space="0" w:color="000000"/>
                  <w:bottom w:val="single" w:sz="6" w:space="0" w:color="000000"/>
                  <w:right w:val="single" w:sz="6" w:space="0" w:color="000000"/>
                </w:tcBorders>
                <w:shd w:val="clear" w:color="auto" w:fill="EDF2F8"/>
                <w:hideMark/>
              </w:tcPr>
            </w:tcPrChange>
          </w:tcPr>
          <w:p w14:paraId="22FFDC9D" w14:textId="77777777" w:rsidR="005F44E1" w:rsidRPr="008439ED" w:rsidRDefault="005F44E1">
            <w:pPr>
              <w:spacing w:line="360" w:lineRule="auto"/>
              <w:jc w:val="both"/>
              <w:textAlignment w:val="baseline"/>
              <w:rPr>
                <w:rFonts w:ascii="Calibri" w:eastAsia="Times New Roman" w:hAnsi="Calibri" w:cs="Calibri"/>
                <w:b/>
                <w:bCs/>
                <w:lang w:eastAsia="es-CO"/>
                <w:rPrChange w:id="7389" w:author="LauraPGM" w:date="2025-11-04T16:55:00Z">
                  <w:rPr>
                    <w:rFonts w:eastAsia="Times New Roman"/>
                    <w:b/>
                    <w:bCs/>
                    <w:lang w:eastAsia="es-CO"/>
                  </w:rPr>
                </w:rPrChange>
              </w:rPr>
              <w:pPrChange w:id="7390" w:author="LauraPGM" w:date="2025-10-01T09:45:00Z">
                <w:pPr>
                  <w:spacing w:line="240" w:lineRule="auto"/>
                  <w:jc w:val="both"/>
                  <w:textAlignment w:val="baseline"/>
                </w:pPr>
              </w:pPrChange>
            </w:pPr>
            <w:r w:rsidRPr="008439ED">
              <w:rPr>
                <w:rFonts w:ascii="Calibri" w:eastAsia="Times New Roman" w:hAnsi="Calibri" w:cs="Calibri"/>
                <w:b/>
                <w:bCs/>
                <w:lang w:eastAsia="es-CO"/>
                <w:rPrChange w:id="7391" w:author="LauraPGM" w:date="2025-11-04T16:55:00Z">
                  <w:rPr>
                    <w:rFonts w:eastAsia="Times New Roman"/>
                    <w:b/>
                    <w:bCs/>
                    <w:lang w:eastAsia="es-CO"/>
                  </w:rPr>
                </w:rPrChange>
              </w:rPr>
              <w:t>Autor (es) </w:t>
            </w:r>
          </w:p>
        </w:tc>
        <w:tc>
          <w:tcPr>
            <w:tcW w:w="2130" w:type="dxa"/>
            <w:tcBorders>
              <w:top w:val="single" w:sz="6" w:space="0" w:color="000000"/>
              <w:left w:val="single" w:sz="6" w:space="0" w:color="000000"/>
              <w:bottom w:val="single" w:sz="6" w:space="0" w:color="000000"/>
              <w:right w:val="single" w:sz="6" w:space="0" w:color="000000"/>
            </w:tcBorders>
            <w:shd w:val="clear" w:color="auto" w:fill="E5ECF7"/>
            <w:vAlign w:val="center"/>
            <w:hideMark/>
            <w:tcPrChange w:id="7392" w:author="LauraPGM" w:date="2025-10-01T20:56:00Z">
              <w:tcPr>
                <w:tcW w:w="2130" w:type="dxa"/>
                <w:gridSpan w:val="2"/>
                <w:tcBorders>
                  <w:top w:val="single" w:sz="6" w:space="0" w:color="000000"/>
                  <w:left w:val="single" w:sz="6" w:space="0" w:color="000000"/>
                  <w:bottom w:val="single" w:sz="6" w:space="0" w:color="000000"/>
                  <w:right w:val="single" w:sz="6" w:space="0" w:color="000000"/>
                </w:tcBorders>
                <w:shd w:val="clear" w:color="auto" w:fill="DAEEF3"/>
                <w:vAlign w:val="center"/>
                <w:hideMark/>
              </w:tcPr>
            </w:tcPrChange>
          </w:tcPr>
          <w:p w14:paraId="4CBF3160" w14:textId="3EA44247" w:rsidR="005F44E1" w:rsidRPr="008439ED" w:rsidRDefault="005F44E1">
            <w:pPr>
              <w:spacing w:line="360" w:lineRule="auto"/>
              <w:textAlignment w:val="baseline"/>
              <w:rPr>
                <w:rFonts w:ascii="Calibri" w:hAnsi="Calibri" w:cs="Calibri"/>
                <w:rPrChange w:id="7393" w:author="LauraPGM" w:date="2025-11-04T16:55:00Z">
                  <w:rPr>
                    <w:rFonts w:eastAsia="Times New Roman"/>
                    <w:b/>
                    <w:bCs/>
                    <w:lang w:eastAsia="es-CO"/>
                  </w:rPr>
                </w:rPrChange>
              </w:rPr>
              <w:pPrChange w:id="7394" w:author="LauraPGM" w:date="2025-10-01T20:57:00Z">
                <w:pPr>
                  <w:spacing w:line="240" w:lineRule="auto"/>
                  <w:textAlignment w:val="baseline"/>
                </w:pPr>
              </w:pPrChange>
            </w:pPr>
            <w:del w:id="7395" w:author="LauraPGM" w:date="2025-10-07T09:59:00Z">
              <w:r w:rsidRPr="008439ED" w:rsidDel="00553C97">
                <w:rPr>
                  <w:rFonts w:ascii="Calibri" w:hAnsi="Calibri" w:cs="Calibri"/>
                  <w:rPrChange w:id="7396" w:author="LauraPGM" w:date="2025-11-04T16:55:00Z">
                    <w:rPr>
                      <w:rFonts w:eastAsia="Times New Roman"/>
                      <w:b/>
                      <w:bCs/>
                      <w:lang w:eastAsia="es-CO"/>
                    </w:rPr>
                  </w:rPrChange>
                </w:rPr>
                <w:delText>Laura Paola Gelvez Manosalva</w:delText>
              </w:r>
            </w:del>
          </w:p>
        </w:tc>
        <w:tc>
          <w:tcPr>
            <w:tcW w:w="1695" w:type="dxa"/>
            <w:tcBorders>
              <w:top w:val="single" w:sz="6" w:space="0" w:color="000000"/>
              <w:left w:val="single" w:sz="6" w:space="0" w:color="000000"/>
              <w:bottom w:val="single" w:sz="6" w:space="0" w:color="000000"/>
              <w:right w:val="single" w:sz="6" w:space="0" w:color="000000"/>
            </w:tcBorders>
            <w:shd w:val="clear" w:color="auto" w:fill="E5ECF7"/>
            <w:vAlign w:val="center"/>
            <w:hideMark/>
            <w:tcPrChange w:id="7397" w:author="LauraPGM" w:date="2025-10-01T20:56:00Z">
              <w:tcPr>
                <w:tcW w:w="1695" w:type="dxa"/>
                <w:gridSpan w:val="2"/>
                <w:tcBorders>
                  <w:top w:val="single" w:sz="6" w:space="0" w:color="000000"/>
                  <w:left w:val="single" w:sz="6" w:space="0" w:color="000000"/>
                  <w:bottom w:val="single" w:sz="6" w:space="0" w:color="000000"/>
                  <w:right w:val="single" w:sz="6" w:space="0" w:color="000000"/>
                </w:tcBorders>
                <w:shd w:val="clear" w:color="auto" w:fill="DAEEF3"/>
                <w:vAlign w:val="center"/>
                <w:hideMark/>
              </w:tcPr>
            </w:tcPrChange>
          </w:tcPr>
          <w:p w14:paraId="5DD60E82" w14:textId="24E568E1" w:rsidR="005F44E1" w:rsidRPr="008439ED" w:rsidRDefault="005F44E1">
            <w:pPr>
              <w:spacing w:line="360" w:lineRule="auto"/>
              <w:textAlignment w:val="baseline"/>
              <w:rPr>
                <w:rFonts w:ascii="Calibri" w:hAnsi="Calibri" w:cs="Calibri"/>
                <w:rPrChange w:id="7398" w:author="LauraPGM" w:date="2025-11-04T16:55:00Z">
                  <w:rPr>
                    <w:rFonts w:eastAsia="Times New Roman"/>
                    <w:b/>
                    <w:bCs/>
                    <w:lang w:eastAsia="es-CO"/>
                  </w:rPr>
                </w:rPrChange>
              </w:rPr>
              <w:pPrChange w:id="7399" w:author="LauraPGM" w:date="2025-10-01T20:57:00Z">
                <w:pPr>
                  <w:spacing w:line="240" w:lineRule="auto"/>
                  <w:jc w:val="both"/>
                  <w:textAlignment w:val="baseline"/>
                </w:pPr>
              </w:pPrChange>
            </w:pPr>
            <w:del w:id="7400" w:author="LauraPGM" w:date="2025-10-07T09:59:00Z">
              <w:r w:rsidRPr="008439ED" w:rsidDel="00553C97">
                <w:rPr>
                  <w:rFonts w:ascii="Calibri" w:hAnsi="Calibri" w:cs="Calibri"/>
                  <w:rPrChange w:id="7401" w:author="LauraPGM" w:date="2025-11-04T16:55:00Z">
                    <w:rPr>
                      <w:rFonts w:eastAsia="Times New Roman"/>
                      <w:b/>
                      <w:bCs/>
                      <w:lang w:eastAsia="es-CO"/>
                    </w:rPr>
                  </w:rPrChange>
                </w:rPr>
                <w:delText>Evaluadora instruccional </w:delText>
              </w:r>
            </w:del>
          </w:p>
        </w:tc>
        <w:tc>
          <w:tcPr>
            <w:tcW w:w="1830" w:type="dxa"/>
            <w:tcBorders>
              <w:top w:val="single" w:sz="6" w:space="0" w:color="000000"/>
              <w:left w:val="single" w:sz="6" w:space="0" w:color="000000"/>
              <w:bottom w:val="single" w:sz="6" w:space="0" w:color="000000"/>
              <w:right w:val="single" w:sz="6" w:space="0" w:color="000000"/>
            </w:tcBorders>
            <w:shd w:val="clear" w:color="auto" w:fill="E5ECF7"/>
            <w:vAlign w:val="center"/>
            <w:hideMark/>
            <w:tcPrChange w:id="7402" w:author="LauraPGM" w:date="2025-10-01T20:56:00Z">
              <w:tcPr>
                <w:tcW w:w="1830" w:type="dxa"/>
                <w:gridSpan w:val="2"/>
                <w:tcBorders>
                  <w:top w:val="single" w:sz="6" w:space="0" w:color="000000"/>
                  <w:left w:val="single" w:sz="6" w:space="0" w:color="000000"/>
                  <w:bottom w:val="single" w:sz="6" w:space="0" w:color="000000"/>
                  <w:right w:val="single" w:sz="6" w:space="0" w:color="000000"/>
                </w:tcBorders>
                <w:shd w:val="clear" w:color="auto" w:fill="DAEEF3"/>
                <w:vAlign w:val="center"/>
                <w:hideMark/>
              </w:tcPr>
            </w:tcPrChange>
          </w:tcPr>
          <w:p w14:paraId="77F77ADF" w14:textId="5B501EA2" w:rsidR="005F44E1" w:rsidRPr="008439ED" w:rsidDel="00553C97" w:rsidRDefault="00F22E8A">
            <w:pPr>
              <w:spacing w:line="360" w:lineRule="auto"/>
              <w:textAlignment w:val="baseline"/>
              <w:rPr>
                <w:del w:id="7403" w:author="LauraPGM" w:date="2025-10-07T09:59:00Z"/>
                <w:rFonts w:ascii="Calibri" w:hAnsi="Calibri" w:cs="Calibri"/>
                <w:rPrChange w:id="7404" w:author="LauraPGM" w:date="2025-11-04T16:55:00Z">
                  <w:rPr>
                    <w:del w:id="7405" w:author="LauraPGM" w:date="2025-10-07T09:59:00Z"/>
                    <w:rFonts w:eastAsia="Times New Roman"/>
                    <w:b/>
                    <w:bCs/>
                    <w:lang w:eastAsia="es-CO"/>
                  </w:rPr>
                </w:rPrChange>
              </w:rPr>
              <w:pPrChange w:id="7406" w:author="LauraPGM" w:date="2025-10-01T20:57:00Z">
                <w:pPr>
                  <w:spacing w:line="240" w:lineRule="auto"/>
                  <w:textAlignment w:val="baseline"/>
                </w:pPr>
              </w:pPrChange>
            </w:pPr>
            <w:del w:id="7407" w:author="LauraPGM" w:date="2025-10-07T09:59:00Z">
              <w:r w:rsidRPr="008439ED" w:rsidDel="00553C97">
                <w:rPr>
                  <w:rFonts w:ascii="Calibri" w:hAnsi="Calibri" w:cs="Calibri"/>
                  <w:rPrChange w:id="7408" w:author="LauraPGM" w:date="2025-11-04T16:55:00Z">
                    <w:rPr>
                      <w:rFonts w:eastAsia="Times New Roman"/>
                      <w:b/>
                      <w:bCs/>
                      <w:color w:val="000000"/>
                      <w:lang w:eastAsia="es-CO"/>
                    </w:rPr>
                  </w:rPrChange>
                </w:rPr>
                <w:delText xml:space="preserve">Centro Agroturístico </w:delText>
              </w:r>
              <w:r w:rsidR="005F44E1" w:rsidRPr="008439ED" w:rsidDel="00553C97">
                <w:rPr>
                  <w:rFonts w:ascii="Calibri" w:hAnsi="Calibri" w:cs="Calibri"/>
                  <w:rPrChange w:id="7409" w:author="LauraPGM" w:date="2025-11-04T16:55:00Z">
                    <w:rPr>
                      <w:rFonts w:eastAsia="Times New Roman"/>
                      <w:b/>
                      <w:bCs/>
                      <w:color w:val="000000"/>
                      <w:lang w:eastAsia="es-CO"/>
                    </w:rPr>
                  </w:rPrChange>
                </w:rPr>
                <w:delText>Regional   Santander  </w:delText>
              </w:r>
            </w:del>
          </w:p>
          <w:p w14:paraId="6C31C18F" w14:textId="77777777" w:rsidR="005F44E1" w:rsidRPr="008439ED" w:rsidRDefault="005F44E1">
            <w:pPr>
              <w:spacing w:line="360" w:lineRule="auto"/>
              <w:textAlignment w:val="baseline"/>
              <w:rPr>
                <w:rFonts w:ascii="Calibri" w:hAnsi="Calibri" w:cs="Calibri"/>
                <w:rPrChange w:id="7410" w:author="LauraPGM" w:date="2025-11-04T16:55:00Z">
                  <w:rPr>
                    <w:rFonts w:eastAsia="Times New Roman"/>
                    <w:b/>
                    <w:bCs/>
                    <w:lang w:eastAsia="es-CO"/>
                  </w:rPr>
                </w:rPrChange>
              </w:rPr>
              <w:pPrChange w:id="7411" w:author="LauraPGM" w:date="2025-10-01T20:57:00Z">
                <w:pPr>
                  <w:spacing w:line="240" w:lineRule="auto"/>
                  <w:jc w:val="both"/>
                  <w:textAlignment w:val="baseline"/>
                </w:pPr>
              </w:pPrChange>
            </w:pPr>
            <w:r w:rsidRPr="008439ED">
              <w:rPr>
                <w:rFonts w:ascii="Calibri" w:hAnsi="Calibri" w:cs="Calibri"/>
                <w:rPrChange w:id="7412" w:author="LauraPGM" w:date="2025-11-04T16:55:00Z">
                  <w:rPr>
                    <w:rFonts w:eastAsia="Times New Roman"/>
                    <w:b/>
                    <w:bCs/>
                    <w:lang w:eastAsia="es-CO"/>
                  </w:rPr>
                </w:rPrChange>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E5ECF7"/>
            <w:vAlign w:val="center"/>
            <w:hideMark/>
            <w:tcPrChange w:id="7413" w:author="LauraPGM" w:date="2025-10-01T20:56:00Z">
              <w:tcPr>
                <w:tcW w:w="1035" w:type="dxa"/>
                <w:gridSpan w:val="2"/>
                <w:tcBorders>
                  <w:top w:val="single" w:sz="6" w:space="0" w:color="000000"/>
                  <w:left w:val="single" w:sz="6" w:space="0" w:color="000000"/>
                  <w:bottom w:val="single" w:sz="6" w:space="0" w:color="000000"/>
                  <w:right w:val="single" w:sz="6" w:space="0" w:color="000000"/>
                </w:tcBorders>
                <w:shd w:val="clear" w:color="auto" w:fill="DAEEF3"/>
                <w:vAlign w:val="center"/>
                <w:hideMark/>
              </w:tcPr>
            </w:tcPrChange>
          </w:tcPr>
          <w:p w14:paraId="4BDB713A" w14:textId="6579F440" w:rsidR="005F44E1" w:rsidRPr="008439ED" w:rsidRDefault="00B73515">
            <w:pPr>
              <w:spacing w:line="360" w:lineRule="auto"/>
              <w:textAlignment w:val="baseline"/>
              <w:rPr>
                <w:rFonts w:ascii="Calibri" w:hAnsi="Calibri" w:cs="Calibri"/>
                <w:rPrChange w:id="7414" w:author="LauraPGM" w:date="2025-11-04T16:55:00Z">
                  <w:rPr>
                    <w:rFonts w:eastAsia="Times New Roman"/>
                    <w:b/>
                    <w:bCs/>
                    <w:lang w:eastAsia="es-CO"/>
                  </w:rPr>
                </w:rPrChange>
              </w:rPr>
              <w:pPrChange w:id="7415" w:author="LauraPGM" w:date="2025-10-01T20:57:00Z">
                <w:pPr>
                  <w:spacing w:line="240" w:lineRule="auto"/>
                  <w:jc w:val="both"/>
                  <w:textAlignment w:val="baseline"/>
                </w:pPr>
              </w:pPrChange>
            </w:pPr>
            <w:del w:id="7416" w:author="LauraPGM" w:date="2025-10-01T20:57:00Z">
              <w:r w:rsidRPr="008439ED" w:rsidDel="0048121D">
                <w:rPr>
                  <w:rFonts w:ascii="Calibri" w:hAnsi="Calibri" w:cs="Calibri"/>
                  <w:rPrChange w:id="7417" w:author="LauraPGM" w:date="2025-11-04T16:55:00Z">
                    <w:rPr>
                      <w:rFonts w:eastAsia="Times New Roman"/>
                      <w:b/>
                      <w:bCs/>
                      <w:lang w:eastAsia="es-CO"/>
                    </w:rPr>
                  </w:rPrChange>
                </w:rPr>
                <w:delText>Julio</w:delText>
              </w:r>
            </w:del>
            <w:del w:id="7418" w:author="LauraPGM" w:date="2025-10-07T09:59:00Z">
              <w:r w:rsidR="005F44E1" w:rsidRPr="008439ED" w:rsidDel="00553C97">
                <w:rPr>
                  <w:rFonts w:ascii="Calibri" w:hAnsi="Calibri" w:cs="Calibri"/>
                  <w:rPrChange w:id="7419" w:author="LauraPGM" w:date="2025-11-04T16:55:00Z">
                    <w:rPr>
                      <w:rFonts w:eastAsia="Times New Roman"/>
                      <w:b/>
                      <w:bCs/>
                      <w:lang w:eastAsia="es-CO"/>
                    </w:rPr>
                  </w:rPrChange>
                </w:rPr>
                <w:delText xml:space="preserve"> de 2025 </w:delText>
              </w:r>
            </w:del>
          </w:p>
        </w:tc>
        <w:tc>
          <w:tcPr>
            <w:tcW w:w="1965" w:type="dxa"/>
            <w:tcBorders>
              <w:top w:val="single" w:sz="6" w:space="0" w:color="000000"/>
              <w:left w:val="single" w:sz="6" w:space="0" w:color="000000"/>
              <w:bottom w:val="single" w:sz="6" w:space="0" w:color="000000"/>
              <w:right w:val="single" w:sz="6" w:space="0" w:color="000000"/>
            </w:tcBorders>
            <w:shd w:val="clear" w:color="auto" w:fill="E5ECF7"/>
            <w:vAlign w:val="center"/>
            <w:hideMark/>
            <w:tcPrChange w:id="7420" w:author="LauraPGM" w:date="2025-10-01T20:56:00Z">
              <w:tcPr>
                <w:tcW w:w="1965" w:type="dxa"/>
                <w:gridSpan w:val="2"/>
                <w:tcBorders>
                  <w:top w:val="single" w:sz="6" w:space="0" w:color="000000"/>
                  <w:left w:val="single" w:sz="6" w:space="0" w:color="000000"/>
                  <w:bottom w:val="single" w:sz="6" w:space="0" w:color="000000"/>
                  <w:right w:val="single" w:sz="6" w:space="0" w:color="000000"/>
                </w:tcBorders>
                <w:shd w:val="clear" w:color="auto" w:fill="DAEEF3"/>
                <w:vAlign w:val="center"/>
                <w:hideMark/>
              </w:tcPr>
            </w:tcPrChange>
          </w:tcPr>
          <w:p w14:paraId="3C9395A9" w14:textId="5D2A8B83" w:rsidR="005F44E1" w:rsidRPr="008439ED" w:rsidRDefault="005F44E1">
            <w:pPr>
              <w:spacing w:line="360" w:lineRule="auto"/>
              <w:textAlignment w:val="baseline"/>
              <w:rPr>
                <w:rFonts w:ascii="Calibri" w:hAnsi="Calibri" w:cs="Calibri"/>
                <w:rPrChange w:id="7421" w:author="LauraPGM" w:date="2025-11-04T16:55:00Z">
                  <w:rPr>
                    <w:rFonts w:eastAsia="Times New Roman"/>
                    <w:b/>
                    <w:bCs/>
                    <w:lang w:eastAsia="es-CO"/>
                  </w:rPr>
                </w:rPrChange>
              </w:rPr>
              <w:pPrChange w:id="7422" w:author="LauraPGM" w:date="2025-10-01T20:57:00Z">
                <w:pPr>
                  <w:spacing w:line="240" w:lineRule="auto"/>
                  <w:jc w:val="both"/>
                  <w:textAlignment w:val="baseline"/>
                </w:pPr>
              </w:pPrChange>
            </w:pPr>
            <w:del w:id="7423" w:author="LauraPGM" w:date="2025-10-07T10:00:00Z">
              <w:r w:rsidRPr="008439ED" w:rsidDel="00553C97">
                <w:rPr>
                  <w:rFonts w:ascii="Calibri" w:hAnsi="Calibri" w:cs="Calibri"/>
                  <w:rPrChange w:id="7424" w:author="LauraPGM" w:date="2025-11-04T16:55:00Z">
                    <w:rPr>
                      <w:rFonts w:eastAsia="Times New Roman"/>
                      <w:b/>
                      <w:bCs/>
                      <w:lang w:eastAsia="es-CO"/>
                    </w:rPr>
                  </w:rPrChange>
                </w:rPr>
                <w:delText>Adecuaciones a 2025 </w:delText>
              </w:r>
            </w:del>
          </w:p>
        </w:tc>
      </w:tr>
    </w:tbl>
    <w:p w14:paraId="530A2C2A" w14:textId="77777777" w:rsidR="00FF258C" w:rsidRPr="008439ED" w:rsidRDefault="00FF258C">
      <w:pPr>
        <w:spacing w:line="360" w:lineRule="auto"/>
        <w:rPr>
          <w:rFonts w:ascii="Calibri" w:hAnsi="Calibri" w:cs="Calibri"/>
          <w:rPrChange w:id="7425" w:author="LauraPGM" w:date="2025-11-04T16:55:00Z">
            <w:rPr/>
          </w:rPrChange>
        </w:rPr>
        <w:pPrChange w:id="7426" w:author="LauraPGM" w:date="2025-10-01T09:45:00Z">
          <w:pPr/>
        </w:pPrChange>
      </w:pPr>
    </w:p>
    <w:sectPr w:rsidR="00FF258C" w:rsidRPr="008439ED">
      <w:headerReference w:type="default" r:id="rId31"/>
      <w:footerReference w:type="default" r:id="rId3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46" w:author="LauraPGM" w:date="2025-06-27T11:21:00Z" w:initials="L">
    <w:p w14:paraId="5391A7AF" w14:textId="28BB7F3D" w:rsidR="00817C90" w:rsidRDefault="00817C90">
      <w:pPr>
        <w:pStyle w:val="Textocomentario"/>
      </w:pPr>
      <w:r>
        <w:rPr>
          <w:rStyle w:val="Refdecomentario"/>
        </w:rPr>
        <w:annotationRef/>
      </w:r>
      <w:r>
        <w:t>Video de introducción</w:t>
      </w:r>
    </w:p>
    <w:p w14:paraId="3C0D11F0" w14:textId="77777777" w:rsidR="00817C90" w:rsidRDefault="00817C90">
      <w:pPr>
        <w:pStyle w:val="Textocomentario"/>
      </w:pPr>
    </w:p>
    <w:p w14:paraId="6AEC27EE" w14:textId="77777777" w:rsidR="00817C90" w:rsidRDefault="00817C90" w:rsidP="00870DD7">
      <w:r>
        <w:t xml:space="preserve">Enlace del guion: </w:t>
      </w:r>
      <w:hyperlink r:id="rId1" w:history="1">
        <w:r>
          <w:rPr>
            <w:rStyle w:val="Hipervnculo"/>
          </w:rPr>
          <w:t>Videos</w:t>
        </w:r>
      </w:hyperlink>
    </w:p>
    <w:p w14:paraId="5C7608AA" w14:textId="373751DA" w:rsidR="00817C90" w:rsidRDefault="00817C90">
      <w:pPr>
        <w:pStyle w:val="Textocomentario"/>
      </w:pPr>
    </w:p>
  </w:comment>
  <w:comment w:id="450" w:author="LauraPGM" w:date="2025-10-01T09:52:00Z" w:initials="L">
    <w:p w14:paraId="4EDAEB4D" w14:textId="71EEFBA2" w:rsidR="00817C90" w:rsidRDefault="00817C90">
      <w:pPr>
        <w:pStyle w:val="Textocomentario"/>
      </w:pPr>
      <w:r>
        <w:rPr>
          <w:rStyle w:val="Refdecomentario"/>
        </w:rPr>
        <w:annotationRef/>
      </w:r>
      <w:r>
        <w:rPr>
          <w:noProof/>
        </w:rPr>
        <w:t>Se sugiere colocar una imagen como esta.</w:t>
      </w:r>
    </w:p>
  </w:comment>
  <w:comment w:id="477" w:author="LauraPGM" w:date="2025-10-01T21:03:00Z" w:initials="L">
    <w:p w14:paraId="426743B5" w14:textId="0CCAAEB1" w:rsidR="00817C90" w:rsidRDefault="00817C90">
      <w:pPr>
        <w:pStyle w:val="Textocomentario"/>
      </w:pPr>
      <w:r>
        <w:rPr>
          <w:rStyle w:val="Refdecomentario"/>
        </w:rPr>
        <w:annotationRef/>
      </w:r>
      <w:r>
        <w:rPr>
          <w:noProof/>
        </w:rPr>
        <w:t>Se sugiere colocar una imagen como esta.</w:t>
      </w:r>
    </w:p>
  </w:comment>
  <w:comment w:id="483" w:author="LauraPGM" w:date="2025-10-01T21:07:00Z" w:initials="L">
    <w:p w14:paraId="05780100" w14:textId="08711C7D" w:rsidR="00817C90" w:rsidRDefault="00817C90">
      <w:pPr>
        <w:pStyle w:val="Textocomentario"/>
      </w:pPr>
      <w:r>
        <w:rPr>
          <w:rStyle w:val="Refdecomentario"/>
        </w:rPr>
        <w:annotationRef/>
      </w:r>
      <w:r>
        <w:rPr>
          <w:noProof/>
        </w:rPr>
        <w:t xml:space="preserve">Se sugiere colocar la informacion en el siguiente recurso: </w:t>
      </w:r>
      <w:r>
        <w:rPr>
          <w:color w:val="12263F"/>
          <w:shd w:val="clear" w:color="auto" w:fill="FFFFFF"/>
        </w:rPr>
        <w:t>pasos - verticales</w:t>
      </w:r>
    </w:p>
  </w:comment>
  <w:comment w:id="500" w:author="LauraPGM" w:date="2025-10-01T21:08:00Z" w:initials="L">
    <w:p w14:paraId="0F3495FC" w14:textId="2137114F" w:rsidR="00817C90" w:rsidRDefault="00817C90">
      <w:pPr>
        <w:pStyle w:val="Textocomentario"/>
      </w:pPr>
      <w:r>
        <w:rPr>
          <w:rStyle w:val="Refdecomentario"/>
        </w:rPr>
        <w:annotationRef/>
      </w:r>
      <w:r>
        <w:rPr>
          <w:noProof/>
        </w:rPr>
        <w:t>Se sugire  resaltar la informacion.</w:t>
      </w:r>
    </w:p>
  </w:comment>
  <w:comment w:id="516" w:author="LauraPGM" w:date="2025-10-01T21:09:00Z" w:initials="L">
    <w:p w14:paraId="3BC2B0D8" w14:textId="6A21FDB5" w:rsidR="00817C90" w:rsidRDefault="00817C90">
      <w:pPr>
        <w:pStyle w:val="Textocomentario"/>
      </w:pPr>
      <w:r>
        <w:rPr>
          <w:noProof/>
        </w:rPr>
        <w:t>Se sugiere resaltar la informacion.</w:t>
      </w:r>
      <w:r>
        <w:rPr>
          <w:rStyle w:val="Refdecomentario"/>
        </w:rPr>
        <w:annotationRef/>
      </w:r>
    </w:p>
  </w:comment>
  <w:comment w:id="589" w:author="LauraPGM" w:date="2025-10-01T21:11:00Z" w:initials="L">
    <w:p w14:paraId="1C256821" w14:textId="6218872A" w:rsidR="00817C90" w:rsidRDefault="00817C90">
      <w:pPr>
        <w:pStyle w:val="Textocomentario"/>
      </w:pPr>
      <w:r>
        <w:rPr>
          <w:rStyle w:val="Refdecomentario"/>
        </w:rPr>
        <w:annotationRef/>
      </w:r>
      <w:r>
        <w:rPr>
          <w:noProof/>
        </w:rPr>
        <w:t>SSe sugiere resaltar la informacion.</w:t>
      </w:r>
    </w:p>
  </w:comment>
  <w:comment w:id="712" w:author="LauraPGM" w:date="2025-09-30T11:29:00Z" w:initials="L">
    <w:p w14:paraId="022BF4F2" w14:textId="3B7CD898" w:rsidR="00817C90" w:rsidRDefault="00817C90" w:rsidP="00EE2A68">
      <w:pPr>
        <w:pStyle w:val="Normal0"/>
        <w:spacing w:line="360" w:lineRule="auto"/>
        <w:rPr>
          <w:b/>
        </w:rPr>
      </w:pPr>
      <w:r>
        <w:rPr>
          <w:rStyle w:val="Refdecomentario"/>
        </w:rPr>
        <w:annotationRef/>
      </w:r>
      <w:r>
        <w:t xml:space="preserve">Enlace del video: </w:t>
      </w:r>
      <w:hyperlink r:id="rId2" w:history="1">
        <w:r w:rsidRPr="00AD07EC">
          <w:rPr>
            <w:rStyle w:val="Hipervnculo"/>
            <w:b/>
          </w:rPr>
          <w:t>https://www.youtube.com/watch?v=viuap_gcFn0&amp;ab_channel=FrancescFornieles</w:t>
        </w:r>
      </w:hyperlink>
    </w:p>
    <w:p w14:paraId="6B609B16" w14:textId="77777777" w:rsidR="00817C90" w:rsidRPr="00185798" w:rsidRDefault="00817C90" w:rsidP="00EE2A68">
      <w:pPr>
        <w:pStyle w:val="Normal0"/>
        <w:spacing w:line="360" w:lineRule="auto"/>
        <w:rPr>
          <w:b/>
        </w:rPr>
      </w:pPr>
    </w:p>
    <w:p w14:paraId="781976B0" w14:textId="70E45208" w:rsidR="00817C90" w:rsidRDefault="00817C90">
      <w:pPr>
        <w:pStyle w:val="Textocomentario"/>
      </w:pPr>
    </w:p>
  </w:comment>
  <w:comment w:id="730" w:author="LauraPGM" w:date="2025-10-01T21:14:00Z" w:initials="L">
    <w:p w14:paraId="7C3FFDEE" w14:textId="63C7E76D" w:rsidR="00817C90" w:rsidRDefault="00817C90">
      <w:pPr>
        <w:pStyle w:val="Textocomentario"/>
      </w:pPr>
      <w:r>
        <w:rPr>
          <w:rStyle w:val="Refdecomentario"/>
        </w:rPr>
        <w:annotationRef/>
      </w:r>
      <w:r>
        <w:rPr>
          <w:noProof/>
        </w:rPr>
        <w:t>Se sugiere colocar una imagen como esta.</w:t>
      </w:r>
    </w:p>
  </w:comment>
  <w:comment w:id="754" w:author="LauraPGM" w:date="2025-10-01T21:34:00Z" w:initials="L">
    <w:p w14:paraId="33987527" w14:textId="77777777" w:rsidR="00817C90" w:rsidRDefault="00817C90" w:rsidP="00C35F14">
      <w:pPr>
        <w:pStyle w:val="Ttulo2"/>
        <w:shd w:val="clear" w:color="auto" w:fill="FFFFFF"/>
        <w:spacing w:before="0" w:after="180"/>
        <w:textAlignment w:val="baseline"/>
        <w:rPr>
          <w:color w:val="12263F"/>
        </w:rPr>
      </w:pPr>
      <w:r>
        <w:rPr>
          <w:rStyle w:val="Refdecomentario"/>
        </w:rPr>
        <w:annotationRef/>
      </w:r>
      <w:r>
        <w:rPr>
          <w:noProof/>
        </w:rPr>
        <w:t xml:space="preserve">Se sugiere colocar la informacion en el siguiente recurso: </w:t>
      </w:r>
      <w:r>
        <w:rPr>
          <w:color w:val="12263F"/>
        </w:rPr>
        <w:t>Pasos - verticales</w:t>
      </w:r>
    </w:p>
    <w:p w14:paraId="6E50875D" w14:textId="2265F3B9" w:rsidR="00817C90" w:rsidRDefault="00817C90">
      <w:pPr>
        <w:pStyle w:val="Textocomentario"/>
      </w:pPr>
    </w:p>
  </w:comment>
  <w:comment w:id="1030" w:author="LauraPGM" w:date="2025-09-30T16:55:00Z" w:initials="L">
    <w:p w14:paraId="3B10F9A5" w14:textId="77777777" w:rsidR="00817C90" w:rsidRPr="009849B7" w:rsidRDefault="00817C90" w:rsidP="00424C06">
      <w:pPr>
        <w:rPr>
          <w:lang w:eastAsia="es-MX"/>
        </w:rPr>
      </w:pPr>
      <w:r>
        <w:rPr>
          <w:rStyle w:val="Refdecomentario"/>
        </w:rPr>
        <w:annotationRef/>
      </w:r>
      <w:r>
        <w:t xml:space="preserve">Enlace del video: </w:t>
      </w:r>
      <w:hyperlink r:id="rId3" w:history="1">
        <w:r w:rsidRPr="0061486B">
          <w:rPr>
            <w:rStyle w:val="Hipervnculo"/>
            <w:lang w:eastAsia="es-MX"/>
          </w:rPr>
          <w:t>https://www.youtube.com/watch?v=CS5HenQhLtU</w:t>
        </w:r>
      </w:hyperlink>
      <w:r>
        <w:rPr>
          <w:lang w:eastAsia="es-MX"/>
        </w:rPr>
        <w:t xml:space="preserve"> </w:t>
      </w:r>
    </w:p>
    <w:p w14:paraId="39594B45" w14:textId="486594EC" w:rsidR="00817C90" w:rsidRDefault="00817C90">
      <w:pPr>
        <w:pStyle w:val="Textocomentario"/>
      </w:pPr>
    </w:p>
  </w:comment>
  <w:comment w:id="1052" w:author="LauraPGM" w:date="2025-10-01T21:33:00Z" w:initials="L">
    <w:p w14:paraId="7126F8E4" w14:textId="53BDEA58" w:rsidR="00817C90" w:rsidRDefault="00817C90">
      <w:pPr>
        <w:pStyle w:val="Textocomentario"/>
      </w:pPr>
      <w:r>
        <w:rPr>
          <w:rStyle w:val="Refdecomentario"/>
        </w:rPr>
        <w:annotationRef/>
      </w:r>
      <w:r>
        <w:rPr>
          <w:noProof/>
        </w:rPr>
        <w:t>Se sugiere colocar una imagen como esta.</w:t>
      </w:r>
    </w:p>
  </w:comment>
  <w:comment w:id="1118" w:author="LauraPGM" w:date="2025-10-01T09:16:00Z" w:initials="L">
    <w:p w14:paraId="5604FAA2" w14:textId="0AAE1278" w:rsidR="00817C90" w:rsidRDefault="00817C90" w:rsidP="00A532F7">
      <w:pPr>
        <w:pStyle w:val="Textocomentario"/>
      </w:pPr>
      <w:r>
        <w:rPr>
          <w:rStyle w:val="Refdecomentario"/>
        </w:rPr>
        <w:annotationRef/>
      </w:r>
      <w:r>
        <w:t>Texto alternativo: es una ecuación que hace referencia al cálculo de indicador de desempeño energético relativo y es igual al consumo total de energía sobre variable de actividad o producción.</w:t>
      </w:r>
    </w:p>
  </w:comment>
  <w:comment w:id="1151" w:author="LauraPGM" w:date="2025-10-01T09:17:00Z" w:initials="L">
    <w:p w14:paraId="79A78450" w14:textId="5511417F" w:rsidR="00817C90" w:rsidRDefault="00817C90" w:rsidP="0006551F">
      <w:pPr>
        <w:pStyle w:val="Textocomentario"/>
      </w:pPr>
      <w:r>
        <w:rPr>
          <w:rStyle w:val="Refdecomentario"/>
        </w:rPr>
        <w:annotationRef/>
      </w:r>
      <w:r>
        <w:t>Texto alternativo: es una ecuación que hace referencia al cálculo de indicador de desempeño energético de rendimiento expresado en porcentaje y se calcula energía útil de salida sobre energía de entrada por cien.</w:t>
      </w:r>
    </w:p>
    <w:p w14:paraId="081ED3CD" w14:textId="7D8886C7" w:rsidR="00817C90" w:rsidRDefault="00817C90">
      <w:pPr>
        <w:pStyle w:val="Textocomentario"/>
      </w:pPr>
    </w:p>
  </w:comment>
  <w:comment w:id="1314" w:author="LauraPGM" w:date="2025-10-01T09:10:00Z" w:initials="L">
    <w:p w14:paraId="311700AE" w14:textId="4439CAF2" w:rsidR="00817C90" w:rsidRDefault="00817C90">
      <w:pPr>
        <w:pStyle w:val="Textocomentario"/>
      </w:pPr>
      <w:r>
        <w:rPr>
          <w:rStyle w:val="Refdecomentario"/>
        </w:rPr>
        <w:annotationRef/>
      </w:r>
      <w:r>
        <w:rPr>
          <w:noProof/>
        </w:rPr>
        <w:t>Texto alternativo: la grá</w:t>
      </w:r>
      <w:proofErr w:type="spellStart"/>
      <w:r>
        <w:t>fica</w:t>
      </w:r>
      <w:proofErr w:type="spellEnd"/>
      <w:r>
        <w:t xml:space="preserve"> representa la tendencia de consumo en kilovatio hora durante un año convencional, en este caso para el año 2016.</w:t>
      </w:r>
    </w:p>
  </w:comment>
  <w:comment w:id="1315" w:author="LauraPGM" w:date="2025-10-06T21:46:00Z" w:initials="L">
    <w:p w14:paraId="396380C5" w14:textId="394FE33A" w:rsidR="00817C90" w:rsidRDefault="00817C90">
      <w:pPr>
        <w:pStyle w:val="Textocomentario"/>
      </w:pPr>
      <w:r>
        <w:rPr>
          <w:rStyle w:val="Refdecomentario"/>
        </w:rPr>
        <w:annotationRef/>
      </w:r>
      <w:r>
        <w:rPr>
          <w:noProof/>
        </w:rPr>
        <w:t>Se sugiere rediseñar la gráfica y el titulo solo dejar la primera letra en mayuscula.</w:t>
      </w:r>
    </w:p>
  </w:comment>
  <w:comment w:id="1336" w:author="LauraPGM" w:date="2025-10-01T09:10:00Z" w:initials="L">
    <w:p w14:paraId="4CCC49CB" w14:textId="2EB2BAD7" w:rsidR="00817C90" w:rsidRDefault="00817C90">
      <w:pPr>
        <w:pStyle w:val="Textocomentario"/>
      </w:pPr>
      <w:r>
        <w:rPr>
          <w:rStyle w:val="Refdecomentario"/>
        </w:rPr>
        <w:annotationRef/>
      </w:r>
      <w:r>
        <w:t xml:space="preserve">Texto alternativo: </w:t>
      </w:r>
      <w:r>
        <w:rPr>
          <w:noProof/>
        </w:rPr>
        <w:t>g</w:t>
      </w:r>
      <w:r>
        <w:t>ráfico comparativo de la demanda real y la demanda estacional de energía en marzo de 2020</w:t>
      </w:r>
    </w:p>
  </w:comment>
  <w:comment w:id="1337" w:author="LauraPGM" w:date="2025-10-06T21:53:00Z" w:initials="L">
    <w:p w14:paraId="0F4D0521" w14:textId="723635D3" w:rsidR="00817C90" w:rsidRDefault="00817C90">
      <w:pPr>
        <w:pStyle w:val="Textocomentario"/>
      </w:pPr>
      <w:r>
        <w:rPr>
          <w:rStyle w:val="Refdecomentario"/>
        </w:rPr>
        <w:annotationRef/>
      </w:r>
      <w:r>
        <w:rPr>
          <w:noProof/>
        </w:rPr>
        <w:t xml:space="preserve">Se sugiere rediseñar la gráfica y colocar solo la primera letra del titulo en mayuscula. </w:t>
      </w:r>
    </w:p>
  </w:comment>
  <w:comment w:id="1440" w:author="LauraPGM" w:date="2025-10-01T09:06:00Z" w:initials="L">
    <w:p w14:paraId="292A60E0" w14:textId="2C0D4011" w:rsidR="00817C90" w:rsidRDefault="00817C90">
      <w:pPr>
        <w:pStyle w:val="Textocomentario"/>
      </w:pPr>
      <w:r>
        <w:rPr>
          <w:rStyle w:val="Refdecomentario"/>
        </w:rPr>
        <w:annotationRef/>
      </w:r>
      <w:r>
        <w:t xml:space="preserve">Enlace del video: </w:t>
      </w:r>
      <w:hyperlink r:id="rId4" w:history="1">
        <w:r w:rsidRPr="007717C6">
          <w:rPr>
            <w:color w:val="0000FF" w:themeColor="hyperlink"/>
            <w:u w:val="single"/>
          </w:rPr>
          <w:t>https://www.youtube.com/watch?v=M6eZkijypBo</w:t>
        </w:r>
      </w:hyperlink>
    </w:p>
  </w:comment>
  <w:comment w:id="1487" w:author="LauraPGM" w:date="2025-10-01T21:30:00Z" w:initials="L">
    <w:p w14:paraId="14DA0FCC" w14:textId="44D49D5D" w:rsidR="00817C90" w:rsidRDefault="00817C90">
      <w:pPr>
        <w:pStyle w:val="Textocomentario"/>
      </w:pPr>
      <w:r>
        <w:rPr>
          <w:noProof/>
        </w:rPr>
        <w:t>Se sugiere colocar una imagen como esta</w:t>
      </w:r>
      <w:r>
        <w:rPr>
          <w:rStyle w:val="Refdecomentario"/>
        </w:rPr>
        <w:annotationRef/>
      </w:r>
    </w:p>
  </w:comment>
  <w:comment w:id="1506" w:author="LauraPGM" w:date="2025-10-01T21:16:00Z" w:initials="L">
    <w:p w14:paraId="29D4757E" w14:textId="77777777" w:rsidR="00817C90" w:rsidRDefault="00817C90" w:rsidP="00D82BFE">
      <w:pPr>
        <w:pStyle w:val="Ttulo4"/>
        <w:shd w:val="clear" w:color="auto" w:fill="FFFFFF"/>
        <w:spacing w:before="0" w:after="180"/>
        <w:textAlignment w:val="baseline"/>
        <w:rPr>
          <w:color w:val="12263F"/>
          <w:sz w:val="27"/>
          <w:szCs w:val="27"/>
        </w:rPr>
      </w:pPr>
      <w:r>
        <w:rPr>
          <w:rStyle w:val="Refdecomentario"/>
        </w:rPr>
        <w:annotationRef/>
      </w:r>
      <w:r>
        <w:rPr>
          <w:noProof/>
        </w:rPr>
        <w:t xml:space="preserve">Se sugiere utilizar el siguiente recurso: </w:t>
      </w:r>
      <w:r>
        <w:rPr>
          <w:color w:val="12263F"/>
          <w:sz w:val="27"/>
          <w:szCs w:val="27"/>
        </w:rPr>
        <w:t>Listado ordenado cuadro color + separadores</w:t>
      </w:r>
    </w:p>
    <w:p w14:paraId="5A7F7E93" w14:textId="6227E4E8" w:rsidR="00817C90" w:rsidRDefault="00817C90">
      <w:pPr>
        <w:pStyle w:val="Textocomentario"/>
      </w:pPr>
    </w:p>
  </w:comment>
  <w:comment w:id="1666" w:author="LauraPGM" w:date="2025-10-06T22:09:00Z" w:initials="L">
    <w:p w14:paraId="1AF12EE1" w14:textId="31A02C14" w:rsidR="00817C90" w:rsidRDefault="00817C90">
      <w:pPr>
        <w:pStyle w:val="Textocomentario"/>
      </w:pPr>
      <w:r>
        <w:rPr>
          <w:rStyle w:val="Refdecomentario"/>
        </w:rPr>
        <w:annotationRef/>
      </w:r>
      <w:r>
        <w:rPr>
          <w:noProof/>
        </w:rPr>
        <w:t>Se sugiere que cuando se rediseñe la figura solo se coloque la primera letra de cada cuadrado en mayuscula.</w:t>
      </w:r>
    </w:p>
  </w:comment>
  <w:comment w:id="1667" w:author="LauraPGM" w:date="2025-10-01T15:38:00Z" w:initials="L">
    <w:p w14:paraId="0AF27FBA" w14:textId="4F3FD8AA" w:rsidR="00817C90" w:rsidRDefault="00817C90">
      <w:pPr>
        <w:pStyle w:val="Textocomentario"/>
      </w:pPr>
      <w:r>
        <w:rPr>
          <w:rStyle w:val="Refdecomentario"/>
        </w:rPr>
        <w:annotationRef/>
      </w:r>
      <w:r>
        <w:rPr>
          <w:noProof/>
        </w:rPr>
        <w:t>Texto alternativo: m</w:t>
      </w:r>
      <w:proofErr w:type="spellStart"/>
      <w:r>
        <w:t>atriz</w:t>
      </w:r>
      <w:proofErr w:type="spellEnd"/>
      <w:r>
        <w:t xml:space="preserve"> de Eisenhower con 4 cuadrantes: Hacer, Delegar, Planear y Eliminar.</w:t>
      </w:r>
    </w:p>
  </w:comment>
  <w:comment w:id="1679" w:author="LauraPGM" w:date="2025-10-09T06:40:00Z" w:initials="L">
    <w:p w14:paraId="1C26A6FB" w14:textId="25AE8E06" w:rsidR="00817C90" w:rsidRPr="008F52E8" w:rsidRDefault="00817C90" w:rsidP="0001225A">
      <w:pPr>
        <w:rPr>
          <w:lang w:val="en-US" w:eastAsia="es-MX"/>
        </w:rPr>
      </w:pPr>
      <w:r>
        <w:rPr>
          <w:rStyle w:val="Refdecomentario"/>
        </w:rPr>
        <w:annotationRef/>
      </w:r>
      <w:r>
        <w:rPr>
          <w:noProof/>
        </w:rPr>
        <w:t xml:space="preserve">Enlace: </w:t>
      </w:r>
      <w:hyperlink r:id="rId5" w:history="1">
        <w:r w:rsidRPr="008F52E8">
          <w:rPr>
            <w:rStyle w:val="Hipervnculo"/>
            <w:lang w:val="en-US" w:eastAsia="es-MX"/>
          </w:rPr>
          <w:t>https://www.youtube.com/watch?v=10nlm87UULs&amp;ab_channel=Fundaci %C3 %B3nYPF</w:t>
        </w:r>
      </w:hyperlink>
      <w:r w:rsidRPr="008F52E8">
        <w:rPr>
          <w:lang w:val="en-US" w:eastAsia="es-MX"/>
        </w:rPr>
        <w:t xml:space="preserve"> </w:t>
      </w:r>
    </w:p>
    <w:p w14:paraId="130F5BD3" w14:textId="4F426420" w:rsidR="00817C90" w:rsidRDefault="00817C90">
      <w:pPr>
        <w:pStyle w:val="Textocomentario"/>
      </w:pPr>
    </w:p>
  </w:comment>
  <w:comment w:id="1699" w:author="LauraPGM" w:date="2025-10-01T14:46:00Z" w:initials="L">
    <w:p w14:paraId="20197428" w14:textId="5FA688F4" w:rsidR="00817C90" w:rsidRDefault="00817C90" w:rsidP="00507103">
      <w:pPr>
        <w:rPr>
          <w:rStyle w:val="Hipervnculo"/>
          <w:sz w:val="20"/>
          <w:szCs w:val="20"/>
        </w:rPr>
      </w:pPr>
      <w:r>
        <w:rPr>
          <w:rStyle w:val="Refdecomentario"/>
        </w:rPr>
        <w:annotationRef/>
      </w:r>
      <w:r>
        <w:rPr>
          <w:noProof/>
        </w:rPr>
        <w:t xml:space="preserve">Enlace del video: </w:t>
      </w:r>
      <w:hyperlink r:id="rId6" w:history="1">
        <w:r w:rsidRPr="000D589F">
          <w:rPr>
            <w:rStyle w:val="Hipervnculo"/>
            <w:sz w:val="20"/>
            <w:szCs w:val="20"/>
          </w:rPr>
          <w:t>https://www.youtube.com/watch?v=M6eZkijypBo</w:t>
        </w:r>
      </w:hyperlink>
    </w:p>
    <w:p w14:paraId="432ACFF2" w14:textId="5C7854A6" w:rsidR="00817C90" w:rsidRDefault="00817C90">
      <w:pPr>
        <w:pStyle w:val="Textocomentario"/>
      </w:pPr>
    </w:p>
  </w:comment>
  <w:comment w:id="1726" w:author="LauraPGM" w:date="2025-10-01T21:21:00Z" w:initials="L">
    <w:p w14:paraId="6CFBA99C" w14:textId="0DA6B445" w:rsidR="00817C90" w:rsidRDefault="00817C90">
      <w:pPr>
        <w:pStyle w:val="Textocomentario"/>
      </w:pPr>
      <w:r>
        <w:rPr>
          <w:rStyle w:val="Refdecomentario"/>
        </w:rPr>
        <w:annotationRef/>
      </w:r>
      <w:r>
        <w:rPr>
          <w:noProof/>
        </w:rPr>
        <w:t>S sugiere colocar una imagen como esta</w:t>
      </w:r>
    </w:p>
  </w:comment>
  <w:comment w:id="1843" w:author="LauraPGM" w:date="2025-10-01T21:24:00Z" w:initials="L">
    <w:p w14:paraId="630D1ADB" w14:textId="2CDB1CFB" w:rsidR="00817C90" w:rsidRDefault="00817C90">
      <w:pPr>
        <w:pStyle w:val="Textocomentario"/>
      </w:pPr>
      <w:r>
        <w:rPr>
          <w:rStyle w:val="Refdecomentario"/>
        </w:rPr>
        <w:annotationRef/>
      </w:r>
      <w:r>
        <w:rPr>
          <w:noProof/>
        </w:rPr>
        <w:t xml:space="preserve">Se sugiere colocar la informacion en el siguiente recurso: </w:t>
      </w:r>
      <w:r>
        <w:rPr>
          <w:color w:val="12263F"/>
          <w:shd w:val="clear" w:color="auto" w:fill="FFFFFF"/>
        </w:rPr>
        <w:t>tarjetas - conectadas</w:t>
      </w:r>
    </w:p>
  </w:comment>
  <w:comment w:id="1911" w:author="LauraPGM" w:date="2025-10-01T15:24:00Z" w:initials="L">
    <w:p w14:paraId="299B8F4B" w14:textId="77777777" w:rsidR="00817C90" w:rsidRPr="00653F03" w:rsidRDefault="00817C90" w:rsidP="00B902FC">
      <w:pPr>
        <w:rPr>
          <w:lang w:eastAsia="es-MX"/>
        </w:rPr>
      </w:pPr>
      <w:r>
        <w:rPr>
          <w:rStyle w:val="Refdecomentario"/>
        </w:rPr>
        <w:annotationRef/>
      </w:r>
      <w:r>
        <w:rPr>
          <w:noProof/>
        </w:rPr>
        <w:t xml:space="preserve">Enlace del video: </w:t>
      </w:r>
      <w:hyperlink r:id="rId7" w:history="1">
        <w:r w:rsidRPr="0061486B">
          <w:rPr>
            <w:rStyle w:val="Hipervnculo"/>
            <w:lang w:eastAsia="es-MX"/>
          </w:rPr>
          <w:t>https://www.youtube.com/watch?v=X0bVnH9GyWs&amp;ab_channel=ISOSistemasdeGesti</w:t>
        </w:r>
        <w:r>
          <w:rPr>
            <w:rStyle w:val="Hipervnculo"/>
            <w:lang w:eastAsia="es-MX"/>
          </w:rPr>
          <w:t xml:space="preserve"> %</w:t>
        </w:r>
        <w:r w:rsidRPr="0061486B">
          <w:rPr>
            <w:rStyle w:val="Hipervnculo"/>
            <w:lang w:eastAsia="es-MX"/>
          </w:rPr>
          <w:t>C3</w:t>
        </w:r>
        <w:r>
          <w:rPr>
            <w:rStyle w:val="Hipervnculo"/>
            <w:lang w:eastAsia="es-MX"/>
          </w:rPr>
          <w:t xml:space="preserve"> %</w:t>
        </w:r>
        <w:r w:rsidRPr="0061486B">
          <w:rPr>
            <w:rStyle w:val="Hipervnculo"/>
            <w:lang w:eastAsia="es-MX"/>
          </w:rPr>
          <w:t>B3n</w:t>
        </w:r>
      </w:hyperlink>
      <w:r>
        <w:rPr>
          <w:lang w:eastAsia="es-MX"/>
        </w:rPr>
        <w:t xml:space="preserve"> </w:t>
      </w:r>
    </w:p>
    <w:p w14:paraId="4B4D52B6" w14:textId="706AF964" w:rsidR="00817C90" w:rsidRDefault="00817C90">
      <w:pPr>
        <w:pStyle w:val="Textocomentario"/>
      </w:pPr>
    </w:p>
  </w:comment>
  <w:comment w:id="2266" w:author="LauraPGM" w:date="2025-10-01T21:26:00Z" w:initials="L">
    <w:p w14:paraId="38DA47FF" w14:textId="2908D3AF" w:rsidR="00817C90" w:rsidRDefault="00817C90" w:rsidP="001346E8">
      <w:pPr>
        <w:pStyle w:val="Ttulo2"/>
        <w:shd w:val="clear" w:color="auto" w:fill="FFFFFF"/>
        <w:spacing w:before="0" w:after="180"/>
        <w:textAlignment w:val="baseline"/>
        <w:rPr>
          <w:color w:val="12263F"/>
        </w:rPr>
      </w:pPr>
      <w:r>
        <w:rPr>
          <w:rStyle w:val="Refdecomentario"/>
        </w:rPr>
        <w:annotationRef/>
      </w:r>
      <w:r>
        <w:rPr>
          <w:noProof/>
        </w:rPr>
        <w:t>Se sugiere colocar la informacion en el siguiente recurso:</w:t>
      </w:r>
      <w:r w:rsidRPr="001346E8">
        <w:rPr>
          <w:color w:val="12263F"/>
        </w:rPr>
        <w:t xml:space="preserve"> </w:t>
      </w:r>
      <w:r>
        <w:rPr>
          <w:color w:val="12263F"/>
        </w:rPr>
        <w:t>Pestañas verticales</w:t>
      </w:r>
    </w:p>
    <w:p w14:paraId="6E38D041" w14:textId="149A2DE6" w:rsidR="00817C90" w:rsidRDefault="00817C90">
      <w:pPr>
        <w:pStyle w:val="Textocomentario"/>
      </w:pPr>
    </w:p>
  </w:comment>
  <w:comment w:id="2388" w:author="LauraPGM" w:date="2025-10-01T15:47:00Z" w:initials="L">
    <w:p w14:paraId="64E093BD" w14:textId="77777777" w:rsidR="00817C90" w:rsidRPr="009849B7" w:rsidRDefault="00817C90" w:rsidP="002D34CA">
      <w:pPr>
        <w:rPr>
          <w:lang w:eastAsia="es-MX"/>
        </w:rPr>
      </w:pPr>
      <w:r>
        <w:rPr>
          <w:rStyle w:val="Refdecomentario"/>
        </w:rPr>
        <w:annotationRef/>
      </w:r>
      <w:r>
        <w:rPr>
          <w:noProof/>
        </w:rPr>
        <w:t xml:space="preserve">Enlace del video: </w:t>
      </w:r>
      <w:hyperlink r:id="rId8" w:history="1">
        <w:r w:rsidRPr="0061486B">
          <w:rPr>
            <w:rStyle w:val="Hipervnculo"/>
            <w:lang w:eastAsia="es-MX"/>
          </w:rPr>
          <w:t>https://www.youtube.com/watch?v=3O9lDdzv6DQ</w:t>
        </w:r>
      </w:hyperlink>
      <w:r>
        <w:rPr>
          <w:lang w:eastAsia="es-MX"/>
        </w:rPr>
        <w:t xml:space="preserve"> </w:t>
      </w:r>
    </w:p>
    <w:p w14:paraId="7E0961A7" w14:textId="48F44944" w:rsidR="00817C90" w:rsidRDefault="00817C90">
      <w:pPr>
        <w:pStyle w:val="Textocomentario"/>
      </w:pPr>
    </w:p>
  </w:comment>
  <w:comment w:id="2891" w:author="LauraPGM" w:date="2025-07-02T21:51:00Z" w:initials="L">
    <w:p w14:paraId="7896D22F" w14:textId="3AE9EC2A" w:rsidR="00817C90" w:rsidRDefault="00817C90">
      <w:pPr>
        <w:pStyle w:val="Textocomentario"/>
      </w:pPr>
      <w:r>
        <w:rPr>
          <w:rStyle w:val="Refdecomentario"/>
        </w:rPr>
        <w:annotationRef/>
      </w:r>
      <w:r>
        <w:t>Texto alternativo: T</w:t>
      </w:r>
      <w:r w:rsidRPr="0071486D">
        <w:t>abla de costos fijos y variables con categorías de ga</w:t>
      </w:r>
      <w:r>
        <w:t>stos.</w:t>
      </w:r>
    </w:p>
  </w:comment>
  <w:comment w:id="3452" w:author="LauraPGM" w:date="2025-06-30T11:07:00Z" w:initials="L">
    <w:p w14:paraId="15C2F80E" w14:textId="73B2EBFA" w:rsidR="00817C90" w:rsidRDefault="00817C90">
      <w:pPr>
        <w:pStyle w:val="Textocomentario"/>
      </w:pPr>
      <w:r>
        <w:rPr>
          <w:rStyle w:val="Refdecomentario"/>
        </w:rPr>
        <w:annotationRef/>
      </w:r>
      <w:r>
        <w:t>Resaltar la información.</w:t>
      </w:r>
    </w:p>
  </w:comment>
  <w:comment w:id="3488" w:author="LauraPGM" w:date="2025-06-30T11:13:00Z" w:initials="L">
    <w:p w14:paraId="2A29A82A" w14:textId="3CAB642D" w:rsidR="00817C90" w:rsidRDefault="00817C90" w:rsidP="00EB710B">
      <w:pPr>
        <w:pStyle w:val="Textocomentario"/>
      </w:pPr>
      <w:r>
        <w:rPr>
          <w:rStyle w:val="Refdecomentario"/>
        </w:rPr>
        <w:annotationRef/>
      </w:r>
    </w:p>
    <w:p w14:paraId="1B252502" w14:textId="2FE586B8" w:rsidR="00817C90" w:rsidRDefault="00817C90" w:rsidP="00EB710B">
      <w:pPr>
        <w:pStyle w:val="Textocomentario"/>
      </w:pPr>
      <w:r>
        <w:t xml:space="preserve">Enlace: </w:t>
      </w:r>
      <w:hyperlink r:id="rId9" w:history="1">
        <w:r w:rsidRPr="004F503F">
          <w:rPr>
            <w:rStyle w:val="Hipervnculo"/>
          </w:rPr>
          <w:t>https://www.youtube.com/watch?v=maVbxjCWgKQ</w:t>
        </w:r>
      </w:hyperlink>
    </w:p>
    <w:p w14:paraId="6A692AFE" w14:textId="77777777" w:rsidR="00817C90" w:rsidRDefault="00817C90" w:rsidP="00EB710B">
      <w:pPr>
        <w:pStyle w:val="Textocomentario"/>
      </w:pPr>
    </w:p>
    <w:p w14:paraId="1B1BF5B2" w14:textId="231BE89C" w:rsidR="00817C90" w:rsidRDefault="00817C90" w:rsidP="00EB710B">
      <w:pPr>
        <w:pStyle w:val="Textocomentario"/>
      </w:pPr>
    </w:p>
  </w:comment>
  <w:comment w:id="3768" w:author="LauraPGM" w:date="2025-07-02T21:54:00Z" w:initials="L">
    <w:p w14:paraId="0757FFC6" w14:textId="4156B18C" w:rsidR="00817C90" w:rsidRDefault="00817C90">
      <w:pPr>
        <w:pStyle w:val="Textocomentario"/>
      </w:pPr>
      <w:r>
        <w:rPr>
          <w:rStyle w:val="Refdecomentario"/>
        </w:rPr>
        <w:annotationRef/>
      </w:r>
      <w:r>
        <w:t>Resaltar información.</w:t>
      </w:r>
    </w:p>
  </w:comment>
  <w:comment w:id="3894" w:author="LauraPGM" w:date="2025-07-07T15:11:00Z" w:initials="L">
    <w:p w14:paraId="51ACA03C" w14:textId="28BDD20C" w:rsidR="00817C90" w:rsidRDefault="00817C90">
      <w:pPr>
        <w:pStyle w:val="Textocomentario"/>
      </w:pPr>
      <w:r>
        <w:rPr>
          <w:rStyle w:val="Refdecomentario"/>
        </w:rPr>
        <w:annotationRef/>
      </w:r>
      <w:r>
        <w:t>Texto alternativo: Fórmula del punto de equilibrio en unidades: costos fijos divididos entre precio de venta menos costo variable unitario.</w:t>
      </w:r>
    </w:p>
  </w:comment>
  <w:comment w:id="3938" w:author="LauraPGM" w:date="2025-07-02T21:55:00Z" w:initials="L">
    <w:p w14:paraId="5D40B4C7" w14:textId="274D6BAD" w:rsidR="00817C90" w:rsidRDefault="00817C90">
      <w:pPr>
        <w:pStyle w:val="Textocomentario"/>
      </w:pPr>
      <w:r>
        <w:rPr>
          <w:rStyle w:val="Refdecomentario"/>
        </w:rPr>
        <w:annotationRef/>
      </w:r>
      <w:r>
        <w:t>Texto alternativo: G</w:t>
      </w:r>
      <w:r w:rsidRPr="004F3293">
        <w:t>ráfico que muestra el punto de equilibrio donde los ingresos por ventas igualan los costos totales, indicando zonas de pérdida y ganancia.</w:t>
      </w:r>
    </w:p>
  </w:comment>
  <w:comment w:id="4229" w:author="LauraPGM" w:date="2025-07-07T15:12:00Z" w:initials="L">
    <w:p w14:paraId="118AFC92" w14:textId="77CEA390" w:rsidR="00817C90" w:rsidRDefault="00817C90">
      <w:pPr>
        <w:pStyle w:val="Textocomentario"/>
      </w:pPr>
      <w:r>
        <w:rPr>
          <w:rStyle w:val="Refdecomentario"/>
        </w:rPr>
        <w:annotationRef/>
      </w:r>
      <w:r>
        <w:t>Texto alternativo: Fracción uno sobre paréntesis uno más i elevado a la n.</w:t>
      </w:r>
    </w:p>
  </w:comment>
  <w:comment w:id="4266" w:author="LauraPGM" w:date="2025-09-10T16:28:00Z" w:initials="L">
    <w:p w14:paraId="6F8F5723" w14:textId="41C28B03" w:rsidR="00817C90" w:rsidRDefault="00817C90">
      <w:pPr>
        <w:pStyle w:val="Textocomentario"/>
      </w:pPr>
      <w:r>
        <w:rPr>
          <w:rStyle w:val="Refdecomentario"/>
        </w:rPr>
        <w:annotationRef/>
      </w:r>
      <w:r>
        <w:t>Texto alternativo: VAN igual a la sumatoria desde t igual cero hasta n de ingresos menos egresos, multiplicado por uno sobre uno más i elevado a la t.</w:t>
      </w:r>
    </w:p>
  </w:comment>
  <w:comment w:id="4356" w:author="LauraPGM" w:date="2025-07-07T15:00:00Z" w:initials="L">
    <w:p w14:paraId="6EBC9796" w14:textId="4C1E212C" w:rsidR="00817C90" w:rsidRDefault="00817C90">
      <w:pPr>
        <w:pStyle w:val="Textocomentario"/>
      </w:pPr>
      <w:r>
        <w:rPr>
          <w:rStyle w:val="Refdecomentario"/>
        </w:rPr>
        <w:annotationRef/>
      </w:r>
      <w:r>
        <w:t>Texto alternativo: Tabla de cálculo de VAN con flujos anuales y un resultado final positivo de $1.654,71indicando rentabilidad del proyecto.</w:t>
      </w:r>
    </w:p>
  </w:comment>
  <w:comment w:id="4998" w:author="LauraPGM" w:date="2025-07-02T21:56:00Z" w:initials="L">
    <w:p w14:paraId="3A75370B" w14:textId="4B4F5AD6" w:rsidR="00817C90" w:rsidRDefault="00817C90">
      <w:pPr>
        <w:pStyle w:val="Textocomentario"/>
      </w:pPr>
      <w:r>
        <w:rPr>
          <w:rStyle w:val="Refdecomentario"/>
        </w:rPr>
        <w:annotationRef/>
      </w:r>
      <w:r>
        <w:t>Texto alternativo: Tabla con flujo de caja a 24 periodos, donde se registra una inversión inicial de -120.000.000 y flujos netos constantes de 4.000.000 anuales, resultantes de ingresos de 5.000.000 y egresos de 1.000.000 por periodo.</w:t>
      </w:r>
    </w:p>
  </w:comment>
  <w:comment w:id="5908" w:author="LauraPGM" w:date="2025-07-02T21:56:00Z" w:initials="L">
    <w:p w14:paraId="3FFFB2F2" w14:textId="4C30DCAC" w:rsidR="00817C90" w:rsidRDefault="00817C90">
      <w:pPr>
        <w:pStyle w:val="Textocomentario"/>
      </w:pPr>
      <w:r>
        <w:rPr>
          <w:rStyle w:val="Refdecomentario"/>
        </w:rPr>
        <w:annotationRef/>
      </w:r>
      <w:r>
        <w:t>Texto alternativo: Tabla con fuentes de financiación: patrimonio y bancos, sus valores, porcentajes ponderados, costos individuales y costo de capital total del 1.9795 %.</w:t>
      </w:r>
    </w:p>
  </w:comment>
  <w:comment w:id="6081" w:author="LauraPGM" w:date="2025-10-01T17:30:00Z" w:initials="L">
    <w:p w14:paraId="333E28A6" w14:textId="571F227B" w:rsidR="00817C90" w:rsidRDefault="00817C90">
      <w:pPr>
        <w:pStyle w:val="Textocomentario"/>
      </w:pPr>
      <w:r>
        <w:rPr>
          <w:rStyle w:val="Refdecomentario"/>
        </w:rPr>
        <w:annotationRef/>
      </w:r>
      <w:r>
        <w:rPr>
          <w:noProof/>
        </w:rPr>
        <w:t>Texto alternativo: d</w:t>
      </w:r>
      <w:proofErr w:type="spellStart"/>
      <w:r>
        <w:t>iagrama</w:t>
      </w:r>
      <w:proofErr w:type="spellEnd"/>
      <w:r>
        <w:t xml:space="preserve"> de seis etapas clave para la gestión energética: identificación de IDEs, establecimiento de LBE, cálculo e interpretación de IDEs, estrategias de optimización, requisitos de ISO 50001 e informes técnicos.</w:t>
      </w:r>
    </w:p>
  </w:comment>
  <w:comment w:id="6097" w:author="LauraPGM" w:date="2025-07-02T21:57:00Z" w:initials="L">
    <w:p w14:paraId="1A2CF7B9" w14:textId="3AB31475" w:rsidR="00817C90" w:rsidRDefault="00817C90">
      <w:pPr>
        <w:pStyle w:val="Textocomentario"/>
      </w:pPr>
      <w:r>
        <w:rPr>
          <w:rStyle w:val="Refdecomentario"/>
        </w:rPr>
        <w:annotationRef/>
      </w:r>
      <w:r>
        <w:t>Texto alternativo: Esquema de los fundamentos financieros para emprender, organizados en tres categorías: presupuesto de costos, estados financieros e indicadores financieros.</w:t>
      </w:r>
    </w:p>
  </w:comment>
  <w:comment w:id="6509" w:author="LauraPGM" w:date="2025-07-07T16:18:00Z" w:initials="L">
    <w:p w14:paraId="5E7FEA53" w14:textId="07FCDC1C" w:rsidR="00817C90" w:rsidRDefault="00817C90">
      <w:pPr>
        <w:pStyle w:val="Textocomentario"/>
      </w:pPr>
      <w:r>
        <w:rPr>
          <w:rStyle w:val="Refdecomentario"/>
        </w:rPr>
        <w:annotationRef/>
      </w:r>
      <w:r>
        <w:t xml:space="preserve">Se debe </w:t>
      </w:r>
      <w:r>
        <w:rPr>
          <w:rFonts w:ascii="Calibri" w:hAnsi="Calibri" w:cs="Calibri"/>
          <w:color w:val="242424"/>
          <w:sz w:val="22"/>
          <w:szCs w:val="22"/>
          <w:shd w:val="clear" w:color="auto" w:fill="FFFFFF"/>
        </w:rPr>
        <w:t>actualizar las cortinillas del video.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C7608AA" w15:done="0"/>
  <w15:commentEx w15:paraId="4EDAEB4D" w15:done="0"/>
  <w15:commentEx w15:paraId="426743B5" w15:done="0"/>
  <w15:commentEx w15:paraId="05780100" w15:done="0"/>
  <w15:commentEx w15:paraId="0F3495FC" w15:done="0"/>
  <w15:commentEx w15:paraId="3BC2B0D8" w15:done="0"/>
  <w15:commentEx w15:paraId="1C256821" w15:done="0"/>
  <w15:commentEx w15:paraId="781976B0" w15:done="0"/>
  <w15:commentEx w15:paraId="7C3FFDEE" w15:done="0"/>
  <w15:commentEx w15:paraId="6E50875D" w15:done="0"/>
  <w15:commentEx w15:paraId="39594B45" w15:done="0"/>
  <w15:commentEx w15:paraId="7126F8E4" w15:done="0"/>
  <w15:commentEx w15:paraId="5604FAA2" w15:done="0"/>
  <w15:commentEx w15:paraId="081ED3CD" w15:done="0"/>
  <w15:commentEx w15:paraId="311700AE" w15:done="0"/>
  <w15:commentEx w15:paraId="396380C5" w15:done="0"/>
  <w15:commentEx w15:paraId="4CCC49CB" w15:done="0"/>
  <w15:commentEx w15:paraId="0F4D0521" w15:done="0"/>
  <w15:commentEx w15:paraId="292A60E0" w15:done="0"/>
  <w15:commentEx w15:paraId="14DA0FCC" w15:done="0"/>
  <w15:commentEx w15:paraId="5A7F7E93" w15:done="0"/>
  <w15:commentEx w15:paraId="1AF12EE1" w15:done="0"/>
  <w15:commentEx w15:paraId="0AF27FBA" w15:done="0"/>
  <w15:commentEx w15:paraId="130F5BD3" w15:done="0"/>
  <w15:commentEx w15:paraId="432ACFF2" w15:done="0"/>
  <w15:commentEx w15:paraId="6CFBA99C" w15:done="0"/>
  <w15:commentEx w15:paraId="630D1ADB" w15:done="0"/>
  <w15:commentEx w15:paraId="4B4D52B6" w15:done="0"/>
  <w15:commentEx w15:paraId="6E38D041" w15:done="0"/>
  <w15:commentEx w15:paraId="7E0961A7" w15:done="0"/>
  <w15:commentEx w15:paraId="7896D22F" w15:done="0"/>
  <w15:commentEx w15:paraId="15C2F80E" w15:done="0"/>
  <w15:commentEx w15:paraId="1B1BF5B2" w15:done="0"/>
  <w15:commentEx w15:paraId="0757FFC6" w15:done="0"/>
  <w15:commentEx w15:paraId="51ACA03C" w15:done="0"/>
  <w15:commentEx w15:paraId="5D40B4C7" w15:done="0"/>
  <w15:commentEx w15:paraId="118AFC92" w15:done="0"/>
  <w15:commentEx w15:paraId="6F8F5723" w15:done="0"/>
  <w15:commentEx w15:paraId="6EBC9796" w15:done="0"/>
  <w15:commentEx w15:paraId="3A75370B" w15:done="0"/>
  <w15:commentEx w15:paraId="3FFFB2F2" w15:done="0"/>
  <w15:commentEx w15:paraId="333E28A6" w15:done="0"/>
  <w15:commentEx w15:paraId="1A2CF7B9" w15:done="0"/>
  <w15:commentEx w15:paraId="5E7FEA5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95E447" w14:textId="77777777" w:rsidR="00950520" w:rsidRDefault="00950520">
      <w:pPr>
        <w:spacing w:line="240" w:lineRule="auto"/>
      </w:pPr>
      <w:r>
        <w:separator/>
      </w:r>
    </w:p>
  </w:endnote>
  <w:endnote w:type="continuationSeparator" w:id="0">
    <w:p w14:paraId="69B73B1B" w14:textId="77777777" w:rsidR="00950520" w:rsidRDefault="00950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817C90" w:rsidRDefault="00817C90">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817C90" w:rsidRDefault="00817C90">
    <w:pPr>
      <w:pStyle w:val="Normal0"/>
      <w:spacing w:line="240" w:lineRule="auto"/>
      <w:ind w:left="-2" w:hanging="2"/>
      <w:jc w:val="right"/>
      <w:rPr>
        <w:rFonts w:ascii="Times New Roman" w:eastAsia="Times New Roman" w:hAnsi="Times New Roman" w:cs="Times New Roman"/>
        <w:sz w:val="24"/>
        <w:szCs w:val="24"/>
      </w:rPr>
    </w:pPr>
  </w:p>
  <w:p w14:paraId="000000DC" w14:textId="77777777" w:rsidR="00817C90" w:rsidRDefault="00817C90">
    <w:pPr>
      <w:pStyle w:val="Normal0"/>
      <w:spacing w:line="240" w:lineRule="auto"/>
      <w:rPr>
        <w:rFonts w:ascii="Times New Roman" w:eastAsia="Times New Roman" w:hAnsi="Times New Roman" w:cs="Times New Roman"/>
        <w:sz w:val="24"/>
        <w:szCs w:val="24"/>
      </w:rPr>
    </w:pPr>
  </w:p>
  <w:p w14:paraId="000000DD" w14:textId="77777777" w:rsidR="00817C90" w:rsidRDefault="00817C90">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817C90" w:rsidRDefault="00817C90">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9DE030" w14:textId="77777777" w:rsidR="00950520" w:rsidRDefault="00950520">
      <w:pPr>
        <w:spacing w:line="240" w:lineRule="auto"/>
      </w:pPr>
      <w:r>
        <w:separator/>
      </w:r>
    </w:p>
  </w:footnote>
  <w:footnote w:type="continuationSeparator" w:id="0">
    <w:p w14:paraId="3FE91961" w14:textId="77777777" w:rsidR="00950520" w:rsidRDefault="0095052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817C90" w:rsidRDefault="00817C90"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817C90" w:rsidRDefault="00817C90">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04ABB"/>
    <w:multiLevelType w:val="hybridMultilevel"/>
    <w:tmpl w:val="4B72E2FC"/>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37493C"/>
    <w:multiLevelType w:val="hybridMultilevel"/>
    <w:tmpl w:val="739216C0"/>
    <w:lvl w:ilvl="0" w:tplc="C1569DCC">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F81ABD"/>
    <w:multiLevelType w:val="multilevel"/>
    <w:tmpl w:val="03F4FBA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B255F"/>
    <w:multiLevelType w:val="hybridMultilevel"/>
    <w:tmpl w:val="DCA06E5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65349A9"/>
    <w:multiLevelType w:val="multilevel"/>
    <w:tmpl w:val="2388621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F63F1"/>
    <w:multiLevelType w:val="multilevel"/>
    <w:tmpl w:val="A63CBE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C344E"/>
    <w:multiLevelType w:val="multilevel"/>
    <w:tmpl w:val="865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A301D"/>
    <w:multiLevelType w:val="multilevel"/>
    <w:tmpl w:val="2CEA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40EDE"/>
    <w:multiLevelType w:val="hybridMultilevel"/>
    <w:tmpl w:val="891C7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B2A7DB0"/>
    <w:multiLevelType w:val="hybridMultilevel"/>
    <w:tmpl w:val="3EFEF2A2"/>
    <w:lvl w:ilvl="0" w:tplc="FFFFFFFF">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C960270"/>
    <w:multiLevelType w:val="multilevel"/>
    <w:tmpl w:val="51A4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855B4"/>
    <w:multiLevelType w:val="multilevel"/>
    <w:tmpl w:val="AA889538"/>
    <w:lvl w:ilvl="0">
      <w:start w:val="4"/>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0E323523"/>
    <w:multiLevelType w:val="hybridMultilevel"/>
    <w:tmpl w:val="5CEE68C4"/>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EAD417E"/>
    <w:multiLevelType w:val="multilevel"/>
    <w:tmpl w:val="A3B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E6AEE"/>
    <w:multiLevelType w:val="multilevel"/>
    <w:tmpl w:val="10E0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44AEA"/>
    <w:multiLevelType w:val="multilevel"/>
    <w:tmpl w:val="71C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46D84"/>
    <w:multiLevelType w:val="multilevel"/>
    <w:tmpl w:val="5B98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7268D0"/>
    <w:multiLevelType w:val="hybridMultilevel"/>
    <w:tmpl w:val="69C41094"/>
    <w:lvl w:ilvl="0" w:tplc="35C05BA4">
      <w:start w:val="5"/>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2197AF6"/>
    <w:multiLevelType w:val="hybridMultilevel"/>
    <w:tmpl w:val="EA1854A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2340433"/>
    <w:multiLevelType w:val="multilevel"/>
    <w:tmpl w:val="9C1C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7A0D45"/>
    <w:multiLevelType w:val="multilevel"/>
    <w:tmpl w:val="9F1A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BE2968"/>
    <w:multiLevelType w:val="hybridMultilevel"/>
    <w:tmpl w:val="8C9A8B4A"/>
    <w:lvl w:ilvl="0" w:tplc="6EEAA442">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2DE7D01"/>
    <w:multiLevelType w:val="hybridMultilevel"/>
    <w:tmpl w:val="F2263026"/>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2E344E6"/>
    <w:multiLevelType w:val="hybridMultilevel"/>
    <w:tmpl w:val="93E8B9E4"/>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38B7BEB"/>
    <w:multiLevelType w:val="multilevel"/>
    <w:tmpl w:val="7DE2B6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7414C"/>
    <w:multiLevelType w:val="hybridMultilevel"/>
    <w:tmpl w:val="CDD4FA18"/>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13DE671F"/>
    <w:multiLevelType w:val="multilevel"/>
    <w:tmpl w:val="C9E84CB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14140627"/>
    <w:multiLevelType w:val="hybridMultilevel"/>
    <w:tmpl w:val="575E2F7E"/>
    <w:lvl w:ilvl="0" w:tplc="5748F77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43A3615"/>
    <w:multiLevelType w:val="hybridMultilevel"/>
    <w:tmpl w:val="16622A2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14A530C6"/>
    <w:multiLevelType w:val="multilevel"/>
    <w:tmpl w:val="AEB615B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D01D74"/>
    <w:multiLevelType w:val="multilevel"/>
    <w:tmpl w:val="44FE4F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B570A3"/>
    <w:multiLevelType w:val="multilevel"/>
    <w:tmpl w:val="EC64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D4148C"/>
    <w:multiLevelType w:val="hybridMultilevel"/>
    <w:tmpl w:val="4468B89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18506BBC"/>
    <w:multiLevelType w:val="multilevel"/>
    <w:tmpl w:val="D52C75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934014"/>
    <w:multiLevelType w:val="hybridMultilevel"/>
    <w:tmpl w:val="1E7850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19A6314D"/>
    <w:multiLevelType w:val="multilevel"/>
    <w:tmpl w:val="0806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543C33"/>
    <w:multiLevelType w:val="hybridMultilevel"/>
    <w:tmpl w:val="4E245108"/>
    <w:lvl w:ilvl="0" w:tplc="5748F77C">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1B484B0C"/>
    <w:multiLevelType w:val="multilevel"/>
    <w:tmpl w:val="C2ACEECC"/>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A64314"/>
    <w:multiLevelType w:val="hybridMultilevel"/>
    <w:tmpl w:val="A6A48CF2"/>
    <w:lvl w:ilvl="0" w:tplc="240A0015">
      <w:start w:val="1"/>
      <w:numFmt w:val="upperLetter"/>
      <w:lvlText w:val="%1."/>
      <w:lvlJc w:val="left"/>
      <w:pPr>
        <w:ind w:left="1070" w:hanging="360"/>
      </w:pPr>
    </w:lvl>
    <w:lvl w:ilvl="1" w:tplc="E7EE1C54">
      <w:start w:val="3"/>
      <w:numFmt w:val="bullet"/>
      <w:lvlText w:val="•"/>
      <w:lvlJc w:val="left"/>
      <w:pPr>
        <w:ind w:left="2160" w:hanging="360"/>
      </w:pPr>
      <w:rPr>
        <w:rFonts w:ascii="SymbolMT" w:eastAsia="Times New Roman" w:hAnsi="SymbolMT" w:cs="Times New Roman" w:hint="default"/>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9" w15:restartNumberingAfterBreak="0">
    <w:nsid w:val="1D1E3462"/>
    <w:multiLevelType w:val="multilevel"/>
    <w:tmpl w:val="ACB6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E53E8"/>
    <w:multiLevelType w:val="multilevel"/>
    <w:tmpl w:val="6C50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B77E18"/>
    <w:multiLevelType w:val="multilevel"/>
    <w:tmpl w:val="86A0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4846B3"/>
    <w:multiLevelType w:val="multilevel"/>
    <w:tmpl w:val="FB46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67D87"/>
    <w:multiLevelType w:val="hybridMultilevel"/>
    <w:tmpl w:val="13E80D5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20BA49E5"/>
    <w:multiLevelType w:val="hybridMultilevel"/>
    <w:tmpl w:val="32DC9DC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21932A90"/>
    <w:multiLevelType w:val="hybridMultilevel"/>
    <w:tmpl w:val="CF5CB1F8"/>
    <w:lvl w:ilvl="0" w:tplc="BAE2257A">
      <w:start w:val="6"/>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22AE214F"/>
    <w:multiLevelType w:val="multilevel"/>
    <w:tmpl w:val="3B14D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F96179"/>
    <w:multiLevelType w:val="hybridMultilevel"/>
    <w:tmpl w:val="13923196"/>
    <w:lvl w:ilvl="0" w:tplc="DC147B2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23C14BCE"/>
    <w:multiLevelType w:val="hybridMultilevel"/>
    <w:tmpl w:val="41B2B7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240763F6"/>
    <w:multiLevelType w:val="hybridMultilevel"/>
    <w:tmpl w:val="4C70BE34"/>
    <w:lvl w:ilvl="0" w:tplc="FFFFFFFF">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0" w15:restartNumberingAfterBreak="0">
    <w:nsid w:val="24093543"/>
    <w:multiLevelType w:val="multilevel"/>
    <w:tmpl w:val="FD1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AE5D51"/>
    <w:multiLevelType w:val="hybridMultilevel"/>
    <w:tmpl w:val="40DCADA2"/>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24C83F2E"/>
    <w:multiLevelType w:val="hybridMultilevel"/>
    <w:tmpl w:val="2D06C430"/>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255F58E4"/>
    <w:multiLevelType w:val="hybridMultilevel"/>
    <w:tmpl w:val="3496C39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263C11E8"/>
    <w:multiLevelType w:val="multilevel"/>
    <w:tmpl w:val="6A6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507BB0"/>
    <w:multiLevelType w:val="multilevel"/>
    <w:tmpl w:val="E09C7F1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B476F4"/>
    <w:multiLevelType w:val="multilevel"/>
    <w:tmpl w:val="7578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841B11"/>
    <w:multiLevelType w:val="multilevel"/>
    <w:tmpl w:val="082A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C10008"/>
    <w:multiLevelType w:val="multilevel"/>
    <w:tmpl w:val="E616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E9081D"/>
    <w:multiLevelType w:val="hybridMultilevel"/>
    <w:tmpl w:val="F1F25C8C"/>
    <w:lvl w:ilvl="0" w:tplc="2D789C2C">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2AEF525F"/>
    <w:multiLevelType w:val="multilevel"/>
    <w:tmpl w:val="AD3E934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3B7EEF"/>
    <w:multiLevelType w:val="hybridMultilevel"/>
    <w:tmpl w:val="6E344E1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2CF9040A"/>
    <w:multiLevelType w:val="multilevel"/>
    <w:tmpl w:val="F8DA68FA"/>
    <w:lvl w:ilvl="0">
      <w:start w:val="3"/>
      <w:numFmt w:val="decimal"/>
      <w:lvlText w:val="%1."/>
      <w:lvlJc w:val="left"/>
      <w:pPr>
        <w:ind w:left="360" w:hanging="360"/>
      </w:pPr>
      <w:rPr>
        <w:rFonts w:eastAsia="Times New Roman" w:hint="default"/>
        <w:b/>
      </w:rPr>
    </w:lvl>
    <w:lvl w:ilvl="1">
      <w:start w:val="1"/>
      <w:numFmt w:val="decimal"/>
      <w:lvlText w:val="%1.%2."/>
      <w:lvlJc w:val="left"/>
      <w:pPr>
        <w:ind w:left="720" w:hanging="360"/>
      </w:pPr>
      <w:rPr>
        <w:rFonts w:eastAsia="Times New Roman" w:hint="default"/>
        <w:b/>
      </w:rPr>
    </w:lvl>
    <w:lvl w:ilvl="2">
      <w:start w:val="1"/>
      <w:numFmt w:val="decimal"/>
      <w:lvlText w:val="%1.%2.%3."/>
      <w:lvlJc w:val="left"/>
      <w:pPr>
        <w:ind w:left="1440" w:hanging="720"/>
      </w:pPr>
      <w:rPr>
        <w:rFonts w:eastAsia="Times New Roman" w:hint="default"/>
        <w:b/>
      </w:rPr>
    </w:lvl>
    <w:lvl w:ilvl="3">
      <w:start w:val="1"/>
      <w:numFmt w:val="decimal"/>
      <w:lvlText w:val="%1.%2.%3.%4."/>
      <w:lvlJc w:val="left"/>
      <w:pPr>
        <w:ind w:left="1800" w:hanging="720"/>
      </w:pPr>
      <w:rPr>
        <w:rFonts w:eastAsia="Times New Roman" w:hint="default"/>
        <w:b/>
      </w:rPr>
    </w:lvl>
    <w:lvl w:ilvl="4">
      <w:start w:val="1"/>
      <w:numFmt w:val="decimal"/>
      <w:lvlText w:val="%1.%2.%3.%4.%5."/>
      <w:lvlJc w:val="left"/>
      <w:pPr>
        <w:ind w:left="2520" w:hanging="1080"/>
      </w:pPr>
      <w:rPr>
        <w:rFonts w:eastAsia="Times New Roman" w:hint="default"/>
        <w:b/>
      </w:rPr>
    </w:lvl>
    <w:lvl w:ilvl="5">
      <w:start w:val="1"/>
      <w:numFmt w:val="decimal"/>
      <w:lvlText w:val="%1.%2.%3.%4.%5.%6."/>
      <w:lvlJc w:val="left"/>
      <w:pPr>
        <w:ind w:left="2880" w:hanging="1080"/>
      </w:pPr>
      <w:rPr>
        <w:rFonts w:eastAsia="Times New Roman" w:hint="default"/>
        <w:b/>
      </w:rPr>
    </w:lvl>
    <w:lvl w:ilvl="6">
      <w:start w:val="1"/>
      <w:numFmt w:val="decimal"/>
      <w:lvlText w:val="%1.%2.%3.%4.%5.%6.%7."/>
      <w:lvlJc w:val="left"/>
      <w:pPr>
        <w:ind w:left="3600" w:hanging="1440"/>
      </w:pPr>
      <w:rPr>
        <w:rFonts w:eastAsia="Times New Roman" w:hint="default"/>
        <w:b/>
      </w:rPr>
    </w:lvl>
    <w:lvl w:ilvl="7">
      <w:start w:val="1"/>
      <w:numFmt w:val="decimal"/>
      <w:lvlText w:val="%1.%2.%3.%4.%5.%6.%7.%8."/>
      <w:lvlJc w:val="left"/>
      <w:pPr>
        <w:ind w:left="3960" w:hanging="1440"/>
      </w:pPr>
      <w:rPr>
        <w:rFonts w:eastAsia="Times New Roman" w:hint="default"/>
        <w:b/>
      </w:rPr>
    </w:lvl>
    <w:lvl w:ilvl="8">
      <w:start w:val="1"/>
      <w:numFmt w:val="decimal"/>
      <w:lvlText w:val="%1.%2.%3.%4.%5.%6.%7.%8.%9."/>
      <w:lvlJc w:val="left"/>
      <w:pPr>
        <w:ind w:left="4680" w:hanging="1800"/>
      </w:pPr>
      <w:rPr>
        <w:rFonts w:eastAsia="Times New Roman" w:hint="default"/>
        <w:b/>
      </w:rPr>
    </w:lvl>
  </w:abstractNum>
  <w:abstractNum w:abstractNumId="63" w15:restartNumberingAfterBreak="0">
    <w:nsid w:val="2DD62B5E"/>
    <w:multiLevelType w:val="multilevel"/>
    <w:tmpl w:val="E50A3A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385879"/>
    <w:multiLevelType w:val="multilevel"/>
    <w:tmpl w:val="B3BE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55138"/>
    <w:multiLevelType w:val="multilevel"/>
    <w:tmpl w:val="0E681A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AF3A92"/>
    <w:multiLevelType w:val="multilevel"/>
    <w:tmpl w:val="454000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410B65"/>
    <w:multiLevelType w:val="hybridMultilevel"/>
    <w:tmpl w:val="09C0762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2F5E64B6"/>
    <w:multiLevelType w:val="multilevel"/>
    <w:tmpl w:val="E11450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166C97"/>
    <w:multiLevelType w:val="hybridMultilevel"/>
    <w:tmpl w:val="CEE0092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320A716E"/>
    <w:multiLevelType w:val="multilevel"/>
    <w:tmpl w:val="98FCA5E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C73CF7"/>
    <w:multiLevelType w:val="multilevel"/>
    <w:tmpl w:val="2562A3E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2C770E"/>
    <w:multiLevelType w:val="multilevel"/>
    <w:tmpl w:val="5DF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564A1D"/>
    <w:multiLevelType w:val="hybridMultilevel"/>
    <w:tmpl w:val="183044C6"/>
    <w:lvl w:ilvl="0" w:tplc="3B6046B2">
      <w:start w:val="10"/>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366218BA"/>
    <w:multiLevelType w:val="multilevel"/>
    <w:tmpl w:val="A89034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8BE1183"/>
    <w:multiLevelType w:val="hybridMultilevel"/>
    <w:tmpl w:val="25384B28"/>
    <w:lvl w:ilvl="0" w:tplc="6EEAA442">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3A406F60"/>
    <w:multiLevelType w:val="multilevel"/>
    <w:tmpl w:val="FAE0F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D77320"/>
    <w:multiLevelType w:val="multilevel"/>
    <w:tmpl w:val="CF0237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BA417E"/>
    <w:multiLevelType w:val="hybridMultilevel"/>
    <w:tmpl w:val="9A54311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9" w15:restartNumberingAfterBreak="0">
    <w:nsid w:val="3E94739D"/>
    <w:multiLevelType w:val="multilevel"/>
    <w:tmpl w:val="5A6C4AE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393740"/>
    <w:multiLevelType w:val="hybridMultilevel"/>
    <w:tmpl w:val="7D92A8CA"/>
    <w:lvl w:ilvl="0" w:tplc="A1108CF8">
      <w:start w:val="4"/>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3FA61021"/>
    <w:multiLevelType w:val="multilevel"/>
    <w:tmpl w:val="49BAE4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E44506"/>
    <w:multiLevelType w:val="multilevel"/>
    <w:tmpl w:val="6C2A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6B1D01"/>
    <w:multiLevelType w:val="hybridMultilevel"/>
    <w:tmpl w:val="B1441D8E"/>
    <w:lvl w:ilvl="0" w:tplc="651428DA">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4" w15:restartNumberingAfterBreak="0">
    <w:nsid w:val="40B04F5A"/>
    <w:multiLevelType w:val="multilevel"/>
    <w:tmpl w:val="07AA3F2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AC2096"/>
    <w:multiLevelType w:val="multilevel"/>
    <w:tmpl w:val="1BF4AF10"/>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6" w15:restartNumberingAfterBreak="0">
    <w:nsid w:val="41C0272F"/>
    <w:multiLevelType w:val="hybridMultilevel"/>
    <w:tmpl w:val="815AF5E2"/>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7" w15:restartNumberingAfterBreak="0">
    <w:nsid w:val="4557641D"/>
    <w:multiLevelType w:val="multilevel"/>
    <w:tmpl w:val="EA4E72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5B3288C"/>
    <w:multiLevelType w:val="multilevel"/>
    <w:tmpl w:val="744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7D7718"/>
    <w:multiLevelType w:val="multilevel"/>
    <w:tmpl w:val="623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B14988"/>
    <w:multiLevelType w:val="hybridMultilevel"/>
    <w:tmpl w:val="FB4E95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1" w15:restartNumberingAfterBreak="0">
    <w:nsid w:val="47100562"/>
    <w:multiLevelType w:val="multilevel"/>
    <w:tmpl w:val="693C85A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802D3F"/>
    <w:multiLevelType w:val="multilevel"/>
    <w:tmpl w:val="1CE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FB08A8"/>
    <w:multiLevelType w:val="hybridMultilevel"/>
    <w:tmpl w:val="77461D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4" w15:restartNumberingAfterBreak="0">
    <w:nsid w:val="4934101B"/>
    <w:multiLevelType w:val="hybridMultilevel"/>
    <w:tmpl w:val="24FA0DA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5" w15:restartNumberingAfterBreak="0">
    <w:nsid w:val="49592D96"/>
    <w:multiLevelType w:val="multilevel"/>
    <w:tmpl w:val="3E5A88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B43BC1"/>
    <w:multiLevelType w:val="multilevel"/>
    <w:tmpl w:val="1D1AF48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1B3CB7"/>
    <w:multiLevelType w:val="multilevel"/>
    <w:tmpl w:val="0E9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007D5A"/>
    <w:multiLevelType w:val="hybridMultilevel"/>
    <w:tmpl w:val="67C8F90A"/>
    <w:lvl w:ilvl="0" w:tplc="3D961DAC">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9" w15:restartNumberingAfterBreak="0">
    <w:nsid w:val="4BF96223"/>
    <w:multiLevelType w:val="hybridMultilevel"/>
    <w:tmpl w:val="493C19FE"/>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4C910C9C"/>
    <w:multiLevelType w:val="multilevel"/>
    <w:tmpl w:val="E3B8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657A8D"/>
    <w:multiLevelType w:val="multilevel"/>
    <w:tmpl w:val="87E85F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836748"/>
    <w:multiLevelType w:val="multilevel"/>
    <w:tmpl w:val="229AB8D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3B1166"/>
    <w:multiLevelType w:val="multilevel"/>
    <w:tmpl w:val="4ACC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0F2A3A"/>
    <w:multiLevelType w:val="hybridMultilevel"/>
    <w:tmpl w:val="56240F8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531E7AB5"/>
    <w:multiLevelType w:val="multilevel"/>
    <w:tmpl w:val="67E2E1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2509B1"/>
    <w:multiLevelType w:val="multilevel"/>
    <w:tmpl w:val="FD32F3C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693197"/>
    <w:multiLevelType w:val="multilevel"/>
    <w:tmpl w:val="340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B211CB"/>
    <w:multiLevelType w:val="multilevel"/>
    <w:tmpl w:val="7BFE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C901E3"/>
    <w:multiLevelType w:val="multilevel"/>
    <w:tmpl w:val="400A2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DB2407"/>
    <w:multiLevelType w:val="multilevel"/>
    <w:tmpl w:val="91B07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54A40FE"/>
    <w:multiLevelType w:val="multilevel"/>
    <w:tmpl w:val="1AFA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903191"/>
    <w:multiLevelType w:val="multilevel"/>
    <w:tmpl w:val="9C80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165BFD"/>
    <w:multiLevelType w:val="multilevel"/>
    <w:tmpl w:val="738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D73F80"/>
    <w:multiLevelType w:val="hybridMultilevel"/>
    <w:tmpl w:val="A0B01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58515993"/>
    <w:multiLevelType w:val="multilevel"/>
    <w:tmpl w:val="41F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A74ECD"/>
    <w:multiLevelType w:val="hybridMultilevel"/>
    <w:tmpl w:val="6E0406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59F96EE7"/>
    <w:multiLevelType w:val="hybridMultilevel"/>
    <w:tmpl w:val="8CCA961E"/>
    <w:lvl w:ilvl="0" w:tplc="9948EB34">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8" w15:restartNumberingAfterBreak="0">
    <w:nsid w:val="5ABC26F9"/>
    <w:multiLevelType w:val="multilevel"/>
    <w:tmpl w:val="8C88CC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5ADB4604"/>
    <w:multiLevelType w:val="hybridMultilevel"/>
    <w:tmpl w:val="7032981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5B5F0906"/>
    <w:multiLevelType w:val="multilevel"/>
    <w:tmpl w:val="9EB8830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202CE"/>
    <w:multiLevelType w:val="hybridMultilevel"/>
    <w:tmpl w:val="BC7425C2"/>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2" w15:restartNumberingAfterBreak="0">
    <w:nsid w:val="5C34031C"/>
    <w:multiLevelType w:val="multilevel"/>
    <w:tmpl w:val="FC50263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634427"/>
    <w:multiLevelType w:val="multilevel"/>
    <w:tmpl w:val="7EFE62F6"/>
    <w:lvl w:ilvl="0">
      <w:start w:val="1"/>
      <w:numFmt w:val="decimal"/>
      <w:lvlText w:val="%1."/>
      <w:lvlJc w:val="left"/>
      <w:pPr>
        <w:ind w:left="720" w:hanging="360"/>
      </w:pPr>
      <w:rPr>
        <w:sz w:val="20"/>
        <w:szCs w:val="20"/>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4" w15:restartNumberingAfterBreak="0">
    <w:nsid w:val="5F5879F4"/>
    <w:multiLevelType w:val="multilevel"/>
    <w:tmpl w:val="A82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A0388F"/>
    <w:multiLevelType w:val="multilevel"/>
    <w:tmpl w:val="12522AD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1C6424"/>
    <w:multiLevelType w:val="hybridMultilevel"/>
    <w:tmpl w:val="2BB42568"/>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7" w15:restartNumberingAfterBreak="0">
    <w:nsid w:val="617D0445"/>
    <w:multiLevelType w:val="hybridMultilevel"/>
    <w:tmpl w:val="1B82CC06"/>
    <w:lvl w:ilvl="0" w:tplc="6EEAA442">
      <w:start w:val="1"/>
      <w:numFmt w:val="bullet"/>
      <w:lvlText w:val=""/>
      <w:lvlJc w:val="left"/>
      <w:pPr>
        <w:ind w:left="720" w:hanging="360"/>
      </w:pPr>
      <w:rPr>
        <w:rFonts w:ascii="Symbol" w:hAnsi="Symbol" w:hint="default"/>
      </w:rPr>
    </w:lvl>
    <w:lvl w:ilvl="1" w:tplc="EAFA1C60" w:tentative="1">
      <w:start w:val="1"/>
      <w:numFmt w:val="bullet"/>
      <w:lvlText w:val="o"/>
      <w:lvlJc w:val="left"/>
      <w:pPr>
        <w:ind w:left="1440" w:hanging="360"/>
      </w:pPr>
      <w:rPr>
        <w:rFonts w:ascii="Courier New" w:hAnsi="Courier New" w:cs="Courier New" w:hint="default"/>
      </w:rPr>
    </w:lvl>
    <w:lvl w:ilvl="2" w:tplc="CFE067AE" w:tentative="1">
      <w:start w:val="1"/>
      <w:numFmt w:val="bullet"/>
      <w:lvlText w:val=""/>
      <w:lvlJc w:val="left"/>
      <w:pPr>
        <w:ind w:left="2160" w:hanging="360"/>
      </w:pPr>
      <w:rPr>
        <w:rFonts w:ascii="Wingdings" w:hAnsi="Wingdings" w:hint="default"/>
      </w:rPr>
    </w:lvl>
    <w:lvl w:ilvl="3" w:tplc="0BFCFCB6" w:tentative="1">
      <w:start w:val="1"/>
      <w:numFmt w:val="bullet"/>
      <w:lvlText w:val=""/>
      <w:lvlJc w:val="left"/>
      <w:pPr>
        <w:ind w:left="2880" w:hanging="360"/>
      </w:pPr>
      <w:rPr>
        <w:rFonts w:ascii="Symbol" w:hAnsi="Symbol" w:hint="default"/>
      </w:rPr>
    </w:lvl>
    <w:lvl w:ilvl="4" w:tplc="9A203BB0" w:tentative="1">
      <w:start w:val="1"/>
      <w:numFmt w:val="bullet"/>
      <w:lvlText w:val="o"/>
      <w:lvlJc w:val="left"/>
      <w:pPr>
        <w:ind w:left="3600" w:hanging="360"/>
      </w:pPr>
      <w:rPr>
        <w:rFonts w:ascii="Courier New" w:hAnsi="Courier New" w:cs="Courier New" w:hint="default"/>
      </w:rPr>
    </w:lvl>
    <w:lvl w:ilvl="5" w:tplc="2FAE7050" w:tentative="1">
      <w:start w:val="1"/>
      <w:numFmt w:val="bullet"/>
      <w:lvlText w:val=""/>
      <w:lvlJc w:val="left"/>
      <w:pPr>
        <w:ind w:left="4320" w:hanging="360"/>
      </w:pPr>
      <w:rPr>
        <w:rFonts w:ascii="Wingdings" w:hAnsi="Wingdings" w:hint="default"/>
      </w:rPr>
    </w:lvl>
    <w:lvl w:ilvl="6" w:tplc="34226B7A" w:tentative="1">
      <w:start w:val="1"/>
      <w:numFmt w:val="bullet"/>
      <w:lvlText w:val=""/>
      <w:lvlJc w:val="left"/>
      <w:pPr>
        <w:ind w:left="5040" w:hanging="360"/>
      </w:pPr>
      <w:rPr>
        <w:rFonts w:ascii="Symbol" w:hAnsi="Symbol" w:hint="default"/>
      </w:rPr>
    </w:lvl>
    <w:lvl w:ilvl="7" w:tplc="BC827E82" w:tentative="1">
      <w:start w:val="1"/>
      <w:numFmt w:val="bullet"/>
      <w:lvlText w:val="o"/>
      <w:lvlJc w:val="left"/>
      <w:pPr>
        <w:ind w:left="5760" w:hanging="360"/>
      </w:pPr>
      <w:rPr>
        <w:rFonts w:ascii="Courier New" w:hAnsi="Courier New" w:cs="Courier New" w:hint="default"/>
      </w:rPr>
    </w:lvl>
    <w:lvl w:ilvl="8" w:tplc="E9D8BC4C" w:tentative="1">
      <w:start w:val="1"/>
      <w:numFmt w:val="bullet"/>
      <w:lvlText w:val=""/>
      <w:lvlJc w:val="left"/>
      <w:pPr>
        <w:ind w:left="6480" w:hanging="360"/>
      </w:pPr>
      <w:rPr>
        <w:rFonts w:ascii="Wingdings" w:hAnsi="Wingdings" w:hint="default"/>
      </w:rPr>
    </w:lvl>
  </w:abstractNum>
  <w:abstractNum w:abstractNumId="128" w15:restartNumberingAfterBreak="0">
    <w:nsid w:val="622B533E"/>
    <w:multiLevelType w:val="hybridMultilevel"/>
    <w:tmpl w:val="5B427C10"/>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62577CBE"/>
    <w:multiLevelType w:val="hybridMultilevel"/>
    <w:tmpl w:val="C17C5062"/>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636B5E64"/>
    <w:multiLevelType w:val="multilevel"/>
    <w:tmpl w:val="C3B8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E62430"/>
    <w:multiLevelType w:val="multilevel"/>
    <w:tmpl w:val="FE34AEE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2" w15:restartNumberingAfterBreak="0">
    <w:nsid w:val="664E1D87"/>
    <w:multiLevelType w:val="multilevel"/>
    <w:tmpl w:val="048CC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531F86"/>
    <w:multiLevelType w:val="multilevel"/>
    <w:tmpl w:val="307E98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8753A6"/>
    <w:multiLevelType w:val="multilevel"/>
    <w:tmpl w:val="A01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2C78AB"/>
    <w:multiLevelType w:val="multilevel"/>
    <w:tmpl w:val="074065C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52266D"/>
    <w:multiLevelType w:val="multilevel"/>
    <w:tmpl w:val="AFA4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905414"/>
    <w:multiLevelType w:val="multilevel"/>
    <w:tmpl w:val="A9301F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FD2714"/>
    <w:multiLevelType w:val="multilevel"/>
    <w:tmpl w:val="EE7A62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430A3C"/>
    <w:multiLevelType w:val="hybridMultilevel"/>
    <w:tmpl w:val="1EB6892E"/>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0" w15:restartNumberingAfterBreak="0">
    <w:nsid w:val="6CB4760A"/>
    <w:multiLevelType w:val="hybridMultilevel"/>
    <w:tmpl w:val="3A2C2E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1" w15:restartNumberingAfterBreak="0">
    <w:nsid w:val="6D7F7FDD"/>
    <w:multiLevelType w:val="multilevel"/>
    <w:tmpl w:val="0E84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F82095"/>
    <w:multiLevelType w:val="multilevel"/>
    <w:tmpl w:val="7A0A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C055F3"/>
    <w:multiLevelType w:val="multilevel"/>
    <w:tmpl w:val="09AE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DF5BF1"/>
    <w:multiLevelType w:val="multilevel"/>
    <w:tmpl w:val="05B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145B1B"/>
    <w:multiLevelType w:val="multilevel"/>
    <w:tmpl w:val="BEF0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744EFC"/>
    <w:multiLevelType w:val="multilevel"/>
    <w:tmpl w:val="CB9A762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AB7D88"/>
    <w:multiLevelType w:val="hybridMultilevel"/>
    <w:tmpl w:val="4F9A55D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8" w15:restartNumberingAfterBreak="0">
    <w:nsid w:val="72922259"/>
    <w:multiLevelType w:val="multilevel"/>
    <w:tmpl w:val="BD72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6B313D"/>
    <w:multiLevelType w:val="multilevel"/>
    <w:tmpl w:val="5A363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8B5FB8"/>
    <w:multiLevelType w:val="hybridMultilevel"/>
    <w:tmpl w:val="A588EFF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1" w15:restartNumberingAfterBreak="0">
    <w:nsid w:val="752A0FA7"/>
    <w:multiLevelType w:val="multilevel"/>
    <w:tmpl w:val="6218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700C19"/>
    <w:multiLevelType w:val="multilevel"/>
    <w:tmpl w:val="BE0EC9B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7311A3"/>
    <w:multiLevelType w:val="hybridMultilevel"/>
    <w:tmpl w:val="76565E5C"/>
    <w:lvl w:ilvl="0" w:tplc="C4068CAA">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4" w15:restartNumberingAfterBreak="0">
    <w:nsid w:val="75A63F45"/>
    <w:multiLevelType w:val="hybridMultilevel"/>
    <w:tmpl w:val="E182CA04"/>
    <w:lvl w:ilvl="0" w:tplc="5748F77C">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5" w15:restartNumberingAfterBreak="0">
    <w:nsid w:val="778B605A"/>
    <w:multiLevelType w:val="multilevel"/>
    <w:tmpl w:val="4AD8C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A52519"/>
    <w:multiLevelType w:val="multilevel"/>
    <w:tmpl w:val="D0421A5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FD4D94"/>
    <w:multiLevelType w:val="multilevel"/>
    <w:tmpl w:val="E77C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296E46"/>
    <w:multiLevelType w:val="multilevel"/>
    <w:tmpl w:val="17C8C0B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9" w15:restartNumberingAfterBreak="0">
    <w:nsid w:val="7A56189B"/>
    <w:multiLevelType w:val="multilevel"/>
    <w:tmpl w:val="6C6A7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C1A4728"/>
    <w:multiLevelType w:val="multilevel"/>
    <w:tmpl w:val="0C78B9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2720D4"/>
    <w:multiLevelType w:val="hybridMultilevel"/>
    <w:tmpl w:val="E9C6FD84"/>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2" w15:restartNumberingAfterBreak="0">
    <w:nsid w:val="7DFE40C8"/>
    <w:multiLevelType w:val="multilevel"/>
    <w:tmpl w:val="0E0428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BC52B4"/>
    <w:multiLevelType w:val="hybridMultilevel"/>
    <w:tmpl w:val="EE8E7F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4" w15:restartNumberingAfterBreak="0">
    <w:nsid w:val="7EC81F22"/>
    <w:multiLevelType w:val="multilevel"/>
    <w:tmpl w:val="0934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1C2980"/>
    <w:multiLevelType w:val="multilevel"/>
    <w:tmpl w:val="9C6078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F610899"/>
    <w:multiLevelType w:val="multilevel"/>
    <w:tmpl w:val="023E40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7"/>
  </w:num>
  <w:num w:numId="2">
    <w:abstractNumId w:val="117"/>
  </w:num>
  <w:num w:numId="3">
    <w:abstractNumId w:val="59"/>
  </w:num>
  <w:num w:numId="4">
    <w:abstractNumId w:val="80"/>
  </w:num>
  <w:num w:numId="5">
    <w:abstractNumId w:val="45"/>
  </w:num>
  <w:num w:numId="6">
    <w:abstractNumId w:val="86"/>
  </w:num>
  <w:num w:numId="7">
    <w:abstractNumId w:val="73"/>
  </w:num>
  <w:num w:numId="8">
    <w:abstractNumId w:val="17"/>
  </w:num>
  <w:num w:numId="9">
    <w:abstractNumId w:val="114"/>
  </w:num>
  <w:num w:numId="10">
    <w:abstractNumId w:val="53"/>
  </w:num>
  <w:num w:numId="11">
    <w:abstractNumId w:val="57"/>
  </w:num>
  <w:num w:numId="12">
    <w:abstractNumId w:val="141"/>
  </w:num>
  <w:num w:numId="13">
    <w:abstractNumId w:val="144"/>
  </w:num>
  <w:num w:numId="14">
    <w:abstractNumId w:val="99"/>
  </w:num>
  <w:num w:numId="15">
    <w:abstractNumId w:val="115"/>
  </w:num>
  <w:num w:numId="16">
    <w:abstractNumId w:val="113"/>
  </w:num>
  <w:num w:numId="17">
    <w:abstractNumId w:val="54"/>
  </w:num>
  <w:num w:numId="18">
    <w:abstractNumId w:val="151"/>
  </w:num>
  <w:num w:numId="19">
    <w:abstractNumId w:val="146"/>
  </w:num>
  <w:num w:numId="20">
    <w:abstractNumId w:val="124"/>
  </w:num>
  <w:num w:numId="21">
    <w:abstractNumId w:val="72"/>
  </w:num>
  <w:num w:numId="22">
    <w:abstractNumId w:val="157"/>
  </w:num>
  <w:num w:numId="23">
    <w:abstractNumId w:val="0"/>
  </w:num>
  <w:num w:numId="24">
    <w:abstractNumId w:val="129"/>
  </w:num>
  <w:num w:numId="25">
    <w:abstractNumId w:val="147"/>
  </w:num>
  <w:num w:numId="26">
    <w:abstractNumId w:val="104"/>
  </w:num>
  <w:num w:numId="27">
    <w:abstractNumId w:val="3"/>
  </w:num>
  <w:num w:numId="28">
    <w:abstractNumId w:val="158"/>
  </w:num>
  <w:num w:numId="29">
    <w:abstractNumId w:val="75"/>
  </w:num>
  <w:num w:numId="30">
    <w:abstractNumId w:val="140"/>
  </w:num>
  <w:num w:numId="31">
    <w:abstractNumId w:val="28"/>
  </w:num>
  <w:num w:numId="32">
    <w:abstractNumId w:val="32"/>
  </w:num>
  <w:num w:numId="33">
    <w:abstractNumId w:val="65"/>
  </w:num>
  <w:num w:numId="34">
    <w:abstractNumId w:val="16"/>
  </w:num>
  <w:num w:numId="35">
    <w:abstractNumId w:val="18"/>
  </w:num>
  <w:num w:numId="36">
    <w:abstractNumId w:val="95"/>
  </w:num>
  <w:num w:numId="37">
    <w:abstractNumId w:val="69"/>
  </w:num>
  <w:num w:numId="38">
    <w:abstractNumId w:val="64"/>
  </w:num>
  <w:num w:numId="39">
    <w:abstractNumId w:val="111"/>
  </w:num>
  <w:num w:numId="40">
    <w:abstractNumId w:val="51"/>
  </w:num>
  <w:num w:numId="41">
    <w:abstractNumId w:val="162"/>
  </w:num>
  <w:num w:numId="42">
    <w:abstractNumId w:val="48"/>
  </w:num>
  <w:num w:numId="43">
    <w:abstractNumId w:val="138"/>
  </w:num>
  <w:num w:numId="44">
    <w:abstractNumId w:val="137"/>
  </w:num>
  <w:num w:numId="45">
    <w:abstractNumId w:val="77"/>
  </w:num>
  <w:num w:numId="46">
    <w:abstractNumId w:val="131"/>
  </w:num>
  <w:num w:numId="47">
    <w:abstractNumId w:val="25"/>
  </w:num>
  <w:num w:numId="48">
    <w:abstractNumId w:val="166"/>
  </w:num>
  <w:num w:numId="49">
    <w:abstractNumId w:val="23"/>
  </w:num>
  <w:num w:numId="50">
    <w:abstractNumId w:val="160"/>
  </w:num>
  <w:num w:numId="51">
    <w:abstractNumId w:val="133"/>
  </w:num>
  <w:num w:numId="52">
    <w:abstractNumId w:val="121"/>
  </w:num>
  <w:num w:numId="53">
    <w:abstractNumId w:val="156"/>
  </w:num>
  <w:num w:numId="54">
    <w:abstractNumId w:val="63"/>
  </w:num>
  <w:num w:numId="55">
    <w:abstractNumId w:val="22"/>
  </w:num>
  <w:num w:numId="56">
    <w:abstractNumId w:val="101"/>
  </w:num>
  <w:num w:numId="57">
    <w:abstractNumId w:val="5"/>
  </w:num>
  <w:num w:numId="58">
    <w:abstractNumId w:val="67"/>
  </w:num>
  <w:num w:numId="59">
    <w:abstractNumId w:val="66"/>
  </w:num>
  <w:num w:numId="60">
    <w:abstractNumId w:val="35"/>
  </w:num>
  <w:num w:numId="61">
    <w:abstractNumId w:val="92"/>
  </w:num>
  <w:num w:numId="62">
    <w:abstractNumId w:val="10"/>
  </w:num>
  <w:num w:numId="63">
    <w:abstractNumId w:val="142"/>
  </w:num>
  <w:num w:numId="64">
    <w:abstractNumId w:val="136"/>
  </w:num>
  <w:num w:numId="65">
    <w:abstractNumId w:val="76"/>
  </w:num>
  <w:num w:numId="66">
    <w:abstractNumId w:val="81"/>
  </w:num>
  <w:num w:numId="67">
    <w:abstractNumId w:val="155"/>
  </w:num>
  <w:num w:numId="68">
    <w:abstractNumId w:val="15"/>
  </w:num>
  <w:num w:numId="69">
    <w:abstractNumId w:val="56"/>
  </w:num>
  <w:num w:numId="70">
    <w:abstractNumId w:val="107"/>
  </w:num>
  <w:num w:numId="71">
    <w:abstractNumId w:val="123"/>
  </w:num>
  <w:num w:numId="72">
    <w:abstractNumId w:val="14"/>
  </w:num>
  <w:num w:numId="73">
    <w:abstractNumId w:val="33"/>
  </w:num>
  <w:num w:numId="74">
    <w:abstractNumId w:val="105"/>
  </w:num>
  <w:num w:numId="75">
    <w:abstractNumId w:val="165"/>
  </w:num>
  <w:num w:numId="76">
    <w:abstractNumId w:val="110"/>
  </w:num>
  <w:num w:numId="77">
    <w:abstractNumId w:val="68"/>
  </w:num>
  <w:num w:numId="78">
    <w:abstractNumId w:val="46"/>
  </w:num>
  <w:num w:numId="79">
    <w:abstractNumId w:val="31"/>
  </w:num>
  <w:num w:numId="80">
    <w:abstractNumId w:val="159"/>
  </w:num>
  <w:num w:numId="81">
    <w:abstractNumId w:val="112"/>
  </w:num>
  <w:num w:numId="82">
    <w:abstractNumId w:val="41"/>
  </w:num>
  <w:num w:numId="83">
    <w:abstractNumId w:val="58"/>
  </w:num>
  <w:num w:numId="84">
    <w:abstractNumId w:val="6"/>
  </w:num>
  <w:num w:numId="85">
    <w:abstractNumId w:val="148"/>
  </w:num>
  <w:num w:numId="86">
    <w:abstractNumId w:val="100"/>
  </w:num>
  <w:num w:numId="87">
    <w:abstractNumId w:val="50"/>
  </w:num>
  <w:num w:numId="88">
    <w:abstractNumId w:val="143"/>
  </w:num>
  <w:num w:numId="89">
    <w:abstractNumId w:val="97"/>
  </w:num>
  <w:num w:numId="90">
    <w:abstractNumId w:val="164"/>
  </w:num>
  <w:num w:numId="91">
    <w:abstractNumId w:val="128"/>
  </w:num>
  <w:num w:numId="92">
    <w:abstractNumId w:val="12"/>
  </w:num>
  <w:num w:numId="93">
    <w:abstractNumId w:val="9"/>
  </w:num>
  <w:num w:numId="94">
    <w:abstractNumId w:val="118"/>
  </w:num>
  <w:num w:numId="95">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90"/>
  </w:num>
  <w:num w:numId="124">
    <w:abstractNumId w:val="49"/>
  </w:num>
  <w:num w:numId="125">
    <w:abstractNumId w:val="52"/>
  </w:num>
  <w:num w:numId="126">
    <w:abstractNumId w:val="70"/>
  </w:num>
  <w:num w:numId="127">
    <w:abstractNumId w:val="84"/>
  </w:num>
  <w:num w:numId="128">
    <w:abstractNumId w:val="152"/>
  </w:num>
  <w:num w:numId="129">
    <w:abstractNumId w:val="4"/>
  </w:num>
  <w:num w:numId="130">
    <w:abstractNumId w:val="71"/>
  </w:num>
  <w:num w:numId="131">
    <w:abstractNumId w:val="122"/>
  </w:num>
  <w:num w:numId="132">
    <w:abstractNumId w:val="102"/>
  </w:num>
  <w:num w:numId="133">
    <w:abstractNumId w:val="120"/>
  </w:num>
  <w:num w:numId="134">
    <w:abstractNumId w:val="96"/>
  </w:num>
  <w:num w:numId="135">
    <w:abstractNumId w:val="135"/>
  </w:num>
  <w:num w:numId="136">
    <w:abstractNumId w:val="2"/>
  </w:num>
  <w:num w:numId="137">
    <w:abstractNumId w:val="91"/>
  </w:num>
  <w:num w:numId="138">
    <w:abstractNumId w:val="26"/>
  </w:num>
  <w:num w:numId="139">
    <w:abstractNumId w:val="62"/>
  </w:num>
  <w:num w:numId="140">
    <w:abstractNumId w:val="85"/>
  </w:num>
  <w:num w:numId="141">
    <w:abstractNumId w:val="37"/>
  </w:num>
  <w:num w:numId="142">
    <w:abstractNumId w:val="149"/>
  </w:num>
  <w:num w:numId="143">
    <w:abstractNumId w:val="30"/>
  </w:num>
  <w:num w:numId="144">
    <w:abstractNumId w:val="125"/>
  </w:num>
  <w:num w:numId="145">
    <w:abstractNumId w:val="60"/>
  </w:num>
  <w:num w:numId="146">
    <w:abstractNumId w:val="29"/>
  </w:num>
  <w:num w:numId="147">
    <w:abstractNumId w:val="163"/>
  </w:num>
  <w:num w:numId="148">
    <w:abstractNumId w:val="106"/>
  </w:num>
  <w:num w:numId="149">
    <w:abstractNumId w:val="74"/>
  </w:num>
  <w:num w:numId="150">
    <w:abstractNumId w:val="24"/>
  </w:num>
  <w:num w:numId="151">
    <w:abstractNumId w:val="43"/>
  </w:num>
  <w:num w:numId="152">
    <w:abstractNumId w:val="98"/>
  </w:num>
  <w:num w:numId="153">
    <w:abstractNumId w:val="94"/>
  </w:num>
  <w:num w:numId="154">
    <w:abstractNumId w:val="44"/>
  </w:num>
  <w:num w:numId="155">
    <w:abstractNumId w:val="153"/>
  </w:num>
  <w:num w:numId="156">
    <w:abstractNumId w:val="83"/>
  </w:num>
  <w:num w:numId="157">
    <w:abstractNumId w:val="119"/>
  </w:num>
  <w:num w:numId="158">
    <w:abstractNumId w:val="47"/>
  </w:num>
  <w:num w:numId="159">
    <w:abstractNumId w:val="87"/>
  </w:num>
  <w:num w:numId="160">
    <w:abstractNumId w:val="8"/>
  </w:num>
  <w:num w:numId="161">
    <w:abstractNumId w:val="55"/>
  </w:num>
  <w:num w:numId="162">
    <w:abstractNumId w:val="132"/>
  </w:num>
  <w:num w:numId="163">
    <w:abstractNumId w:val="79"/>
  </w:num>
  <w:num w:numId="164">
    <w:abstractNumId w:val="21"/>
  </w:num>
  <w:num w:numId="165">
    <w:abstractNumId w:val="78"/>
  </w:num>
  <w:num w:numId="166">
    <w:abstractNumId w:val="61"/>
  </w:num>
  <w:num w:numId="167">
    <w:abstractNumId w:val="161"/>
  </w:num>
  <w:num w:numId="168">
    <w:abstractNumId w:val="11"/>
  </w:num>
  <w:num w:numId="169">
    <w:abstractNumId w:val="13"/>
  </w:num>
  <w:num w:numId="170">
    <w:abstractNumId w:val="139"/>
  </w:num>
  <w:num w:numId="171">
    <w:abstractNumId w:val="103"/>
  </w:num>
  <w:num w:numId="172">
    <w:abstractNumId w:val="40"/>
  </w:num>
  <w:num w:numId="173">
    <w:abstractNumId w:val="39"/>
  </w:num>
  <w:num w:numId="174">
    <w:abstractNumId w:val="130"/>
  </w:num>
  <w:num w:numId="175">
    <w:abstractNumId w:val="109"/>
  </w:num>
  <w:num w:numId="176">
    <w:abstractNumId w:val="93"/>
  </w:num>
  <w:num w:numId="177">
    <w:abstractNumId w:val="1"/>
  </w:num>
  <w:num w:numId="178">
    <w:abstractNumId w:val="116"/>
  </w:num>
  <w:num w:numId="179">
    <w:abstractNumId w:val="134"/>
  </w:num>
  <w:num w:numId="180">
    <w:abstractNumId w:val="126"/>
  </w:num>
  <w:num w:numId="181">
    <w:abstractNumId w:val="145"/>
  </w:num>
  <w:num w:numId="182">
    <w:abstractNumId w:val="82"/>
  </w:num>
  <w:num w:numId="183">
    <w:abstractNumId w:val="150"/>
  </w:num>
  <w:num w:numId="184">
    <w:abstractNumId w:val="7"/>
  </w:num>
  <w:num w:numId="185">
    <w:abstractNumId w:val="38"/>
  </w:num>
  <w:num w:numId="186">
    <w:abstractNumId w:val="27"/>
  </w:num>
  <w:num w:numId="187">
    <w:abstractNumId w:val="34"/>
  </w:num>
  <w:num w:numId="188">
    <w:abstractNumId w:val="108"/>
  </w:num>
  <w:num w:numId="189">
    <w:abstractNumId w:val="19"/>
  </w:num>
  <w:num w:numId="190">
    <w:abstractNumId w:val="20"/>
  </w:num>
  <w:num w:numId="191">
    <w:abstractNumId w:val="88"/>
  </w:num>
  <w:num w:numId="192">
    <w:abstractNumId w:val="42"/>
  </w:num>
  <w:num w:numId="193">
    <w:abstractNumId w:val="89"/>
  </w:num>
  <w:num w:numId="194">
    <w:abstractNumId w:val="154"/>
  </w:num>
  <w:num w:numId="195">
    <w:abstractNumId w:val="36"/>
  </w:num>
  <w:numIdMacAtCleanup w:val="18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03924"/>
    <w:rsid w:val="00005095"/>
    <w:rsid w:val="000065F9"/>
    <w:rsid w:val="000076B5"/>
    <w:rsid w:val="00007C8C"/>
    <w:rsid w:val="0001225A"/>
    <w:rsid w:val="00012717"/>
    <w:rsid w:val="000160AF"/>
    <w:rsid w:val="0001630B"/>
    <w:rsid w:val="00023D18"/>
    <w:rsid w:val="00024A5D"/>
    <w:rsid w:val="00027672"/>
    <w:rsid w:val="00034141"/>
    <w:rsid w:val="00046775"/>
    <w:rsid w:val="0005435A"/>
    <w:rsid w:val="00054EF3"/>
    <w:rsid w:val="00063766"/>
    <w:rsid w:val="00064137"/>
    <w:rsid w:val="000650B9"/>
    <w:rsid w:val="0006551F"/>
    <w:rsid w:val="00067C84"/>
    <w:rsid w:val="000837C1"/>
    <w:rsid w:val="00085F89"/>
    <w:rsid w:val="000941CE"/>
    <w:rsid w:val="00094E55"/>
    <w:rsid w:val="0009530F"/>
    <w:rsid w:val="000B18E2"/>
    <w:rsid w:val="000B42BE"/>
    <w:rsid w:val="000C1F74"/>
    <w:rsid w:val="000C33AA"/>
    <w:rsid w:val="000D0714"/>
    <w:rsid w:val="000D11FE"/>
    <w:rsid w:val="000E2D28"/>
    <w:rsid w:val="000E6DB8"/>
    <w:rsid w:val="000F4127"/>
    <w:rsid w:val="001008E1"/>
    <w:rsid w:val="00101B87"/>
    <w:rsid w:val="00101CED"/>
    <w:rsid w:val="001106B8"/>
    <w:rsid w:val="0011124C"/>
    <w:rsid w:val="00117324"/>
    <w:rsid w:val="00125D0F"/>
    <w:rsid w:val="00132B9E"/>
    <w:rsid w:val="001341CE"/>
    <w:rsid w:val="001346E8"/>
    <w:rsid w:val="001407D0"/>
    <w:rsid w:val="00140F21"/>
    <w:rsid w:val="00143481"/>
    <w:rsid w:val="001566D1"/>
    <w:rsid w:val="00164661"/>
    <w:rsid w:val="0017034F"/>
    <w:rsid w:val="00171139"/>
    <w:rsid w:val="001722BA"/>
    <w:rsid w:val="00172A9D"/>
    <w:rsid w:val="00173C89"/>
    <w:rsid w:val="001770BB"/>
    <w:rsid w:val="00180E3C"/>
    <w:rsid w:val="001834BB"/>
    <w:rsid w:val="001843B7"/>
    <w:rsid w:val="001854E7"/>
    <w:rsid w:val="00185798"/>
    <w:rsid w:val="00191CF2"/>
    <w:rsid w:val="001957D9"/>
    <w:rsid w:val="00196156"/>
    <w:rsid w:val="001A2FE7"/>
    <w:rsid w:val="001A427A"/>
    <w:rsid w:val="001A699A"/>
    <w:rsid w:val="001A745F"/>
    <w:rsid w:val="001B0AFC"/>
    <w:rsid w:val="001B348A"/>
    <w:rsid w:val="001C2C84"/>
    <w:rsid w:val="001C2EB4"/>
    <w:rsid w:val="001C78C6"/>
    <w:rsid w:val="001D1945"/>
    <w:rsid w:val="001D300C"/>
    <w:rsid w:val="001D32E2"/>
    <w:rsid w:val="001D59AC"/>
    <w:rsid w:val="001D5BE1"/>
    <w:rsid w:val="001E287F"/>
    <w:rsid w:val="001E3EA2"/>
    <w:rsid w:val="001E4D98"/>
    <w:rsid w:val="001E6E27"/>
    <w:rsid w:val="001E713B"/>
    <w:rsid w:val="001F4D3B"/>
    <w:rsid w:val="002156D2"/>
    <w:rsid w:val="00215922"/>
    <w:rsid w:val="00215D13"/>
    <w:rsid w:val="00220993"/>
    <w:rsid w:val="00234C08"/>
    <w:rsid w:val="00240F2B"/>
    <w:rsid w:val="00242ED4"/>
    <w:rsid w:val="0025024B"/>
    <w:rsid w:val="00256247"/>
    <w:rsid w:val="0026035D"/>
    <w:rsid w:val="00261B7D"/>
    <w:rsid w:val="002739B3"/>
    <w:rsid w:val="00274E4A"/>
    <w:rsid w:val="002825C4"/>
    <w:rsid w:val="00282EEC"/>
    <w:rsid w:val="002863E6"/>
    <w:rsid w:val="0028687B"/>
    <w:rsid w:val="0028722A"/>
    <w:rsid w:val="002955D8"/>
    <w:rsid w:val="002A025A"/>
    <w:rsid w:val="002A137B"/>
    <w:rsid w:val="002A18FD"/>
    <w:rsid w:val="002A19B8"/>
    <w:rsid w:val="002A5B6F"/>
    <w:rsid w:val="002B5A7E"/>
    <w:rsid w:val="002C12C4"/>
    <w:rsid w:val="002C258D"/>
    <w:rsid w:val="002C27FA"/>
    <w:rsid w:val="002C2B9A"/>
    <w:rsid w:val="002C35C0"/>
    <w:rsid w:val="002D2958"/>
    <w:rsid w:val="002D29BA"/>
    <w:rsid w:val="002D34CA"/>
    <w:rsid w:val="002E4074"/>
    <w:rsid w:val="002E5C3A"/>
    <w:rsid w:val="002F5FA5"/>
    <w:rsid w:val="0030088D"/>
    <w:rsid w:val="00305790"/>
    <w:rsid w:val="003061C2"/>
    <w:rsid w:val="00321521"/>
    <w:rsid w:val="0032339A"/>
    <w:rsid w:val="0032602C"/>
    <w:rsid w:val="0033200B"/>
    <w:rsid w:val="00333611"/>
    <w:rsid w:val="00335745"/>
    <w:rsid w:val="0034008E"/>
    <w:rsid w:val="003411E7"/>
    <w:rsid w:val="00343608"/>
    <w:rsid w:val="003458AA"/>
    <w:rsid w:val="00346B69"/>
    <w:rsid w:val="003470F6"/>
    <w:rsid w:val="00351264"/>
    <w:rsid w:val="00356140"/>
    <w:rsid w:val="0035621C"/>
    <w:rsid w:val="00362EFA"/>
    <w:rsid w:val="00363B4F"/>
    <w:rsid w:val="003648E2"/>
    <w:rsid w:val="00375FF2"/>
    <w:rsid w:val="00377BE2"/>
    <w:rsid w:val="00387F6E"/>
    <w:rsid w:val="00395F6B"/>
    <w:rsid w:val="003A1F92"/>
    <w:rsid w:val="003A3772"/>
    <w:rsid w:val="003B1B7E"/>
    <w:rsid w:val="003B6091"/>
    <w:rsid w:val="003C01A3"/>
    <w:rsid w:val="003C34E2"/>
    <w:rsid w:val="003C6DAC"/>
    <w:rsid w:val="003D44C5"/>
    <w:rsid w:val="003E0352"/>
    <w:rsid w:val="003E4783"/>
    <w:rsid w:val="003E6C56"/>
    <w:rsid w:val="003F6E07"/>
    <w:rsid w:val="003F7DA9"/>
    <w:rsid w:val="00400421"/>
    <w:rsid w:val="00400499"/>
    <w:rsid w:val="00407B1C"/>
    <w:rsid w:val="00411761"/>
    <w:rsid w:val="004156BE"/>
    <w:rsid w:val="00417112"/>
    <w:rsid w:val="00420D37"/>
    <w:rsid w:val="00424C06"/>
    <w:rsid w:val="00430CDF"/>
    <w:rsid w:val="00431E27"/>
    <w:rsid w:val="0043401C"/>
    <w:rsid w:val="00441EDF"/>
    <w:rsid w:val="0044224A"/>
    <w:rsid w:val="0045064F"/>
    <w:rsid w:val="00463445"/>
    <w:rsid w:val="004656E1"/>
    <w:rsid w:val="00472188"/>
    <w:rsid w:val="0048121D"/>
    <w:rsid w:val="004819A5"/>
    <w:rsid w:val="004913C1"/>
    <w:rsid w:val="004A1B0D"/>
    <w:rsid w:val="004A1B80"/>
    <w:rsid w:val="004B0566"/>
    <w:rsid w:val="004D28A9"/>
    <w:rsid w:val="004D4605"/>
    <w:rsid w:val="004D51F7"/>
    <w:rsid w:val="004E54F4"/>
    <w:rsid w:val="004F3293"/>
    <w:rsid w:val="004F5F2A"/>
    <w:rsid w:val="004F725D"/>
    <w:rsid w:val="004F768C"/>
    <w:rsid w:val="00504E43"/>
    <w:rsid w:val="00504FD1"/>
    <w:rsid w:val="0050664B"/>
    <w:rsid w:val="00507103"/>
    <w:rsid w:val="00510C78"/>
    <w:rsid w:val="005137D1"/>
    <w:rsid w:val="005144F2"/>
    <w:rsid w:val="0051644F"/>
    <w:rsid w:val="0051696B"/>
    <w:rsid w:val="005171DA"/>
    <w:rsid w:val="005221A9"/>
    <w:rsid w:val="00522EBE"/>
    <w:rsid w:val="00532D7F"/>
    <w:rsid w:val="0053341D"/>
    <w:rsid w:val="005379BA"/>
    <w:rsid w:val="00540254"/>
    <w:rsid w:val="00544C13"/>
    <w:rsid w:val="00547E27"/>
    <w:rsid w:val="005512F7"/>
    <w:rsid w:val="00553C97"/>
    <w:rsid w:val="005564E3"/>
    <w:rsid w:val="00561C45"/>
    <w:rsid w:val="005620BF"/>
    <w:rsid w:val="00563A31"/>
    <w:rsid w:val="00565A93"/>
    <w:rsid w:val="005668AA"/>
    <w:rsid w:val="00584AF2"/>
    <w:rsid w:val="00585EA1"/>
    <w:rsid w:val="00591CFD"/>
    <w:rsid w:val="005954A6"/>
    <w:rsid w:val="00595DAA"/>
    <w:rsid w:val="005961C2"/>
    <w:rsid w:val="00597D82"/>
    <w:rsid w:val="005A07C4"/>
    <w:rsid w:val="005A1863"/>
    <w:rsid w:val="005B303D"/>
    <w:rsid w:val="005B6D0D"/>
    <w:rsid w:val="005C0CA8"/>
    <w:rsid w:val="005C57D2"/>
    <w:rsid w:val="005D6288"/>
    <w:rsid w:val="005E0ED8"/>
    <w:rsid w:val="005E125D"/>
    <w:rsid w:val="005E1FA8"/>
    <w:rsid w:val="005F08C2"/>
    <w:rsid w:val="005F0E74"/>
    <w:rsid w:val="005F44E1"/>
    <w:rsid w:val="00604540"/>
    <w:rsid w:val="00612AB2"/>
    <w:rsid w:val="00612D0F"/>
    <w:rsid w:val="006143F7"/>
    <w:rsid w:val="0062333D"/>
    <w:rsid w:val="00623C57"/>
    <w:rsid w:val="00624867"/>
    <w:rsid w:val="00626049"/>
    <w:rsid w:val="006322BA"/>
    <w:rsid w:val="00633614"/>
    <w:rsid w:val="006350BC"/>
    <w:rsid w:val="00645435"/>
    <w:rsid w:val="00646D6F"/>
    <w:rsid w:val="00647BB2"/>
    <w:rsid w:val="0065590F"/>
    <w:rsid w:val="00665517"/>
    <w:rsid w:val="006679D7"/>
    <w:rsid w:val="00670574"/>
    <w:rsid w:val="0067113E"/>
    <w:rsid w:val="00671B13"/>
    <w:rsid w:val="00672A27"/>
    <w:rsid w:val="0067457E"/>
    <w:rsid w:val="00674D71"/>
    <w:rsid w:val="00675093"/>
    <w:rsid w:val="00675CC1"/>
    <w:rsid w:val="00677F2C"/>
    <w:rsid w:val="00681720"/>
    <w:rsid w:val="00683C9B"/>
    <w:rsid w:val="00685C66"/>
    <w:rsid w:val="00685CF1"/>
    <w:rsid w:val="00686887"/>
    <w:rsid w:val="00691BF0"/>
    <w:rsid w:val="006922CB"/>
    <w:rsid w:val="0069239D"/>
    <w:rsid w:val="006A0477"/>
    <w:rsid w:val="006A3230"/>
    <w:rsid w:val="006B23EB"/>
    <w:rsid w:val="006C0A26"/>
    <w:rsid w:val="006C124D"/>
    <w:rsid w:val="006C12B8"/>
    <w:rsid w:val="006C3767"/>
    <w:rsid w:val="006C6A56"/>
    <w:rsid w:val="006D0543"/>
    <w:rsid w:val="006D4E8F"/>
    <w:rsid w:val="006D7B7D"/>
    <w:rsid w:val="006E1DFC"/>
    <w:rsid w:val="006E2336"/>
    <w:rsid w:val="006F0327"/>
    <w:rsid w:val="006F2CF2"/>
    <w:rsid w:val="006F5074"/>
    <w:rsid w:val="006F6F92"/>
    <w:rsid w:val="00700E46"/>
    <w:rsid w:val="007055B6"/>
    <w:rsid w:val="0071326D"/>
    <w:rsid w:val="007139AE"/>
    <w:rsid w:val="0071486D"/>
    <w:rsid w:val="007167F5"/>
    <w:rsid w:val="00716F40"/>
    <w:rsid w:val="0072372F"/>
    <w:rsid w:val="007243CC"/>
    <w:rsid w:val="0072587A"/>
    <w:rsid w:val="00725DC4"/>
    <w:rsid w:val="0073167C"/>
    <w:rsid w:val="00733151"/>
    <w:rsid w:val="007343BB"/>
    <w:rsid w:val="007354BC"/>
    <w:rsid w:val="00740F09"/>
    <w:rsid w:val="00752013"/>
    <w:rsid w:val="007530DF"/>
    <w:rsid w:val="00753BD6"/>
    <w:rsid w:val="00753D71"/>
    <w:rsid w:val="007576BD"/>
    <w:rsid w:val="00760AFE"/>
    <w:rsid w:val="00760EEF"/>
    <w:rsid w:val="007716C9"/>
    <w:rsid w:val="007717C6"/>
    <w:rsid w:val="00780998"/>
    <w:rsid w:val="00783878"/>
    <w:rsid w:val="007921CE"/>
    <w:rsid w:val="00792AAF"/>
    <w:rsid w:val="00793DDB"/>
    <w:rsid w:val="00797D2E"/>
    <w:rsid w:val="007A65CA"/>
    <w:rsid w:val="007A7310"/>
    <w:rsid w:val="007B01F3"/>
    <w:rsid w:val="007B5783"/>
    <w:rsid w:val="007B7F20"/>
    <w:rsid w:val="007C0302"/>
    <w:rsid w:val="007C34CB"/>
    <w:rsid w:val="007C46CE"/>
    <w:rsid w:val="007C674F"/>
    <w:rsid w:val="007D0ED7"/>
    <w:rsid w:val="007D35A5"/>
    <w:rsid w:val="007D79CA"/>
    <w:rsid w:val="007D7F9C"/>
    <w:rsid w:val="007F43BB"/>
    <w:rsid w:val="007F459D"/>
    <w:rsid w:val="007F4840"/>
    <w:rsid w:val="007F70C1"/>
    <w:rsid w:val="00805987"/>
    <w:rsid w:val="00806A38"/>
    <w:rsid w:val="00812161"/>
    <w:rsid w:val="00813DF1"/>
    <w:rsid w:val="0081474C"/>
    <w:rsid w:val="00814E5C"/>
    <w:rsid w:val="00817C90"/>
    <w:rsid w:val="0082293A"/>
    <w:rsid w:val="0082778F"/>
    <w:rsid w:val="0083114C"/>
    <w:rsid w:val="00832DEF"/>
    <w:rsid w:val="0083758A"/>
    <w:rsid w:val="008439ED"/>
    <w:rsid w:val="00846706"/>
    <w:rsid w:val="008512B6"/>
    <w:rsid w:val="00851633"/>
    <w:rsid w:val="008522DE"/>
    <w:rsid w:val="008524BE"/>
    <w:rsid w:val="00853A18"/>
    <w:rsid w:val="0085486A"/>
    <w:rsid w:val="008574AF"/>
    <w:rsid w:val="00860EA2"/>
    <w:rsid w:val="00861400"/>
    <w:rsid w:val="00866E70"/>
    <w:rsid w:val="00870DD7"/>
    <w:rsid w:val="0087160F"/>
    <w:rsid w:val="00875B01"/>
    <w:rsid w:val="00882F7F"/>
    <w:rsid w:val="008848BA"/>
    <w:rsid w:val="00891FF3"/>
    <w:rsid w:val="008922F0"/>
    <w:rsid w:val="00894147"/>
    <w:rsid w:val="008954CB"/>
    <w:rsid w:val="008962CE"/>
    <w:rsid w:val="008A7C5F"/>
    <w:rsid w:val="008B27E6"/>
    <w:rsid w:val="008B4E77"/>
    <w:rsid w:val="008B5E9E"/>
    <w:rsid w:val="008B7165"/>
    <w:rsid w:val="008C2923"/>
    <w:rsid w:val="008C2F35"/>
    <w:rsid w:val="008D2C96"/>
    <w:rsid w:val="008D6E47"/>
    <w:rsid w:val="008E3D14"/>
    <w:rsid w:val="008F53F3"/>
    <w:rsid w:val="008F7F82"/>
    <w:rsid w:val="009004DD"/>
    <w:rsid w:val="009025F3"/>
    <w:rsid w:val="009053CC"/>
    <w:rsid w:val="00907E39"/>
    <w:rsid w:val="00911044"/>
    <w:rsid w:val="00911310"/>
    <w:rsid w:val="00914930"/>
    <w:rsid w:val="00915458"/>
    <w:rsid w:val="0091688B"/>
    <w:rsid w:val="009320FA"/>
    <w:rsid w:val="00950520"/>
    <w:rsid w:val="0095486F"/>
    <w:rsid w:val="00955ECA"/>
    <w:rsid w:val="009574A1"/>
    <w:rsid w:val="00961DD2"/>
    <w:rsid w:val="00963B0E"/>
    <w:rsid w:val="0096539B"/>
    <w:rsid w:val="00974CBC"/>
    <w:rsid w:val="00976AF8"/>
    <w:rsid w:val="009811DF"/>
    <w:rsid w:val="009816D5"/>
    <w:rsid w:val="00992D82"/>
    <w:rsid w:val="009A0072"/>
    <w:rsid w:val="009A4BFF"/>
    <w:rsid w:val="009A7868"/>
    <w:rsid w:val="009B1D4E"/>
    <w:rsid w:val="009B2E7E"/>
    <w:rsid w:val="009B60EF"/>
    <w:rsid w:val="009B7752"/>
    <w:rsid w:val="009C17FB"/>
    <w:rsid w:val="009C2D69"/>
    <w:rsid w:val="009C4E14"/>
    <w:rsid w:val="009D0E5F"/>
    <w:rsid w:val="009D204B"/>
    <w:rsid w:val="009D39C2"/>
    <w:rsid w:val="009D43B9"/>
    <w:rsid w:val="009E1ABA"/>
    <w:rsid w:val="009E38D1"/>
    <w:rsid w:val="009F3150"/>
    <w:rsid w:val="009F564C"/>
    <w:rsid w:val="00A0190B"/>
    <w:rsid w:val="00A02DE5"/>
    <w:rsid w:val="00A12464"/>
    <w:rsid w:val="00A209AB"/>
    <w:rsid w:val="00A227A8"/>
    <w:rsid w:val="00A30DBD"/>
    <w:rsid w:val="00A340B2"/>
    <w:rsid w:val="00A349FE"/>
    <w:rsid w:val="00A4598E"/>
    <w:rsid w:val="00A47989"/>
    <w:rsid w:val="00A51172"/>
    <w:rsid w:val="00A5135E"/>
    <w:rsid w:val="00A51ED9"/>
    <w:rsid w:val="00A532F7"/>
    <w:rsid w:val="00A53F93"/>
    <w:rsid w:val="00A56A3F"/>
    <w:rsid w:val="00A66086"/>
    <w:rsid w:val="00A72AEA"/>
    <w:rsid w:val="00A83B8F"/>
    <w:rsid w:val="00A84B59"/>
    <w:rsid w:val="00A86C21"/>
    <w:rsid w:val="00A8784D"/>
    <w:rsid w:val="00A91A54"/>
    <w:rsid w:val="00A93B32"/>
    <w:rsid w:val="00A94D6D"/>
    <w:rsid w:val="00AA43DD"/>
    <w:rsid w:val="00AA5FA0"/>
    <w:rsid w:val="00AA7134"/>
    <w:rsid w:val="00AB60C0"/>
    <w:rsid w:val="00AC05B6"/>
    <w:rsid w:val="00AC218E"/>
    <w:rsid w:val="00AC7287"/>
    <w:rsid w:val="00AD012C"/>
    <w:rsid w:val="00AD04C8"/>
    <w:rsid w:val="00AD0BE5"/>
    <w:rsid w:val="00AD373B"/>
    <w:rsid w:val="00AF2BFE"/>
    <w:rsid w:val="00AF3582"/>
    <w:rsid w:val="00B0119A"/>
    <w:rsid w:val="00B017B3"/>
    <w:rsid w:val="00B05DCB"/>
    <w:rsid w:val="00B10FA2"/>
    <w:rsid w:val="00B21DE2"/>
    <w:rsid w:val="00B24D7F"/>
    <w:rsid w:val="00B2798B"/>
    <w:rsid w:val="00B30C49"/>
    <w:rsid w:val="00B36D67"/>
    <w:rsid w:val="00B37010"/>
    <w:rsid w:val="00B370C3"/>
    <w:rsid w:val="00B4675D"/>
    <w:rsid w:val="00B468D9"/>
    <w:rsid w:val="00B476D7"/>
    <w:rsid w:val="00B637A4"/>
    <w:rsid w:val="00B66D59"/>
    <w:rsid w:val="00B72C73"/>
    <w:rsid w:val="00B73515"/>
    <w:rsid w:val="00B808B3"/>
    <w:rsid w:val="00B81EC5"/>
    <w:rsid w:val="00B902FC"/>
    <w:rsid w:val="00B9430D"/>
    <w:rsid w:val="00B9669C"/>
    <w:rsid w:val="00BA0FBD"/>
    <w:rsid w:val="00BA688A"/>
    <w:rsid w:val="00BC3F78"/>
    <w:rsid w:val="00BD6EBC"/>
    <w:rsid w:val="00BD7D42"/>
    <w:rsid w:val="00BE39D0"/>
    <w:rsid w:val="00BE5224"/>
    <w:rsid w:val="00C00A8A"/>
    <w:rsid w:val="00C02EAF"/>
    <w:rsid w:val="00C033DD"/>
    <w:rsid w:val="00C06549"/>
    <w:rsid w:val="00C21550"/>
    <w:rsid w:val="00C225E1"/>
    <w:rsid w:val="00C35F14"/>
    <w:rsid w:val="00C408FA"/>
    <w:rsid w:val="00C45A3B"/>
    <w:rsid w:val="00C46522"/>
    <w:rsid w:val="00C55EDF"/>
    <w:rsid w:val="00C622B5"/>
    <w:rsid w:val="00C75A1C"/>
    <w:rsid w:val="00C84255"/>
    <w:rsid w:val="00C84490"/>
    <w:rsid w:val="00C846B5"/>
    <w:rsid w:val="00C868C4"/>
    <w:rsid w:val="00C90DC1"/>
    <w:rsid w:val="00CA2614"/>
    <w:rsid w:val="00CA4537"/>
    <w:rsid w:val="00CA4C0A"/>
    <w:rsid w:val="00CB00F3"/>
    <w:rsid w:val="00CB4158"/>
    <w:rsid w:val="00CB4D7A"/>
    <w:rsid w:val="00CB56DD"/>
    <w:rsid w:val="00CC2F0A"/>
    <w:rsid w:val="00CC366D"/>
    <w:rsid w:val="00CC3AB4"/>
    <w:rsid w:val="00CD195F"/>
    <w:rsid w:val="00CD4D6D"/>
    <w:rsid w:val="00CE1E1D"/>
    <w:rsid w:val="00CE4CFA"/>
    <w:rsid w:val="00CF0A80"/>
    <w:rsid w:val="00D02589"/>
    <w:rsid w:val="00D03056"/>
    <w:rsid w:val="00D047AB"/>
    <w:rsid w:val="00D051C4"/>
    <w:rsid w:val="00D06E6D"/>
    <w:rsid w:val="00D119FF"/>
    <w:rsid w:val="00D16DFF"/>
    <w:rsid w:val="00D26F16"/>
    <w:rsid w:val="00D376E1"/>
    <w:rsid w:val="00D40245"/>
    <w:rsid w:val="00D4149C"/>
    <w:rsid w:val="00D42B0F"/>
    <w:rsid w:val="00D44DDC"/>
    <w:rsid w:val="00D46214"/>
    <w:rsid w:val="00D4700C"/>
    <w:rsid w:val="00D56E8F"/>
    <w:rsid w:val="00D57455"/>
    <w:rsid w:val="00D6189B"/>
    <w:rsid w:val="00D645B6"/>
    <w:rsid w:val="00D64A09"/>
    <w:rsid w:val="00D65629"/>
    <w:rsid w:val="00D67C34"/>
    <w:rsid w:val="00D702AE"/>
    <w:rsid w:val="00D71300"/>
    <w:rsid w:val="00D74066"/>
    <w:rsid w:val="00D82BFE"/>
    <w:rsid w:val="00D84375"/>
    <w:rsid w:val="00D8644E"/>
    <w:rsid w:val="00D9261C"/>
    <w:rsid w:val="00DA5A3E"/>
    <w:rsid w:val="00DA615D"/>
    <w:rsid w:val="00DB15D4"/>
    <w:rsid w:val="00DB193D"/>
    <w:rsid w:val="00DB434E"/>
    <w:rsid w:val="00DB51D4"/>
    <w:rsid w:val="00DB6691"/>
    <w:rsid w:val="00DC0129"/>
    <w:rsid w:val="00DC12A4"/>
    <w:rsid w:val="00DC6379"/>
    <w:rsid w:val="00DD1ED0"/>
    <w:rsid w:val="00DD2AB6"/>
    <w:rsid w:val="00DD5E21"/>
    <w:rsid w:val="00DD711C"/>
    <w:rsid w:val="00DF559B"/>
    <w:rsid w:val="00DF59FE"/>
    <w:rsid w:val="00DF687B"/>
    <w:rsid w:val="00DF6DB5"/>
    <w:rsid w:val="00E0579D"/>
    <w:rsid w:val="00E1202B"/>
    <w:rsid w:val="00E2528A"/>
    <w:rsid w:val="00E27746"/>
    <w:rsid w:val="00E32DB2"/>
    <w:rsid w:val="00E33968"/>
    <w:rsid w:val="00E33DF4"/>
    <w:rsid w:val="00E35222"/>
    <w:rsid w:val="00E35A55"/>
    <w:rsid w:val="00E41592"/>
    <w:rsid w:val="00E455B9"/>
    <w:rsid w:val="00E461AE"/>
    <w:rsid w:val="00E461D4"/>
    <w:rsid w:val="00E51BF3"/>
    <w:rsid w:val="00E51D7A"/>
    <w:rsid w:val="00E54F4E"/>
    <w:rsid w:val="00E55734"/>
    <w:rsid w:val="00E61BF3"/>
    <w:rsid w:val="00E61CA4"/>
    <w:rsid w:val="00E62B81"/>
    <w:rsid w:val="00E71C81"/>
    <w:rsid w:val="00E7231B"/>
    <w:rsid w:val="00E7447C"/>
    <w:rsid w:val="00E765D5"/>
    <w:rsid w:val="00E81CE9"/>
    <w:rsid w:val="00E83550"/>
    <w:rsid w:val="00E90BEE"/>
    <w:rsid w:val="00E91784"/>
    <w:rsid w:val="00E92238"/>
    <w:rsid w:val="00E94E9F"/>
    <w:rsid w:val="00E94EA9"/>
    <w:rsid w:val="00E95EE9"/>
    <w:rsid w:val="00EA53EF"/>
    <w:rsid w:val="00EA7534"/>
    <w:rsid w:val="00EA7CD4"/>
    <w:rsid w:val="00EB541F"/>
    <w:rsid w:val="00EB68F8"/>
    <w:rsid w:val="00EB710B"/>
    <w:rsid w:val="00EC48DE"/>
    <w:rsid w:val="00ED0567"/>
    <w:rsid w:val="00ED185E"/>
    <w:rsid w:val="00ED2A27"/>
    <w:rsid w:val="00ED3454"/>
    <w:rsid w:val="00EE07DD"/>
    <w:rsid w:val="00EE2A68"/>
    <w:rsid w:val="00EE2BAD"/>
    <w:rsid w:val="00EE3E16"/>
    <w:rsid w:val="00EE7310"/>
    <w:rsid w:val="00EF4A54"/>
    <w:rsid w:val="00EF4AA2"/>
    <w:rsid w:val="00EF5E2A"/>
    <w:rsid w:val="00EF751F"/>
    <w:rsid w:val="00F00BB8"/>
    <w:rsid w:val="00F02B98"/>
    <w:rsid w:val="00F04D9A"/>
    <w:rsid w:val="00F065B4"/>
    <w:rsid w:val="00F11073"/>
    <w:rsid w:val="00F11BC4"/>
    <w:rsid w:val="00F153B8"/>
    <w:rsid w:val="00F176DC"/>
    <w:rsid w:val="00F20414"/>
    <w:rsid w:val="00F21D23"/>
    <w:rsid w:val="00F22E8A"/>
    <w:rsid w:val="00F23926"/>
    <w:rsid w:val="00F371EC"/>
    <w:rsid w:val="00F41D8F"/>
    <w:rsid w:val="00F52741"/>
    <w:rsid w:val="00F71B20"/>
    <w:rsid w:val="00F74232"/>
    <w:rsid w:val="00F75F6C"/>
    <w:rsid w:val="00F83420"/>
    <w:rsid w:val="00FA1172"/>
    <w:rsid w:val="00FA4927"/>
    <w:rsid w:val="00FA6789"/>
    <w:rsid w:val="00FA7B58"/>
    <w:rsid w:val="00FB27DC"/>
    <w:rsid w:val="00FB3F2F"/>
    <w:rsid w:val="00FD0726"/>
    <w:rsid w:val="00FD0B3E"/>
    <w:rsid w:val="00FD244E"/>
    <w:rsid w:val="00FE077C"/>
    <w:rsid w:val="00FE20FB"/>
    <w:rsid w:val="00FE586A"/>
    <w:rsid w:val="00FE7E28"/>
    <w:rsid w:val="00FF0EEA"/>
    <w:rsid w:val="00FF258C"/>
    <w:rsid w:val="00FF2B6A"/>
    <w:rsid w:val="00FF64C4"/>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1615BAC1-92D3-4BD9-AA71-F9908DFE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A349FE"/>
    <w:pPr>
      <w:autoSpaceDE w:val="0"/>
      <w:autoSpaceDN w:val="0"/>
      <w:adjustRightInd w:val="0"/>
      <w:spacing w:line="240" w:lineRule="auto"/>
    </w:pPr>
    <w:rPr>
      <w:color w:val="000000"/>
      <w:sz w:val="24"/>
      <w:szCs w:val="24"/>
    </w:rPr>
  </w:style>
  <w:style w:type="paragraph" w:styleId="z-Principiodelformulario">
    <w:name w:val="HTML Top of Form"/>
    <w:basedOn w:val="Normal"/>
    <w:next w:val="Normal"/>
    <w:link w:val="z-PrincipiodelformularioCar"/>
    <w:hidden/>
    <w:uiPriority w:val="99"/>
    <w:semiHidden/>
    <w:unhideWhenUsed/>
    <w:rsid w:val="00064137"/>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064137"/>
    <w:rPr>
      <w:rFonts w:eastAsia="Times New Roman"/>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064137"/>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064137"/>
    <w:rPr>
      <w:rFonts w:eastAsia="Times New Roman"/>
      <w:vanish/>
      <w:sz w:val="16"/>
      <w:szCs w:val="16"/>
      <w:lang w:eastAsia="es-CO"/>
    </w:rPr>
  </w:style>
  <w:style w:type="character" w:styleId="Textoennegrita">
    <w:name w:val="Strong"/>
    <w:basedOn w:val="Fuentedeprrafopredeter"/>
    <w:uiPriority w:val="22"/>
    <w:qFormat/>
    <w:rsid w:val="00D65629"/>
    <w:rPr>
      <w:b/>
      <w:bCs/>
    </w:rPr>
  </w:style>
  <w:style w:type="paragraph" w:customStyle="1" w:styleId="TableParagraph">
    <w:name w:val="Table Paragraph"/>
    <w:basedOn w:val="Normal"/>
    <w:uiPriority w:val="1"/>
    <w:qFormat/>
    <w:rsid w:val="00D46214"/>
    <w:pPr>
      <w:widowControl w:val="0"/>
      <w:autoSpaceDE w:val="0"/>
      <w:autoSpaceDN w:val="0"/>
      <w:spacing w:line="240" w:lineRule="auto"/>
      <w:ind w:left="10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D4621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D46214"/>
    <w:rPr>
      <w:rFonts w:ascii="Arial MT" w:eastAsia="Arial MT" w:hAnsi="Arial MT" w:cs="Arial MT"/>
      <w:sz w:val="20"/>
      <w:szCs w:val="20"/>
      <w:lang w:val="es-ES" w:eastAsia="en-US"/>
    </w:rPr>
  </w:style>
  <w:style w:type="character" w:styleId="nfasis">
    <w:name w:val="Emphasis"/>
    <w:basedOn w:val="Fuentedeprrafopredeter"/>
    <w:uiPriority w:val="20"/>
    <w:qFormat/>
    <w:rsid w:val="00B37010"/>
    <w:rPr>
      <w:i/>
      <w:iCs/>
    </w:rPr>
  </w:style>
  <w:style w:type="table" w:styleId="Tabladecuadrcula4-nfasis3">
    <w:name w:val="Grid Table 4 Accent 3"/>
    <w:basedOn w:val="Tablanormal"/>
    <w:uiPriority w:val="49"/>
    <w:rsid w:val="00DB193D"/>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ext-left">
    <w:name w:val="text-left"/>
    <w:basedOn w:val="Normal"/>
    <w:rsid w:val="00BD6EB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overflow-hidden">
    <w:name w:val="overflow-hidden"/>
    <w:basedOn w:val="Fuentedeprrafopredeter"/>
    <w:rsid w:val="009B1D4E"/>
  </w:style>
  <w:style w:type="character" w:customStyle="1" w:styleId="fontstyle01">
    <w:name w:val="fontstyle01"/>
    <w:basedOn w:val="Fuentedeprrafopredeter"/>
    <w:rsid w:val="009B7752"/>
    <w:rPr>
      <w:rFonts w:ascii="Helvetica" w:hAnsi="Helvetica" w:hint="default"/>
      <w:b w:val="0"/>
      <w:bCs w:val="0"/>
      <w:i w:val="0"/>
      <w:iCs w:val="0"/>
      <w:color w:val="000000"/>
      <w:sz w:val="22"/>
      <w:szCs w:val="22"/>
    </w:rPr>
  </w:style>
  <w:style w:type="paragraph" w:styleId="TDC1">
    <w:name w:val="toc 1"/>
    <w:basedOn w:val="Normal"/>
    <w:next w:val="Normal"/>
    <w:autoRedefine/>
    <w:uiPriority w:val="39"/>
    <w:unhideWhenUsed/>
    <w:rsid w:val="003C01A3"/>
    <w:pPr>
      <w:spacing w:after="100"/>
    </w:pPr>
  </w:style>
  <w:style w:type="paragraph" w:styleId="TDC2">
    <w:name w:val="toc 2"/>
    <w:basedOn w:val="Normal"/>
    <w:next w:val="Normal"/>
    <w:autoRedefine/>
    <w:uiPriority w:val="39"/>
    <w:unhideWhenUsed/>
    <w:rsid w:val="003C01A3"/>
    <w:pPr>
      <w:spacing w:after="100"/>
      <w:ind w:left="220"/>
    </w:pPr>
  </w:style>
  <w:style w:type="character" w:customStyle="1" w:styleId="Ttulo2Car">
    <w:name w:val="Título 2 Car"/>
    <w:basedOn w:val="Fuentedeprrafopredeter"/>
    <w:link w:val="Ttulo2"/>
    <w:uiPriority w:val="9"/>
    <w:rsid w:val="00DF559B"/>
    <w:rPr>
      <w:sz w:val="32"/>
      <w:szCs w:val="32"/>
    </w:rPr>
  </w:style>
  <w:style w:type="paragraph" w:styleId="Revisin">
    <w:name w:val="Revision"/>
    <w:hidden/>
    <w:uiPriority w:val="99"/>
    <w:semiHidden/>
    <w:rsid w:val="001D59A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72475">
      <w:bodyDiv w:val="1"/>
      <w:marLeft w:val="0"/>
      <w:marRight w:val="0"/>
      <w:marTop w:val="0"/>
      <w:marBottom w:val="0"/>
      <w:divBdr>
        <w:top w:val="none" w:sz="0" w:space="0" w:color="auto"/>
        <w:left w:val="none" w:sz="0" w:space="0" w:color="auto"/>
        <w:bottom w:val="none" w:sz="0" w:space="0" w:color="auto"/>
        <w:right w:val="none" w:sz="0" w:space="0" w:color="auto"/>
      </w:divBdr>
    </w:div>
    <w:div w:id="35392678">
      <w:bodyDiv w:val="1"/>
      <w:marLeft w:val="0"/>
      <w:marRight w:val="0"/>
      <w:marTop w:val="0"/>
      <w:marBottom w:val="0"/>
      <w:divBdr>
        <w:top w:val="none" w:sz="0" w:space="0" w:color="auto"/>
        <w:left w:val="none" w:sz="0" w:space="0" w:color="auto"/>
        <w:bottom w:val="none" w:sz="0" w:space="0" w:color="auto"/>
        <w:right w:val="none" w:sz="0" w:space="0" w:color="auto"/>
      </w:divBdr>
      <w:divsChild>
        <w:div w:id="19743953">
          <w:marLeft w:val="0"/>
          <w:marRight w:val="0"/>
          <w:marTop w:val="0"/>
          <w:marBottom w:val="0"/>
          <w:divBdr>
            <w:top w:val="none" w:sz="0" w:space="0" w:color="auto"/>
            <w:left w:val="none" w:sz="0" w:space="0" w:color="auto"/>
            <w:bottom w:val="none" w:sz="0" w:space="0" w:color="auto"/>
            <w:right w:val="none" w:sz="0" w:space="0" w:color="auto"/>
          </w:divBdr>
          <w:divsChild>
            <w:div w:id="1681272378">
              <w:marLeft w:val="0"/>
              <w:marRight w:val="0"/>
              <w:marTop w:val="0"/>
              <w:marBottom w:val="0"/>
              <w:divBdr>
                <w:top w:val="none" w:sz="0" w:space="0" w:color="auto"/>
                <w:left w:val="none" w:sz="0" w:space="0" w:color="auto"/>
                <w:bottom w:val="none" w:sz="0" w:space="0" w:color="auto"/>
                <w:right w:val="none" w:sz="0" w:space="0" w:color="auto"/>
              </w:divBdr>
            </w:div>
          </w:divsChild>
        </w:div>
        <w:div w:id="207836463">
          <w:marLeft w:val="0"/>
          <w:marRight w:val="0"/>
          <w:marTop w:val="0"/>
          <w:marBottom w:val="0"/>
          <w:divBdr>
            <w:top w:val="none" w:sz="0" w:space="0" w:color="auto"/>
            <w:left w:val="none" w:sz="0" w:space="0" w:color="auto"/>
            <w:bottom w:val="none" w:sz="0" w:space="0" w:color="auto"/>
            <w:right w:val="none" w:sz="0" w:space="0" w:color="auto"/>
          </w:divBdr>
          <w:divsChild>
            <w:div w:id="782308781">
              <w:marLeft w:val="0"/>
              <w:marRight w:val="0"/>
              <w:marTop w:val="0"/>
              <w:marBottom w:val="0"/>
              <w:divBdr>
                <w:top w:val="none" w:sz="0" w:space="0" w:color="auto"/>
                <w:left w:val="none" w:sz="0" w:space="0" w:color="auto"/>
                <w:bottom w:val="none" w:sz="0" w:space="0" w:color="auto"/>
                <w:right w:val="none" w:sz="0" w:space="0" w:color="auto"/>
              </w:divBdr>
            </w:div>
          </w:divsChild>
        </w:div>
        <w:div w:id="265428057">
          <w:marLeft w:val="0"/>
          <w:marRight w:val="0"/>
          <w:marTop w:val="0"/>
          <w:marBottom w:val="0"/>
          <w:divBdr>
            <w:top w:val="none" w:sz="0" w:space="0" w:color="auto"/>
            <w:left w:val="none" w:sz="0" w:space="0" w:color="auto"/>
            <w:bottom w:val="none" w:sz="0" w:space="0" w:color="auto"/>
            <w:right w:val="none" w:sz="0" w:space="0" w:color="auto"/>
          </w:divBdr>
          <w:divsChild>
            <w:div w:id="507136582">
              <w:marLeft w:val="0"/>
              <w:marRight w:val="0"/>
              <w:marTop w:val="0"/>
              <w:marBottom w:val="0"/>
              <w:divBdr>
                <w:top w:val="none" w:sz="0" w:space="0" w:color="auto"/>
                <w:left w:val="none" w:sz="0" w:space="0" w:color="auto"/>
                <w:bottom w:val="none" w:sz="0" w:space="0" w:color="auto"/>
                <w:right w:val="none" w:sz="0" w:space="0" w:color="auto"/>
              </w:divBdr>
            </w:div>
            <w:div w:id="658725995">
              <w:marLeft w:val="0"/>
              <w:marRight w:val="0"/>
              <w:marTop w:val="0"/>
              <w:marBottom w:val="0"/>
              <w:divBdr>
                <w:top w:val="none" w:sz="0" w:space="0" w:color="auto"/>
                <w:left w:val="none" w:sz="0" w:space="0" w:color="auto"/>
                <w:bottom w:val="none" w:sz="0" w:space="0" w:color="auto"/>
                <w:right w:val="none" w:sz="0" w:space="0" w:color="auto"/>
              </w:divBdr>
            </w:div>
          </w:divsChild>
        </w:div>
        <w:div w:id="333074518">
          <w:marLeft w:val="0"/>
          <w:marRight w:val="0"/>
          <w:marTop w:val="0"/>
          <w:marBottom w:val="0"/>
          <w:divBdr>
            <w:top w:val="none" w:sz="0" w:space="0" w:color="auto"/>
            <w:left w:val="none" w:sz="0" w:space="0" w:color="auto"/>
            <w:bottom w:val="none" w:sz="0" w:space="0" w:color="auto"/>
            <w:right w:val="none" w:sz="0" w:space="0" w:color="auto"/>
          </w:divBdr>
          <w:divsChild>
            <w:div w:id="1625040469">
              <w:marLeft w:val="0"/>
              <w:marRight w:val="0"/>
              <w:marTop w:val="0"/>
              <w:marBottom w:val="0"/>
              <w:divBdr>
                <w:top w:val="none" w:sz="0" w:space="0" w:color="auto"/>
                <w:left w:val="none" w:sz="0" w:space="0" w:color="auto"/>
                <w:bottom w:val="none" w:sz="0" w:space="0" w:color="auto"/>
                <w:right w:val="none" w:sz="0" w:space="0" w:color="auto"/>
              </w:divBdr>
            </w:div>
          </w:divsChild>
        </w:div>
        <w:div w:id="397244605">
          <w:marLeft w:val="0"/>
          <w:marRight w:val="0"/>
          <w:marTop w:val="0"/>
          <w:marBottom w:val="0"/>
          <w:divBdr>
            <w:top w:val="none" w:sz="0" w:space="0" w:color="auto"/>
            <w:left w:val="none" w:sz="0" w:space="0" w:color="auto"/>
            <w:bottom w:val="none" w:sz="0" w:space="0" w:color="auto"/>
            <w:right w:val="none" w:sz="0" w:space="0" w:color="auto"/>
          </w:divBdr>
          <w:divsChild>
            <w:div w:id="1604335697">
              <w:marLeft w:val="0"/>
              <w:marRight w:val="0"/>
              <w:marTop w:val="0"/>
              <w:marBottom w:val="0"/>
              <w:divBdr>
                <w:top w:val="none" w:sz="0" w:space="0" w:color="auto"/>
                <w:left w:val="none" w:sz="0" w:space="0" w:color="auto"/>
                <w:bottom w:val="none" w:sz="0" w:space="0" w:color="auto"/>
                <w:right w:val="none" w:sz="0" w:space="0" w:color="auto"/>
              </w:divBdr>
            </w:div>
          </w:divsChild>
        </w:div>
        <w:div w:id="406147841">
          <w:marLeft w:val="0"/>
          <w:marRight w:val="0"/>
          <w:marTop w:val="0"/>
          <w:marBottom w:val="0"/>
          <w:divBdr>
            <w:top w:val="none" w:sz="0" w:space="0" w:color="auto"/>
            <w:left w:val="none" w:sz="0" w:space="0" w:color="auto"/>
            <w:bottom w:val="none" w:sz="0" w:space="0" w:color="auto"/>
            <w:right w:val="none" w:sz="0" w:space="0" w:color="auto"/>
          </w:divBdr>
          <w:divsChild>
            <w:div w:id="383456451">
              <w:marLeft w:val="0"/>
              <w:marRight w:val="0"/>
              <w:marTop w:val="0"/>
              <w:marBottom w:val="0"/>
              <w:divBdr>
                <w:top w:val="none" w:sz="0" w:space="0" w:color="auto"/>
                <w:left w:val="none" w:sz="0" w:space="0" w:color="auto"/>
                <w:bottom w:val="none" w:sz="0" w:space="0" w:color="auto"/>
                <w:right w:val="none" w:sz="0" w:space="0" w:color="auto"/>
              </w:divBdr>
            </w:div>
          </w:divsChild>
        </w:div>
        <w:div w:id="507987912">
          <w:marLeft w:val="0"/>
          <w:marRight w:val="0"/>
          <w:marTop w:val="0"/>
          <w:marBottom w:val="0"/>
          <w:divBdr>
            <w:top w:val="none" w:sz="0" w:space="0" w:color="auto"/>
            <w:left w:val="none" w:sz="0" w:space="0" w:color="auto"/>
            <w:bottom w:val="none" w:sz="0" w:space="0" w:color="auto"/>
            <w:right w:val="none" w:sz="0" w:space="0" w:color="auto"/>
          </w:divBdr>
          <w:divsChild>
            <w:div w:id="2014795816">
              <w:marLeft w:val="0"/>
              <w:marRight w:val="0"/>
              <w:marTop w:val="0"/>
              <w:marBottom w:val="0"/>
              <w:divBdr>
                <w:top w:val="none" w:sz="0" w:space="0" w:color="auto"/>
                <w:left w:val="none" w:sz="0" w:space="0" w:color="auto"/>
                <w:bottom w:val="none" w:sz="0" w:space="0" w:color="auto"/>
                <w:right w:val="none" w:sz="0" w:space="0" w:color="auto"/>
              </w:divBdr>
            </w:div>
          </w:divsChild>
        </w:div>
        <w:div w:id="791478408">
          <w:marLeft w:val="0"/>
          <w:marRight w:val="0"/>
          <w:marTop w:val="0"/>
          <w:marBottom w:val="0"/>
          <w:divBdr>
            <w:top w:val="none" w:sz="0" w:space="0" w:color="auto"/>
            <w:left w:val="none" w:sz="0" w:space="0" w:color="auto"/>
            <w:bottom w:val="none" w:sz="0" w:space="0" w:color="auto"/>
            <w:right w:val="none" w:sz="0" w:space="0" w:color="auto"/>
          </w:divBdr>
          <w:divsChild>
            <w:div w:id="1129082579">
              <w:marLeft w:val="0"/>
              <w:marRight w:val="0"/>
              <w:marTop w:val="0"/>
              <w:marBottom w:val="0"/>
              <w:divBdr>
                <w:top w:val="none" w:sz="0" w:space="0" w:color="auto"/>
                <w:left w:val="none" w:sz="0" w:space="0" w:color="auto"/>
                <w:bottom w:val="none" w:sz="0" w:space="0" w:color="auto"/>
                <w:right w:val="none" w:sz="0" w:space="0" w:color="auto"/>
              </w:divBdr>
            </w:div>
          </w:divsChild>
        </w:div>
        <w:div w:id="1153370361">
          <w:marLeft w:val="0"/>
          <w:marRight w:val="0"/>
          <w:marTop w:val="0"/>
          <w:marBottom w:val="0"/>
          <w:divBdr>
            <w:top w:val="none" w:sz="0" w:space="0" w:color="auto"/>
            <w:left w:val="none" w:sz="0" w:space="0" w:color="auto"/>
            <w:bottom w:val="none" w:sz="0" w:space="0" w:color="auto"/>
            <w:right w:val="none" w:sz="0" w:space="0" w:color="auto"/>
          </w:divBdr>
          <w:divsChild>
            <w:div w:id="419109027">
              <w:marLeft w:val="0"/>
              <w:marRight w:val="0"/>
              <w:marTop w:val="0"/>
              <w:marBottom w:val="0"/>
              <w:divBdr>
                <w:top w:val="none" w:sz="0" w:space="0" w:color="auto"/>
                <w:left w:val="none" w:sz="0" w:space="0" w:color="auto"/>
                <w:bottom w:val="none" w:sz="0" w:space="0" w:color="auto"/>
                <w:right w:val="none" w:sz="0" w:space="0" w:color="auto"/>
              </w:divBdr>
            </w:div>
          </w:divsChild>
        </w:div>
        <w:div w:id="1155687043">
          <w:marLeft w:val="0"/>
          <w:marRight w:val="0"/>
          <w:marTop w:val="0"/>
          <w:marBottom w:val="0"/>
          <w:divBdr>
            <w:top w:val="none" w:sz="0" w:space="0" w:color="auto"/>
            <w:left w:val="none" w:sz="0" w:space="0" w:color="auto"/>
            <w:bottom w:val="none" w:sz="0" w:space="0" w:color="auto"/>
            <w:right w:val="none" w:sz="0" w:space="0" w:color="auto"/>
          </w:divBdr>
          <w:divsChild>
            <w:div w:id="201482132">
              <w:marLeft w:val="0"/>
              <w:marRight w:val="0"/>
              <w:marTop w:val="0"/>
              <w:marBottom w:val="0"/>
              <w:divBdr>
                <w:top w:val="none" w:sz="0" w:space="0" w:color="auto"/>
                <w:left w:val="none" w:sz="0" w:space="0" w:color="auto"/>
                <w:bottom w:val="none" w:sz="0" w:space="0" w:color="auto"/>
                <w:right w:val="none" w:sz="0" w:space="0" w:color="auto"/>
              </w:divBdr>
            </w:div>
          </w:divsChild>
        </w:div>
        <w:div w:id="1174417494">
          <w:marLeft w:val="0"/>
          <w:marRight w:val="0"/>
          <w:marTop w:val="0"/>
          <w:marBottom w:val="0"/>
          <w:divBdr>
            <w:top w:val="none" w:sz="0" w:space="0" w:color="auto"/>
            <w:left w:val="none" w:sz="0" w:space="0" w:color="auto"/>
            <w:bottom w:val="none" w:sz="0" w:space="0" w:color="auto"/>
            <w:right w:val="none" w:sz="0" w:space="0" w:color="auto"/>
          </w:divBdr>
          <w:divsChild>
            <w:div w:id="331294851">
              <w:marLeft w:val="0"/>
              <w:marRight w:val="0"/>
              <w:marTop w:val="0"/>
              <w:marBottom w:val="0"/>
              <w:divBdr>
                <w:top w:val="none" w:sz="0" w:space="0" w:color="auto"/>
                <w:left w:val="none" w:sz="0" w:space="0" w:color="auto"/>
                <w:bottom w:val="none" w:sz="0" w:space="0" w:color="auto"/>
                <w:right w:val="none" w:sz="0" w:space="0" w:color="auto"/>
              </w:divBdr>
            </w:div>
          </w:divsChild>
        </w:div>
        <w:div w:id="1530294288">
          <w:marLeft w:val="0"/>
          <w:marRight w:val="0"/>
          <w:marTop w:val="0"/>
          <w:marBottom w:val="0"/>
          <w:divBdr>
            <w:top w:val="none" w:sz="0" w:space="0" w:color="auto"/>
            <w:left w:val="none" w:sz="0" w:space="0" w:color="auto"/>
            <w:bottom w:val="none" w:sz="0" w:space="0" w:color="auto"/>
            <w:right w:val="none" w:sz="0" w:space="0" w:color="auto"/>
          </w:divBdr>
          <w:divsChild>
            <w:div w:id="18980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6963">
      <w:bodyDiv w:val="1"/>
      <w:marLeft w:val="0"/>
      <w:marRight w:val="0"/>
      <w:marTop w:val="0"/>
      <w:marBottom w:val="0"/>
      <w:divBdr>
        <w:top w:val="none" w:sz="0" w:space="0" w:color="auto"/>
        <w:left w:val="none" w:sz="0" w:space="0" w:color="auto"/>
        <w:bottom w:val="none" w:sz="0" w:space="0" w:color="auto"/>
        <w:right w:val="none" w:sz="0" w:space="0" w:color="auto"/>
      </w:divBdr>
    </w:div>
    <w:div w:id="44372981">
      <w:bodyDiv w:val="1"/>
      <w:marLeft w:val="0"/>
      <w:marRight w:val="0"/>
      <w:marTop w:val="0"/>
      <w:marBottom w:val="0"/>
      <w:divBdr>
        <w:top w:val="none" w:sz="0" w:space="0" w:color="auto"/>
        <w:left w:val="none" w:sz="0" w:space="0" w:color="auto"/>
        <w:bottom w:val="none" w:sz="0" w:space="0" w:color="auto"/>
        <w:right w:val="none" w:sz="0" w:space="0" w:color="auto"/>
      </w:divBdr>
    </w:div>
    <w:div w:id="54202350">
      <w:bodyDiv w:val="1"/>
      <w:marLeft w:val="0"/>
      <w:marRight w:val="0"/>
      <w:marTop w:val="0"/>
      <w:marBottom w:val="0"/>
      <w:divBdr>
        <w:top w:val="none" w:sz="0" w:space="0" w:color="auto"/>
        <w:left w:val="none" w:sz="0" w:space="0" w:color="auto"/>
        <w:bottom w:val="none" w:sz="0" w:space="0" w:color="auto"/>
        <w:right w:val="none" w:sz="0" w:space="0" w:color="auto"/>
      </w:divBdr>
    </w:div>
    <w:div w:id="68580560">
      <w:bodyDiv w:val="1"/>
      <w:marLeft w:val="0"/>
      <w:marRight w:val="0"/>
      <w:marTop w:val="0"/>
      <w:marBottom w:val="0"/>
      <w:divBdr>
        <w:top w:val="none" w:sz="0" w:space="0" w:color="auto"/>
        <w:left w:val="none" w:sz="0" w:space="0" w:color="auto"/>
        <w:bottom w:val="none" w:sz="0" w:space="0" w:color="auto"/>
        <w:right w:val="none" w:sz="0" w:space="0" w:color="auto"/>
      </w:divBdr>
    </w:div>
    <w:div w:id="148601160">
      <w:bodyDiv w:val="1"/>
      <w:marLeft w:val="0"/>
      <w:marRight w:val="0"/>
      <w:marTop w:val="0"/>
      <w:marBottom w:val="0"/>
      <w:divBdr>
        <w:top w:val="none" w:sz="0" w:space="0" w:color="auto"/>
        <w:left w:val="none" w:sz="0" w:space="0" w:color="auto"/>
        <w:bottom w:val="none" w:sz="0" w:space="0" w:color="auto"/>
        <w:right w:val="none" w:sz="0" w:space="0" w:color="auto"/>
      </w:divBdr>
    </w:div>
    <w:div w:id="164706037">
      <w:bodyDiv w:val="1"/>
      <w:marLeft w:val="0"/>
      <w:marRight w:val="0"/>
      <w:marTop w:val="0"/>
      <w:marBottom w:val="0"/>
      <w:divBdr>
        <w:top w:val="none" w:sz="0" w:space="0" w:color="auto"/>
        <w:left w:val="none" w:sz="0" w:space="0" w:color="auto"/>
        <w:bottom w:val="none" w:sz="0" w:space="0" w:color="auto"/>
        <w:right w:val="none" w:sz="0" w:space="0" w:color="auto"/>
      </w:divBdr>
    </w:div>
    <w:div w:id="195895960">
      <w:bodyDiv w:val="1"/>
      <w:marLeft w:val="0"/>
      <w:marRight w:val="0"/>
      <w:marTop w:val="0"/>
      <w:marBottom w:val="0"/>
      <w:divBdr>
        <w:top w:val="none" w:sz="0" w:space="0" w:color="auto"/>
        <w:left w:val="none" w:sz="0" w:space="0" w:color="auto"/>
        <w:bottom w:val="none" w:sz="0" w:space="0" w:color="auto"/>
        <w:right w:val="none" w:sz="0" w:space="0" w:color="auto"/>
      </w:divBdr>
    </w:div>
    <w:div w:id="246620975">
      <w:bodyDiv w:val="1"/>
      <w:marLeft w:val="0"/>
      <w:marRight w:val="0"/>
      <w:marTop w:val="0"/>
      <w:marBottom w:val="0"/>
      <w:divBdr>
        <w:top w:val="none" w:sz="0" w:space="0" w:color="auto"/>
        <w:left w:val="none" w:sz="0" w:space="0" w:color="auto"/>
        <w:bottom w:val="none" w:sz="0" w:space="0" w:color="auto"/>
        <w:right w:val="none" w:sz="0" w:space="0" w:color="auto"/>
      </w:divBdr>
    </w:div>
    <w:div w:id="248924561">
      <w:bodyDiv w:val="1"/>
      <w:marLeft w:val="0"/>
      <w:marRight w:val="0"/>
      <w:marTop w:val="0"/>
      <w:marBottom w:val="0"/>
      <w:divBdr>
        <w:top w:val="none" w:sz="0" w:space="0" w:color="auto"/>
        <w:left w:val="none" w:sz="0" w:space="0" w:color="auto"/>
        <w:bottom w:val="none" w:sz="0" w:space="0" w:color="auto"/>
        <w:right w:val="none" w:sz="0" w:space="0" w:color="auto"/>
      </w:divBdr>
    </w:div>
    <w:div w:id="272134218">
      <w:bodyDiv w:val="1"/>
      <w:marLeft w:val="0"/>
      <w:marRight w:val="0"/>
      <w:marTop w:val="0"/>
      <w:marBottom w:val="0"/>
      <w:divBdr>
        <w:top w:val="none" w:sz="0" w:space="0" w:color="auto"/>
        <w:left w:val="none" w:sz="0" w:space="0" w:color="auto"/>
        <w:bottom w:val="none" w:sz="0" w:space="0" w:color="auto"/>
        <w:right w:val="none" w:sz="0" w:space="0" w:color="auto"/>
      </w:divBdr>
    </w:div>
    <w:div w:id="273709196">
      <w:bodyDiv w:val="1"/>
      <w:marLeft w:val="0"/>
      <w:marRight w:val="0"/>
      <w:marTop w:val="0"/>
      <w:marBottom w:val="0"/>
      <w:divBdr>
        <w:top w:val="none" w:sz="0" w:space="0" w:color="auto"/>
        <w:left w:val="none" w:sz="0" w:space="0" w:color="auto"/>
        <w:bottom w:val="none" w:sz="0" w:space="0" w:color="auto"/>
        <w:right w:val="none" w:sz="0" w:space="0" w:color="auto"/>
      </w:divBdr>
    </w:div>
    <w:div w:id="283005577">
      <w:bodyDiv w:val="1"/>
      <w:marLeft w:val="0"/>
      <w:marRight w:val="0"/>
      <w:marTop w:val="0"/>
      <w:marBottom w:val="0"/>
      <w:divBdr>
        <w:top w:val="none" w:sz="0" w:space="0" w:color="auto"/>
        <w:left w:val="none" w:sz="0" w:space="0" w:color="auto"/>
        <w:bottom w:val="none" w:sz="0" w:space="0" w:color="auto"/>
        <w:right w:val="none" w:sz="0" w:space="0" w:color="auto"/>
      </w:divBdr>
    </w:div>
    <w:div w:id="294721364">
      <w:bodyDiv w:val="1"/>
      <w:marLeft w:val="0"/>
      <w:marRight w:val="0"/>
      <w:marTop w:val="0"/>
      <w:marBottom w:val="0"/>
      <w:divBdr>
        <w:top w:val="none" w:sz="0" w:space="0" w:color="auto"/>
        <w:left w:val="none" w:sz="0" w:space="0" w:color="auto"/>
        <w:bottom w:val="none" w:sz="0" w:space="0" w:color="auto"/>
        <w:right w:val="none" w:sz="0" w:space="0" w:color="auto"/>
      </w:divBdr>
    </w:div>
    <w:div w:id="319963464">
      <w:bodyDiv w:val="1"/>
      <w:marLeft w:val="0"/>
      <w:marRight w:val="0"/>
      <w:marTop w:val="0"/>
      <w:marBottom w:val="0"/>
      <w:divBdr>
        <w:top w:val="none" w:sz="0" w:space="0" w:color="auto"/>
        <w:left w:val="none" w:sz="0" w:space="0" w:color="auto"/>
        <w:bottom w:val="none" w:sz="0" w:space="0" w:color="auto"/>
        <w:right w:val="none" w:sz="0" w:space="0" w:color="auto"/>
      </w:divBdr>
    </w:div>
    <w:div w:id="325016074">
      <w:bodyDiv w:val="1"/>
      <w:marLeft w:val="0"/>
      <w:marRight w:val="0"/>
      <w:marTop w:val="0"/>
      <w:marBottom w:val="0"/>
      <w:divBdr>
        <w:top w:val="none" w:sz="0" w:space="0" w:color="auto"/>
        <w:left w:val="none" w:sz="0" w:space="0" w:color="auto"/>
        <w:bottom w:val="none" w:sz="0" w:space="0" w:color="auto"/>
        <w:right w:val="none" w:sz="0" w:space="0" w:color="auto"/>
      </w:divBdr>
      <w:divsChild>
        <w:div w:id="38676927">
          <w:marLeft w:val="0"/>
          <w:marRight w:val="0"/>
          <w:marTop w:val="0"/>
          <w:marBottom w:val="0"/>
          <w:divBdr>
            <w:top w:val="none" w:sz="0" w:space="0" w:color="auto"/>
            <w:left w:val="none" w:sz="0" w:space="0" w:color="auto"/>
            <w:bottom w:val="none" w:sz="0" w:space="0" w:color="auto"/>
            <w:right w:val="none" w:sz="0" w:space="0" w:color="auto"/>
          </w:divBdr>
          <w:divsChild>
            <w:div w:id="13819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0209">
      <w:bodyDiv w:val="1"/>
      <w:marLeft w:val="0"/>
      <w:marRight w:val="0"/>
      <w:marTop w:val="0"/>
      <w:marBottom w:val="0"/>
      <w:divBdr>
        <w:top w:val="none" w:sz="0" w:space="0" w:color="auto"/>
        <w:left w:val="none" w:sz="0" w:space="0" w:color="auto"/>
        <w:bottom w:val="none" w:sz="0" w:space="0" w:color="auto"/>
        <w:right w:val="none" w:sz="0" w:space="0" w:color="auto"/>
      </w:divBdr>
    </w:div>
    <w:div w:id="384566075">
      <w:bodyDiv w:val="1"/>
      <w:marLeft w:val="0"/>
      <w:marRight w:val="0"/>
      <w:marTop w:val="0"/>
      <w:marBottom w:val="0"/>
      <w:divBdr>
        <w:top w:val="none" w:sz="0" w:space="0" w:color="auto"/>
        <w:left w:val="none" w:sz="0" w:space="0" w:color="auto"/>
        <w:bottom w:val="none" w:sz="0" w:space="0" w:color="auto"/>
        <w:right w:val="none" w:sz="0" w:space="0" w:color="auto"/>
      </w:divBdr>
    </w:div>
    <w:div w:id="419331387">
      <w:bodyDiv w:val="1"/>
      <w:marLeft w:val="0"/>
      <w:marRight w:val="0"/>
      <w:marTop w:val="0"/>
      <w:marBottom w:val="0"/>
      <w:divBdr>
        <w:top w:val="none" w:sz="0" w:space="0" w:color="auto"/>
        <w:left w:val="none" w:sz="0" w:space="0" w:color="auto"/>
        <w:bottom w:val="none" w:sz="0" w:space="0" w:color="auto"/>
        <w:right w:val="none" w:sz="0" w:space="0" w:color="auto"/>
      </w:divBdr>
      <w:divsChild>
        <w:div w:id="42753748">
          <w:marLeft w:val="0"/>
          <w:marRight w:val="0"/>
          <w:marTop w:val="0"/>
          <w:marBottom w:val="0"/>
          <w:divBdr>
            <w:top w:val="none" w:sz="0" w:space="0" w:color="auto"/>
            <w:left w:val="none" w:sz="0" w:space="0" w:color="auto"/>
            <w:bottom w:val="none" w:sz="0" w:space="0" w:color="auto"/>
            <w:right w:val="none" w:sz="0" w:space="0" w:color="auto"/>
          </w:divBdr>
          <w:divsChild>
            <w:div w:id="1223982105">
              <w:marLeft w:val="0"/>
              <w:marRight w:val="0"/>
              <w:marTop w:val="0"/>
              <w:marBottom w:val="0"/>
              <w:divBdr>
                <w:top w:val="none" w:sz="0" w:space="0" w:color="auto"/>
                <w:left w:val="none" w:sz="0" w:space="0" w:color="auto"/>
                <w:bottom w:val="none" w:sz="0" w:space="0" w:color="auto"/>
                <w:right w:val="none" w:sz="0" w:space="0" w:color="auto"/>
              </w:divBdr>
            </w:div>
          </w:divsChild>
        </w:div>
        <w:div w:id="230116053">
          <w:marLeft w:val="0"/>
          <w:marRight w:val="0"/>
          <w:marTop w:val="0"/>
          <w:marBottom w:val="0"/>
          <w:divBdr>
            <w:top w:val="none" w:sz="0" w:space="0" w:color="auto"/>
            <w:left w:val="none" w:sz="0" w:space="0" w:color="auto"/>
            <w:bottom w:val="none" w:sz="0" w:space="0" w:color="auto"/>
            <w:right w:val="none" w:sz="0" w:space="0" w:color="auto"/>
          </w:divBdr>
          <w:divsChild>
            <w:div w:id="1959754497">
              <w:marLeft w:val="0"/>
              <w:marRight w:val="0"/>
              <w:marTop w:val="0"/>
              <w:marBottom w:val="0"/>
              <w:divBdr>
                <w:top w:val="none" w:sz="0" w:space="0" w:color="auto"/>
                <w:left w:val="none" w:sz="0" w:space="0" w:color="auto"/>
                <w:bottom w:val="none" w:sz="0" w:space="0" w:color="auto"/>
                <w:right w:val="none" w:sz="0" w:space="0" w:color="auto"/>
              </w:divBdr>
            </w:div>
          </w:divsChild>
        </w:div>
        <w:div w:id="975334169">
          <w:marLeft w:val="0"/>
          <w:marRight w:val="0"/>
          <w:marTop w:val="0"/>
          <w:marBottom w:val="0"/>
          <w:divBdr>
            <w:top w:val="none" w:sz="0" w:space="0" w:color="auto"/>
            <w:left w:val="none" w:sz="0" w:space="0" w:color="auto"/>
            <w:bottom w:val="none" w:sz="0" w:space="0" w:color="auto"/>
            <w:right w:val="none" w:sz="0" w:space="0" w:color="auto"/>
          </w:divBdr>
          <w:divsChild>
            <w:div w:id="376396307">
              <w:marLeft w:val="0"/>
              <w:marRight w:val="0"/>
              <w:marTop w:val="0"/>
              <w:marBottom w:val="0"/>
              <w:divBdr>
                <w:top w:val="none" w:sz="0" w:space="0" w:color="auto"/>
                <w:left w:val="none" w:sz="0" w:space="0" w:color="auto"/>
                <w:bottom w:val="none" w:sz="0" w:space="0" w:color="auto"/>
                <w:right w:val="none" w:sz="0" w:space="0" w:color="auto"/>
              </w:divBdr>
            </w:div>
          </w:divsChild>
        </w:div>
        <w:div w:id="977495488">
          <w:marLeft w:val="0"/>
          <w:marRight w:val="0"/>
          <w:marTop w:val="0"/>
          <w:marBottom w:val="0"/>
          <w:divBdr>
            <w:top w:val="none" w:sz="0" w:space="0" w:color="auto"/>
            <w:left w:val="none" w:sz="0" w:space="0" w:color="auto"/>
            <w:bottom w:val="none" w:sz="0" w:space="0" w:color="auto"/>
            <w:right w:val="none" w:sz="0" w:space="0" w:color="auto"/>
          </w:divBdr>
          <w:divsChild>
            <w:div w:id="1972591510">
              <w:marLeft w:val="0"/>
              <w:marRight w:val="0"/>
              <w:marTop w:val="0"/>
              <w:marBottom w:val="0"/>
              <w:divBdr>
                <w:top w:val="none" w:sz="0" w:space="0" w:color="auto"/>
                <w:left w:val="none" w:sz="0" w:space="0" w:color="auto"/>
                <w:bottom w:val="none" w:sz="0" w:space="0" w:color="auto"/>
                <w:right w:val="none" w:sz="0" w:space="0" w:color="auto"/>
              </w:divBdr>
            </w:div>
          </w:divsChild>
        </w:div>
        <w:div w:id="1094978288">
          <w:marLeft w:val="0"/>
          <w:marRight w:val="0"/>
          <w:marTop w:val="0"/>
          <w:marBottom w:val="0"/>
          <w:divBdr>
            <w:top w:val="none" w:sz="0" w:space="0" w:color="auto"/>
            <w:left w:val="none" w:sz="0" w:space="0" w:color="auto"/>
            <w:bottom w:val="none" w:sz="0" w:space="0" w:color="auto"/>
            <w:right w:val="none" w:sz="0" w:space="0" w:color="auto"/>
          </w:divBdr>
          <w:divsChild>
            <w:div w:id="1886403616">
              <w:marLeft w:val="0"/>
              <w:marRight w:val="0"/>
              <w:marTop w:val="0"/>
              <w:marBottom w:val="0"/>
              <w:divBdr>
                <w:top w:val="none" w:sz="0" w:space="0" w:color="auto"/>
                <w:left w:val="none" w:sz="0" w:space="0" w:color="auto"/>
                <w:bottom w:val="none" w:sz="0" w:space="0" w:color="auto"/>
                <w:right w:val="none" w:sz="0" w:space="0" w:color="auto"/>
              </w:divBdr>
            </w:div>
          </w:divsChild>
        </w:div>
        <w:div w:id="1130855240">
          <w:marLeft w:val="0"/>
          <w:marRight w:val="0"/>
          <w:marTop w:val="0"/>
          <w:marBottom w:val="0"/>
          <w:divBdr>
            <w:top w:val="none" w:sz="0" w:space="0" w:color="auto"/>
            <w:left w:val="none" w:sz="0" w:space="0" w:color="auto"/>
            <w:bottom w:val="none" w:sz="0" w:space="0" w:color="auto"/>
            <w:right w:val="none" w:sz="0" w:space="0" w:color="auto"/>
          </w:divBdr>
          <w:divsChild>
            <w:div w:id="1248075313">
              <w:marLeft w:val="0"/>
              <w:marRight w:val="0"/>
              <w:marTop w:val="0"/>
              <w:marBottom w:val="0"/>
              <w:divBdr>
                <w:top w:val="none" w:sz="0" w:space="0" w:color="auto"/>
                <w:left w:val="none" w:sz="0" w:space="0" w:color="auto"/>
                <w:bottom w:val="none" w:sz="0" w:space="0" w:color="auto"/>
                <w:right w:val="none" w:sz="0" w:space="0" w:color="auto"/>
              </w:divBdr>
            </w:div>
          </w:divsChild>
        </w:div>
        <w:div w:id="1268074447">
          <w:marLeft w:val="0"/>
          <w:marRight w:val="0"/>
          <w:marTop w:val="0"/>
          <w:marBottom w:val="0"/>
          <w:divBdr>
            <w:top w:val="none" w:sz="0" w:space="0" w:color="auto"/>
            <w:left w:val="none" w:sz="0" w:space="0" w:color="auto"/>
            <w:bottom w:val="none" w:sz="0" w:space="0" w:color="auto"/>
            <w:right w:val="none" w:sz="0" w:space="0" w:color="auto"/>
          </w:divBdr>
          <w:divsChild>
            <w:div w:id="614602589">
              <w:marLeft w:val="0"/>
              <w:marRight w:val="0"/>
              <w:marTop w:val="0"/>
              <w:marBottom w:val="0"/>
              <w:divBdr>
                <w:top w:val="none" w:sz="0" w:space="0" w:color="auto"/>
                <w:left w:val="none" w:sz="0" w:space="0" w:color="auto"/>
                <w:bottom w:val="none" w:sz="0" w:space="0" w:color="auto"/>
                <w:right w:val="none" w:sz="0" w:space="0" w:color="auto"/>
              </w:divBdr>
            </w:div>
          </w:divsChild>
        </w:div>
        <w:div w:id="1442843544">
          <w:marLeft w:val="0"/>
          <w:marRight w:val="0"/>
          <w:marTop w:val="0"/>
          <w:marBottom w:val="0"/>
          <w:divBdr>
            <w:top w:val="none" w:sz="0" w:space="0" w:color="auto"/>
            <w:left w:val="none" w:sz="0" w:space="0" w:color="auto"/>
            <w:bottom w:val="none" w:sz="0" w:space="0" w:color="auto"/>
            <w:right w:val="none" w:sz="0" w:space="0" w:color="auto"/>
          </w:divBdr>
          <w:divsChild>
            <w:div w:id="115178844">
              <w:marLeft w:val="0"/>
              <w:marRight w:val="0"/>
              <w:marTop w:val="0"/>
              <w:marBottom w:val="0"/>
              <w:divBdr>
                <w:top w:val="none" w:sz="0" w:space="0" w:color="auto"/>
                <w:left w:val="none" w:sz="0" w:space="0" w:color="auto"/>
                <w:bottom w:val="none" w:sz="0" w:space="0" w:color="auto"/>
                <w:right w:val="none" w:sz="0" w:space="0" w:color="auto"/>
              </w:divBdr>
            </w:div>
            <w:div w:id="543978831">
              <w:marLeft w:val="0"/>
              <w:marRight w:val="0"/>
              <w:marTop w:val="0"/>
              <w:marBottom w:val="0"/>
              <w:divBdr>
                <w:top w:val="none" w:sz="0" w:space="0" w:color="auto"/>
                <w:left w:val="none" w:sz="0" w:space="0" w:color="auto"/>
                <w:bottom w:val="none" w:sz="0" w:space="0" w:color="auto"/>
                <w:right w:val="none" w:sz="0" w:space="0" w:color="auto"/>
              </w:divBdr>
            </w:div>
          </w:divsChild>
        </w:div>
        <w:div w:id="1697533912">
          <w:marLeft w:val="0"/>
          <w:marRight w:val="0"/>
          <w:marTop w:val="0"/>
          <w:marBottom w:val="0"/>
          <w:divBdr>
            <w:top w:val="none" w:sz="0" w:space="0" w:color="auto"/>
            <w:left w:val="none" w:sz="0" w:space="0" w:color="auto"/>
            <w:bottom w:val="none" w:sz="0" w:space="0" w:color="auto"/>
            <w:right w:val="none" w:sz="0" w:space="0" w:color="auto"/>
          </w:divBdr>
          <w:divsChild>
            <w:div w:id="1322076795">
              <w:marLeft w:val="0"/>
              <w:marRight w:val="0"/>
              <w:marTop w:val="0"/>
              <w:marBottom w:val="0"/>
              <w:divBdr>
                <w:top w:val="none" w:sz="0" w:space="0" w:color="auto"/>
                <w:left w:val="none" w:sz="0" w:space="0" w:color="auto"/>
                <w:bottom w:val="none" w:sz="0" w:space="0" w:color="auto"/>
                <w:right w:val="none" w:sz="0" w:space="0" w:color="auto"/>
              </w:divBdr>
            </w:div>
          </w:divsChild>
        </w:div>
        <w:div w:id="1848862159">
          <w:marLeft w:val="0"/>
          <w:marRight w:val="0"/>
          <w:marTop w:val="0"/>
          <w:marBottom w:val="0"/>
          <w:divBdr>
            <w:top w:val="none" w:sz="0" w:space="0" w:color="auto"/>
            <w:left w:val="none" w:sz="0" w:space="0" w:color="auto"/>
            <w:bottom w:val="none" w:sz="0" w:space="0" w:color="auto"/>
            <w:right w:val="none" w:sz="0" w:space="0" w:color="auto"/>
          </w:divBdr>
          <w:divsChild>
            <w:div w:id="912861159">
              <w:marLeft w:val="0"/>
              <w:marRight w:val="0"/>
              <w:marTop w:val="0"/>
              <w:marBottom w:val="0"/>
              <w:divBdr>
                <w:top w:val="none" w:sz="0" w:space="0" w:color="auto"/>
                <w:left w:val="none" w:sz="0" w:space="0" w:color="auto"/>
                <w:bottom w:val="none" w:sz="0" w:space="0" w:color="auto"/>
                <w:right w:val="none" w:sz="0" w:space="0" w:color="auto"/>
              </w:divBdr>
            </w:div>
          </w:divsChild>
        </w:div>
        <w:div w:id="1958632384">
          <w:marLeft w:val="0"/>
          <w:marRight w:val="0"/>
          <w:marTop w:val="0"/>
          <w:marBottom w:val="0"/>
          <w:divBdr>
            <w:top w:val="none" w:sz="0" w:space="0" w:color="auto"/>
            <w:left w:val="none" w:sz="0" w:space="0" w:color="auto"/>
            <w:bottom w:val="none" w:sz="0" w:space="0" w:color="auto"/>
            <w:right w:val="none" w:sz="0" w:space="0" w:color="auto"/>
          </w:divBdr>
          <w:divsChild>
            <w:div w:id="865094844">
              <w:marLeft w:val="0"/>
              <w:marRight w:val="0"/>
              <w:marTop w:val="0"/>
              <w:marBottom w:val="0"/>
              <w:divBdr>
                <w:top w:val="none" w:sz="0" w:space="0" w:color="auto"/>
                <w:left w:val="none" w:sz="0" w:space="0" w:color="auto"/>
                <w:bottom w:val="none" w:sz="0" w:space="0" w:color="auto"/>
                <w:right w:val="none" w:sz="0" w:space="0" w:color="auto"/>
              </w:divBdr>
            </w:div>
          </w:divsChild>
        </w:div>
        <w:div w:id="1987009653">
          <w:marLeft w:val="0"/>
          <w:marRight w:val="0"/>
          <w:marTop w:val="0"/>
          <w:marBottom w:val="0"/>
          <w:divBdr>
            <w:top w:val="none" w:sz="0" w:space="0" w:color="auto"/>
            <w:left w:val="none" w:sz="0" w:space="0" w:color="auto"/>
            <w:bottom w:val="none" w:sz="0" w:space="0" w:color="auto"/>
            <w:right w:val="none" w:sz="0" w:space="0" w:color="auto"/>
          </w:divBdr>
          <w:divsChild>
            <w:div w:id="1187791679">
              <w:marLeft w:val="0"/>
              <w:marRight w:val="0"/>
              <w:marTop w:val="0"/>
              <w:marBottom w:val="0"/>
              <w:divBdr>
                <w:top w:val="none" w:sz="0" w:space="0" w:color="auto"/>
                <w:left w:val="none" w:sz="0" w:space="0" w:color="auto"/>
                <w:bottom w:val="none" w:sz="0" w:space="0" w:color="auto"/>
                <w:right w:val="none" w:sz="0" w:space="0" w:color="auto"/>
              </w:divBdr>
            </w:div>
          </w:divsChild>
        </w:div>
        <w:div w:id="2085911008">
          <w:marLeft w:val="0"/>
          <w:marRight w:val="0"/>
          <w:marTop w:val="0"/>
          <w:marBottom w:val="0"/>
          <w:divBdr>
            <w:top w:val="none" w:sz="0" w:space="0" w:color="auto"/>
            <w:left w:val="none" w:sz="0" w:space="0" w:color="auto"/>
            <w:bottom w:val="none" w:sz="0" w:space="0" w:color="auto"/>
            <w:right w:val="none" w:sz="0" w:space="0" w:color="auto"/>
          </w:divBdr>
          <w:divsChild>
            <w:div w:id="1232077223">
              <w:marLeft w:val="0"/>
              <w:marRight w:val="0"/>
              <w:marTop w:val="0"/>
              <w:marBottom w:val="0"/>
              <w:divBdr>
                <w:top w:val="none" w:sz="0" w:space="0" w:color="auto"/>
                <w:left w:val="none" w:sz="0" w:space="0" w:color="auto"/>
                <w:bottom w:val="none" w:sz="0" w:space="0" w:color="auto"/>
                <w:right w:val="none" w:sz="0" w:space="0" w:color="auto"/>
              </w:divBdr>
            </w:div>
          </w:divsChild>
        </w:div>
        <w:div w:id="2095666360">
          <w:marLeft w:val="0"/>
          <w:marRight w:val="0"/>
          <w:marTop w:val="0"/>
          <w:marBottom w:val="0"/>
          <w:divBdr>
            <w:top w:val="none" w:sz="0" w:space="0" w:color="auto"/>
            <w:left w:val="none" w:sz="0" w:space="0" w:color="auto"/>
            <w:bottom w:val="none" w:sz="0" w:space="0" w:color="auto"/>
            <w:right w:val="none" w:sz="0" w:space="0" w:color="auto"/>
          </w:divBdr>
          <w:divsChild>
            <w:div w:id="294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47346">
      <w:bodyDiv w:val="1"/>
      <w:marLeft w:val="0"/>
      <w:marRight w:val="0"/>
      <w:marTop w:val="0"/>
      <w:marBottom w:val="0"/>
      <w:divBdr>
        <w:top w:val="none" w:sz="0" w:space="0" w:color="auto"/>
        <w:left w:val="none" w:sz="0" w:space="0" w:color="auto"/>
        <w:bottom w:val="none" w:sz="0" w:space="0" w:color="auto"/>
        <w:right w:val="none" w:sz="0" w:space="0" w:color="auto"/>
      </w:divBdr>
    </w:div>
    <w:div w:id="442042016">
      <w:bodyDiv w:val="1"/>
      <w:marLeft w:val="0"/>
      <w:marRight w:val="0"/>
      <w:marTop w:val="0"/>
      <w:marBottom w:val="0"/>
      <w:divBdr>
        <w:top w:val="none" w:sz="0" w:space="0" w:color="auto"/>
        <w:left w:val="none" w:sz="0" w:space="0" w:color="auto"/>
        <w:bottom w:val="none" w:sz="0" w:space="0" w:color="auto"/>
        <w:right w:val="none" w:sz="0" w:space="0" w:color="auto"/>
      </w:divBdr>
    </w:div>
    <w:div w:id="461272162">
      <w:bodyDiv w:val="1"/>
      <w:marLeft w:val="0"/>
      <w:marRight w:val="0"/>
      <w:marTop w:val="0"/>
      <w:marBottom w:val="0"/>
      <w:divBdr>
        <w:top w:val="none" w:sz="0" w:space="0" w:color="auto"/>
        <w:left w:val="none" w:sz="0" w:space="0" w:color="auto"/>
        <w:bottom w:val="none" w:sz="0" w:space="0" w:color="auto"/>
        <w:right w:val="none" w:sz="0" w:space="0" w:color="auto"/>
      </w:divBdr>
    </w:div>
    <w:div w:id="489056556">
      <w:bodyDiv w:val="1"/>
      <w:marLeft w:val="0"/>
      <w:marRight w:val="0"/>
      <w:marTop w:val="0"/>
      <w:marBottom w:val="0"/>
      <w:divBdr>
        <w:top w:val="none" w:sz="0" w:space="0" w:color="auto"/>
        <w:left w:val="none" w:sz="0" w:space="0" w:color="auto"/>
        <w:bottom w:val="none" w:sz="0" w:space="0" w:color="auto"/>
        <w:right w:val="none" w:sz="0" w:space="0" w:color="auto"/>
      </w:divBdr>
    </w:div>
    <w:div w:id="506479235">
      <w:bodyDiv w:val="1"/>
      <w:marLeft w:val="0"/>
      <w:marRight w:val="0"/>
      <w:marTop w:val="0"/>
      <w:marBottom w:val="0"/>
      <w:divBdr>
        <w:top w:val="none" w:sz="0" w:space="0" w:color="auto"/>
        <w:left w:val="none" w:sz="0" w:space="0" w:color="auto"/>
        <w:bottom w:val="none" w:sz="0" w:space="0" w:color="auto"/>
        <w:right w:val="none" w:sz="0" w:space="0" w:color="auto"/>
      </w:divBdr>
    </w:div>
    <w:div w:id="534462476">
      <w:bodyDiv w:val="1"/>
      <w:marLeft w:val="0"/>
      <w:marRight w:val="0"/>
      <w:marTop w:val="0"/>
      <w:marBottom w:val="0"/>
      <w:divBdr>
        <w:top w:val="none" w:sz="0" w:space="0" w:color="auto"/>
        <w:left w:val="none" w:sz="0" w:space="0" w:color="auto"/>
        <w:bottom w:val="none" w:sz="0" w:space="0" w:color="auto"/>
        <w:right w:val="none" w:sz="0" w:space="0" w:color="auto"/>
      </w:divBdr>
      <w:divsChild>
        <w:div w:id="271134194">
          <w:marLeft w:val="0"/>
          <w:marRight w:val="0"/>
          <w:marTop w:val="0"/>
          <w:marBottom w:val="0"/>
          <w:divBdr>
            <w:top w:val="none" w:sz="0" w:space="0" w:color="auto"/>
            <w:left w:val="none" w:sz="0" w:space="0" w:color="auto"/>
            <w:bottom w:val="none" w:sz="0" w:space="0" w:color="auto"/>
            <w:right w:val="none" w:sz="0" w:space="0" w:color="auto"/>
          </w:divBdr>
          <w:divsChild>
            <w:div w:id="2138840460">
              <w:marLeft w:val="0"/>
              <w:marRight w:val="0"/>
              <w:marTop w:val="0"/>
              <w:marBottom w:val="0"/>
              <w:divBdr>
                <w:top w:val="none" w:sz="0" w:space="0" w:color="auto"/>
                <w:left w:val="none" w:sz="0" w:space="0" w:color="auto"/>
                <w:bottom w:val="none" w:sz="0" w:space="0" w:color="auto"/>
                <w:right w:val="none" w:sz="0" w:space="0" w:color="auto"/>
              </w:divBdr>
              <w:divsChild>
                <w:div w:id="1341742040">
                  <w:marLeft w:val="0"/>
                  <w:marRight w:val="0"/>
                  <w:marTop w:val="0"/>
                  <w:marBottom w:val="0"/>
                  <w:divBdr>
                    <w:top w:val="none" w:sz="0" w:space="0" w:color="auto"/>
                    <w:left w:val="none" w:sz="0" w:space="0" w:color="auto"/>
                    <w:bottom w:val="none" w:sz="0" w:space="0" w:color="auto"/>
                    <w:right w:val="none" w:sz="0" w:space="0" w:color="auto"/>
                  </w:divBdr>
                  <w:divsChild>
                    <w:div w:id="510994277">
                      <w:marLeft w:val="0"/>
                      <w:marRight w:val="0"/>
                      <w:marTop w:val="0"/>
                      <w:marBottom w:val="0"/>
                      <w:divBdr>
                        <w:top w:val="none" w:sz="0" w:space="0" w:color="auto"/>
                        <w:left w:val="none" w:sz="0" w:space="0" w:color="auto"/>
                        <w:bottom w:val="none" w:sz="0" w:space="0" w:color="auto"/>
                        <w:right w:val="none" w:sz="0" w:space="0" w:color="auto"/>
                      </w:divBdr>
                      <w:divsChild>
                        <w:div w:id="196351986">
                          <w:marLeft w:val="0"/>
                          <w:marRight w:val="0"/>
                          <w:marTop w:val="0"/>
                          <w:marBottom w:val="0"/>
                          <w:divBdr>
                            <w:top w:val="none" w:sz="0" w:space="0" w:color="auto"/>
                            <w:left w:val="none" w:sz="0" w:space="0" w:color="auto"/>
                            <w:bottom w:val="none" w:sz="0" w:space="0" w:color="auto"/>
                            <w:right w:val="none" w:sz="0" w:space="0" w:color="auto"/>
                          </w:divBdr>
                          <w:divsChild>
                            <w:div w:id="665986124">
                              <w:marLeft w:val="0"/>
                              <w:marRight w:val="0"/>
                              <w:marTop w:val="0"/>
                              <w:marBottom w:val="0"/>
                              <w:divBdr>
                                <w:top w:val="none" w:sz="0" w:space="0" w:color="auto"/>
                                <w:left w:val="none" w:sz="0" w:space="0" w:color="auto"/>
                                <w:bottom w:val="none" w:sz="0" w:space="0" w:color="auto"/>
                                <w:right w:val="none" w:sz="0" w:space="0" w:color="auto"/>
                              </w:divBdr>
                              <w:divsChild>
                                <w:div w:id="1745838928">
                                  <w:marLeft w:val="0"/>
                                  <w:marRight w:val="0"/>
                                  <w:marTop w:val="0"/>
                                  <w:marBottom w:val="0"/>
                                  <w:divBdr>
                                    <w:top w:val="none" w:sz="0" w:space="0" w:color="auto"/>
                                    <w:left w:val="none" w:sz="0" w:space="0" w:color="auto"/>
                                    <w:bottom w:val="none" w:sz="0" w:space="0" w:color="auto"/>
                                    <w:right w:val="none" w:sz="0" w:space="0" w:color="auto"/>
                                  </w:divBdr>
                                  <w:divsChild>
                                    <w:div w:id="7566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738440">
      <w:bodyDiv w:val="1"/>
      <w:marLeft w:val="0"/>
      <w:marRight w:val="0"/>
      <w:marTop w:val="0"/>
      <w:marBottom w:val="0"/>
      <w:divBdr>
        <w:top w:val="none" w:sz="0" w:space="0" w:color="auto"/>
        <w:left w:val="none" w:sz="0" w:space="0" w:color="auto"/>
        <w:bottom w:val="none" w:sz="0" w:space="0" w:color="auto"/>
        <w:right w:val="none" w:sz="0" w:space="0" w:color="auto"/>
      </w:divBdr>
    </w:div>
    <w:div w:id="552469903">
      <w:bodyDiv w:val="1"/>
      <w:marLeft w:val="0"/>
      <w:marRight w:val="0"/>
      <w:marTop w:val="0"/>
      <w:marBottom w:val="0"/>
      <w:divBdr>
        <w:top w:val="none" w:sz="0" w:space="0" w:color="auto"/>
        <w:left w:val="none" w:sz="0" w:space="0" w:color="auto"/>
        <w:bottom w:val="none" w:sz="0" w:space="0" w:color="auto"/>
        <w:right w:val="none" w:sz="0" w:space="0" w:color="auto"/>
      </w:divBdr>
    </w:div>
    <w:div w:id="553197166">
      <w:bodyDiv w:val="1"/>
      <w:marLeft w:val="0"/>
      <w:marRight w:val="0"/>
      <w:marTop w:val="0"/>
      <w:marBottom w:val="0"/>
      <w:divBdr>
        <w:top w:val="none" w:sz="0" w:space="0" w:color="auto"/>
        <w:left w:val="none" w:sz="0" w:space="0" w:color="auto"/>
        <w:bottom w:val="none" w:sz="0" w:space="0" w:color="auto"/>
        <w:right w:val="none" w:sz="0" w:space="0" w:color="auto"/>
      </w:divBdr>
    </w:div>
    <w:div w:id="564687372">
      <w:bodyDiv w:val="1"/>
      <w:marLeft w:val="0"/>
      <w:marRight w:val="0"/>
      <w:marTop w:val="0"/>
      <w:marBottom w:val="0"/>
      <w:divBdr>
        <w:top w:val="none" w:sz="0" w:space="0" w:color="auto"/>
        <w:left w:val="none" w:sz="0" w:space="0" w:color="auto"/>
        <w:bottom w:val="none" w:sz="0" w:space="0" w:color="auto"/>
        <w:right w:val="none" w:sz="0" w:space="0" w:color="auto"/>
      </w:divBdr>
    </w:div>
    <w:div w:id="567032141">
      <w:bodyDiv w:val="1"/>
      <w:marLeft w:val="0"/>
      <w:marRight w:val="0"/>
      <w:marTop w:val="0"/>
      <w:marBottom w:val="0"/>
      <w:divBdr>
        <w:top w:val="none" w:sz="0" w:space="0" w:color="auto"/>
        <w:left w:val="none" w:sz="0" w:space="0" w:color="auto"/>
        <w:bottom w:val="none" w:sz="0" w:space="0" w:color="auto"/>
        <w:right w:val="none" w:sz="0" w:space="0" w:color="auto"/>
      </w:divBdr>
    </w:div>
    <w:div w:id="628898914">
      <w:bodyDiv w:val="1"/>
      <w:marLeft w:val="0"/>
      <w:marRight w:val="0"/>
      <w:marTop w:val="0"/>
      <w:marBottom w:val="0"/>
      <w:divBdr>
        <w:top w:val="none" w:sz="0" w:space="0" w:color="auto"/>
        <w:left w:val="none" w:sz="0" w:space="0" w:color="auto"/>
        <w:bottom w:val="none" w:sz="0" w:space="0" w:color="auto"/>
        <w:right w:val="none" w:sz="0" w:space="0" w:color="auto"/>
      </w:divBdr>
    </w:div>
    <w:div w:id="668143432">
      <w:bodyDiv w:val="1"/>
      <w:marLeft w:val="0"/>
      <w:marRight w:val="0"/>
      <w:marTop w:val="0"/>
      <w:marBottom w:val="0"/>
      <w:divBdr>
        <w:top w:val="none" w:sz="0" w:space="0" w:color="auto"/>
        <w:left w:val="none" w:sz="0" w:space="0" w:color="auto"/>
        <w:bottom w:val="none" w:sz="0" w:space="0" w:color="auto"/>
        <w:right w:val="none" w:sz="0" w:space="0" w:color="auto"/>
      </w:divBdr>
    </w:div>
    <w:div w:id="676660120">
      <w:bodyDiv w:val="1"/>
      <w:marLeft w:val="0"/>
      <w:marRight w:val="0"/>
      <w:marTop w:val="0"/>
      <w:marBottom w:val="0"/>
      <w:divBdr>
        <w:top w:val="none" w:sz="0" w:space="0" w:color="auto"/>
        <w:left w:val="none" w:sz="0" w:space="0" w:color="auto"/>
        <w:bottom w:val="none" w:sz="0" w:space="0" w:color="auto"/>
        <w:right w:val="none" w:sz="0" w:space="0" w:color="auto"/>
      </w:divBdr>
    </w:div>
    <w:div w:id="695931448">
      <w:bodyDiv w:val="1"/>
      <w:marLeft w:val="0"/>
      <w:marRight w:val="0"/>
      <w:marTop w:val="0"/>
      <w:marBottom w:val="0"/>
      <w:divBdr>
        <w:top w:val="none" w:sz="0" w:space="0" w:color="auto"/>
        <w:left w:val="none" w:sz="0" w:space="0" w:color="auto"/>
        <w:bottom w:val="none" w:sz="0" w:space="0" w:color="auto"/>
        <w:right w:val="none" w:sz="0" w:space="0" w:color="auto"/>
      </w:divBdr>
    </w:div>
    <w:div w:id="716243438">
      <w:bodyDiv w:val="1"/>
      <w:marLeft w:val="0"/>
      <w:marRight w:val="0"/>
      <w:marTop w:val="0"/>
      <w:marBottom w:val="0"/>
      <w:divBdr>
        <w:top w:val="none" w:sz="0" w:space="0" w:color="auto"/>
        <w:left w:val="none" w:sz="0" w:space="0" w:color="auto"/>
        <w:bottom w:val="none" w:sz="0" w:space="0" w:color="auto"/>
        <w:right w:val="none" w:sz="0" w:space="0" w:color="auto"/>
      </w:divBdr>
    </w:div>
    <w:div w:id="736439307">
      <w:bodyDiv w:val="1"/>
      <w:marLeft w:val="0"/>
      <w:marRight w:val="0"/>
      <w:marTop w:val="0"/>
      <w:marBottom w:val="0"/>
      <w:divBdr>
        <w:top w:val="none" w:sz="0" w:space="0" w:color="auto"/>
        <w:left w:val="none" w:sz="0" w:space="0" w:color="auto"/>
        <w:bottom w:val="none" w:sz="0" w:space="0" w:color="auto"/>
        <w:right w:val="none" w:sz="0" w:space="0" w:color="auto"/>
      </w:divBdr>
    </w:div>
    <w:div w:id="761684092">
      <w:bodyDiv w:val="1"/>
      <w:marLeft w:val="0"/>
      <w:marRight w:val="0"/>
      <w:marTop w:val="0"/>
      <w:marBottom w:val="0"/>
      <w:divBdr>
        <w:top w:val="none" w:sz="0" w:space="0" w:color="auto"/>
        <w:left w:val="none" w:sz="0" w:space="0" w:color="auto"/>
        <w:bottom w:val="none" w:sz="0" w:space="0" w:color="auto"/>
        <w:right w:val="none" w:sz="0" w:space="0" w:color="auto"/>
      </w:divBdr>
    </w:div>
    <w:div w:id="774667048">
      <w:bodyDiv w:val="1"/>
      <w:marLeft w:val="0"/>
      <w:marRight w:val="0"/>
      <w:marTop w:val="0"/>
      <w:marBottom w:val="0"/>
      <w:divBdr>
        <w:top w:val="none" w:sz="0" w:space="0" w:color="auto"/>
        <w:left w:val="none" w:sz="0" w:space="0" w:color="auto"/>
        <w:bottom w:val="none" w:sz="0" w:space="0" w:color="auto"/>
        <w:right w:val="none" w:sz="0" w:space="0" w:color="auto"/>
      </w:divBdr>
    </w:div>
    <w:div w:id="796526361">
      <w:bodyDiv w:val="1"/>
      <w:marLeft w:val="0"/>
      <w:marRight w:val="0"/>
      <w:marTop w:val="0"/>
      <w:marBottom w:val="0"/>
      <w:divBdr>
        <w:top w:val="none" w:sz="0" w:space="0" w:color="auto"/>
        <w:left w:val="none" w:sz="0" w:space="0" w:color="auto"/>
        <w:bottom w:val="none" w:sz="0" w:space="0" w:color="auto"/>
        <w:right w:val="none" w:sz="0" w:space="0" w:color="auto"/>
      </w:divBdr>
    </w:div>
    <w:div w:id="810904320">
      <w:bodyDiv w:val="1"/>
      <w:marLeft w:val="0"/>
      <w:marRight w:val="0"/>
      <w:marTop w:val="0"/>
      <w:marBottom w:val="0"/>
      <w:divBdr>
        <w:top w:val="none" w:sz="0" w:space="0" w:color="auto"/>
        <w:left w:val="none" w:sz="0" w:space="0" w:color="auto"/>
        <w:bottom w:val="none" w:sz="0" w:space="0" w:color="auto"/>
        <w:right w:val="none" w:sz="0" w:space="0" w:color="auto"/>
      </w:divBdr>
    </w:div>
    <w:div w:id="814683407">
      <w:bodyDiv w:val="1"/>
      <w:marLeft w:val="0"/>
      <w:marRight w:val="0"/>
      <w:marTop w:val="0"/>
      <w:marBottom w:val="0"/>
      <w:divBdr>
        <w:top w:val="none" w:sz="0" w:space="0" w:color="auto"/>
        <w:left w:val="none" w:sz="0" w:space="0" w:color="auto"/>
        <w:bottom w:val="none" w:sz="0" w:space="0" w:color="auto"/>
        <w:right w:val="none" w:sz="0" w:space="0" w:color="auto"/>
      </w:divBdr>
    </w:div>
    <w:div w:id="827744162">
      <w:bodyDiv w:val="1"/>
      <w:marLeft w:val="0"/>
      <w:marRight w:val="0"/>
      <w:marTop w:val="0"/>
      <w:marBottom w:val="0"/>
      <w:divBdr>
        <w:top w:val="none" w:sz="0" w:space="0" w:color="auto"/>
        <w:left w:val="none" w:sz="0" w:space="0" w:color="auto"/>
        <w:bottom w:val="none" w:sz="0" w:space="0" w:color="auto"/>
        <w:right w:val="none" w:sz="0" w:space="0" w:color="auto"/>
      </w:divBdr>
    </w:div>
    <w:div w:id="836270770">
      <w:bodyDiv w:val="1"/>
      <w:marLeft w:val="0"/>
      <w:marRight w:val="0"/>
      <w:marTop w:val="0"/>
      <w:marBottom w:val="0"/>
      <w:divBdr>
        <w:top w:val="none" w:sz="0" w:space="0" w:color="auto"/>
        <w:left w:val="none" w:sz="0" w:space="0" w:color="auto"/>
        <w:bottom w:val="none" w:sz="0" w:space="0" w:color="auto"/>
        <w:right w:val="none" w:sz="0" w:space="0" w:color="auto"/>
      </w:divBdr>
    </w:div>
    <w:div w:id="901141727">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966855525">
      <w:bodyDiv w:val="1"/>
      <w:marLeft w:val="0"/>
      <w:marRight w:val="0"/>
      <w:marTop w:val="0"/>
      <w:marBottom w:val="0"/>
      <w:divBdr>
        <w:top w:val="none" w:sz="0" w:space="0" w:color="auto"/>
        <w:left w:val="none" w:sz="0" w:space="0" w:color="auto"/>
        <w:bottom w:val="none" w:sz="0" w:space="0" w:color="auto"/>
        <w:right w:val="none" w:sz="0" w:space="0" w:color="auto"/>
      </w:divBdr>
    </w:div>
    <w:div w:id="967860151">
      <w:bodyDiv w:val="1"/>
      <w:marLeft w:val="0"/>
      <w:marRight w:val="0"/>
      <w:marTop w:val="0"/>
      <w:marBottom w:val="0"/>
      <w:divBdr>
        <w:top w:val="none" w:sz="0" w:space="0" w:color="auto"/>
        <w:left w:val="none" w:sz="0" w:space="0" w:color="auto"/>
        <w:bottom w:val="none" w:sz="0" w:space="0" w:color="auto"/>
        <w:right w:val="none" w:sz="0" w:space="0" w:color="auto"/>
      </w:divBdr>
    </w:div>
    <w:div w:id="970402240">
      <w:bodyDiv w:val="1"/>
      <w:marLeft w:val="0"/>
      <w:marRight w:val="0"/>
      <w:marTop w:val="0"/>
      <w:marBottom w:val="0"/>
      <w:divBdr>
        <w:top w:val="none" w:sz="0" w:space="0" w:color="auto"/>
        <w:left w:val="none" w:sz="0" w:space="0" w:color="auto"/>
        <w:bottom w:val="none" w:sz="0" w:space="0" w:color="auto"/>
        <w:right w:val="none" w:sz="0" w:space="0" w:color="auto"/>
      </w:divBdr>
    </w:div>
    <w:div w:id="1049113060">
      <w:bodyDiv w:val="1"/>
      <w:marLeft w:val="0"/>
      <w:marRight w:val="0"/>
      <w:marTop w:val="0"/>
      <w:marBottom w:val="0"/>
      <w:divBdr>
        <w:top w:val="none" w:sz="0" w:space="0" w:color="auto"/>
        <w:left w:val="none" w:sz="0" w:space="0" w:color="auto"/>
        <w:bottom w:val="none" w:sz="0" w:space="0" w:color="auto"/>
        <w:right w:val="none" w:sz="0" w:space="0" w:color="auto"/>
      </w:divBdr>
    </w:div>
    <w:div w:id="1059523387">
      <w:bodyDiv w:val="1"/>
      <w:marLeft w:val="0"/>
      <w:marRight w:val="0"/>
      <w:marTop w:val="0"/>
      <w:marBottom w:val="0"/>
      <w:divBdr>
        <w:top w:val="none" w:sz="0" w:space="0" w:color="auto"/>
        <w:left w:val="none" w:sz="0" w:space="0" w:color="auto"/>
        <w:bottom w:val="none" w:sz="0" w:space="0" w:color="auto"/>
        <w:right w:val="none" w:sz="0" w:space="0" w:color="auto"/>
      </w:divBdr>
    </w:div>
    <w:div w:id="1095638133">
      <w:bodyDiv w:val="1"/>
      <w:marLeft w:val="0"/>
      <w:marRight w:val="0"/>
      <w:marTop w:val="0"/>
      <w:marBottom w:val="0"/>
      <w:divBdr>
        <w:top w:val="none" w:sz="0" w:space="0" w:color="auto"/>
        <w:left w:val="none" w:sz="0" w:space="0" w:color="auto"/>
        <w:bottom w:val="none" w:sz="0" w:space="0" w:color="auto"/>
        <w:right w:val="none" w:sz="0" w:space="0" w:color="auto"/>
      </w:divBdr>
    </w:div>
    <w:div w:id="1117022731">
      <w:bodyDiv w:val="1"/>
      <w:marLeft w:val="0"/>
      <w:marRight w:val="0"/>
      <w:marTop w:val="0"/>
      <w:marBottom w:val="0"/>
      <w:divBdr>
        <w:top w:val="none" w:sz="0" w:space="0" w:color="auto"/>
        <w:left w:val="none" w:sz="0" w:space="0" w:color="auto"/>
        <w:bottom w:val="none" w:sz="0" w:space="0" w:color="auto"/>
        <w:right w:val="none" w:sz="0" w:space="0" w:color="auto"/>
      </w:divBdr>
    </w:div>
    <w:div w:id="1131946515">
      <w:bodyDiv w:val="1"/>
      <w:marLeft w:val="0"/>
      <w:marRight w:val="0"/>
      <w:marTop w:val="0"/>
      <w:marBottom w:val="0"/>
      <w:divBdr>
        <w:top w:val="none" w:sz="0" w:space="0" w:color="auto"/>
        <w:left w:val="none" w:sz="0" w:space="0" w:color="auto"/>
        <w:bottom w:val="none" w:sz="0" w:space="0" w:color="auto"/>
        <w:right w:val="none" w:sz="0" w:space="0" w:color="auto"/>
      </w:divBdr>
    </w:div>
    <w:div w:id="1203789404">
      <w:bodyDiv w:val="1"/>
      <w:marLeft w:val="0"/>
      <w:marRight w:val="0"/>
      <w:marTop w:val="0"/>
      <w:marBottom w:val="0"/>
      <w:divBdr>
        <w:top w:val="none" w:sz="0" w:space="0" w:color="auto"/>
        <w:left w:val="none" w:sz="0" w:space="0" w:color="auto"/>
        <w:bottom w:val="none" w:sz="0" w:space="0" w:color="auto"/>
        <w:right w:val="none" w:sz="0" w:space="0" w:color="auto"/>
      </w:divBdr>
    </w:div>
    <w:div w:id="1210189189">
      <w:bodyDiv w:val="1"/>
      <w:marLeft w:val="0"/>
      <w:marRight w:val="0"/>
      <w:marTop w:val="0"/>
      <w:marBottom w:val="0"/>
      <w:divBdr>
        <w:top w:val="none" w:sz="0" w:space="0" w:color="auto"/>
        <w:left w:val="none" w:sz="0" w:space="0" w:color="auto"/>
        <w:bottom w:val="none" w:sz="0" w:space="0" w:color="auto"/>
        <w:right w:val="none" w:sz="0" w:space="0" w:color="auto"/>
      </w:divBdr>
    </w:div>
    <w:div w:id="1221139572">
      <w:bodyDiv w:val="1"/>
      <w:marLeft w:val="0"/>
      <w:marRight w:val="0"/>
      <w:marTop w:val="0"/>
      <w:marBottom w:val="0"/>
      <w:divBdr>
        <w:top w:val="none" w:sz="0" w:space="0" w:color="auto"/>
        <w:left w:val="none" w:sz="0" w:space="0" w:color="auto"/>
        <w:bottom w:val="none" w:sz="0" w:space="0" w:color="auto"/>
        <w:right w:val="none" w:sz="0" w:space="0" w:color="auto"/>
      </w:divBdr>
      <w:divsChild>
        <w:div w:id="1861820984">
          <w:marLeft w:val="0"/>
          <w:marRight w:val="0"/>
          <w:marTop w:val="0"/>
          <w:marBottom w:val="0"/>
          <w:divBdr>
            <w:top w:val="none" w:sz="0" w:space="0" w:color="auto"/>
            <w:left w:val="none" w:sz="0" w:space="0" w:color="auto"/>
            <w:bottom w:val="none" w:sz="0" w:space="0" w:color="auto"/>
            <w:right w:val="none" w:sz="0" w:space="0" w:color="auto"/>
          </w:divBdr>
          <w:divsChild>
            <w:div w:id="365326844">
              <w:marLeft w:val="0"/>
              <w:marRight w:val="0"/>
              <w:marTop w:val="0"/>
              <w:marBottom w:val="0"/>
              <w:divBdr>
                <w:top w:val="none" w:sz="0" w:space="0" w:color="auto"/>
                <w:left w:val="none" w:sz="0" w:space="0" w:color="auto"/>
                <w:bottom w:val="none" w:sz="0" w:space="0" w:color="auto"/>
                <w:right w:val="none" w:sz="0" w:space="0" w:color="auto"/>
              </w:divBdr>
              <w:divsChild>
                <w:div w:id="1385519341">
                  <w:marLeft w:val="0"/>
                  <w:marRight w:val="0"/>
                  <w:marTop w:val="0"/>
                  <w:marBottom w:val="0"/>
                  <w:divBdr>
                    <w:top w:val="none" w:sz="0" w:space="0" w:color="auto"/>
                    <w:left w:val="none" w:sz="0" w:space="0" w:color="auto"/>
                    <w:bottom w:val="none" w:sz="0" w:space="0" w:color="auto"/>
                    <w:right w:val="none" w:sz="0" w:space="0" w:color="auto"/>
                  </w:divBdr>
                  <w:divsChild>
                    <w:div w:id="1279725081">
                      <w:marLeft w:val="0"/>
                      <w:marRight w:val="0"/>
                      <w:marTop w:val="0"/>
                      <w:marBottom w:val="0"/>
                      <w:divBdr>
                        <w:top w:val="none" w:sz="0" w:space="0" w:color="auto"/>
                        <w:left w:val="none" w:sz="0" w:space="0" w:color="auto"/>
                        <w:bottom w:val="none" w:sz="0" w:space="0" w:color="auto"/>
                        <w:right w:val="none" w:sz="0" w:space="0" w:color="auto"/>
                      </w:divBdr>
                      <w:divsChild>
                        <w:div w:id="1229193605">
                          <w:marLeft w:val="0"/>
                          <w:marRight w:val="0"/>
                          <w:marTop w:val="0"/>
                          <w:marBottom w:val="0"/>
                          <w:divBdr>
                            <w:top w:val="none" w:sz="0" w:space="0" w:color="auto"/>
                            <w:left w:val="none" w:sz="0" w:space="0" w:color="auto"/>
                            <w:bottom w:val="none" w:sz="0" w:space="0" w:color="auto"/>
                            <w:right w:val="none" w:sz="0" w:space="0" w:color="auto"/>
                          </w:divBdr>
                          <w:divsChild>
                            <w:div w:id="1513448470">
                              <w:marLeft w:val="0"/>
                              <w:marRight w:val="0"/>
                              <w:marTop w:val="0"/>
                              <w:marBottom w:val="0"/>
                              <w:divBdr>
                                <w:top w:val="none" w:sz="0" w:space="0" w:color="auto"/>
                                <w:left w:val="none" w:sz="0" w:space="0" w:color="auto"/>
                                <w:bottom w:val="none" w:sz="0" w:space="0" w:color="auto"/>
                                <w:right w:val="none" w:sz="0" w:space="0" w:color="auto"/>
                              </w:divBdr>
                              <w:divsChild>
                                <w:div w:id="158276462">
                                  <w:marLeft w:val="0"/>
                                  <w:marRight w:val="0"/>
                                  <w:marTop w:val="0"/>
                                  <w:marBottom w:val="0"/>
                                  <w:divBdr>
                                    <w:top w:val="none" w:sz="0" w:space="0" w:color="auto"/>
                                    <w:left w:val="none" w:sz="0" w:space="0" w:color="auto"/>
                                    <w:bottom w:val="none" w:sz="0" w:space="0" w:color="auto"/>
                                    <w:right w:val="none" w:sz="0" w:space="0" w:color="auto"/>
                                  </w:divBdr>
                                  <w:divsChild>
                                    <w:div w:id="20760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108136">
      <w:bodyDiv w:val="1"/>
      <w:marLeft w:val="0"/>
      <w:marRight w:val="0"/>
      <w:marTop w:val="0"/>
      <w:marBottom w:val="0"/>
      <w:divBdr>
        <w:top w:val="none" w:sz="0" w:space="0" w:color="auto"/>
        <w:left w:val="none" w:sz="0" w:space="0" w:color="auto"/>
        <w:bottom w:val="none" w:sz="0" w:space="0" w:color="auto"/>
        <w:right w:val="none" w:sz="0" w:space="0" w:color="auto"/>
      </w:divBdr>
    </w:div>
    <w:div w:id="1243367367">
      <w:bodyDiv w:val="1"/>
      <w:marLeft w:val="0"/>
      <w:marRight w:val="0"/>
      <w:marTop w:val="0"/>
      <w:marBottom w:val="0"/>
      <w:divBdr>
        <w:top w:val="none" w:sz="0" w:space="0" w:color="auto"/>
        <w:left w:val="none" w:sz="0" w:space="0" w:color="auto"/>
        <w:bottom w:val="none" w:sz="0" w:space="0" w:color="auto"/>
        <w:right w:val="none" w:sz="0" w:space="0" w:color="auto"/>
      </w:divBdr>
      <w:divsChild>
        <w:div w:id="113600700">
          <w:marLeft w:val="0"/>
          <w:marRight w:val="0"/>
          <w:marTop w:val="0"/>
          <w:marBottom w:val="0"/>
          <w:divBdr>
            <w:top w:val="none" w:sz="0" w:space="0" w:color="auto"/>
            <w:left w:val="none" w:sz="0" w:space="0" w:color="auto"/>
            <w:bottom w:val="none" w:sz="0" w:space="0" w:color="auto"/>
            <w:right w:val="none" w:sz="0" w:space="0" w:color="auto"/>
          </w:divBdr>
          <w:divsChild>
            <w:div w:id="1665277087">
              <w:marLeft w:val="0"/>
              <w:marRight w:val="0"/>
              <w:marTop w:val="0"/>
              <w:marBottom w:val="0"/>
              <w:divBdr>
                <w:top w:val="none" w:sz="0" w:space="0" w:color="auto"/>
                <w:left w:val="none" w:sz="0" w:space="0" w:color="auto"/>
                <w:bottom w:val="none" w:sz="0" w:space="0" w:color="auto"/>
                <w:right w:val="none" w:sz="0" w:space="0" w:color="auto"/>
              </w:divBdr>
            </w:div>
          </w:divsChild>
        </w:div>
        <w:div w:id="129638883">
          <w:marLeft w:val="0"/>
          <w:marRight w:val="0"/>
          <w:marTop w:val="0"/>
          <w:marBottom w:val="0"/>
          <w:divBdr>
            <w:top w:val="none" w:sz="0" w:space="0" w:color="auto"/>
            <w:left w:val="none" w:sz="0" w:space="0" w:color="auto"/>
            <w:bottom w:val="none" w:sz="0" w:space="0" w:color="auto"/>
            <w:right w:val="none" w:sz="0" w:space="0" w:color="auto"/>
          </w:divBdr>
          <w:divsChild>
            <w:div w:id="387415442">
              <w:marLeft w:val="0"/>
              <w:marRight w:val="0"/>
              <w:marTop w:val="0"/>
              <w:marBottom w:val="0"/>
              <w:divBdr>
                <w:top w:val="none" w:sz="0" w:space="0" w:color="auto"/>
                <w:left w:val="none" w:sz="0" w:space="0" w:color="auto"/>
                <w:bottom w:val="none" w:sz="0" w:space="0" w:color="auto"/>
                <w:right w:val="none" w:sz="0" w:space="0" w:color="auto"/>
              </w:divBdr>
            </w:div>
          </w:divsChild>
        </w:div>
        <w:div w:id="294989568">
          <w:marLeft w:val="0"/>
          <w:marRight w:val="0"/>
          <w:marTop w:val="0"/>
          <w:marBottom w:val="0"/>
          <w:divBdr>
            <w:top w:val="none" w:sz="0" w:space="0" w:color="auto"/>
            <w:left w:val="none" w:sz="0" w:space="0" w:color="auto"/>
            <w:bottom w:val="none" w:sz="0" w:space="0" w:color="auto"/>
            <w:right w:val="none" w:sz="0" w:space="0" w:color="auto"/>
          </w:divBdr>
          <w:divsChild>
            <w:div w:id="716199295">
              <w:marLeft w:val="0"/>
              <w:marRight w:val="0"/>
              <w:marTop w:val="0"/>
              <w:marBottom w:val="0"/>
              <w:divBdr>
                <w:top w:val="none" w:sz="0" w:space="0" w:color="auto"/>
                <w:left w:val="none" w:sz="0" w:space="0" w:color="auto"/>
                <w:bottom w:val="none" w:sz="0" w:space="0" w:color="auto"/>
                <w:right w:val="none" w:sz="0" w:space="0" w:color="auto"/>
              </w:divBdr>
            </w:div>
          </w:divsChild>
        </w:div>
        <w:div w:id="300891575">
          <w:marLeft w:val="0"/>
          <w:marRight w:val="0"/>
          <w:marTop w:val="0"/>
          <w:marBottom w:val="0"/>
          <w:divBdr>
            <w:top w:val="none" w:sz="0" w:space="0" w:color="auto"/>
            <w:left w:val="none" w:sz="0" w:space="0" w:color="auto"/>
            <w:bottom w:val="none" w:sz="0" w:space="0" w:color="auto"/>
            <w:right w:val="none" w:sz="0" w:space="0" w:color="auto"/>
          </w:divBdr>
          <w:divsChild>
            <w:div w:id="350617888">
              <w:marLeft w:val="0"/>
              <w:marRight w:val="0"/>
              <w:marTop w:val="0"/>
              <w:marBottom w:val="0"/>
              <w:divBdr>
                <w:top w:val="none" w:sz="0" w:space="0" w:color="auto"/>
                <w:left w:val="none" w:sz="0" w:space="0" w:color="auto"/>
                <w:bottom w:val="none" w:sz="0" w:space="0" w:color="auto"/>
                <w:right w:val="none" w:sz="0" w:space="0" w:color="auto"/>
              </w:divBdr>
            </w:div>
            <w:div w:id="772165458">
              <w:marLeft w:val="0"/>
              <w:marRight w:val="0"/>
              <w:marTop w:val="0"/>
              <w:marBottom w:val="0"/>
              <w:divBdr>
                <w:top w:val="none" w:sz="0" w:space="0" w:color="auto"/>
                <w:left w:val="none" w:sz="0" w:space="0" w:color="auto"/>
                <w:bottom w:val="none" w:sz="0" w:space="0" w:color="auto"/>
                <w:right w:val="none" w:sz="0" w:space="0" w:color="auto"/>
              </w:divBdr>
            </w:div>
          </w:divsChild>
        </w:div>
        <w:div w:id="304773042">
          <w:marLeft w:val="0"/>
          <w:marRight w:val="0"/>
          <w:marTop w:val="0"/>
          <w:marBottom w:val="0"/>
          <w:divBdr>
            <w:top w:val="none" w:sz="0" w:space="0" w:color="auto"/>
            <w:left w:val="none" w:sz="0" w:space="0" w:color="auto"/>
            <w:bottom w:val="none" w:sz="0" w:space="0" w:color="auto"/>
            <w:right w:val="none" w:sz="0" w:space="0" w:color="auto"/>
          </w:divBdr>
          <w:divsChild>
            <w:div w:id="199557501">
              <w:marLeft w:val="0"/>
              <w:marRight w:val="0"/>
              <w:marTop w:val="0"/>
              <w:marBottom w:val="0"/>
              <w:divBdr>
                <w:top w:val="none" w:sz="0" w:space="0" w:color="auto"/>
                <w:left w:val="none" w:sz="0" w:space="0" w:color="auto"/>
                <w:bottom w:val="none" w:sz="0" w:space="0" w:color="auto"/>
                <w:right w:val="none" w:sz="0" w:space="0" w:color="auto"/>
              </w:divBdr>
            </w:div>
          </w:divsChild>
        </w:div>
        <w:div w:id="821510671">
          <w:marLeft w:val="0"/>
          <w:marRight w:val="0"/>
          <w:marTop w:val="0"/>
          <w:marBottom w:val="0"/>
          <w:divBdr>
            <w:top w:val="none" w:sz="0" w:space="0" w:color="auto"/>
            <w:left w:val="none" w:sz="0" w:space="0" w:color="auto"/>
            <w:bottom w:val="none" w:sz="0" w:space="0" w:color="auto"/>
            <w:right w:val="none" w:sz="0" w:space="0" w:color="auto"/>
          </w:divBdr>
          <w:divsChild>
            <w:div w:id="620380579">
              <w:marLeft w:val="0"/>
              <w:marRight w:val="0"/>
              <w:marTop w:val="0"/>
              <w:marBottom w:val="0"/>
              <w:divBdr>
                <w:top w:val="none" w:sz="0" w:space="0" w:color="auto"/>
                <w:left w:val="none" w:sz="0" w:space="0" w:color="auto"/>
                <w:bottom w:val="none" w:sz="0" w:space="0" w:color="auto"/>
                <w:right w:val="none" w:sz="0" w:space="0" w:color="auto"/>
              </w:divBdr>
            </w:div>
          </w:divsChild>
        </w:div>
        <w:div w:id="866603857">
          <w:marLeft w:val="0"/>
          <w:marRight w:val="0"/>
          <w:marTop w:val="0"/>
          <w:marBottom w:val="0"/>
          <w:divBdr>
            <w:top w:val="none" w:sz="0" w:space="0" w:color="auto"/>
            <w:left w:val="none" w:sz="0" w:space="0" w:color="auto"/>
            <w:bottom w:val="none" w:sz="0" w:space="0" w:color="auto"/>
            <w:right w:val="none" w:sz="0" w:space="0" w:color="auto"/>
          </w:divBdr>
          <w:divsChild>
            <w:div w:id="477572451">
              <w:marLeft w:val="0"/>
              <w:marRight w:val="0"/>
              <w:marTop w:val="0"/>
              <w:marBottom w:val="0"/>
              <w:divBdr>
                <w:top w:val="none" w:sz="0" w:space="0" w:color="auto"/>
                <w:left w:val="none" w:sz="0" w:space="0" w:color="auto"/>
                <w:bottom w:val="none" w:sz="0" w:space="0" w:color="auto"/>
                <w:right w:val="none" w:sz="0" w:space="0" w:color="auto"/>
              </w:divBdr>
            </w:div>
          </w:divsChild>
        </w:div>
        <w:div w:id="1183394044">
          <w:marLeft w:val="0"/>
          <w:marRight w:val="0"/>
          <w:marTop w:val="0"/>
          <w:marBottom w:val="0"/>
          <w:divBdr>
            <w:top w:val="none" w:sz="0" w:space="0" w:color="auto"/>
            <w:left w:val="none" w:sz="0" w:space="0" w:color="auto"/>
            <w:bottom w:val="none" w:sz="0" w:space="0" w:color="auto"/>
            <w:right w:val="none" w:sz="0" w:space="0" w:color="auto"/>
          </w:divBdr>
          <w:divsChild>
            <w:div w:id="601302581">
              <w:marLeft w:val="0"/>
              <w:marRight w:val="0"/>
              <w:marTop w:val="0"/>
              <w:marBottom w:val="0"/>
              <w:divBdr>
                <w:top w:val="none" w:sz="0" w:space="0" w:color="auto"/>
                <w:left w:val="none" w:sz="0" w:space="0" w:color="auto"/>
                <w:bottom w:val="none" w:sz="0" w:space="0" w:color="auto"/>
                <w:right w:val="none" w:sz="0" w:space="0" w:color="auto"/>
              </w:divBdr>
            </w:div>
          </w:divsChild>
        </w:div>
        <w:div w:id="1484929729">
          <w:marLeft w:val="0"/>
          <w:marRight w:val="0"/>
          <w:marTop w:val="0"/>
          <w:marBottom w:val="0"/>
          <w:divBdr>
            <w:top w:val="none" w:sz="0" w:space="0" w:color="auto"/>
            <w:left w:val="none" w:sz="0" w:space="0" w:color="auto"/>
            <w:bottom w:val="none" w:sz="0" w:space="0" w:color="auto"/>
            <w:right w:val="none" w:sz="0" w:space="0" w:color="auto"/>
          </w:divBdr>
          <w:divsChild>
            <w:div w:id="312370202">
              <w:marLeft w:val="0"/>
              <w:marRight w:val="0"/>
              <w:marTop w:val="0"/>
              <w:marBottom w:val="0"/>
              <w:divBdr>
                <w:top w:val="none" w:sz="0" w:space="0" w:color="auto"/>
                <w:left w:val="none" w:sz="0" w:space="0" w:color="auto"/>
                <w:bottom w:val="none" w:sz="0" w:space="0" w:color="auto"/>
                <w:right w:val="none" w:sz="0" w:space="0" w:color="auto"/>
              </w:divBdr>
            </w:div>
          </w:divsChild>
        </w:div>
        <w:div w:id="1565603737">
          <w:marLeft w:val="0"/>
          <w:marRight w:val="0"/>
          <w:marTop w:val="0"/>
          <w:marBottom w:val="0"/>
          <w:divBdr>
            <w:top w:val="none" w:sz="0" w:space="0" w:color="auto"/>
            <w:left w:val="none" w:sz="0" w:space="0" w:color="auto"/>
            <w:bottom w:val="none" w:sz="0" w:space="0" w:color="auto"/>
            <w:right w:val="none" w:sz="0" w:space="0" w:color="auto"/>
          </w:divBdr>
          <w:divsChild>
            <w:div w:id="1554121694">
              <w:marLeft w:val="0"/>
              <w:marRight w:val="0"/>
              <w:marTop w:val="0"/>
              <w:marBottom w:val="0"/>
              <w:divBdr>
                <w:top w:val="none" w:sz="0" w:space="0" w:color="auto"/>
                <w:left w:val="none" w:sz="0" w:space="0" w:color="auto"/>
                <w:bottom w:val="none" w:sz="0" w:space="0" w:color="auto"/>
                <w:right w:val="none" w:sz="0" w:space="0" w:color="auto"/>
              </w:divBdr>
            </w:div>
          </w:divsChild>
        </w:div>
        <w:div w:id="1634409589">
          <w:marLeft w:val="0"/>
          <w:marRight w:val="0"/>
          <w:marTop w:val="0"/>
          <w:marBottom w:val="0"/>
          <w:divBdr>
            <w:top w:val="none" w:sz="0" w:space="0" w:color="auto"/>
            <w:left w:val="none" w:sz="0" w:space="0" w:color="auto"/>
            <w:bottom w:val="none" w:sz="0" w:space="0" w:color="auto"/>
            <w:right w:val="none" w:sz="0" w:space="0" w:color="auto"/>
          </w:divBdr>
          <w:divsChild>
            <w:div w:id="1713917950">
              <w:marLeft w:val="0"/>
              <w:marRight w:val="0"/>
              <w:marTop w:val="0"/>
              <w:marBottom w:val="0"/>
              <w:divBdr>
                <w:top w:val="none" w:sz="0" w:space="0" w:color="auto"/>
                <w:left w:val="none" w:sz="0" w:space="0" w:color="auto"/>
                <w:bottom w:val="none" w:sz="0" w:space="0" w:color="auto"/>
                <w:right w:val="none" w:sz="0" w:space="0" w:color="auto"/>
              </w:divBdr>
            </w:div>
          </w:divsChild>
        </w:div>
        <w:div w:id="1744797370">
          <w:marLeft w:val="0"/>
          <w:marRight w:val="0"/>
          <w:marTop w:val="0"/>
          <w:marBottom w:val="0"/>
          <w:divBdr>
            <w:top w:val="none" w:sz="0" w:space="0" w:color="auto"/>
            <w:left w:val="none" w:sz="0" w:space="0" w:color="auto"/>
            <w:bottom w:val="none" w:sz="0" w:space="0" w:color="auto"/>
            <w:right w:val="none" w:sz="0" w:space="0" w:color="auto"/>
          </w:divBdr>
          <w:divsChild>
            <w:div w:id="512032824">
              <w:marLeft w:val="0"/>
              <w:marRight w:val="0"/>
              <w:marTop w:val="0"/>
              <w:marBottom w:val="0"/>
              <w:divBdr>
                <w:top w:val="none" w:sz="0" w:space="0" w:color="auto"/>
                <w:left w:val="none" w:sz="0" w:space="0" w:color="auto"/>
                <w:bottom w:val="none" w:sz="0" w:space="0" w:color="auto"/>
                <w:right w:val="none" w:sz="0" w:space="0" w:color="auto"/>
              </w:divBdr>
            </w:div>
          </w:divsChild>
        </w:div>
        <w:div w:id="2099596598">
          <w:marLeft w:val="0"/>
          <w:marRight w:val="0"/>
          <w:marTop w:val="0"/>
          <w:marBottom w:val="0"/>
          <w:divBdr>
            <w:top w:val="none" w:sz="0" w:space="0" w:color="auto"/>
            <w:left w:val="none" w:sz="0" w:space="0" w:color="auto"/>
            <w:bottom w:val="none" w:sz="0" w:space="0" w:color="auto"/>
            <w:right w:val="none" w:sz="0" w:space="0" w:color="auto"/>
          </w:divBdr>
          <w:divsChild>
            <w:div w:id="1224489721">
              <w:marLeft w:val="0"/>
              <w:marRight w:val="0"/>
              <w:marTop w:val="0"/>
              <w:marBottom w:val="0"/>
              <w:divBdr>
                <w:top w:val="none" w:sz="0" w:space="0" w:color="auto"/>
                <w:left w:val="none" w:sz="0" w:space="0" w:color="auto"/>
                <w:bottom w:val="none" w:sz="0" w:space="0" w:color="auto"/>
                <w:right w:val="none" w:sz="0" w:space="0" w:color="auto"/>
              </w:divBdr>
            </w:div>
          </w:divsChild>
        </w:div>
        <w:div w:id="2104953290">
          <w:marLeft w:val="0"/>
          <w:marRight w:val="0"/>
          <w:marTop w:val="0"/>
          <w:marBottom w:val="0"/>
          <w:divBdr>
            <w:top w:val="none" w:sz="0" w:space="0" w:color="auto"/>
            <w:left w:val="none" w:sz="0" w:space="0" w:color="auto"/>
            <w:bottom w:val="none" w:sz="0" w:space="0" w:color="auto"/>
            <w:right w:val="none" w:sz="0" w:space="0" w:color="auto"/>
          </w:divBdr>
          <w:divsChild>
            <w:div w:id="662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647">
      <w:bodyDiv w:val="1"/>
      <w:marLeft w:val="0"/>
      <w:marRight w:val="0"/>
      <w:marTop w:val="0"/>
      <w:marBottom w:val="0"/>
      <w:divBdr>
        <w:top w:val="none" w:sz="0" w:space="0" w:color="auto"/>
        <w:left w:val="none" w:sz="0" w:space="0" w:color="auto"/>
        <w:bottom w:val="none" w:sz="0" w:space="0" w:color="auto"/>
        <w:right w:val="none" w:sz="0" w:space="0" w:color="auto"/>
      </w:divBdr>
    </w:div>
    <w:div w:id="1289358801">
      <w:bodyDiv w:val="1"/>
      <w:marLeft w:val="0"/>
      <w:marRight w:val="0"/>
      <w:marTop w:val="0"/>
      <w:marBottom w:val="0"/>
      <w:divBdr>
        <w:top w:val="none" w:sz="0" w:space="0" w:color="auto"/>
        <w:left w:val="none" w:sz="0" w:space="0" w:color="auto"/>
        <w:bottom w:val="none" w:sz="0" w:space="0" w:color="auto"/>
        <w:right w:val="none" w:sz="0" w:space="0" w:color="auto"/>
      </w:divBdr>
    </w:div>
    <w:div w:id="1326281508">
      <w:bodyDiv w:val="1"/>
      <w:marLeft w:val="0"/>
      <w:marRight w:val="0"/>
      <w:marTop w:val="0"/>
      <w:marBottom w:val="0"/>
      <w:divBdr>
        <w:top w:val="none" w:sz="0" w:space="0" w:color="auto"/>
        <w:left w:val="none" w:sz="0" w:space="0" w:color="auto"/>
        <w:bottom w:val="none" w:sz="0" w:space="0" w:color="auto"/>
        <w:right w:val="none" w:sz="0" w:space="0" w:color="auto"/>
      </w:divBdr>
    </w:div>
    <w:div w:id="1391415429">
      <w:bodyDiv w:val="1"/>
      <w:marLeft w:val="0"/>
      <w:marRight w:val="0"/>
      <w:marTop w:val="0"/>
      <w:marBottom w:val="0"/>
      <w:divBdr>
        <w:top w:val="none" w:sz="0" w:space="0" w:color="auto"/>
        <w:left w:val="none" w:sz="0" w:space="0" w:color="auto"/>
        <w:bottom w:val="none" w:sz="0" w:space="0" w:color="auto"/>
        <w:right w:val="none" w:sz="0" w:space="0" w:color="auto"/>
      </w:divBdr>
      <w:divsChild>
        <w:div w:id="2083486802">
          <w:marLeft w:val="-180"/>
          <w:marRight w:val="-180"/>
          <w:marTop w:val="0"/>
          <w:marBottom w:val="0"/>
          <w:divBdr>
            <w:top w:val="none" w:sz="0" w:space="0" w:color="auto"/>
            <w:left w:val="none" w:sz="0" w:space="0" w:color="auto"/>
            <w:bottom w:val="none" w:sz="0" w:space="0" w:color="auto"/>
            <w:right w:val="none" w:sz="0" w:space="0" w:color="auto"/>
          </w:divBdr>
          <w:divsChild>
            <w:div w:id="546262358">
              <w:marLeft w:val="0"/>
              <w:marRight w:val="0"/>
              <w:marTop w:val="0"/>
              <w:marBottom w:val="0"/>
              <w:divBdr>
                <w:top w:val="none" w:sz="0" w:space="0" w:color="auto"/>
                <w:left w:val="none" w:sz="0" w:space="0" w:color="auto"/>
                <w:bottom w:val="none" w:sz="0" w:space="0" w:color="auto"/>
                <w:right w:val="none" w:sz="0" w:space="0" w:color="auto"/>
              </w:divBdr>
            </w:div>
          </w:divsChild>
        </w:div>
        <w:div w:id="2033259053">
          <w:marLeft w:val="0"/>
          <w:marRight w:val="0"/>
          <w:marTop w:val="0"/>
          <w:marBottom w:val="0"/>
          <w:divBdr>
            <w:top w:val="none" w:sz="0" w:space="0" w:color="auto"/>
            <w:left w:val="none" w:sz="0" w:space="0" w:color="auto"/>
            <w:bottom w:val="none" w:sz="0" w:space="0" w:color="auto"/>
            <w:right w:val="none" w:sz="0" w:space="0" w:color="auto"/>
          </w:divBdr>
        </w:div>
      </w:divsChild>
    </w:div>
    <w:div w:id="1431050698">
      <w:bodyDiv w:val="1"/>
      <w:marLeft w:val="0"/>
      <w:marRight w:val="0"/>
      <w:marTop w:val="0"/>
      <w:marBottom w:val="0"/>
      <w:divBdr>
        <w:top w:val="none" w:sz="0" w:space="0" w:color="auto"/>
        <w:left w:val="none" w:sz="0" w:space="0" w:color="auto"/>
        <w:bottom w:val="none" w:sz="0" w:space="0" w:color="auto"/>
        <w:right w:val="none" w:sz="0" w:space="0" w:color="auto"/>
      </w:divBdr>
    </w:div>
    <w:div w:id="1478376261">
      <w:bodyDiv w:val="1"/>
      <w:marLeft w:val="0"/>
      <w:marRight w:val="0"/>
      <w:marTop w:val="0"/>
      <w:marBottom w:val="0"/>
      <w:divBdr>
        <w:top w:val="none" w:sz="0" w:space="0" w:color="auto"/>
        <w:left w:val="none" w:sz="0" w:space="0" w:color="auto"/>
        <w:bottom w:val="none" w:sz="0" w:space="0" w:color="auto"/>
        <w:right w:val="none" w:sz="0" w:space="0" w:color="auto"/>
      </w:divBdr>
    </w:div>
    <w:div w:id="1486556392">
      <w:bodyDiv w:val="1"/>
      <w:marLeft w:val="0"/>
      <w:marRight w:val="0"/>
      <w:marTop w:val="0"/>
      <w:marBottom w:val="0"/>
      <w:divBdr>
        <w:top w:val="none" w:sz="0" w:space="0" w:color="auto"/>
        <w:left w:val="none" w:sz="0" w:space="0" w:color="auto"/>
        <w:bottom w:val="none" w:sz="0" w:space="0" w:color="auto"/>
        <w:right w:val="none" w:sz="0" w:space="0" w:color="auto"/>
      </w:divBdr>
    </w:div>
    <w:div w:id="1498378429">
      <w:bodyDiv w:val="1"/>
      <w:marLeft w:val="0"/>
      <w:marRight w:val="0"/>
      <w:marTop w:val="0"/>
      <w:marBottom w:val="0"/>
      <w:divBdr>
        <w:top w:val="none" w:sz="0" w:space="0" w:color="auto"/>
        <w:left w:val="none" w:sz="0" w:space="0" w:color="auto"/>
        <w:bottom w:val="none" w:sz="0" w:space="0" w:color="auto"/>
        <w:right w:val="none" w:sz="0" w:space="0" w:color="auto"/>
      </w:divBdr>
    </w:div>
    <w:div w:id="1502509034">
      <w:bodyDiv w:val="1"/>
      <w:marLeft w:val="0"/>
      <w:marRight w:val="0"/>
      <w:marTop w:val="0"/>
      <w:marBottom w:val="0"/>
      <w:divBdr>
        <w:top w:val="none" w:sz="0" w:space="0" w:color="auto"/>
        <w:left w:val="none" w:sz="0" w:space="0" w:color="auto"/>
        <w:bottom w:val="none" w:sz="0" w:space="0" w:color="auto"/>
        <w:right w:val="none" w:sz="0" w:space="0" w:color="auto"/>
      </w:divBdr>
    </w:div>
    <w:div w:id="1505239449">
      <w:bodyDiv w:val="1"/>
      <w:marLeft w:val="0"/>
      <w:marRight w:val="0"/>
      <w:marTop w:val="0"/>
      <w:marBottom w:val="0"/>
      <w:divBdr>
        <w:top w:val="none" w:sz="0" w:space="0" w:color="auto"/>
        <w:left w:val="none" w:sz="0" w:space="0" w:color="auto"/>
        <w:bottom w:val="none" w:sz="0" w:space="0" w:color="auto"/>
        <w:right w:val="none" w:sz="0" w:space="0" w:color="auto"/>
      </w:divBdr>
    </w:div>
    <w:div w:id="1549301319">
      <w:bodyDiv w:val="1"/>
      <w:marLeft w:val="0"/>
      <w:marRight w:val="0"/>
      <w:marTop w:val="0"/>
      <w:marBottom w:val="0"/>
      <w:divBdr>
        <w:top w:val="none" w:sz="0" w:space="0" w:color="auto"/>
        <w:left w:val="none" w:sz="0" w:space="0" w:color="auto"/>
        <w:bottom w:val="none" w:sz="0" w:space="0" w:color="auto"/>
        <w:right w:val="none" w:sz="0" w:space="0" w:color="auto"/>
      </w:divBdr>
    </w:div>
    <w:div w:id="1621300023">
      <w:bodyDiv w:val="1"/>
      <w:marLeft w:val="0"/>
      <w:marRight w:val="0"/>
      <w:marTop w:val="0"/>
      <w:marBottom w:val="0"/>
      <w:divBdr>
        <w:top w:val="none" w:sz="0" w:space="0" w:color="auto"/>
        <w:left w:val="none" w:sz="0" w:space="0" w:color="auto"/>
        <w:bottom w:val="none" w:sz="0" w:space="0" w:color="auto"/>
        <w:right w:val="none" w:sz="0" w:space="0" w:color="auto"/>
      </w:divBdr>
    </w:div>
    <w:div w:id="1693220117">
      <w:bodyDiv w:val="1"/>
      <w:marLeft w:val="0"/>
      <w:marRight w:val="0"/>
      <w:marTop w:val="0"/>
      <w:marBottom w:val="0"/>
      <w:divBdr>
        <w:top w:val="none" w:sz="0" w:space="0" w:color="auto"/>
        <w:left w:val="none" w:sz="0" w:space="0" w:color="auto"/>
        <w:bottom w:val="none" w:sz="0" w:space="0" w:color="auto"/>
        <w:right w:val="none" w:sz="0" w:space="0" w:color="auto"/>
      </w:divBdr>
    </w:div>
    <w:div w:id="1704011086">
      <w:bodyDiv w:val="1"/>
      <w:marLeft w:val="0"/>
      <w:marRight w:val="0"/>
      <w:marTop w:val="0"/>
      <w:marBottom w:val="0"/>
      <w:divBdr>
        <w:top w:val="none" w:sz="0" w:space="0" w:color="auto"/>
        <w:left w:val="none" w:sz="0" w:space="0" w:color="auto"/>
        <w:bottom w:val="none" w:sz="0" w:space="0" w:color="auto"/>
        <w:right w:val="none" w:sz="0" w:space="0" w:color="auto"/>
      </w:divBdr>
    </w:div>
    <w:div w:id="1723629427">
      <w:bodyDiv w:val="1"/>
      <w:marLeft w:val="0"/>
      <w:marRight w:val="0"/>
      <w:marTop w:val="0"/>
      <w:marBottom w:val="0"/>
      <w:divBdr>
        <w:top w:val="none" w:sz="0" w:space="0" w:color="auto"/>
        <w:left w:val="none" w:sz="0" w:space="0" w:color="auto"/>
        <w:bottom w:val="none" w:sz="0" w:space="0" w:color="auto"/>
        <w:right w:val="none" w:sz="0" w:space="0" w:color="auto"/>
      </w:divBdr>
    </w:div>
    <w:div w:id="1757701063">
      <w:bodyDiv w:val="1"/>
      <w:marLeft w:val="0"/>
      <w:marRight w:val="0"/>
      <w:marTop w:val="0"/>
      <w:marBottom w:val="0"/>
      <w:divBdr>
        <w:top w:val="none" w:sz="0" w:space="0" w:color="auto"/>
        <w:left w:val="none" w:sz="0" w:space="0" w:color="auto"/>
        <w:bottom w:val="none" w:sz="0" w:space="0" w:color="auto"/>
        <w:right w:val="none" w:sz="0" w:space="0" w:color="auto"/>
      </w:divBdr>
    </w:div>
    <w:div w:id="1761028870">
      <w:bodyDiv w:val="1"/>
      <w:marLeft w:val="0"/>
      <w:marRight w:val="0"/>
      <w:marTop w:val="0"/>
      <w:marBottom w:val="0"/>
      <w:divBdr>
        <w:top w:val="none" w:sz="0" w:space="0" w:color="auto"/>
        <w:left w:val="none" w:sz="0" w:space="0" w:color="auto"/>
        <w:bottom w:val="none" w:sz="0" w:space="0" w:color="auto"/>
        <w:right w:val="none" w:sz="0" w:space="0" w:color="auto"/>
      </w:divBdr>
    </w:div>
    <w:div w:id="1838181409">
      <w:bodyDiv w:val="1"/>
      <w:marLeft w:val="0"/>
      <w:marRight w:val="0"/>
      <w:marTop w:val="0"/>
      <w:marBottom w:val="0"/>
      <w:divBdr>
        <w:top w:val="none" w:sz="0" w:space="0" w:color="auto"/>
        <w:left w:val="none" w:sz="0" w:space="0" w:color="auto"/>
        <w:bottom w:val="none" w:sz="0" w:space="0" w:color="auto"/>
        <w:right w:val="none" w:sz="0" w:space="0" w:color="auto"/>
      </w:divBdr>
    </w:div>
    <w:div w:id="1885021911">
      <w:bodyDiv w:val="1"/>
      <w:marLeft w:val="0"/>
      <w:marRight w:val="0"/>
      <w:marTop w:val="0"/>
      <w:marBottom w:val="0"/>
      <w:divBdr>
        <w:top w:val="none" w:sz="0" w:space="0" w:color="auto"/>
        <w:left w:val="none" w:sz="0" w:space="0" w:color="auto"/>
        <w:bottom w:val="none" w:sz="0" w:space="0" w:color="auto"/>
        <w:right w:val="none" w:sz="0" w:space="0" w:color="auto"/>
      </w:divBdr>
    </w:div>
    <w:div w:id="1904750686">
      <w:bodyDiv w:val="1"/>
      <w:marLeft w:val="0"/>
      <w:marRight w:val="0"/>
      <w:marTop w:val="0"/>
      <w:marBottom w:val="0"/>
      <w:divBdr>
        <w:top w:val="none" w:sz="0" w:space="0" w:color="auto"/>
        <w:left w:val="none" w:sz="0" w:space="0" w:color="auto"/>
        <w:bottom w:val="none" w:sz="0" w:space="0" w:color="auto"/>
        <w:right w:val="none" w:sz="0" w:space="0" w:color="auto"/>
      </w:divBdr>
      <w:divsChild>
        <w:div w:id="641429121">
          <w:marLeft w:val="0"/>
          <w:marRight w:val="0"/>
          <w:marTop w:val="0"/>
          <w:marBottom w:val="0"/>
          <w:divBdr>
            <w:top w:val="none" w:sz="0" w:space="0" w:color="auto"/>
            <w:left w:val="none" w:sz="0" w:space="0" w:color="auto"/>
            <w:bottom w:val="none" w:sz="0" w:space="0" w:color="auto"/>
            <w:right w:val="none" w:sz="0" w:space="0" w:color="auto"/>
          </w:divBdr>
          <w:divsChild>
            <w:div w:id="136187139">
              <w:marLeft w:val="0"/>
              <w:marRight w:val="0"/>
              <w:marTop w:val="0"/>
              <w:marBottom w:val="0"/>
              <w:divBdr>
                <w:top w:val="none" w:sz="0" w:space="0" w:color="auto"/>
                <w:left w:val="none" w:sz="0" w:space="0" w:color="auto"/>
                <w:bottom w:val="none" w:sz="0" w:space="0" w:color="auto"/>
                <w:right w:val="none" w:sz="0" w:space="0" w:color="auto"/>
              </w:divBdr>
              <w:divsChild>
                <w:div w:id="2000689941">
                  <w:marLeft w:val="0"/>
                  <w:marRight w:val="0"/>
                  <w:marTop w:val="0"/>
                  <w:marBottom w:val="0"/>
                  <w:divBdr>
                    <w:top w:val="none" w:sz="0" w:space="0" w:color="auto"/>
                    <w:left w:val="none" w:sz="0" w:space="0" w:color="auto"/>
                    <w:bottom w:val="none" w:sz="0" w:space="0" w:color="auto"/>
                    <w:right w:val="none" w:sz="0" w:space="0" w:color="auto"/>
                  </w:divBdr>
                  <w:divsChild>
                    <w:div w:id="17480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8905">
          <w:marLeft w:val="0"/>
          <w:marRight w:val="0"/>
          <w:marTop w:val="0"/>
          <w:marBottom w:val="0"/>
          <w:divBdr>
            <w:top w:val="none" w:sz="0" w:space="0" w:color="auto"/>
            <w:left w:val="none" w:sz="0" w:space="0" w:color="auto"/>
            <w:bottom w:val="none" w:sz="0" w:space="0" w:color="auto"/>
            <w:right w:val="none" w:sz="0" w:space="0" w:color="auto"/>
          </w:divBdr>
          <w:divsChild>
            <w:div w:id="1068577117">
              <w:marLeft w:val="0"/>
              <w:marRight w:val="0"/>
              <w:marTop w:val="0"/>
              <w:marBottom w:val="0"/>
              <w:divBdr>
                <w:top w:val="none" w:sz="0" w:space="0" w:color="auto"/>
                <w:left w:val="none" w:sz="0" w:space="0" w:color="auto"/>
                <w:bottom w:val="none" w:sz="0" w:space="0" w:color="auto"/>
                <w:right w:val="none" w:sz="0" w:space="0" w:color="auto"/>
              </w:divBdr>
              <w:divsChild>
                <w:div w:id="1557619420">
                  <w:marLeft w:val="0"/>
                  <w:marRight w:val="0"/>
                  <w:marTop w:val="0"/>
                  <w:marBottom w:val="0"/>
                  <w:divBdr>
                    <w:top w:val="none" w:sz="0" w:space="0" w:color="auto"/>
                    <w:left w:val="none" w:sz="0" w:space="0" w:color="auto"/>
                    <w:bottom w:val="none" w:sz="0" w:space="0" w:color="auto"/>
                    <w:right w:val="none" w:sz="0" w:space="0" w:color="auto"/>
                  </w:divBdr>
                  <w:divsChild>
                    <w:div w:id="1076130760">
                      <w:marLeft w:val="0"/>
                      <w:marRight w:val="0"/>
                      <w:marTop w:val="0"/>
                      <w:marBottom w:val="0"/>
                      <w:divBdr>
                        <w:top w:val="none" w:sz="0" w:space="0" w:color="auto"/>
                        <w:left w:val="none" w:sz="0" w:space="0" w:color="auto"/>
                        <w:bottom w:val="none" w:sz="0" w:space="0" w:color="auto"/>
                        <w:right w:val="none" w:sz="0" w:space="0" w:color="auto"/>
                      </w:divBdr>
                      <w:divsChild>
                        <w:div w:id="992369375">
                          <w:marLeft w:val="0"/>
                          <w:marRight w:val="0"/>
                          <w:marTop w:val="0"/>
                          <w:marBottom w:val="0"/>
                          <w:divBdr>
                            <w:top w:val="none" w:sz="0" w:space="0" w:color="auto"/>
                            <w:left w:val="none" w:sz="0" w:space="0" w:color="auto"/>
                            <w:bottom w:val="none" w:sz="0" w:space="0" w:color="auto"/>
                            <w:right w:val="none" w:sz="0" w:space="0" w:color="auto"/>
                          </w:divBdr>
                          <w:divsChild>
                            <w:div w:id="1494183041">
                              <w:marLeft w:val="0"/>
                              <w:marRight w:val="0"/>
                              <w:marTop w:val="0"/>
                              <w:marBottom w:val="0"/>
                              <w:divBdr>
                                <w:top w:val="none" w:sz="0" w:space="0" w:color="auto"/>
                                <w:left w:val="none" w:sz="0" w:space="0" w:color="auto"/>
                                <w:bottom w:val="none" w:sz="0" w:space="0" w:color="auto"/>
                                <w:right w:val="none" w:sz="0" w:space="0" w:color="auto"/>
                              </w:divBdr>
                              <w:divsChild>
                                <w:div w:id="1677340851">
                                  <w:marLeft w:val="0"/>
                                  <w:marRight w:val="0"/>
                                  <w:marTop w:val="0"/>
                                  <w:marBottom w:val="0"/>
                                  <w:divBdr>
                                    <w:top w:val="none" w:sz="0" w:space="0" w:color="auto"/>
                                    <w:left w:val="none" w:sz="0" w:space="0" w:color="auto"/>
                                    <w:bottom w:val="none" w:sz="0" w:space="0" w:color="auto"/>
                                    <w:right w:val="none" w:sz="0" w:space="0" w:color="auto"/>
                                  </w:divBdr>
                                  <w:divsChild>
                                    <w:div w:id="262227328">
                                      <w:marLeft w:val="0"/>
                                      <w:marRight w:val="0"/>
                                      <w:marTop w:val="0"/>
                                      <w:marBottom w:val="0"/>
                                      <w:divBdr>
                                        <w:top w:val="none" w:sz="0" w:space="0" w:color="auto"/>
                                        <w:left w:val="none" w:sz="0" w:space="0" w:color="auto"/>
                                        <w:bottom w:val="none" w:sz="0" w:space="0" w:color="auto"/>
                                        <w:right w:val="none" w:sz="0" w:space="0" w:color="auto"/>
                                      </w:divBdr>
                                      <w:divsChild>
                                        <w:div w:id="760446491">
                                          <w:marLeft w:val="0"/>
                                          <w:marRight w:val="0"/>
                                          <w:marTop w:val="0"/>
                                          <w:marBottom w:val="0"/>
                                          <w:divBdr>
                                            <w:top w:val="none" w:sz="0" w:space="0" w:color="auto"/>
                                            <w:left w:val="none" w:sz="0" w:space="0" w:color="auto"/>
                                            <w:bottom w:val="none" w:sz="0" w:space="0" w:color="auto"/>
                                            <w:right w:val="none" w:sz="0" w:space="0" w:color="auto"/>
                                          </w:divBdr>
                                          <w:divsChild>
                                            <w:div w:id="2046296969">
                                              <w:marLeft w:val="0"/>
                                              <w:marRight w:val="0"/>
                                              <w:marTop w:val="0"/>
                                              <w:marBottom w:val="0"/>
                                              <w:divBdr>
                                                <w:top w:val="none" w:sz="0" w:space="0" w:color="auto"/>
                                                <w:left w:val="none" w:sz="0" w:space="0" w:color="auto"/>
                                                <w:bottom w:val="none" w:sz="0" w:space="0" w:color="auto"/>
                                                <w:right w:val="none" w:sz="0" w:space="0" w:color="auto"/>
                                              </w:divBdr>
                                              <w:divsChild>
                                                <w:div w:id="631860992">
                                                  <w:marLeft w:val="0"/>
                                                  <w:marRight w:val="0"/>
                                                  <w:marTop w:val="0"/>
                                                  <w:marBottom w:val="0"/>
                                                  <w:divBdr>
                                                    <w:top w:val="none" w:sz="0" w:space="0" w:color="auto"/>
                                                    <w:left w:val="none" w:sz="0" w:space="0" w:color="auto"/>
                                                    <w:bottom w:val="none" w:sz="0" w:space="0" w:color="auto"/>
                                                    <w:right w:val="none" w:sz="0" w:space="0" w:color="auto"/>
                                                  </w:divBdr>
                                                  <w:divsChild>
                                                    <w:div w:id="861895980">
                                                      <w:marLeft w:val="0"/>
                                                      <w:marRight w:val="0"/>
                                                      <w:marTop w:val="0"/>
                                                      <w:marBottom w:val="0"/>
                                                      <w:divBdr>
                                                        <w:top w:val="none" w:sz="0" w:space="0" w:color="auto"/>
                                                        <w:left w:val="none" w:sz="0" w:space="0" w:color="auto"/>
                                                        <w:bottom w:val="none" w:sz="0" w:space="0" w:color="auto"/>
                                                        <w:right w:val="none" w:sz="0" w:space="0" w:color="auto"/>
                                                      </w:divBdr>
                                                      <w:divsChild>
                                                        <w:div w:id="8567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661455">
      <w:bodyDiv w:val="1"/>
      <w:marLeft w:val="0"/>
      <w:marRight w:val="0"/>
      <w:marTop w:val="0"/>
      <w:marBottom w:val="0"/>
      <w:divBdr>
        <w:top w:val="none" w:sz="0" w:space="0" w:color="auto"/>
        <w:left w:val="none" w:sz="0" w:space="0" w:color="auto"/>
        <w:bottom w:val="none" w:sz="0" w:space="0" w:color="auto"/>
        <w:right w:val="none" w:sz="0" w:space="0" w:color="auto"/>
      </w:divBdr>
    </w:div>
    <w:div w:id="1929845200">
      <w:bodyDiv w:val="1"/>
      <w:marLeft w:val="0"/>
      <w:marRight w:val="0"/>
      <w:marTop w:val="0"/>
      <w:marBottom w:val="0"/>
      <w:divBdr>
        <w:top w:val="none" w:sz="0" w:space="0" w:color="auto"/>
        <w:left w:val="none" w:sz="0" w:space="0" w:color="auto"/>
        <w:bottom w:val="none" w:sz="0" w:space="0" w:color="auto"/>
        <w:right w:val="none" w:sz="0" w:space="0" w:color="auto"/>
      </w:divBdr>
    </w:div>
    <w:div w:id="1947811065">
      <w:bodyDiv w:val="1"/>
      <w:marLeft w:val="0"/>
      <w:marRight w:val="0"/>
      <w:marTop w:val="0"/>
      <w:marBottom w:val="0"/>
      <w:divBdr>
        <w:top w:val="none" w:sz="0" w:space="0" w:color="auto"/>
        <w:left w:val="none" w:sz="0" w:space="0" w:color="auto"/>
        <w:bottom w:val="none" w:sz="0" w:space="0" w:color="auto"/>
        <w:right w:val="none" w:sz="0" w:space="0" w:color="auto"/>
      </w:divBdr>
    </w:div>
    <w:div w:id="1968389694">
      <w:bodyDiv w:val="1"/>
      <w:marLeft w:val="0"/>
      <w:marRight w:val="0"/>
      <w:marTop w:val="0"/>
      <w:marBottom w:val="0"/>
      <w:divBdr>
        <w:top w:val="none" w:sz="0" w:space="0" w:color="auto"/>
        <w:left w:val="none" w:sz="0" w:space="0" w:color="auto"/>
        <w:bottom w:val="none" w:sz="0" w:space="0" w:color="auto"/>
        <w:right w:val="none" w:sz="0" w:space="0" w:color="auto"/>
      </w:divBdr>
    </w:div>
    <w:div w:id="2002536820">
      <w:bodyDiv w:val="1"/>
      <w:marLeft w:val="0"/>
      <w:marRight w:val="0"/>
      <w:marTop w:val="0"/>
      <w:marBottom w:val="0"/>
      <w:divBdr>
        <w:top w:val="none" w:sz="0" w:space="0" w:color="auto"/>
        <w:left w:val="none" w:sz="0" w:space="0" w:color="auto"/>
        <w:bottom w:val="none" w:sz="0" w:space="0" w:color="auto"/>
        <w:right w:val="none" w:sz="0" w:space="0" w:color="auto"/>
      </w:divBdr>
    </w:div>
    <w:div w:id="2008288050">
      <w:bodyDiv w:val="1"/>
      <w:marLeft w:val="0"/>
      <w:marRight w:val="0"/>
      <w:marTop w:val="0"/>
      <w:marBottom w:val="0"/>
      <w:divBdr>
        <w:top w:val="none" w:sz="0" w:space="0" w:color="auto"/>
        <w:left w:val="none" w:sz="0" w:space="0" w:color="auto"/>
        <w:bottom w:val="none" w:sz="0" w:space="0" w:color="auto"/>
        <w:right w:val="none" w:sz="0" w:space="0" w:color="auto"/>
      </w:divBdr>
    </w:div>
    <w:div w:id="2024092257">
      <w:bodyDiv w:val="1"/>
      <w:marLeft w:val="0"/>
      <w:marRight w:val="0"/>
      <w:marTop w:val="0"/>
      <w:marBottom w:val="0"/>
      <w:divBdr>
        <w:top w:val="none" w:sz="0" w:space="0" w:color="auto"/>
        <w:left w:val="none" w:sz="0" w:space="0" w:color="auto"/>
        <w:bottom w:val="none" w:sz="0" w:space="0" w:color="auto"/>
        <w:right w:val="none" w:sz="0" w:space="0" w:color="auto"/>
      </w:divBdr>
    </w:div>
    <w:div w:id="2025284215">
      <w:bodyDiv w:val="1"/>
      <w:marLeft w:val="0"/>
      <w:marRight w:val="0"/>
      <w:marTop w:val="0"/>
      <w:marBottom w:val="0"/>
      <w:divBdr>
        <w:top w:val="none" w:sz="0" w:space="0" w:color="auto"/>
        <w:left w:val="none" w:sz="0" w:space="0" w:color="auto"/>
        <w:bottom w:val="none" w:sz="0" w:space="0" w:color="auto"/>
        <w:right w:val="none" w:sz="0" w:space="0" w:color="auto"/>
      </w:divBdr>
    </w:div>
    <w:div w:id="2047097444">
      <w:bodyDiv w:val="1"/>
      <w:marLeft w:val="0"/>
      <w:marRight w:val="0"/>
      <w:marTop w:val="0"/>
      <w:marBottom w:val="0"/>
      <w:divBdr>
        <w:top w:val="none" w:sz="0" w:space="0" w:color="auto"/>
        <w:left w:val="none" w:sz="0" w:space="0" w:color="auto"/>
        <w:bottom w:val="none" w:sz="0" w:space="0" w:color="auto"/>
        <w:right w:val="none" w:sz="0" w:space="0" w:color="auto"/>
      </w:divBdr>
      <w:divsChild>
        <w:div w:id="1819421886">
          <w:marLeft w:val="0"/>
          <w:marRight w:val="0"/>
          <w:marTop w:val="0"/>
          <w:marBottom w:val="0"/>
          <w:divBdr>
            <w:top w:val="none" w:sz="0" w:space="0" w:color="auto"/>
            <w:left w:val="none" w:sz="0" w:space="0" w:color="auto"/>
            <w:bottom w:val="none" w:sz="0" w:space="0" w:color="auto"/>
            <w:right w:val="none" w:sz="0" w:space="0" w:color="auto"/>
          </w:divBdr>
          <w:divsChild>
            <w:div w:id="1294290505">
              <w:marLeft w:val="0"/>
              <w:marRight w:val="0"/>
              <w:marTop w:val="0"/>
              <w:marBottom w:val="0"/>
              <w:divBdr>
                <w:top w:val="none" w:sz="0" w:space="0" w:color="auto"/>
                <w:left w:val="none" w:sz="0" w:space="0" w:color="auto"/>
                <w:bottom w:val="none" w:sz="0" w:space="0" w:color="auto"/>
                <w:right w:val="none" w:sz="0" w:space="0" w:color="auto"/>
              </w:divBdr>
              <w:divsChild>
                <w:div w:id="561717189">
                  <w:marLeft w:val="0"/>
                  <w:marRight w:val="0"/>
                  <w:marTop w:val="0"/>
                  <w:marBottom w:val="0"/>
                  <w:divBdr>
                    <w:top w:val="none" w:sz="0" w:space="0" w:color="auto"/>
                    <w:left w:val="none" w:sz="0" w:space="0" w:color="auto"/>
                    <w:bottom w:val="none" w:sz="0" w:space="0" w:color="auto"/>
                    <w:right w:val="none" w:sz="0" w:space="0" w:color="auto"/>
                  </w:divBdr>
                  <w:divsChild>
                    <w:div w:id="267742470">
                      <w:marLeft w:val="0"/>
                      <w:marRight w:val="0"/>
                      <w:marTop w:val="0"/>
                      <w:marBottom w:val="0"/>
                      <w:divBdr>
                        <w:top w:val="none" w:sz="0" w:space="0" w:color="auto"/>
                        <w:left w:val="none" w:sz="0" w:space="0" w:color="auto"/>
                        <w:bottom w:val="none" w:sz="0" w:space="0" w:color="auto"/>
                        <w:right w:val="none" w:sz="0" w:space="0" w:color="auto"/>
                      </w:divBdr>
                      <w:divsChild>
                        <w:div w:id="153566861">
                          <w:marLeft w:val="0"/>
                          <w:marRight w:val="0"/>
                          <w:marTop w:val="0"/>
                          <w:marBottom w:val="0"/>
                          <w:divBdr>
                            <w:top w:val="none" w:sz="0" w:space="0" w:color="auto"/>
                            <w:left w:val="none" w:sz="0" w:space="0" w:color="auto"/>
                            <w:bottom w:val="none" w:sz="0" w:space="0" w:color="auto"/>
                            <w:right w:val="none" w:sz="0" w:space="0" w:color="auto"/>
                          </w:divBdr>
                          <w:divsChild>
                            <w:div w:id="1342858711">
                              <w:marLeft w:val="0"/>
                              <w:marRight w:val="0"/>
                              <w:marTop w:val="0"/>
                              <w:marBottom w:val="0"/>
                              <w:divBdr>
                                <w:top w:val="none" w:sz="0" w:space="0" w:color="auto"/>
                                <w:left w:val="none" w:sz="0" w:space="0" w:color="auto"/>
                                <w:bottom w:val="none" w:sz="0" w:space="0" w:color="auto"/>
                                <w:right w:val="none" w:sz="0" w:space="0" w:color="auto"/>
                              </w:divBdr>
                              <w:divsChild>
                                <w:div w:id="1678385790">
                                  <w:marLeft w:val="0"/>
                                  <w:marRight w:val="0"/>
                                  <w:marTop w:val="0"/>
                                  <w:marBottom w:val="0"/>
                                  <w:divBdr>
                                    <w:top w:val="none" w:sz="0" w:space="0" w:color="auto"/>
                                    <w:left w:val="none" w:sz="0" w:space="0" w:color="auto"/>
                                    <w:bottom w:val="none" w:sz="0" w:space="0" w:color="auto"/>
                                    <w:right w:val="none" w:sz="0" w:space="0" w:color="auto"/>
                                  </w:divBdr>
                                  <w:divsChild>
                                    <w:div w:id="1054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6676">
                          <w:marLeft w:val="0"/>
                          <w:marRight w:val="0"/>
                          <w:marTop w:val="0"/>
                          <w:marBottom w:val="0"/>
                          <w:divBdr>
                            <w:top w:val="none" w:sz="0" w:space="0" w:color="auto"/>
                            <w:left w:val="none" w:sz="0" w:space="0" w:color="auto"/>
                            <w:bottom w:val="none" w:sz="0" w:space="0" w:color="auto"/>
                            <w:right w:val="none" w:sz="0" w:space="0" w:color="auto"/>
                          </w:divBdr>
                          <w:divsChild>
                            <w:div w:id="897283104">
                              <w:marLeft w:val="0"/>
                              <w:marRight w:val="0"/>
                              <w:marTop w:val="0"/>
                              <w:marBottom w:val="0"/>
                              <w:divBdr>
                                <w:top w:val="none" w:sz="0" w:space="0" w:color="auto"/>
                                <w:left w:val="none" w:sz="0" w:space="0" w:color="auto"/>
                                <w:bottom w:val="none" w:sz="0" w:space="0" w:color="auto"/>
                                <w:right w:val="none" w:sz="0" w:space="0" w:color="auto"/>
                              </w:divBdr>
                              <w:divsChild>
                                <w:div w:id="8898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109509">
      <w:bodyDiv w:val="1"/>
      <w:marLeft w:val="0"/>
      <w:marRight w:val="0"/>
      <w:marTop w:val="0"/>
      <w:marBottom w:val="0"/>
      <w:divBdr>
        <w:top w:val="none" w:sz="0" w:space="0" w:color="auto"/>
        <w:left w:val="none" w:sz="0" w:space="0" w:color="auto"/>
        <w:bottom w:val="none" w:sz="0" w:space="0" w:color="auto"/>
        <w:right w:val="none" w:sz="0" w:space="0" w:color="auto"/>
      </w:divBdr>
    </w:div>
    <w:div w:id="2087608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youtube.com/watch?v=3O9lDdzv6DQ" TargetMode="External"/><Relationship Id="rId3" Type="http://schemas.openxmlformats.org/officeDocument/2006/relationships/hyperlink" Target="https://www.youtube.com/watch?v=CS5HenQhLtU" TargetMode="External"/><Relationship Id="rId7" Type="http://schemas.openxmlformats.org/officeDocument/2006/relationships/hyperlink" Target="https://www.youtube.com/watch?v=X0bVnH9GyWs&amp;ab_channel=ISOSistemasdeGesti%C3%B3n" TargetMode="External"/><Relationship Id="rId2" Type="http://schemas.openxmlformats.org/officeDocument/2006/relationships/hyperlink" Target="https://www.youtube.com/watch?v=viuap_gcFn0&amp;ab_channel=FrancescFornieles" TargetMode="External"/><Relationship Id="rId1" Type="http://schemas.openxmlformats.org/officeDocument/2006/relationships/hyperlink" Target="https://sena4.sharepoint.com/:f:/r/sites/VirtualizacionRED/Documentos%20compartidos/2025/LP-Santander/TRANSVERSALES/COMPORTAMIENTO%20EMPRENDEDOR/1.%20FinalxVirtualizar/Contenidos/CF04/Videos?csf=1&amp;web=1&amp;e=dEQKGy" TargetMode="External"/><Relationship Id="rId6" Type="http://schemas.openxmlformats.org/officeDocument/2006/relationships/hyperlink" Target="https://www.youtube.com/watch?v=M6eZkijypBo" TargetMode="External"/><Relationship Id="rId5" Type="http://schemas.openxmlformats.org/officeDocument/2006/relationships/hyperlink" Target="https://www.youtube.com/watch?v=10nlm87UULs&amp;ab_channel=Fundaci%C3%B3nYPF" TargetMode="External"/><Relationship Id="rId4" Type="http://schemas.openxmlformats.org/officeDocument/2006/relationships/hyperlink" Target="https://www.youtube.com/watch?v=M6eZkijypBo" TargetMode="External"/><Relationship Id="rId9" Type="http://schemas.openxmlformats.org/officeDocument/2006/relationships/hyperlink" Target="https://www.youtube.com/watch?v=maVbxjCWgKQ"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tmp"/><Relationship Id="rId3" Type="http://schemas.openxmlformats.org/officeDocument/2006/relationships/customXml" Target="../customXml/item3.xml"/><Relationship Id="rId21" Type="http://schemas.openxmlformats.org/officeDocument/2006/relationships/image" Target="media/image8.png"/><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4.jpeg"/><Relationship Id="rId25" Type="http://schemas.openxmlformats.org/officeDocument/2006/relationships/image" Target="media/image12.tmp"/><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tmp"/><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tmp"/><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image" Target="media/image10.tmp"/><Relationship Id="rId28" Type="http://schemas.openxmlformats.org/officeDocument/2006/relationships/image" Target="media/image15.tmp"/><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tmp"/><Relationship Id="rId27" Type="http://schemas.openxmlformats.org/officeDocument/2006/relationships/image" Target="media/image14.tmp"/><Relationship Id="rId30" Type="http://schemas.openxmlformats.org/officeDocument/2006/relationships/image" Target="media/image17.tmp"/><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82FF678-D858-4C67-9573-09262D2A68F8}"/>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5.xml><?xml version="1.0" encoding="utf-8"?>
<ds:datastoreItem xmlns:ds="http://schemas.openxmlformats.org/officeDocument/2006/customXml" ds:itemID="{C0FD54D2-396A-4E00-9453-0095BAD02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37</Pages>
  <Words>16400</Words>
  <Characters>90204</Characters>
  <Application>Microsoft Office Word</Application>
  <DocSecurity>0</DocSecurity>
  <Lines>751</Lines>
  <Paragraphs>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LauraPGM</cp:lastModifiedBy>
  <cp:revision>5</cp:revision>
  <dcterms:created xsi:type="dcterms:W3CDTF">2025-11-04T21:31:00Z</dcterms:created>
  <dcterms:modified xsi:type="dcterms:W3CDTF">2025-11-27T21:24:00Z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