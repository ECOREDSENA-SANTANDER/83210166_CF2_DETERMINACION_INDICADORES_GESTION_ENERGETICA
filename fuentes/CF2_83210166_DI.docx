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Pr="001D59AC" w:rsidR="00FF258C" w:rsidRDefault="00D376E1" w14:paraId="00000001" w14:textId="77777777">
      <w:pPr>
        <w:pStyle w:val="Normal0"/>
        <w:spacing w:line="360" w:lineRule="auto"/>
        <w:jc w:val="center"/>
        <w:rPr>
          <w:rFonts w:ascii="Calibri" w:hAnsi="Calibri" w:cs="Calibri"/>
          <w:b/>
        </w:rPr>
        <w:pPrChange w:author="LauraPGM" w:date="2025-10-01T09:45:00Z" w:id="0">
          <w:pPr>
            <w:pStyle w:val="Normal0"/>
            <w:jc w:val="center"/>
          </w:pPr>
        </w:pPrChange>
      </w:pPr>
      <w:r w:rsidRPr="00D645B6">
        <w:rPr>
          <w:rFonts w:ascii="Calibri" w:hAnsi="Calibri" w:cs="Calibri"/>
          <w:b/>
        </w:rPr>
        <w:t>FORMATO PARA EL DESARROLLO DE COMPONENTE FORMATIVO</w:t>
      </w:r>
    </w:p>
    <w:p w:rsidRPr="001D59AC" w:rsidR="00FF258C" w:rsidRDefault="00FF258C" w14:paraId="00000002" w14:textId="77777777">
      <w:pPr>
        <w:pStyle w:val="Normal0"/>
        <w:tabs>
          <w:tab w:val="left" w:pos="3224"/>
        </w:tabs>
        <w:spacing w:line="360" w:lineRule="auto"/>
        <w:rPr>
          <w:rFonts w:ascii="Calibri" w:hAnsi="Calibri" w:cs="Calibri"/>
        </w:rPr>
        <w:pPrChange w:author="LauraPGM" w:date="2025-10-01T09:45:00Z" w:id="1">
          <w:pPr>
            <w:pStyle w:val="Normal0"/>
            <w:tabs>
              <w:tab w:val="left" w:pos="3224"/>
            </w:tabs>
          </w:pPr>
        </w:pPrChange>
      </w:pPr>
    </w:p>
    <w:tbl>
      <w:tblPr>
        <w:tblStyle w:val="1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D645B6" w:rsidR="008574AF" w14:paraId="57121341" w14:textId="77777777">
        <w:trPr>
          <w:trHeight w:val="340"/>
        </w:trPr>
        <w:tc>
          <w:tcPr>
            <w:tcW w:w="3397" w:type="dxa"/>
            <w:vAlign w:val="center"/>
          </w:tcPr>
          <w:p w:rsidRPr="001D59AC" w:rsidR="00FF258C" w:rsidRDefault="00D376E1" w14:paraId="00000003" w14:textId="77777777">
            <w:pPr>
              <w:pStyle w:val="Normal0"/>
              <w:spacing w:line="360" w:lineRule="auto"/>
              <w:rPr>
                <w:rFonts w:ascii="Calibri" w:hAnsi="Calibri" w:cs="Calibri"/>
                <w:sz w:val="22"/>
                <w:szCs w:val="22"/>
              </w:rPr>
              <w:pPrChange w:author="LauraPGM" w:date="2025-10-01T09:45:00Z" w:id="2">
                <w:pPr>
                  <w:pStyle w:val="Normal0"/>
                  <w:spacing w:line="276" w:lineRule="auto"/>
                </w:pPr>
              </w:pPrChange>
            </w:pPr>
            <w:r w:rsidRPr="001D59AC">
              <w:rPr>
                <w:rFonts w:ascii="Calibri" w:hAnsi="Calibri" w:cs="Calibri"/>
                <w:sz w:val="22"/>
                <w:szCs w:val="22"/>
              </w:rPr>
              <w:t>PROGRAMA DE FORMACIÓN</w:t>
            </w:r>
          </w:p>
        </w:tc>
        <w:tc>
          <w:tcPr>
            <w:tcW w:w="6565" w:type="dxa"/>
            <w:vAlign w:val="center"/>
          </w:tcPr>
          <w:p w:rsidRPr="001D59AC" w:rsidR="00FF258C" w:rsidRDefault="009B7752" w14:paraId="00000004" w14:textId="61EC94AA">
            <w:pPr>
              <w:pStyle w:val="Normal0"/>
              <w:spacing w:line="360" w:lineRule="auto"/>
              <w:rPr>
                <w:rFonts w:ascii="Calibri" w:hAnsi="Calibri" w:cs="Calibri"/>
                <w:sz w:val="22"/>
                <w:szCs w:val="22"/>
              </w:rPr>
              <w:pPrChange w:author="LauraPGM" w:date="2025-10-01T09:45:00Z" w:id="3">
                <w:pPr>
                  <w:pStyle w:val="Normal0"/>
                  <w:spacing w:line="276" w:lineRule="auto"/>
                </w:pPr>
              </w:pPrChange>
            </w:pPr>
            <w:bookmarkStart w:name="_Hlk193271034" w:id="4"/>
            <w:r w:rsidRPr="001D59AC">
              <w:rPr>
                <w:rFonts w:ascii="Calibri" w:hAnsi="Calibri" w:cs="Calibri"/>
                <w:sz w:val="22"/>
                <w:szCs w:val="22"/>
              </w:rPr>
              <w:t>DETERMINACIÓN DE INDICADORES EN GESTIÓN ENERGÉTICA</w:t>
            </w:r>
            <w:bookmarkEnd w:id="4"/>
          </w:p>
        </w:tc>
      </w:tr>
    </w:tbl>
    <w:p w:rsidRPr="001D59AC" w:rsidR="00FF258C" w:rsidRDefault="00FF258C" w14:paraId="00000005" w14:textId="77777777">
      <w:pPr>
        <w:pStyle w:val="Normal0"/>
        <w:spacing w:line="360" w:lineRule="auto"/>
        <w:rPr>
          <w:rFonts w:ascii="Calibri" w:hAnsi="Calibri" w:cs="Calibri"/>
          <w:b/>
        </w:rPr>
        <w:pPrChange w:author="LauraPGM" w:date="2025-10-01T09:45:00Z" w:id="5">
          <w:pPr>
            <w:pStyle w:val="Normal0"/>
          </w:pPr>
        </w:pPrChange>
      </w:pPr>
    </w:p>
    <w:tbl>
      <w:tblPr>
        <w:tblStyle w:val="1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2551"/>
        <w:gridCol w:w="2126"/>
        <w:gridCol w:w="3163"/>
      </w:tblGrid>
      <w:tr w:rsidRPr="00D645B6" w:rsidR="00FF258C" w:rsidTr="00D4149C" w14:paraId="3DB511B9" w14:textId="77777777">
        <w:trPr>
          <w:trHeight w:val="340"/>
        </w:trPr>
        <w:tc>
          <w:tcPr>
            <w:tcW w:w="2122" w:type="dxa"/>
            <w:vAlign w:val="center"/>
          </w:tcPr>
          <w:p w:rsidRPr="001D59AC" w:rsidR="00FF258C" w:rsidP="00D42B0F" w:rsidRDefault="00D376E1" w14:paraId="00000006" w14:textId="77777777">
            <w:pPr>
              <w:pStyle w:val="Normal0"/>
              <w:rPr>
                <w:rFonts w:ascii="Calibri" w:hAnsi="Calibri" w:cs="Calibri"/>
                <w:sz w:val="22"/>
                <w:szCs w:val="22"/>
              </w:rPr>
            </w:pPr>
            <w:r w:rsidRPr="001D59AC">
              <w:rPr>
                <w:rFonts w:ascii="Calibri" w:hAnsi="Calibri" w:cs="Calibri"/>
                <w:sz w:val="22"/>
                <w:szCs w:val="22"/>
              </w:rPr>
              <w:t>COMPETENCIA</w:t>
            </w:r>
          </w:p>
        </w:tc>
        <w:tc>
          <w:tcPr>
            <w:tcW w:w="2551" w:type="dxa"/>
            <w:vAlign w:val="center"/>
          </w:tcPr>
          <w:p w:rsidRPr="001D59AC" w:rsidR="00FF258C" w:rsidP="00D42B0F" w:rsidRDefault="009B7752" w14:paraId="00000007" w14:textId="2E099582">
            <w:pPr>
              <w:pStyle w:val="Default"/>
              <w:rPr>
                <w:rFonts w:ascii="Calibri" w:hAnsi="Calibri" w:cs="Calibri"/>
                <w:sz w:val="22"/>
                <w:szCs w:val="22"/>
              </w:rPr>
            </w:pPr>
            <w:r w:rsidRPr="001D59AC">
              <w:rPr>
                <w:rFonts w:ascii="Calibri" w:hAnsi="Calibri" w:cs="Calibri"/>
                <w:sz w:val="22"/>
                <w:szCs w:val="22"/>
              </w:rPr>
              <w:t xml:space="preserve">220601080. </w:t>
            </w:r>
            <w:r w:rsidRPr="001D59AC">
              <w:rPr>
                <w:rFonts w:ascii="Calibri" w:hAnsi="Calibri" w:cs="Calibri"/>
                <w:b w:val="0"/>
                <w:sz w:val="22"/>
                <w:szCs w:val="22"/>
              </w:rPr>
              <w:t>Controlar sistemas de gestión según normativa y requerimientos técnicos.</w:t>
            </w:r>
          </w:p>
        </w:tc>
        <w:tc>
          <w:tcPr>
            <w:tcW w:w="2126" w:type="dxa"/>
            <w:vAlign w:val="center"/>
          </w:tcPr>
          <w:p w:rsidRPr="001D59AC" w:rsidR="00FF258C" w:rsidP="00D42B0F" w:rsidRDefault="00D376E1" w14:paraId="00000008" w14:textId="77777777">
            <w:pPr>
              <w:pStyle w:val="Normal0"/>
              <w:rPr>
                <w:rFonts w:ascii="Calibri" w:hAnsi="Calibri" w:cs="Calibri"/>
                <w:sz w:val="22"/>
                <w:szCs w:val="22"/>
              </w:rPr>
            </w:pPr>
            <w:r w:rsidRPr="001D59AC">
              <w:rPr>
                <w:rFonts w:ascii="Calibri" w:hAnsi="Calibri" w:cs="Calibri"/>
                <w:sz w:val="22"/>
                <w:szCs w:val="22"/>
              </w:rPr>
              <w:t>RESULTADOS DE APRENDIZAJE</w:t>
            </w:r>
          </w:p>
        </w:tc>
        <w:tc>
          <w:tcPr>
            <w:tcW w:w="3163" w:type="dxa"/>
            <w:vAlign w:val="center"/>
          </w:tcPr>
          <w:p w:rsidRPr="001D59AC" w:rsidR="00E27746" w:rsidP="00D42B0F" w:rsidRDefault="00B24D7F" w14:paraId="00000009" w14:textId="6D5F250D">
            <w:pPr>
              <w:rPr>
                <w:rFonts w:ascii="Calibri" w:hAnsi="Calibri" w:cs="Calibri"/>
                <w:b w:val="0"/>
                <w:sz w:val="22"/>
                <w:szCs w:val="22"/>
              </w:rPr>
            </w:pPr>
            <w:r w:rsidRPr="001D59AC">
              <w:rPr>
                <w:rFonts w:ascii="Calibri" w:hAnsi="Calibri" w:cs="Calibri"/>
                <w:sz w:val="22"/>
                <w:szCs w:val="22"/>
              </w:rPr>
              <w:t xml:space="preserve">220601080–02. </w:t>
            </w:r>
            <w:r w:rsidRPr="001D59AC">
              <w:rPr>
                <w:rFonts w:ascii="Calibri" w:hAnsi="Calibri" w:cs="Calibri"/>
                <w:b w:val="0"/>
                <w:sz w:val="22"/>
                <w:szCs w:val="22"/>
              </w:rPr>
              <w:t>Diseñar indicadores de gestión energética según diagnóstico y normativa.</w:t>
            </w:r>
          </w:p>
        </w:tc>
      </w:tr>
    </w:tbl>
    <w:p w:rsidRPr="001D59AC" w:rsidR="00FF258C" w:rsidRDefault="00FF258C" w14:paraId="0000000A" w14:textId="5374780C">
      <w:pPr>
        <w:pStyle w:val="Normal0"/>
        <w:spacing w:line="360" w:lineRule="auto"/>
        <w:rPr>
          <w:rFonts w:ascii="Calibri" w:hAnsi="Calibri" w:cs="Calibri"/>
        </w:rPr>
        <w:pPrChange w:author="LauraPGM" w:date="2025-10-01T09:45:00Z" w:id="6">
          <w:pPr>
            <w:pStyle w:val="Normal0"/>
          </w:pPr>
        </w:pPrChange>
      </w:pPr>
    </w:p>
    <w:p w:rsidRPr="001D59AC" w:rsidR="00FF258C" w:rsidRDefault="00FF258C" w14:paraId="0000000B" w14:textId="77777777">
      <w:pPr>
        <w:pStyle w:val="Normal0"/>
        <w:spacing w:line="360" w:lineRule="auto"/>
        <w:rPr>
          <w:rFonts w:ascii="Calibri" w:hAnsi="Calibri" w:cs="Calibri"/>
        </w:rPr>
        <w:pPrChange w:author="LauraPGM" w:date="2025-10-01T09:45:00Z" w:id="7">
          <w:pPr>
            <w:pStyle w:val="Normal0"/>
          </w:pPr>
        </w:pPrChange>
      </w:pPr>
    </w:p>
    <w:tbl>
      <w:tblPr>
        <w:tblStyle w:val="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D645B6" w:rsidR="00FF258C" w14:paraId="49D4BFBB" w14:textId="77777777">
        <w:trPr>
          <w:trHeight w:val="340"/>
        </w:trPr>
        <w:tc>
          <w:tcPr>
            <w:tcW w:w="3397" w:type="dxa"/>
            <w:vAlign w:val="center"/>
          </w:tcPr>
          <w:p w:rsidRPr="001D59AC" w:rsidR="00FF258C" w:rsidRDefault="00D376E1" w14:paraId="0000000C" w14:textId="77777777">
            <w:pPr>
              <w:pStyle w:val="Normal0"/>
              <w:rPr>
                <w:rFonts w:ascii="Calibri" w:hAnsi="Calibri" w:cs="Calibri"/>
                <w:sz w:val="22"/>
                <w:szCs w:val="22"/>
              </w:rPr>
              <w:pPrChange w:author="LauraPGM" w:date="2025-10-01T13:13:00Z" w:id="8">
                <w:pPr>
                  <w:pStyle w:val="Normal0"/>
                  <w:spacing w:line="276" w:lineRule="auto"/>
                </w:pPr>
              </w:pPrChange>
            </w:pPr>
            <w:r w:rsidRPr="001D59AC">
              <w:rPr>
                <w:rFonts w:ascii="Calibri" w:hAnsi="Calibri" w:cs="Calibri"/>
                <w:sz w:val="22"/>
                <w:szCs w:val="22"/>
              </w:rPr>
              <w:t>NÚMERO DEL COMPONENTE FORMATIVO</w:t>
            </w:r>
          </w:p>
        </w:tc>
        <w:tc>
          <w:tcPr>
            <w:tcW w:w="6565" w:type="dxa"/>
            <w:vAlign w:val="center"/>
          </w:tcPr>
          <w:p w:rsidRPr="001D59AC" w:rsidR="00FF258C" w:rsidRDefault="00B24D7F" w14:paraId="0000000D" w14:textId="6052EFA2">
            <w:pPr>
              <w:pStyle w:val="Normal0"/>
              <w:rPr>
                <w:rFonts w:ascii="Calibri" w:hAnsi="Calibri" w:cs="Calibri"/>
                <w:sz w:val="22"/>
                <w:szCs w:val="22"/>
              </w:rPr>
              <w:pPrChange w:author="LauraPGM" w:date="2025-10-01T13:13:00Z" w:id="9">
                <w:pPr>
                  <w:pStyle w:val="Normal0"/>
                  <w:spacing w:line="276" w:lineRule="auto"/>
                </w:pPr>
              </w:pPrChange>
            </w:pPr>
            <w:r w:rsidRPr="001D59AC">
              <w:rPr>
                <w:rFonts w:ascii="Calibri" w:hAnsi="Calibri" w:cs="Calibri"/>
                <w:sz w:val="22"/>
                <w:szCs w:val="22"/>
              </w:rPr>
              <w:t>02</w:t>
            </w:r>
          </w:p>
        </w:tc>
      </w:tr>
      <w:tr w:rsidRPr="00D645B6" w:rsidR="00FF258C" w14:paraId="5196225A" w14:textId="77777777">
        <w:trPr>
          <w:trHeight w:val="340"/>
        </w:trPr>
        <w:tc>
          <w:tcPr>
            <w:tcW w:w="3397" w:type="dxa"/>
            <w:vAlign w:val="center"/>
          </w:tcPr>
          <w:p w:rsidRPr="001D59AC" w:rsidR="00FF258C" w:rsidRDefault="00D376E1" w14:paraId="0000000E" w14:textId="77777777">
            <w:pPr>
              <w:pStyle w:val="Normal0"/>
              <w:rPr>
                <w:rFonts w:ascii="Calibri" w:hAnsi="Calibri" w:cs="Calibri"/>
                <w:sz w:val="22"/>
                <w:szCs w:val="22"/>
              </w:rPr>
              <w:pPrChange w:author="LauraPGM" w:date="2025-10-01T13:13:00Z" w:id="10">
                <w:pPr>
                  <w:pStyle w:val="Normal0"/>
                  <w:spacing w:line="276" w:lineRule="auto"/>
                </w:pPr>
              </w:pPrChange>
            </w:pPr>
            <w:r w:rsidRPr="001D59AC">
              <w:rPr>
                <w:rFonts w:ascii="Calibri" w:hAnsi="Calibri" w:cs="Calibri"/>
                <w:sz w:val="22"/>
                <w:szCs w:val="22"/>
              </w:rPr>
              <w:t>NOMBRE DEL COMPONENTE FORMATIVO</w:t>
            </w:r>
          </w:p>
        </w:tc>
        <w:tc>
          <w:tcPr>
            <w:tcW w:w="6565" w:type="dxa"/>
            <w:vAlign w:val="center"/>
          </w:tcPr>
          <w:p w:rsidRPr="001D59AC" w:rsidR="00FF258C" w:rsidP="00D42B0F" w:rsidRDefault="009B7752" w14:paraId="0000000F" w14:textId="19B4EC35">
            <w:pPr>
              <w:rPr>
                <w:rFonts w:ascii="Calibri" w:hAnsi="Calibri" w:cs="Calibri"/>
                <w:sz w:val="22"/>
                <w:szCs w:val="22"/>
              </w:rPr>
            </w:pPr>
            <w:r w:rsidRPr="001D59AC">
              <w:rPr>
                <w:rStyle w:val="fontstyle01"/>
                <w:rFonts w:ascii="Calibri" w:hAnsi="Calibri" w:cs="Calibri"/>
              </w:rPr>
              <w:t>Indicadores clave para la gestión energética según normativa y diagnóstico.</w:t>
            </w:r>
          </w:p>
        </w:tc>
      </w:tr>
      <w:tr w:rsidRPr="00D645B6" w:rsidR="00FF258C" w14:paraId="323364CF" w14:textId="77777777">
        <w:trPr>
          <w:trHeight w:val="340"/>
        </w:trPr>
        <w:tc>
          <w:tcPr>
            <w:tcW w:w="3397" w:type="dxa"/>
            <w:vAlign w:val="center"/>
          </w:tcPr>
          <w:p w:rsidRPr="001D59AC" w:rsidR="00FF258C" w:rsidRDefault="00D376E1" w14:paraId="00000010" w14:textId="77777777">
            <w:pPr>
              <w:pStyle w:val="Normal0"/>
              <w:rPr>
                <w:rFonts w:ascii="Calibri" w:hAnsi="Calibri" w:cs="Calibri"/>
                <w:sz w:val="22"/>
                <w:szCs w:val="22"/>
              </w:rPr>
              <w:pPrChange w:author="LauraPGM" w:date="2025-10-01T13:13:00Z" w:id="11">
                <w:pPr>
                  <w:pStyle w:val="Normal0"/>
                  <w:spacing w:line="276" w:lineRule="auto"/>
                </w:pPr>
              </w:pPrChange>
            </w:pPr>
            <w:r w:rsidRPr="001D59AC">
              <w:rPr>
                <w:rFonts w:ascii="Calibri" w:hAnsi="Calibri" w:cs="Calibri"/>
                <w:sz w:val="22"/>
                <w:szCs w:val="22"/>
              </w:rPr>
              <w:t>BREVE DESCRIPCIÓN</w:t>
            </w:r>
          </w:p>
        </w:tc>
        <w:tc>
          <w:tcPr>
            <w:tcW w:w="6565" w:type="dxa"/>
            <w:vAlign w:val="center"/>
          </w:tcPr>
          <w:p w:rsidRPr="001D59AC" w:rsidR="00FF258C" w:rsidRDefault="00B24D7F" w14:paraId="00000011" w14:textId="0E5DB73C">
            <w:pPr>
              <w:pStyle w:val="Normal0"/>
              <w:rPr>
                <w:rFonts w:ascii="Calibri" w:hAnsi="Calibri" w:cs="Calibri"/>
                <w:b w:val="0"/>
                <w:color w:val="39A900"/>
                <w:sz w:val="22"/>
                <w:szCs w:val="22"/>
              </w:rPr>
              <w:pPrChange w:author="LauraPGM" w:date="2025-10-01T13:13:00Z" w:id="12">
                <w:pPr>
                  <w:pStyle w:val="Normal0"/>
                  <w:spacing w:line="276" w:lineRule="auto"/>
                </w:pPr>
              </w:pPrChange>
            </w:pPr>
            <w:r w:rsidRPr="001D59AC">
              <w:rPr>
                <w:rFonts w:ascii="Calibri" w:hAnsi="Calibri" w:cs="Calibri"/>
                <w:b w:val="0"/>
                <w:color w:val="000000" w:themeColor="text1"/>
                <w:sz w:val="22"/>
                <w:szCs w:val="22"/>
              </w:rPr>
              <w:t>Los fundamentos de la gestión energética y la norma ISO 50001 constituyen la base para diagnosticar las variables críticas de consumo dentro de una organización. A partir de este análisis, se desarrolla el diseño y la formulación de indicadores de gestión energética, en coherencia con la normativa aplicable. Asimismo, se examinan los diferentes tipos de indicadores, las metodologías para su cálculo e implementación, y su papel en el seguimiento y la mejora continua del desempeño energético.</w:t>
            </w:r>
          </w:p>
        </w:tc>
      </w:tr>
      <w:tr w:rsidRPr="00D645B6" w:rsidR="00FF258C" w14:paraId="4789F7AB" w14:textId="77777777">
        <w:trPr>
          <w:trHeight w:val="340"/>
        </w:trPr>
        <w:tc>
          <w:tcPr>
            <w:tcW w:w="3397" w:type="dxa"/>
            <w:vAlign w:val="center"/>
          </w:tcPr>
          <w:p w:rsidRPr="001D59AC" w:rsidR="00FF258C" w:rsidRDefault="00D376E1" w14:paraId="00000012" w14:textId="77777777">
            <w:pPr>
              <w:pStyle w:val="Normal0"/>
              <w:rPr>
                <w:rFonts w:ascii="Calibri" w:hAnsi="Calibri" w:cs="Calibri"/>
                <w:sz w:val="22"/>
                <w:szCs w:val="22"/>
              </w:rPr>
              <w:pPrChange w:author="LauraPGM" w:date="2025-10-01T13:13:00Z" w:id="13">
                <w:pPr>
                  <w:pStyle w:val="Normal0"/>
                  <w:spacing w:line="276" w:lineRule="auto"/>
                </w:pPr>
              </w:pPrChange>
            </w:pPr>
            <w:r w:rsidRPr="001D59AC">
              <w:rPr>
                <w:rFonts w:ascii="Calibri" w:hAnsi="Calibri" w:cs="Calibri"/>
                <w:sz w:val="22"/>
                <w:szCs w:val="22"/>
              </w:rPr>
              <w:t>PALABRAS CLAVE</w:t>
            </w:r>
          </w:p>
        </w:tc>
        <w:tc>
          <w:tcPr>
            <w:tcW w:w="6565" w:type="dxa"/>
            <w:vAlign w:val="center"/>
          </w:tcPr>
          <w:p w:rsidRPr="001D59AC" w:rsidR="00FF258C" w:rsidP="00D42B0F" w:rsidRDefault="00B24D7F" w14:paraId="00000013" w14:textId="4C88809E">
            <w:pPr>
              <w:pStyle w:val="Normal0"/>
              <w:rPr>
                <w:rFonts w:ascii="Calibri" w:hAnsi="Calibri" w:cs="Calibri"/>
                <w:sz w:val="22"/>
                <w:szCs w:val="22"/>
              </w:rPr>
            </w:pPr>
            <w:r w:rsidRPr="001D59AC">
              <w:rPr>
                <w:rFonts w:ascii="Calibri" w:hAnsi="Calibri" w:cs="Calibri"/>
                <w:sz w:val="22"/>
                <w:szCs w:val="22"/>
              </w:rPr>
              <w:t>Diagnóstico, ISO 50001, indicadores, gestión energética, desempeño.</w:t>
            </w:r>
          </w:p>
        </w:tc>
      </w:tr>
    </w:tbl>
    <w:p w:rsidRPr="001D59AC" w:rsidR="00FF258C" w:rsidRDefault="00FF258C" w14:paraId="00000014" w14:textId="77777777">
      <w:pPr>
        <w:pStyle w:val="Normal0"/>
        <w:spacing w:line="360" w:lineRule="auto"/>
        <w:rPr>
          <w:rFonts w:ascii="Calibri" w:hAnsi="Calibri" w:cs="Calibri"/>
        </w:rPr>
        <w:pPrChange w:author="LauraPGM" w:date="2025-10-01T09:45:00Z" w:id="14">
          <w:pPr>
            <w:pStyle w:val="Normal0"/>
          </w:pPr>
        </w:pPrChange>
      </w:pPr>
    </w:p>
    <w:tbl>
      <w:tblPr>
        <w:tblStyle w:val="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D645B6" w:rsidR="00FF258C" w14:paraId="4F59971A" w14:textId="77777777">
        <w:trPr>
          <w:trHeight w:val="340"/>
        </w:trPr>
        <w:tc>
          <w:tcPr>
            <w:tcW w:w="3397" w:type="dxa"/>
            <w:vAlign w:val="center"/>
          </w:tcPr>
          <w:p w:rsidRPr="001D59AC" w:rsidR="00FF258C" w:rsidRDefault="00D376E1" w14:paraId="00000015" w14:textId="77777777">
            <w:pPr>
              <w:pStyle w:val="Normal0"/>
              <w:rPr>
                <w:rFonts w:ascii="Calibri" w:hAnsi="Calibri" w:cs="Calibri"/>
                <w:sz w:val="22"/>
                <w:szCs w:val="22"/>
              </w:rPr>
              <w:pPrChange w:author="LauraPGM" w:date="2025-10-01T13:13:00Z" w:id="15">
                <w:pPr>
                  <w:pStyle w:val="Normal0"/>
                  <w:spacing w:line="276" w:lineRule="auto"/>
                </w:pPr>
              </w:pPrChange>
            </w:pPr>
            <w:r w:rsidRPr="001D59AC">
              <w:rPr>
                <w:rFonts w:ascii="Calibri" w:hAnsi="Calibri" w:cs="Calibri"/>
                <w:sz w:val="22"/>
                <w:szCs w:val="22"/>
              </w:rPr>
              <w:t>ÁREA OCUPACIONAL</w:t>
            </w:r>
          </w:p>
        </w:tc>
        <w:tc>
          <w:tcPr>
            <w:tcW w:w="6565" w:type="dxa"/>
            <w:vAlign w:val="center"/>
          </w:tcPr>
          <w:p w:rsidRPr="001D59AC" w:rsidR="00FF258C" w:rsidRDefault="00B24D7F" w14:paraId="00000020" w14:textId="1085330C">
            <w:pPr>
              <w:pStyle w:val="Normal0"/>
              <w:rPr>
                <w:rFonts w:ascii="Calibri" w:hAnsi="Calibri" w:cs="Calibri"/>
                <w:sz w:val="22"/>
                <w:szCs w:val="22"/>
              </w:rPr>
              <w:pPrChange w:author="LauraPGM" w:date="2025-10-01T13:13:00Z" w:id="16">
                <w:pPr>
                  <w:pStyle w:val="Normal0"/>
                  <w:spacing w:line="276" w:lineRule="auto"/>
                </w:pPr>
              </w:pPrChange>
            </w:pPr>
            <w:r w:rsidRPr="001D59AC">
              <w:rPr>
                <w:rFonts w:ascii="Calibri" w:hAnsi="Calibri" w:cs="Calibri"/>
                <w:sz w:val="22"/>
                <w:szCs w:val="22"/>
              </w:rPr>
              <w:t>CIENCIAS NATURALES, APLICADAS Y RELACIONADAS.</w:t>
            </w:r>
          </w:p>
        </w:tc>
      </w:tr>
      <w:tr w:rsidRPr="00D645B6" w:rsidR="00FF258C" w14:paraId="6E9ED268" w14:textId="77777777">
        <w:trPr>
          <w:trHeight w:val="465"/>
        </w:trPr>
        <w:tc>
          <w:tcPr>
            <w:tcW w:w="3397" w:type="dxa"/>
            <w:vAlign w:val="center"/>
          </w:tcPr>
          <w:p w:rsidRPr="001D59AC" w:rsidR="00FF258C" w:rsidRDefault="00D376E1" w14:paraId="00000021" w14:textId="77777777">
            <w:pPr>
              <w:pStyle w:val="Normal0"/>
              <w:rPr>
                <w:rFonts w:ascii="Calibri" w:hAnsi="Calibri" w:cs="Calibri"/>
                <w:sz w:val="22"/>
                <w:szCs w:val="22"/>
              </w:rPr>
              <w:pPrChange w:author="LauraPGM" w:date="2025-10-01T13:13:00Z" w:id="17">
                <w:pPr>
                  <w:pStyle w:val="Normal0"/>
                  <w:spacing w:line="276" w:lineRule="auto"/>
                </w:pPr>
              </w:pPrChange>
            </w:pPr>
            <w:r w:rsidRPr="001D59AC">
              <w:rPr>
                <w:rFonts w:ascii="Calibri" w:hAnsi="Calibri" w:cs="Calibri"/>
                <w:sz w:val="22"/>
                <w:szCs w:val="22"/>
              </w:rPr>
              <w:t>IDIOMA</w:t>
            </w:r>
          </w:p>
        </w:tc>
        <w:tc>
          <w:tcPr>
            <w:tcW w:w="6565" w:type="dxa"/>
            <w:vAlign w:val="center"/>
          </w:tcPr>
          <w:p w:rsidRPr="001D59AC" w:rsidR="00FF258C" w:rsidRDefault="00894147" w14:paraId="00000022" w14:textId="56B62E05">
            <w:pPr>
              <w:pStyle w:val="Normal0"/>
              <w:rPr>
                <w:rFonts w:ascii="Calibri" w:hAnsi="Calibri" w:cs="Calibri"/>
                <w:sz w:val="22"/>
                <w:szCs w:val="22"/>
              </w:rPr>
              <w:pPrChange w:author="LauraPGM" w:date="2025-10-01T13:13:00Z" w:id="18">
                <w:pPr>
                  <w:pStyle w:val="Normal0"/>
                  <w:spacing w:line="276" w:lineRule="auto"/>
                </w:pPr>
              </w:pPrChange>
            </w:pPr>
            <w:r w:rsidRPr="001D59AC">
              <w:rPr>
                <w:rFonts w:ascii="Calibri" w:hAnsi="Calibri" w:cs="Calibri"/>
                <w:sz w:val="22"/>
                <w:szCs w:val="22"/>
              </w:rPr>
              <w:t>E</w:t>
            </w:r>
            <w:r w:rsidRPr="001D59AC" w:rsidR="008574AF">
              <w:rPr>
                <w:rFonts w:ascii="Calibri" w:hAnsi="Calibri" w:cs="Calibri"/>
                <w:sz w:val="22"/>
                <w:szCs w:val="22"/>
              </w:rPr>
              <w:t>spañol</w:t>
            </w:r>
            <w:r w:rsidRPr="001D59AC" w:rsidR="005620BF">
              <w:rPr>
                <w:rFonts w:ascii="Calibri" w:hAnsi="Calibri" w:cs="Calibri"/>
                <w:sz w:val="22"/>
                <w:szCs w:val="22"/>
              </w:rPr>
              <w:t>.</w:t>
            </w:r>
          </w:p>
        </w:tc>
      </w:tr>
    </w:tbl>
    <w:p w:rsidRPr="001D59AC" w:rsidR="00FF258C" w:rsidRDefault="00FF258C" w14:paraId="00000023" w14:textId="77777777">
      <w:pPr>
        <w:pStyle w:val="Normal0"/>
        <w:spacing w:line="360" w:lineRule="auto"/>
        <w:rPr>
          <w:rFonts w:ascii="Calibri" w:hAnsi="Calibri" w:cs="Calibri"/>
        </w:rPr>
        <w:pPrChange w:author="LauraPGM" w:date="2025-10-01T09:45:00Z" w:id="19">
          <w:pPr>
            <w:pStyle w:val="Normal0"/>
          </w:pPr>
        </w:pPrChange>
      </w:pPr>
    </w:p>
    <w:p w:rsidRPr="00950CC8" w:rsidR="00FF258C" w:rsidDel="00D645B6" w:rsidRDefault="00FF258C" w14:paraId="00000027" w14:textId="77777777">
      <w:pPr>
        <w:pStyle w:val="Normal0"/>
        <w:spacing w:line="360" w:lineRule="auto"/>
        <w:rPr>
          <w:del w:author="LauraPGM" w:date="2025-10-01T09:50:00Z" w:id="20"/>
          <w:rFonts w:ascii="Calibri" w:hAnsi="Calibri" w:cs="Calibri"/>
        </w:rPr>
        <w:pPrChange w:author="LauraPGM" w:date="2025-10-01T09:45:00Z" w:id="21">
          <w:pPr>
            <w:pStyle w:val="Normal0"/>
          </w:pPr>
        </w:pPrChange>
      </w:pPr>
    </w:p>
    <w:p w:rsidRPr="001D59AC" w:rsidR="00FF258C" w:rsidDel="00D645B6" w:rsidP="001D59AC" w:rsidRDefault="00D376E1" w14:paraId="00000028" w14:textId="7B610179">
      <w:pPr>
        <w:pStyle w:val="Normal0"/>
        <w:pBdr>
          <w:top w:val="nil"/>
          <w:left w:val="nil"/>
          <w:bottom w:val="nil"/>
          <w:right w:val="nil"/>
          <w:between w:val="nil"/>
        </w:pBdr>
        <w:spacing w:line="360" w:lineRule="auto"/>
        <w:jc w:val="both"/>
        <w:rPr>
          <w:del w:author="LauraPGM" w:date="2025-10-01T09:50:00Z" w:id="22"/>
          <w:rFonts w:ascii="Calibri" w:hAnsi="Calibri" w:cs="Calibri"/>
          <w:b/>
          <w:color w:val="000000"/>
        </w:rPr>
      </w:pPr>
      <w:del w:author="LauraPGM" w:date="2025-10-01T09:50:00Z" w:id="23">
        <w:r w:rsidRPr="001D59AC" w:rsidDel="00D645B6">
          <w:rPr>
            <w:rFonts w:ascii="Calibri" w:hAnsi="Calibri" w:cs="Calibri"/>
            <w:b/>
            <w:color w:val="000000"/>
          </w:rPr>
          <w:delText xml:space="preserve">TABLA DE CONTENIDOS: </w:delText>
        </w:r>
      </w:del>
    </w:p>
    <w:p w:rsidRPr="001D59AC" w:rsidR="007343BB" w:rsidRDefault="007343BB" w14:paraId="2DD4D228" w14:textId="77777777">
      <w:pPr>
        <w:pStyle w:val="Normal0"/>
        <w:pBdr>
          <w:top w:val="nil"/>
          <w:left w:val="nil"/>
          <w:bottom w:val="nil"/>
          <w:right w:val="nil"/>
          <w:between w:val="nil"/>
        </w:pBdr>
        <w:spacing w:line="360" w:lineRule="auto"/>
        <w:jc w:val="both"/>
        <w:rPr>
          <w:rFonts w:ascii="Calibri" w:hAnsi="Calibri" w:cs="Calibri"/>
          <w:b/>
          <w:color w:val="000000"/>
        </w:rPr>
        <w:pPrChange w:author="LauraPGM" w:date="2025-10-01T09:50:00Z" w:id="24">
          <w:pPr>
            <w:pStyle w:val="Normal0"/>
            <w:pBdr>
              <w:top w:val="nil"/>
              <w:left w:val="nil"/>
              <w:bottom w:val="nil"/>
              <w:right w:val="nil"/>
              <w:between w:val="nil"/>
            </w:pBdr>
            <w:spacing w:line="360" w:lineRule="auto"/>
            <w:ind w:left="284"/>
            <w:jc w:val="both"/>
          </w:pPr>
        </w:pPrChange>
      </w:pPr>
    </w:p>
    <w:p w:rsidRPr="001D59AC" w:rsidR="007343BB" w:rsidP="001D59AC" w:rsidRDefault="007343BB" w14:paraId="38709C26" w14:textId="5F612BA9">
      <w:pPr>
        <w:pStyle w:val="Normal0"/>
        <w:pBdr>
          <w:top w:val="nil"/>
          <w:left w:val="nil"/>
          <w:bottom w:val="nil"/>
          <w:right w:val="nil"/>
          <w:between w:val="nil"/>
        </w:pBdr>
        <w:spacing w:line="360" w:lineRule="auto"/>
        <w:jc w:val="both"/>
        <w:rPr>
          <w:rFonts w:ascii="Calibri" w:hAnsi="Calibri" w:cs="Calibri"/>
          <w:b/>
          <w:color w:val="000000"/>
        </w:rPr>
      </w:pPr>
      <w:r w:rsidRPr="001D59AC">
        <w:rPr>
          <w:rFonts w:ascii="Calibri" w:hAnsi="Calibri" w:cs="Calibri"/>
          <w:b/>
          <w:color w:val="000000"/>
        </w:rPr>
        <w:t>A. TABLA DE CONTENIDOS</w:t>
      </w:r>
    </w:p>
    <w:p w:rsidRPr="001D59AC" w:rsidR="00400499" w:rsidP="001D59AC" w:rsidRDefault="00DF687B" w14:paraId="18DF9E0D" w14:textId="52E0280B">
      <w:pPr>
        <w:pStyle w:val="Normal0"/>
        <w:spacing w:line="360" w:lineRule="auto"/>
        <w:rPr>
          <w:rFonts w:ascii="Calibri" w:hAnsi="Calibri" w:cs="Calibri"/>
          <w:b/>
        </w:rPr>
      </w:pPr>
      <w:r w:rsidRPr="001D59AC">
        <w:rPr>
          <w:rFonts w:ascii="Calibri" w:hAnsi="Calibri" w:cs="Calibri"/>
          <w:b/>
        </w:rPr>
        <w:t xml:space="preserve">B.  INTRODUCCIÓN </w:t>
      </w:r>
    </w:p>
    <w:p w:rsidR="001E287F" w:rsidP="001D59AC" w:rsidRDefault="00DF687B" w14:paraId="445B2A25" w14:textId="17AC60BF">
      <w:pPr>
        <w:pStyle w:val="Normal0"/>
        <w:spacing w:line="360" w:lineRule="auto"/>
        <w:rPr>
          <w:ins w:author="LauraPGM" w:date="2025-10-01T09:51:00Z" w:id="25"/>
          <w:rFonts w:ascii="Calibri" w:hAnsi="Calibri" w:cs="Calibri"/>
          <w:b/>
        </w:rPr>
      </w:pPr>
      <w:r w:rsidRPr="001D59AC">
        <w:rPr>
          <w:rFonts w:ascii="Calibri" w:hAnsi="Calibri" w:cs="Calibri"/>
          <w:b/>
        </w:rPr>
        <w:t>C.  DESARROLLO DE CONTENIDOS</w:t>
      </w:r>
    </w:p>
    <w:p w:rsidRPr="001D59AC" w:rsidR="001D59AC" w:rsidP="001D59AC" w:rsidRDefault="001D59AC" w14:paraId="4C2EAA80" w14:textId="77777777">
      <w:pPr>
        <w:pStyle w:val="Normal0"/>
        <w:pBdr>
          <w:top w:val="nil"/>
          <w:left w:val="nil"/>
          <w:bottom w:val="nil"/>
          <w:right w:val="nil"/>
          <w:between w:val="nil"/>
        </w:pBdr>
        <w:spacing w:line="360" w:lineRule="auto"/>
        <w:jc w:val="both"/>
        <w:rPr>
          <w:ins w:author="LauraPGM" w:date="2025-10-01T09:51:00Z" w:id="26"/>
          <w:rFonts w:ascii="Calibri" w:hAnsi="Calibri" w:cs="Calibri"/>
          <w:b/>
          <w:color w:val="000000"/>
        </w:rPr>
      </w:pPr>
      <w:ins w:author="LauraPGM" w:date="2025-10-01T09:51:00Z" w:id="27">
        <w:r w:rsidRPr="001D59AC">
          <w:rPr>
            <w:rFonts w:ascii="Calibri" w:hAnsi="Calibri" w:cs="Calibri"/>
            <w:b/>
            <w:color w:val="000000"/>
          </w:rPr>
          <w:t>A. TABLA DE CONTENIDOS</w:t>
        </w:r>
      </w:ins>
    </w:p>
    <w:p w:rsidRPr="001D59AC" w:rsidR="001D59AC" w:rsidP="001D59AC" w:rsidRDefault="001D59AC" w14:paraId="594877F4" w14:textId="77777777">
      <w:pPr>
        <w:pStyle w:val="Normal0"/>
        <w:spacing w:line="360" w:lineRule="auto"/>
        <w:rPr>
          <w:rFonts w:ascii="Calibri" w:hAnsi="Calibri" w:cs="Calibri"/>
          <w:b/>
        </w:rPr>
      </w:pPr>
    </w:p>
    <w:p w:rsidRPr="001D59AC" w:rsidR="003C01A3" w:rsidDel="00D645B6" w:rsidP="001D59AC" w:rsidRDefault="003C01A3" w14:paraId="7ACFF0AF" w14:textId="4E2D262A">
      <w:pPr>
        <w:pStyle w:val="Normal0"/>
        <w:spacing w:line="360" w:lineRule="auto"/>
        <w:rPr>
          <w:del w:author="LauraPGM" w:date="2025-10-01T09:51:00Z" w:id="28"/>
          <w:rFonts w:ascii="Calibri" w:hAnsi="Calibri" w:cs="Calibri"/>
          <w:b/>
        </w:rPr>
      </w:pPr>
    </w:p>
    <w:p w:rsidRPr="001D59AC" w:rsidR="003C01A3" w:rsidDel="00D645B6" w:rsidRDefault="003C01A3" w14:paraId="69385B9D" w14:textId="34FC1CEE">
      <w:pPr>
        <w:pStyle w:val="Normal0"/>
        <w:numPr>
          <w:ilvl w:val="0"/>
          <w:numId w:val="123"/>
        </w:numPr>
        <w:spacing w:line="360" w:lineRule="auto"/>
        <w:rPr>
          <w:del w:author="LauraPGM" w:date="2025-10-01T09:44:00Z" w:id="29"/>
          <w:rFonts w:ascii="Calibri" w:hAnsi="Calibri" w:cs="Calibri"/>
        </w:rPr>
        <w:pPrChange w:author="LauraPGM" w:date="2025-10-01T09:45:00Z" w:id="30">
          <w:pPr>
            <w:pStyle w:val="Normal0"/>
            <w:numPr>
              <w:ilvl w:val="1"/>
              <w:numId w:val="58"/>
            </w:numPr>
            <w:spacing w:line="360" w:lineRule="auto"/>
            <w:ind w:left="1440" w:hanging="360"/>
          </w:pPr>
        </w:pPrChange>
      </w:pPr>
      <w:r w:rsidRPr="001D59AC">
        <w:rPr>
          <w:rFonts w:ascii="Calibri" w:hAnsi="Calibri" w:cs="Calibri"/>
        </w:rPr>
        <w:t xml:space="preserve">Identificación y </w:t>
      </w:r>
      <w:ins w:author="LauraPGM" w:date="2025-10-06T20:24:00Z" w:id="31">
        <w:r w:rsidR="0032602C">
          <w:rPr>
            <w:rFonts w:ascii="Calibri" w:hAnsi="Calibri" w:cs="Calibri"/>
          </w:rPr>
          <w:t>c</w:t>
        </w:r>
      </w:ins>
      <w:del w:author="LauraPGM" w:date="2025-10-06T20:24:00Z" w:id="32">
        <w:r w:rsidRPr="001D59AC" w:rsidDel="0032602C">
          <w:rPr>
            <w:rFonts w:ascii="Calibri" w:hAnsi="Calibri" w:cs="Calibri"/>
          </w:rPr>
          <w:delText>C</w:delText>
        </w:r>
      </w:del>
      <w:r w:rsidRPr="001D59AC">
        <w:rPr>
          <w:rFonts w:ascii="Calibri" w:hAnsi="Calibri" w:cs="Calibri"/>
        </w:rPr>
        <w:t>lasificación de Indicadores de Gestión Energética (</w:t>
      </w:r>
      <w:proofErr w:type="spellStart"/>
      <w:r w:rsidRPr="001D59AC">
        <w:rPr>
          <w:rFonts w:ascii="Calibri" w:hAnsi="Calibri" w:cs="Calibri"/>
        </w:rPr>
        <w:t>IDEs</w:t>
      </w:r>
      <w:proofErr w:type="spellEnd"/>
      <w:r w:rsidRPr="001D59AC">
        <w:rPr>
          <w:rFonts w:ascii="Calibri" w:hAnsi="Calibri" w:cs="Calibri"/>
        </w:rPr>
        <w:t>)</w:t>
      </w:r>
      <w:ins w:author="LauraPGM" w:date="2025-10-01T15:40:00Z" w:id="33">
        <w:r w:rsidR="002D34CA">
          <w:rPr>
            <w:rFonts w:ascii="Calibri" w:hAnsi="Calibri" w:cs="Calibri"/>
          </w:rPr>
          <w:t>.</w:t>
        </w:r>
      </w:ins>
    </w:p>
    <w:p w:rsidRPr="001D59AC" w:rsidR="00D645B6" w:rsidRDefault="00D645B6" w14:paraId="6BFE8CD7" w14:textId="77777777">
      <w:pPr>
        <w:pStyle w:val="Normal0"/>
        <w:numPr>
          <w:ilvl w:val="0"/>
          <w:numId w:val="123"/>
        </w:numPr>
        <w:spacing w:line="360" w:lineRule="auto"/>
        <w:rPr>
          <w:ins w:author="LauraPGM" w:date="2025-10-01T09:44:00Z" w:id="34"/>
          <w:rFonts w:ascii="Calibri" w:hAnsi="Calibri" w:cs="Calibri"/>
        </w:rPr>
        <w:pPrChange w:author="LauraPGM" w:date="2025-10-01T09:45:00Z" w:id="35">
          <w:pPr>
            <w:pStyle w:val="Normal0"/>
            <w:numPr>
              <w:numId w:val="58"/>
            </w:numPr>
            <w:spacing w:line="360" w:lineRule="auto"/>
            <w:ind w:left="720" w:hanging="360"/>
          </w:pPr>
        </w:pPrChange>
      </w:pPr>
    </w:p>
    <w:p w:rsidRPr="001D59AC" w:rsidR="00185798" w:rsidRDefault="00185798" w14:paraId="1C61B5B7" w14:textId="1EB8B4A1">
      <w:pPr>
        <w:pStyle w:val="Normal0"/>
        <w:numPr>
          <w:ilvl w:val="1"/>
          <w:numId w:val="46"/>
        </w:numPr>
        <w:spacing w:line="360" w:lineRule="auto"/>
        <w:rPr>
          <w:rFonts w:ascii="Calibri" w:hAnsi="Calibri" w:cs="Calibri"/>
        </w:rPr>
        <w:pPrChange w:author="LauraPGM" w:date="2025-10-01T09:45:00Z" w:id="36">
          <w:pPr>
            <w:pStyle w:val="Normal0"/>
            <w:numPr>
              <w:ilvl w:val="1"/>
              <w:numId w:val="58"/>
            </w:numPr>
            <w:spacing w:line="360" w:lineRule="auto"/>
            <w:ind w:left="1440" w:hanging="360"/>
          </w:pPr>
        </w:pPrChange>
      </w:pPr>
      <w:r w:rsidRPr="001D59AC">
        <w:rPr>
          <w:rFonts w:ascii="Calibri" w:hAnsi="Calibri" w:cs="Calibri"/>
        </w:rPr>
        <w:t>Clasificación de tipos de indicadores de eficiencia energética según su aplicación</w:t>
      </w:r>
      <w:ins w:author="LauraPGM" w:date="2025-10-01T15:40:00Z" w:id="37">
        <w:r w:rsidR="002D34CA">
          <w:rPr>
            <w:rFonts w:ascii="Calibri" w:hAnsi="Calibri" w:cs="Calibri"/>
          </w:rPr>
          <w:t>.</w:t>
        </w:r>
      </w:ins>
    </w:p>
    <w:p w:rsidR="00EA7534" w:rsidRDefault="00A5135E" w14:paraId="7937AF21" w14:textId="6D56708B">
      <w:pPr>
        <w:pStyle w:val="Normal0"/>
        <w:numPr>
          <w:ilvl w:val="0"/>
          <w:numId w:val="46"/>
        </w:numPr>
        <w:spacing w:line="360" w:lineRule="auto"/>
        <w:rPr>
          <w:ins w:author="LauraPGM" w:date="2025-10-01T13:21:00Z" w:id="38"/>
          <w:rFonts w:ascii="Calibri" w:hAnsi="Calibri" w:cs="Calibri"/>
        </w:rPr>
        <w:pPrChange w:author="LauraPGM" w:date="2025-10-01T13:21:00Z" w:id="39">
          <w:pPr>
            <w:pStyle w:val="Prrafodelista"/>
            <w:numPr>
              <w:ilvl w:val="1"/>
              <w:numId w:val="138"/>
            </w:numPr>
            <w:spacing w:before="100" w:beforeAutospacing="1" w:after="100" w:afterAutospacing="1" w:line="360" w:lineRule="auto"/>
            <w:ind w:left="360" w:hanging="360"/>
          </w:pPr>
        </w:pPrChange>
      </w:pPr>
      <w:r w:rsidRPr="001D59AC">
        <w:rPr>
          <w:rFonts w:ascii="Calibri" w:hAnsi="Calibri" w:cs="Calibri"/>
        </w:rPr>
        <w:t xml:space="preserve">Establecimiento de Líneas Base Energéticas (LBE) y </w:t>
      </w:r>
      <w:ins w:author="LauraPGM" w:date="2025-10-06T20:24:00Z" w:id="40">
        <w:r w:rsidR="00DB6691">
          <w:rPr>
            <w:rFonts w:ascii="Calibri" w:hAnsi="Calibri" w:cs="Calibri"/>
          </w:rPr>
          <w:t>v</w:t>
        </w:r>
      </w:ins>
      <w:del w:author="LauraPGM" w:date="2025-10-06T20:23:00Z" w:id="41">
        <w:r w:rsidRPr="001D59AC" w:rsidDel="00DB6691">
          <w:rPr>
            <w:rFonts w:ascii="Calibri" w:hAnsi="Calibri" w:cs="Calibri"/>
          </w:rPr>
          <w:delText>V</w:delText>
        </w:r>
      </w:del>
      <w:r w:rsidRPr="001D59AC">
        <w:rPr>
          <w:rFonts w:ascii="Calibri" w:hAnsi="Calibri" w:cs="Calibri"/>
        </w:rPr>
        <w:t xml:space="preserve">ariables de </w:t>
      </w:r>
      <w:ins w:author="LauraPGM" w:date="2025-10-06T20:24:00Z" w:id="42">
        <w:r w:rsidR="00DB6691">
          <w:rPr>
            <w:rFonts w:ascii="Calibri" w:hAnsi="Calibri" w:cs="Calibri"/>
          </w:rPr>
          <w:t>s</w:t>
        </w:r>
      </w:ins>
      <w:del w:author="LauraPGM" w:date="2025-10-06T20:24:00Z" w:id="43">
        <w:r w:rsidRPr="001D59AC" w:rsidDel="00DB6691">
          <w:rPr>
            <w:rFonts w:ascii="Calibri" w:hAnsi="Calibri" w:cs="Calibri"/>
          </w:rPr>
          <w:delText>S</w:delText>
        </w:r>
      </w:del>
      <w:r w:rsidRPr="001D59AC">
        <w:rPr>
          <w:rFonts w:ascii="Calibri" w:hAnsi="Calibri" w:cs="Calibri"/>
        </w:rPr>
        <w:t>eguimiento</w:t>
      </w:r>
      <w:ins w:author="LauraPGM" w:date="2025-10-01T15:41:00Z" w:id="44">
        <w:r w:rsidR="002D34CA">
          <w:rPr>
            <w:rFonts w:ascii="Calibri" w:hAnsi="Calibri" w:cs="Calibri"/>
          </w:rPr>
          <w:t>.</w:t>
        </w:r>
      </w:ins>
    </w:p>
    <w:p w:rsidR="00EA7534" w:rsidDel="002D34CA" w:rsidRDefault="00EA7534" w14:paraId="434F3868" w14:textId="10C406FF">
      <w:pPr>
        <w:pStyle w:val="Normal0"/>
        <w:spacing w:line="360" w:lineRule="auto"/>
        <w:rPr>
          <w:del w:author="LauraPGM" w:date="2025-10-01T15:40:00Z" w:id="45"/>
          <w:rFonts w:ascii="Calibri" w:hAnsi="Calibri" w:cs="Calibri"/>
        </w:rPr>
        <w:pPrChange w:author="LauraPGM" w:date="2025-10-01T15:40:00Z" w:id="46">
          <w:pPr>
            <w:pStyle w:val="Normal0"/>
            <w:numPr>
              <w:numId w:val="58"/>
            </w:numPr>
            <w:spacing w:line="360" w:lineRule="auto"/>
            <w:ind w:left="720" w:hanging="360"/>
          </w:pPr>
        </w:pPrChange>
      </w:pPr>
      <w:ins w:author="LauraPGM" w:date="2025-10-01T13:22:00Z" w:id="47">
        <w:r w:rsidRPr="00EA7534">
          <w:rPr>
            <w:rFonts w:ascii="Calibri" w:hAnsi="Calibri" w:cs="Calibri"/>
            <w:rPrChange w:author="LauraPGM" w:date="2025-10-01T13:22:00Z" w:id="48">
              <w:rPr>
                <w:rFonts w:ascii="Calibri" w:hAnsi="Calibri" w:eastAsia="Times New Roman" w:cs="Calibri"/>
                <w:b/>
                <w:bCs/>
                <w:lang w:eastAsia="es-CO"/>
              </w:rPr>
            </w:rPrChange>
          </w:rPr>
          <w:t xml:space="preserve"> </w:t>
        </w:r>
      </w:ins>
      <w:ins w:author="LauraPGM" w:date="2025-10-01T13:21:00Z" w:id="49">
        <w:r w:rsidRPr="00EA7534">
          <w:rPr>
            <w:rFonts w:ascii="Calibri" w:hAnsi="Calibri" w:cs="Calibri"/>
            <w:rPrChange w:author="LauraPGM" w:date="2025-10-01T13:22:00Z" w:id="50">
              <w:rPr>
                <w:lang w:eastAsia="es-CO"/>
              </w:rPr>
            </w:rPrChange>
          </w:rPr>
          <w:t>Metodologías para el cálculo de la LBE</w:t>
        </w:r>
      </w:ins>
      <w:ins w:author="LauraPGM" w:date="2025-10-01T15:41:00Z" w:id="51">
        <w:r w:rsidR="002D34CA">
          <w:rPr>
            <w:rFonts w:ascii="Calibri" w:hAnsi="Calibri" w:cs="Calibri"/>
          </w:rPr>
          <w:t>.</w:t>
        </w:r>
      </w:ins>
    </w:p>
    <w:p w:rsidRPr="002D34CA" w:rsidR="002D34CA" w:rsidRDefault="002D34CA" w14:paraId="6F00915C" w14:textId="77777777">
      <w:pPr>
        <w:pStyle w:val="Normal0"/>
        <w:numPr>
          <w:ilvl w:val="1"/>
          <w:numId w:val="140"/>
        </w:numPr>
        <w:spacing w:line="360" w:lineRule="auto"/>
        <w:rPr>
          <w:ins w:author="LauraPGM" w:date="2025-10-01T15:40:00Z" w:id="52"/>
          <w:rFonts w:ascii="Calibri" w:hAnsi="Calibri" w:cs="Calibri"/>
        </w:rPr>
        <w:pPrChange w:author="LauraPGM" w:date="2025-10-01T15:40:00Z" w:id="53">
          <w:pPr>
            <w:pStyle w:val="Normal0"/>
            <w:numPr>
              <w:numId w:val="58"/>
            </w:numPr>
            <w:spacing w:line="360" w:lineRule="auto"/>
            <w:ind w:left="720" w:hanging="360"/>
          </w:pPr>
        </w:pPrChange>
      </w:pPr>
    </w:p>
    <w:p w:rsidR="002D34CA" w:rsidRDefault="00424C06" w14:paraId="1B7E8E47" w14:textId="33D316FD">
      <w:pPr>
        <w:pStyle w:val="Normal0"/>
        <w:numPr>
          <w:ilvl w:val="0"/>
          <w:numId w:val="177"/>
        </w:numPr>
        <w:spacing w:line="360" w:lineRule="auto"/>
        <w:rPr>
          <w:ins w:author="LauraPGM" w:date="2025-10-01T15:40:00Z" w:id="54"/>
          <w:rFonts w:ascii="Calibri" w:hAnsi="Calibri" w:cs="Calibri"/>
        </w:rPr>
        <w:pPrChange w:author="LauraPGM" w:date="2025-10-01T15:40:00Z" w:id="55">
          <w:pPr>
            <w:pStyle w:val="Normal0"/>
            <w:numPr>
              <w:numId w:val="58"/>
            </w:numPr>
            <w:spacing w:line="360" w:lineRule="auto"/>
            <w:ind w:left="720" w:hanging="360"/>
          </w:pPr>
        </w:pPrChange>
      </w:pPr>
      <w:r w:rsidRPr="00D645B6">
        <w:rPr>
          <w:rFonts w:ascii="Calibri" w:hAnsi="Calibri" w:cs="Calibri"/>
          <w:bCs/>
          <w:lang w:eastAsia="es-MX"/>
          <w:rPrChange w:author="LauraPGM" w:date="2025-10-01T09:45:00Z" w:id="56">
            <w:rPr>
              <w:bCs/>
              <w:sz w:val="21"/>
              <w:szCs w:val="21"/>
              <w:lang w:eastAsia="es-MX"/>
            </w:rPr>
          </w:rPrChange>
        </w:rPr>
        <w:t xml:space="preserve">Cálculo e </w:t>
      </w:r>
      <w:ins w:author="LauraPGM" w:date="2025-10-06T20:24:00Z" w:id="57">
        <w:r w:rsidR="00046775">
          <w:rPr>
            <w:rFonts w:ascii="Calibri" w:hAnsi="Calibri" w:cs="Calibri"/>
            <w:bCs/>
            <w:lang w:eastAsia="es-MX"/>
          </w:rPr>
          <w:t>i</w:t>
        </w:r>
      </w:ins>
      <w:del w:author="LauraPGM" w:date="2025-10-06T20:24:00Z" w:id="58">
        <w:r w:rsidRPr="00D645B6" w:rsidDel="00046775">
          <w:rPr>
            <w:rFonts w:ascii="Calibri" w:hAnsi="Calibri" w:cs="Calibri"/>
            <w:bCs/>
            <w:lang w:eastAsia="es-MX"/>
            <w:rPrChange w:author="LauraPGM" w:date="2025-10-01T09:45:00Z" w:id="59">
              <w:rPr>
                <w:bCs/>
                <w:sz w:val="21"/>
                <w:szCs w:val="21"/>
                <w:lang w:eastAsia="es-MX"/>
              </w:rPr>
            </w:rPrChange>
          </w:rPr>
          <w:delText>I</w:delText>
        </w:r>
      </w:del>
      <w:r w:rsidRPr="00D645B6">
        <w:rPr>
          <w:rFonts w:ascii="Calibri" w:hAnsi="Calibri" w:cs="Calibri"/>
          <w:bCs/>
          <w:lang w:eastAsia="es-MX"/>
          <w:rPrChange w:author="LauraPGM" w:date="2025-10-01T09:45:00Z" w:id="60">
            <w:rPr>
              <w:bCs/>
              <w:sz w:val="21"/>
              <w:szCs w:val="21"/>
              <w:lang w:eastAsia="es-MX"/>
            </w:rPr>
          </w:rPrChange>
        </w:rPr>
        <w:t>nterpretación de Indicadores de Desempeño Energético</w:t>
      </w:r>
      <w:ins w:author="LauraPGM" w:date="2025-10-01T15:41:00Z" w:id="61">
        <w:r w:rsidR="002D34CA">
          <w:rPr>
            <w:rFonts w:ascii="Calibri" w:hAnsi="Calibri" w:cs="Calibri"/>
            <w:bCs/>
            <w:lang w:eastAsia="es-MX"/>
          </w:rPr>
          <w:t>.</w:t>
        </w:r>
      </w:ins>
    </w:p>
    <w:p w:rsidR="002D34CA" w:rsidRDefault="00507103" w14:paraId="0CEA61B9" w14:textId="77777777">
      <w:pPr>
        <w:pStyle w:val="Normal0"/>
        <w:numPr>
          <w:ilvl w:val="0"/>
          <w:numId w:val="177"/>
        </w:numPr>
        <w:spacing w:line="360" w:lineRule="auto"/>
        <w:rPr>
          <w:ins w:author="LauraPGM" w:date="2025-10-01T15:41:00Z" w:id="62"/>
          <w:rFonts w:ascii="Calibri" w:hAnsi="Calibri" w:cs="Calibri"/>
        </w:rPr>
        <w:pPrChange w:author="LauraPGM" w:date="2025-10-01T15:41:00Z" w:id="63">
          <w:pPr>
            <w:pStyle w:val="Normal0"/>
            <w:numPr>
              <w:numId w:val="58"/>
            </w:numPr>
            <w:spacing w:line="360" w:lineRule="auto"/>
            <w:ind w:left="720" w:hanging="360"/>
          </w:pPr>
        </w:pPrChange>
      </w:pPr>
      <w:ins w:author="LauraPGM" w:date="2025-10-01T14:51:00Z" w:id="64">
        <w:r w:rsidRPr="002D34CA">
          <w:rPr>
            <w:rFonts w:ascii="Calibri" w:hAnsi="Calibri" w:cs="Calibri"/>
          </w:rPr>
          <w:t>Estrategias de optimización de costos e impacto energético</w:t>
        </w:r>
      </w:ins>
      <w:ins w:author="LauraPGM" w:date="2025-10-01T15:41:00Z" w:id="65">
        <w:r w:rsidR="002D34CA">
          <w:rPr>
            <w:rFonts w:ascii="Calibri" w:hAnsi="Calibri" w:cs="Calibri"/>
          </w:rPr>
          <w:t>.</w:t>
        </w:r>
      </w:ins>
    </w:p>
    <w:p w:rsidR="002D34CA" w:rsidRDefault="00046775" w14:paraId="063FA919" w14:textId="76C05D58">
      <w:pPr>
        <w:pStyle w:val="Normal0"/>
        <w:numPr>
          <w:ilvl w:val="0"/>
          <w:numId w:val="177"/>
        </w:numPr>
        <w:spacing w:line="360" w:lineRule="auto"/>
        <w:rPr>
          <w:ins w:author="LauraPGM" w:date="2025-10-01T15:41:00Z" w:id="66"/>
          <w:rFonts w:ascii="Calibri" w:hAnsi="Calibri" w:cs="Calibri"/>
        </w:rPr>
        <w:pPrChange w:author="LauraPGM" w:date="2025-10-01T15:41:00Z" w:id="67">
          <w:pPr>
            <w:pStyle w:val="Normal0"/>
            <w:numPr>
              <w:numId w:val="58"/>
            </w:numPr>
            <w:spacing w:line="360" w:lineRule="auto"/>
            <w:ind w:left="720" w:hanging="360"/>
          </w:pPr>
        </w:pPrChange>
      </w:pPr>
      <w:ins w:author="LauraPGM" w:date="2025-10-01T14:49:00Z" w:id="68">
        <w:r>
          <w:rPr>
            <w:rFonts w:ascii="Calibri" w:hAnsi="Calibri" w:cs="Calibri"/>
          </w:rPr>
          <w:t>Requisitos de la n</w:t>
        </w:r>
        <w:r w:rsidRPr="002D34CA" w:rsidR="00507103">
          <w:rPr>
            <w:rFonts w:ascii="Calibri" w:hAnsi="Calibri" w:cs="Calibri"/>
          </w:rPr>
          <w:t xml:space="preserve">orma ISO 50001 para la gestión energética y los </w:t>
        </w:r>
        <w:proofErr w:type="spellStart"/>
        <w:r w:rsidRPr="002D34CA" w:rsidR="00507103">
          <w:rPr>
            <w:rFonts w:ascii="Calibri" w:hAnsi="Calibri" w:cs="Calibri"/>
          </w:rPr>
          <w:t>IDEs</w:t>
        </w:r>
      </w:ins>
      <w:proofErr w:type="spellEnd"/>
      <w:ins w:author="LauraPGM" w:date="2025-10-01T15:41:00Z" w:id="69">
        <w:r w:rsidR="002D34CA">
          <w:rPr>
            <w:rFonts w:ascii="Calibri" w:hAnsi="Calibri" w:cs="Calibri"/>
          </w:rPr>
          <w:t>.</w:t>
        </w:r>
      </w:ins>
    </w:p>
    <w:p w:rsidRPr="002D34CA" w:rsidR="00793DDB" w:rsidRDefault="00793DDB" w14:paraId="5D9D8A35" w14:textId="4A396263">
      <w:pPr>
        <w:pStyle w:val="Normal0"/>
        <w:numPr>
          <w:ilvl w:val="0"/>
          <w:numId w:val="177"/>
        </w:numPr>
        <w:spacing w:line="360" w:lineRule="auto"/>
        <w:rPr>
          <w:rFonts w:ascii="Calibri" w:hAnsi="Calibri" w:cs="Calibri"/>
        </w:rPr>
        <w:pPrChange w:author="LauraPGM" w:date="2025-10-01T15:41:00Z" w:id="70">
          <w:pPr>
            <w:pStyle w:val="Normal0"/>
            <w:numPr>
              <w:numId w:val="58"/>
            </w:numPr>
            <w:spacing w:line="360" w:lineRule="auto"/>
            <w:ind w:left="720" w:hanging="360"/>
          </w:pPr>
        </w:pPrChange>
      </w:pPr>
      <w:ins w:author="LauraPGM" w:date="2025-10-01T15:40:00Z" w:id="71">
        <w:r w:rsidRPr="002D34CA">
          <w:rPr>
            <w:rFonts w:ascii="Calibri" w:hAnsi="Calibri" w:cs="Calibri"/>
          </w:rPr>
          <w:t>Desarrollo de informes técnicos sobre el rendimiento energético y la optimización</w:t>
        </w:r>
      </w:ins>
      <w:ins w:author="LauraPGM" w:date="2025-10-01T15:41:00Z" w:id="72">
        <w:r w:rsidR="002D34CA">
          <w:rPr>
            <w:rFonts w:ascii="Calibri" w:hAnsi="Calibri" w:cs="Calibri"/>
          </w:rPr>
          <w:t>.</w:t>
        </w:r>
      </w:ins>
    </w:p>
    <w:p w:rsidRPr="001D59AC" w:rsidR="00424C06" w:rsidDel="00793DDB" w:rsidRDefault="00424C06" w14:paraId="3C444163" w14:textId="77777777">
      <w:pPr>
        <w:pStyle w:val="Normal0"/>
        <w:spacing w:line="360" w:lineRule="auto"/>
        <w:rPr>
          <w:del w:author="LauraPGM" w:date="2025-10-01T15:40:00Z" w:id="73"/>
          <w:rFonts w:ascii="Calibri" w:hAnsi="Calibri" w:cs="Calibri"/>
          <w:b/>
        </w:rPr>
        <w:pPrChange w:author="LauraPGM" w:date="2025-10-01T14:48:00Z" w:id="74">
          <w:pPr>
            <w:pStyle w:val="Normal0"/>
            <w:numPr>
              <w:numId w:val="58"/>
            </w:numPr>
            <w:spacing w:line="360" w:lineRule="auto"/>
            <w:ind w:left="720" w:hanging="360"/>
          </w:pPr>
        </w:pPrChange>
      </w:pPr>
    </w:p>
    <w:p w:rsidRPr="001D59AC" w:rsidR="00A5135E" w:rsidRDefault="00A5135E" w14:paraId="50B50E1F" w14:textId="07367BEE">
      <w:pPr>
        <w:pStyle w:val="Normal0"/>
        <w:spacing w:line="360" w:lineRule="auto"/>
        <w:rPr>
          <w:rFonts w:ascii="Calibri" w:hAnsi="Calibri" w:cs="Calibri"/>
          <w:b/>
        </w:rPr>
        <w:pPrChange w:author="LauraPGM" w:date="2025-10-01T15:40:00Z" w:id="75">
          <w:pPr>
            <w:pStyle w:val="Normal0"/>
            <w:spacing w:line="360" w:lineRule="auto"/>
            <w:ind w:left="720"/>
          </w:pPr>
        </w:pPrChange>
      </w:pPr>
    </w:p>
    <w:p w:rsidRPr="001D59AC" w:rsidR="003C01A3" w:rsidDel="00D645B6" w:rsidRDefault="00D645B6" w14:paraId="7489FDE8" w14:textId="48397B5C">
      <w:pPr>
        <w:pStyle w:val="TDC1"/>
        <w:tabs>
          <w:tab w:val="left" w:pos="480"/>
          <w:tab w:val="right" w:leader="dot" w:pos="9962"/>
        </w:tabs>
        <w:spacing w:line="360" w:lineRule="auto"/>
        <w:rPr>
          <w:del w:author="LauraPGM" w:date="2025-10-01T09:44:00Z" w:id="76"/>
          <w:rFonts w:ascii="Calibri" w:hAnsi="Calibri" w:cs="Calibri" w:eastAsiaTheme="minorEastAsia"/>
          <w:noProof/>
          <w:kern w:val="2"/>
          <w:lang w:eastAsia="es-MX"/>
          <w14:ligatures w14:val="standardContextual"/>
        </w:rPr>
        <w:pPrChange w:author="LauraPGM" w:date="2025-10-01T09:45:00Z" w:id="77">
          <w:pPr>
            <w:pStyle w:val="TDC1"/>
            <w:tabs>
              <w:tab w:val="left" w:pos="480"/>
              <w:tab w:val="right" w:leader="dot" w:pos="9962"/>
            </w:tabs>
          </w:pPr>
        </w:pPrChange>
      </w:pPr>
      <w:del w:author="LauraPGM" w:date="2025-10-01T09:44:00Z" w:id="78">
        <w:r w:rsidRPr="001D59AC" w:rsidDel="00D645B6">
          <w:rPr>
            <w:rStyle w:val="Hipervnculo"/>
            <w:b/>
            <w:bCs/>
          </w:rPr>
          <w:fldChar w:fldCharType="begin"/>
        </w:r>
        <w:r w:rsidRPr="001D59AC" w:rsidDel="00D645B6">
          <w:rPr>
            <w:rStyle w:val="Hipervnculo"/>
            <w:rFonts w:ascii="Calibri" w:hAnsi="Calibri" w:cs="Calibri"/>
            <w:b/>
            <w:bCs/>
            <w:noProof/>
          </w:rPr>
          <w:delInstrText xml:space="preserve"> HYPERLINK \l "_Toc200949735" </w:delInstrText>
        </w:r>
        <w:r w:rsidRPr="001D59AC" w:rsidDel="00D645B6">
          <w:rPr>
            <w:rStyle w:val="Hipervnculo"/>
            <w:b/>
            <w:bCs/>
          </w:rPr>
          <w:fldChar w:fldCharType="separate"/>
        </w:r>
        <w:r w:rsidRPr="001D59AC" w:rsidDel="00D645B6" w:rsidR="003C01A3">
          <w:rPr>
            <w:rStyle w:val="Hipervnculo"/>
            <w:rFonts w:ascii="Calibri" w:hAnsi="Calibri" w:cs="Calibri"/>
            <w:b/>
            <w:bCs/>
            <w:noProof/>
          </w:rPr>
          <w:delText>A.</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b/>
            <w:bCs/>
            <w:noProof/>
          </w:rPr>
          <w:delText>INTRODUCCIÓN</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_Toc200949735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4</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6CDE90A2" w14:textId="4D22B024">
      <w:pPr>
        <w:pStyle w:val="TDC1"/>
        <w:tabs>
          <w:tab w:val="left" w:pos="480"/>
          <w:tab w:val="right" w:leader="dot" w:pos="9962"/>
        </w:tabs>
        <w:spacing w:line="360" w:lineRule="auto"/>
        <w:rPr>
          <w:del w:author="LauraPGM" w:date="2025-10-01T09:44:00Z" w:id="79"/>
          <w:rFonts w:ascii="Calibri" w:hAnsi="Calibri" w:cs="Calibri" w:eastAsiaTheme="minorEastAsia"/>
          <w:noProof/>
          <w:kern w:val="2"/>
          <w:lang w:eastAsia="es-MX"/>
          <w14:ligatures w14:val="standardContextual"/>
        </w:rPr>
        <w:pPrChange w:author="LauraPGM" w:date="2025-10-01T09:45:00Z" w:id="80">
          <w:pPr>
            <w:pStyle w:val="TDC1"/>
            <w:tabs>
              <w:tab w:val="left" w:pos="480"/>
              <w:tab w:val="right" w:leader="dot" w:pos="9962"/>
            </w:tabs>
          </w:pPr>
        </w:pPrChange>
      </w:pPr>
      <w:del w:author="LauraPGM" w:date="2025-10-01T09:44:00Z" w:id="81">
        <w:r w:rsidRPr="001D59AC" w:rsidDel="00D645B6">
          <w:rPr>
            <w:rStyle w:val="Hipervnculo"/>
            <w:b/>
            <w:bCs/>
          </w:rPr>
          <w:fldChar w:fldCharType="begin"/>
        </w:r>
        <w:r w:rsidRPr="001D59AC" w:rsidDel="00D645B6">
          <w:rPr>
            <w:rStyle w:val="Hipervnculo"/>
            <w:rFonts w:ascii="Calibri" w:hAnsi="Calibri" w:cs="Calibri"/>
            <w:b/>
            <w:bCs/>
            <w:noProof/>
          </w:rPr>
          <w:delInstrText xml:space="preserve"> HYPERLINK \l "_Toc200949736" </w:delInstrText>
        </w:r>
        <w:r w:rsidRPr="001D59AC" w:rsidDel="00D645B6">
          <w:rPr>
            <w:rStyle w:val="Hipervnculo"/>
            <w:b/>
            <w:bCs/>
          </w:rPr>
          <w:fldChar w:fldCharType="separate"/>
        </w:r>
        <w:r w:rsidRPr="001D59AC" w:rsidDel="00D645B6" w:rsidR="003C01A3">
          <w:rPr>
            <w:rStyle w:val="Hipervnculo"/>
            <w:rFonts w:ascii="Calibri" w:hAnsi="Calibri" w:cs="Calibri"/>
            <w:b/>
            <w:bCs/>
            <w:noProof/>
          </w:rPr>
          <w:delText>B.</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b/>
            <w:bCs/>
            <w:noProof/>
          </w:rPr>
          <w:delText>DESARROLLO DE CONTENIDOS</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_Toc200949736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4</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315F91A9" w14:textId="77CCA076">
      <w:pPr>
        <w:pStyle w:val="TDC1"/>
        <w:tabs>
          <w:tab w:val="left" w:pos="480"/>
          <w:tab w:val="right" w:leader="dot" w:pos="9962"/>
        </w:tabs>
        <w:spacing w:line="360" w:lineRule="auto"/>
        <w:rPr>
          <w:del w:author="LauraPGM" w:date="2025-10-01T09:44:00Z" w:id="82"/>
          <w:rFonts w:ascii="Calibri" w:hAnsi="Calibri" w:cs="Calibri" w:eastAsiaTheme="minorEastAsia"/>
          <w:noProof/>
          <w:kern w:val="2"/>
          <w:lang w:eastAsia="es-MX"/>
          <w14:ligatures w14:val="standardContextual"/>
        </w:rPr>
        <w:pPrChange w:author="LauraPGM" w:date="2025-10-01T09:45:00Z" w:id="83">
          <w:pPr>
            <w:pStyle w:val="TDC1"/>
            <w:tabs>
              <w:tab w:val="left" w:pos="480"/>
              <w:tab w:val="right" w:leader="dot" w:pos="9962"/>
            </w:tabs>
          </w:pPr>
        </w:pPrChange>
      </w:pPr>
      <w:del w:author="LauraPGM" w:date="2025-10-01T09:44:00Z" w:id="84">
        <w:r w:rsidRPr="001D59AC" w:rsidDel="00D645B6">
          <w:rPr>
            <w:rStyle w:val="Hipervnculo"/>
            <w:b/>
            <w:bCs/>
            <w:lang w:eastAsia="es-MX"/>
          </w:rPr>
          <w:fldChar w:fldCharType="begin"/>
        </w:r>
        <w:r w:rsidRPr="001D59AC" w:rsidDel="00D645B6">
          <w:rPr>
            <w:rStyle w:val="Hipervnculo"/>
            <w:rFonts w:ascii="Calibri" w:hAnsi="Calibri" w:cs="Calibri"/>
            <w:b/>
            <w:bCs/>
            <w:noProof/>
            <w:lang w:eastAsia="es-MX"/>
          </w:rPr>
          <w:delInstrText xml:space="preserve"> HYPERLINK \l "_Toc200949737" </w:delInstrText>
        </w:r>
        <w:r w:rsidRPr="001D59AC" w:rsidDel="00D645B6">
          <w:rPr>
            <w:rStyle w:val="Hipervnculo"/>
            <w:b/>
            <w:bCs/>
            <w:lang w:eastAsia="es-MX"/>
          </w:rPr>
          <w:fldChar w:fldCharType="separate"/>
        </w:r>
        <w:r w:rsidRPr="001D59AC" w:rsidDel="00D645B6" w:rsidR="003C01A3">
          <w:rPr>
            <w:rStyle w:val="Hipervnculo"/>
            <w:rFonts w:ascii="Calibri" w:hAnsi="Calibri" w:cs="Calibri"/>
            <w:b/>
            <w:bCs/>
            <w:noProof/>
            <w:lang w:eastAsia="es-MX"/>
          </w:rPr>
          <w:delText>1.</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b/>
            <w:bCs/>
            <w:noProof/>
            <w:lang w:eastAsia="es-MX"/>
          </w:rPr>
          <w:delText>Tema 1: Identificación y Clasificación de Indicadores de Gestión Energética (IDEs)</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_Toc200949737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4</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0A110140" w14:textId="5EC93A92">
      <w:pPr>
        <w:pStyle w:val="TDC2"/>
        <w:tabs>
          <w:tab w:val="left" w:pos="960"/>
          <w:tab w:val="right" w:leader="dot" w:pos="9962"/>
        </w:tabs>
        <w:spacing w:line="360" w:lineRule="auto"/>
        <w:rPr>
          <w:del w:author="LauraPGM" w:date="2025-10-01T09:44:00Z" w:id="85"/>
          <w:rFonts w:ascii="Calibri" w:hAnsi="Calibri" w:cs="Calibri" w:eastAsiaTheme="minorEastAsia"/>
          <w:noProof/>
          <w:kern w:val="2"/>
          <w:lang w:eastAsia="es-MX"/>
          <w14:ligatures w14:val="standardContextual"/>
        </w:rPr>
        <w:pPrChange w:author="LauraPGM" w:date="2025-10-01T09:45:00Z" w:id="86">
          <w:pPr>
            <w:pStyle w:val="TDC2"/>
            <w:tabs>
              <w:tab w:val="left" w:pos="960"/>
              <w:tab w:val="right" w:leader="dot" w:pos="9962"/>
            </w:tabs>
          </w:pPr>
        </w:pPrChange>
      </w:pPr>
      <w:del w:author="LauraPGM" w:date="2025-10-01T09:44:00Z" w:id="87">
        <w:r w:rsidRPr="001D59AC" w:rsidDel="00D645B6">
          <w:rPr>
            <w:rStyle w:val="Hipervnculo"/>
            <w:lang w:eastAsia="es-MX"/>
          </w:rPr>
          <w:fldChar w:fldCharType="begin"/>
        </w:r>
        <w:r w:rsidRPr="001D59AC" w:rsidDel="00D645B6">
          <w:rPr>
            <w:rStyle w:val="Hipervnculo"/>
            <w:rFonts w:ascii="Calibri" w:hAnsi="Calibri" w:cs="Calibri"/>
            <w:noProof/>
            <w:lang w:eastAsia="es-MX"/>
          </w:rPr>
          <w:delInstrText xml:space="preserve"> HYPERLINK \l "_Toc200949744" </w:delInstrText>
        </w:r>
        <w:r w:rsidRPr="001D59AC" w:rsidDel="00D645B6">
          <w:rPr>
            <w:rStyle w:val="Hipervnculo"/>
            <w:lang w:eastAsia="es-MX"/>
          </w:rPr>
          <w:fldChar w:fldCharType="separate"/>
        </w:r>
        <w:r w:rsidRPr="001D59AC" w:rsidDel="00D645B6" w:rsidR="003C01A3">
          <w:rPr>
            <w:rStyle w:val="Hipervnculo"/>
            <w:rFonts w:ascii="Calibri" w:hAnsi="Calibri" w:cs="Calibri"/>
            <w:noProof/>
            <w:lang w:eastAsia="es-MX"/>
          </w:rPr>
          <w:delText>1.3.</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noProof/>
            <w:lang w:eastAsia="es-MX"/>
          </w:rPr>
          <w:delText>Clasificación de tipos de indicadores de eficiencia energética según su aplicación:</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_Toc200949744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9</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49699FC8" w14:textId="7FB8639C">
      <w:pPr>
        <w:pStyle w:val="TDC2"/>
        <w:tabs>
          <w:tab w:val="left" w:pos="1200"/>
          <w:tab w:val="right" w:leader="dot" w:pos="9962"/>
        </w:tabs>
        <w:spacing w:line="360" w:lineRule="auto"/>
        <w:rPr>
          <w:del w:author="LauraPGM" w:date="2025-10-01T09:44:00Z" w:id="88"/>
          <w:rFonts w:ascii="Calibri" w:hAnsi="Calibri" w:cs="Calibri" w:eastAsiaTheme="minorEastAsia"/>
          <w:noProof/>
          <w:kern w:val="2"/>
          <w:lang w:eastAsia="es-MX"/>
          <w14:ligatures w14:val="standardContextual"/>
        </w:rPr>
        <w:pPrChange w:author="LauraPGM" w:date="2025-10-01T09:45:00Z" w:id="89">
          <w:pPr>
            <w:pStyle w:val="TDC2"/>
            <w:tabs>
              <w:tab w:val="left" w:pos="1200"/>
              <w:tab w:val="right" w:leader="dot" w:pos="9962"/>
            </w:tabs>
          </w:pPr>
        </w:pPrChange>
      </w:pPr>
      <w:del w:author="LauraPGM" w:date="2025-10-01T09:44:00Z" w:id="90">
        <w:r w:rsidRPr="001D59AC" w:rsidDel="00D645B6">
          <w:rPr>
            <w:rStyle w:val="Hipervnculo"/>
            <w:lang w:eastAsia="es-MX"/>
          </w:rPr>
          <w:fldChar w:fldCharType="begin"/>
        </w:r>
        <w:r w:rsidRPr="001D59AC" w:rsidDel="00D645B6">
          <w:rPr>
            <w:rStyle w:val="Hipervnculo"/>
            <w:rFonts w:ascii="Calibri" w:hAnsi="Calibri" w:cs="Calibri"/>
            <w:noProof/>
            <w:lang w:eastAsia="es-MX"/>
          </w:rPr>
          <w:delInstrText xml:space="preserve"> HYPERLINK \l "_Toc200949745" </w:delInstrText>
        </w:r>
        <w:r w:rsidRPr="001D59AC" w:rsidDel="00D645B6">
          <w:rPr>
            <w:rStyle w:val="Hipervnculo"/>
            <w:lang w:eastAsia="es-MX"/>
          </w:rPr>
          <w:fldChar w:fldCharType="separate"/>
        </w:r>
        <w:r w:rsidRPr="001D59AC" w:rsidDel="00D645B6" w:rsidR="003C01A3">
          <w:rPr>
            <w:rStyle w:val="Hipervnculo"/>
            <w:rFonts w:ascii="Calibri" w:hAnsi="Calibri" w:cs="Calibri"/>
            <w:noProof/>
            <w:lang w:eastAsia="es-MX"/>
          </w:rPr>
          <w:delText>1.3.1.</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noProof/>
            <w:lang w:eastAsia="es-MX"/>
          </w:rPr>
          <w:delText>Seguimiento del desempeño global de la organización.</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_Toc200949745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9</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7423A9F3" w14:textId="54C6D9A5">
      <w:pPr>
        <w:pStyle w:val="TDC2"/>
        <w:tabs>
          <w:tab w:val="left" w:pos="1200"/>
          <w:tab w:val="right" w:leader="dot" w:pos="9962"/>
        </w:tabs>
        <w:spacing w:line="360" w:lineRule="auto"/>
        <w:rPr>
          <w:del w:author="LauraPGM" w:date="2025-10-01T09:44:00Z" w:id="91"/>
          <w:rFonts w:ascii="Calibri" w:hAnsi="Calibri" w:cs="Calibri" w:eastAsiaTheme="minorEastAsia"/>
          <w:noProof/>
          <w:kern w:val="2"/>
          <w:lang w:eastAsia="es-MX"/>
          <w14:ligatures w14:val="standardContextual"/>
        </w:rPr>
        <w:pPrChange w:author="LauraPGM" w:date="2025-10-01T09:45:00Z" w:id="92">
          <w:pPr>
            <w:pStyle w:val="TDC2"/>
            <w:tabs>
              <w:tab w:val="left" w:pos="1200"/>
              <w:tab w:val="right" w:leader="dot" w:pos="9962"/>
            </w:tabs>
          </w:pPr>
        </w:pPrChange>
      </w:pPr>
      <w:del w:author="LauraPGM" w:date="2025-10-01T09:44:00Z" w:id="93">
        <w:r w:rsidRPr="001D59AC" w:rsidDel="00D645B6">
          <w:rPr>
            <w:rStyle w:val="Hipervnculo"/>
            <w:lang w:eastAsia="es-MX"/>
          </w:rPr>
          <w:fldChar w:fldCharType="begin"/>
        </w:r>
        <w:r w:rsidRPr="001D59AC" w:rsidDel="00D645B6">
          <w:rPr>
            <w:rStyle w:val="Hipervnculo"/>
            <w:rFonts w:ascii="Calibri" w:hAnsi="Calibri" w:cs="Calibri"/>
            <w:noProof/>
            <w:lang w:eastAsia="es-MX"/>
          </w:rPr>
          <w:delInstrText xml:space="preserve"> HYPERLINK \l "_Toc200949746" </w:delInstrText>
        </w:r>
        <w:r w:rsidRPr="001D59AC" w:rsidDel="00D645B6">
          <w:rPr>
            <w:rStyle w:val="Hipervnculo"/>
            <w:lang w:eastAsia="es-MX"/>
          </w:rPr>
          <w:fldChar w:fldCharType="separate"/>
        </w:r>
        <w:r w:rsidRPr="001D59AC" w:rsidDel="00D645B6" w:rsidR="003C01A3">
          <w:rPr>
            <w:rStyle w:val="Hipervnculo"/>
            <w:rFonts w:ascii="Calibri" w:hAnsi="Calibri" w:cs="Calibri"/>
            <w:noProof/>
            <w:lang w:eastAsia="es-MX"/>
          </w:rPr>
          <w:delText>1.3.2.</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noProof/>
            <w:lang w:eastAsia="es-MX"/>
          </w:rPr>
          <w:delText>Evaluación de la eficiencia de procesos específicos.</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_Toc200949746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10</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173BB781" w14:textId="3E6A1D44">
      <w:pPr>
        <w:pStyle w:val="TDC2"/>
        <w:tabs>
          <w:tab w:val="left" w:pos="1200"/>
          <w:tab w:val="right" w:leader="dot" w:pos="9962"/>
        </w:tabs>
        <w:spacing w:line="360" w:lineRule="auto"/>
        <w:rPr>
          <w:del w:author="LauraPGM" w:date="2025-10-01T09:44:00Z" w:id="94"/>
          <w:rFonts w:ascii="Calibri" w:hAnsi="Calibri" w:cs="Calibri" w:eastAsiaTheme="minorEastAsia"/>
          <w:noProof/>
          <w:kern w:val="2"/>
          <w:lang w:eastAsia="es-MX"/>
          <w14:ligatures w14:val="standardContextual"/>
        </w:rPr>
        <w:pPrChange w:author="LauraPGM" w:date="2025-10-01T09:45:00Z" w:id="95">
          <w:pPr>
            <w:pStyle w:val="TDC2"/>
            <w:tabs>
              <w:tab w:val="left" w:pos="1200"/>
              <w:tab w:val="right" w:leader="dot" w:pos="9962"/>
            </w:tabs>
          </w:pPr>
        </w:pPrChange>
      </w:pPr>
      <w:del w:author="LauraPGM" w:date="2025-10-01T09:44:00Z" w:id="96">
        <w:r w:rsidRPr="001D59AC" w:rsidDel="00D645B6">
          <w:rPr>
            <w:rStyle w:val="Hipervnculo"/>
            <w:lang w:eastAsia="es-MX"/>
          </w:rPr>
          <w:fldChar w:fldCharType="begin"/>
        </w:r>
        <w:r w:rsidRPr="001D59AC" w:rsidDel="00D645B6">
          <w:rPr>
            <w:rStyle w:val="Hipervnculo"/>
            <w:rFonts w:ascii="Calibri" w:hAnsi="Calibri" w:cs="Calibri"/>
            <w:noProof/>
            <w:lang w:eastAsia="es-MX"/>
          </w:rPr>
          <w:delInstrText xml:space="preserve"> HYPERLINK \l "_Toc200949747" </w:delInstrText>
        </w:r>
        <w:r w:rsidRPr="001D59AC" w:rsidDel="00D645B6">
          <w:rPr>
            <w:rStyle w:val="Hipervnculo"/>
            <w:lang w:eastAsia="es-MX"/>
          </w:rPr>
          <w:fldChar w:fldCharType="separate"/>
        </w:r>
        <w:r w:rsidRPr="001D59AC" w:rsidDel="00D645B6" w:rsidR="003C01A3">
          <w:rPr>
            <w:rStyle w:val="Hipervnculo"/>
            <w:rFonts w:ascii="Calibri" w:hAnsi="Calibri" w:cs="Calibri"/>
            <w:noProof/>
            <w:lang w:eastAsia="es-MX"/>
          </w:rPr>
          <w:delText>1.3.3.</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noProof/>
            <w:lang w:eastAsia="es-MX"/>
          </w:rPr>
          <w:delText>Monitoreo del rendimiento de equipos individuales.</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_Toc200949747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11</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68FB9CD0" w14:textId="13EDF2F6">
      <w:pPr>
        <w:pStyle w:val="TDC2"/>
        <w:tabs>
          <w:tab w:val="left" w:pos="1200"/>
          <w:tab w:val="right" w:leader="dot" w:pos="9962"/>
        </w:tabs>
        <w:spacing w:line="360" w:lineRule="auto"/>
        <w:rPr>
          <w:del w:author="LauraPGM" w:date="2025-10-01T09:44:00Z" w:id="97"/>
          <w:rFonts w:ascii="Calibri" w:hAnsi="Calibri" w:cs="Calibri" w:eastAsiaTheme="minorEastAsia"/>
          <w:noProof/>
          <w:kern w:val="2"/>
          <w:lang w:eastAsia="es-MX"/>
          <w14:ligatures w14:val="standardContextual"/>
        </w:rPr>
        <w:pPrChange w:author="LauraPGM" w:date="2025-10-01T09:45:00Z" w:id="98">
          <w:pPr>
            <w:pStyle w:val="TDC2"/>
            <w:tabs>
              <w:tab w:val="left" w:pos="1200"/>
              <w:tab w:val="right" w:leader="dot" w:pos="9962"/>
            </w:tabs>
          </w:pPr>
        </w:pPrChange>
      </w:pPr>
      <w:del w:author="LauraPGM" w:date="2025-10-01T09:44:00Z" w:id="99">
        <w:r w:rsidRPr="001D59AC" w:rsidDel="00D645B6">
          <w:rPr>
            <w:rStyle w:val="Hipervnculo"/>
            <w:lang w:eastAsia="es-MX"/>
          </w:rPr>
          <w:fldChar w:fldCharType="begin"/>
        </w:r>
        <w:r w:rsidRPr="001D59AC" w:rsidDel="00D645B6">
          <w:rPr>
            <w:rStyle w:val="Hipervnculo"/>
            <w:rFonts w:ascii="Calibri" w:hAnsi="Calibri" w:cs="Calibri"/>
            <w:noProof/>
            <w:lang w:eastAsia="es-MX"/>
          </w:rPr>
          <w:delInstrText xml:space="preserve"> HYPERLINK \l "_Toc200949748" </w:delInstrText>
        </w:r>
        <w:r w:rsidRPr="001D59AC" w:rsidDel="00D645B6">
          <w:rPr>
            <w:rStyle w:val="Hipervnculo"/>
            <w:lang w:eastAsia="es-MX"/>
          </w:rPr>
          <w:fldChar w:fldCharType="separate"/>
        </w:r>
        <w:r w:rsidRPr="001D59AC" w:rsidDel="00D645B6" w:rsidR="003C01A3">
          <w:rPr>
            <w:rStyle w:val="Hipervnculo"/>
            <w:rFonts w:ascii="Calibri" w:hAnsi="Calibri" w:cs="Calibri"/>
            <w:noProof/>
            <w:lang w:eastAsia="es-MX"/>
          </w:rPr>
          <w:delText>1.3.4.</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noProof/>
            <w:lang w:eastAsia="es-MX"/>
          </w:rPr>
          <w:delText>Comparación con líneas base y objetivos.</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_Toc200949748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11</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17BBC64F" w14:textId="671B8462">
      <w:pPr>
        <w:pStyle w:val="TDC1"/>
        <w:tabs>
          <w:tab w:val="left" w:pos="480"/>
          <w:tab w:val="right" w:leader="dot" w:pos="9962"/>
        </w:tabs>
        <w:spacing w:line="360" w:lineRule="auto"/>
        <w:rPr>
          <w:del w:author="LauraPGM" w:date="2025-10-01T09:44:00Z" w:id="100"/>
          <w:rFonts w:ascii="Calibri" w:hAnsi="Calibri" w:cs="Calibri" w:eastAsiaTheme="minorEastAsia"/>
          <w:noProof/>
          <w:kern w:val="2"/>
          <w:lang w:eastAsia="es-MX"/>
          <w14:ligatures w14:val="standardContextual"/>
        </w:rPr>
        <w:pPrChange w:author="LauraPGM" w:date="2025-10-01T09:45:00Z" w:id="101">
          <w:pPr>
            <w:pStyle w:val="TDC1"/>
            <w:tabs>
              <w:tab w:val="left" w:pos="480"/>
              <w:tab w:val="right" w:leader="dot" w:pos="9962"/>
            </w:tabs>
          </w:pPr>
        </w:pPrChange>
      </w:pPr>
      <w:del w:author="LauraPGM" w:date="2025-10-01T09:44:00Z" w:id="102">
        <w:r w:rsidRPr="001D59AC" w:rsidDel="00D645B6">
          <w:rPr>
            <w:rStyle w:val="Hipervnculo"/>
            <w:b/>
            <w:bCs/>
            <w:lang w:eastAsia="es-MX"/>
          </w:rPr>
          <w:fldChar w:fldCharType="begin"/>
        </w:r>
        <w:r w:rsidRPr="001D59AC" w:rsidDel="00D645B6">
          <w:rPr>
            <w:rStyle w:val="Hipervnculo"/>
            <w:rFonts w:ascii="Calibri" w:hAnsi="Calibri" w:cs="Calibri"/>
            <w:b/>
            <w:bCs/>
            <w:noProof/>
            <w:lang w:eastAsia="es-MX"/>
          </w:rPr>
          <w:delInstrText xml:space="preserve"> HYPERLINK \l "_Toc200949749" </w:delInstrText>
        </w:r>
        <w:r w:rsidRPr="001D59AC" w:rsidDel="00D645B6">
          <w:rPr>
            <w:rStyle w:val="Hipervnculo"/>
            <w:b/>
            <w:bCs/>
            <w:lang w:eastAsia="es-MX"/>
          </w:rPr>
          <w:fldChar w:fldCharType="separate"/>
        </w:r>
        <w:r w:rsidRPr="001D59AC" w:rsidDel="00D645B6" w:rsidR="003C01A3">
          <w:rPr>
            <w:rStyle w:val="Hipervnculo"/>
            <w:rFonts w:ascii="Calibri" w:hAnsi="Calibri" w:cs="Calibri"/>
            <w:b/>
            <w:bCs/>
            <w:noProof/>
            <w:lang w:eastAsia="es-MX"/>
          </w:rPr>
          <w:delText>2.</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b/>
            <w:bCs/>
            <w:noProof/>
            <w:lang w:eastAsia="es-MX"/>
          </w:rPr>
          <w:delText>Tema 2: Establecimiento de Líneas Base Energéticas (LBE) y Variables de Seguimiento</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_Toc200949749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12</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19B38A03" w14:textId="50C04D79">
      <w:pPr>
        <w:pStyle w:val="TDC2"/>
        <w:tabs>
          <w:tab w:val="left" w:pos="960"/>
          <w:tab w:val="right" w:leader="dot" w:pos="9962"/>
        </w:tabs>
        <w:spacing w:line="360" w:lineRule="auto"/>
        <w:rPr>
          <w:del w:author="LauraPGM" w:date="2025-10-01T09:44:00Z" w:id="103"/>
          <w:rFonts w:ascii="Calibri" w:hAnsi="Calibri" w:cs="Calibri" w:eastAsiaTheme="minorEastAsia"/>
          <w:noProof/>
          <w:kern w:val="2"/>
          <w:lang w:eastAsia="es-MX"/>
          <w14:ligatures w14:val="standardContextual"/>
        </w:rPr>
        <w:pPrChange w:author="LauraPGM" w:date="2025-10-01T09:45:00Z" w:id="104">
          <w:pPr>
            <w:pStyle w:val="TDC2"/>
            <w:tabs>
              <w:tab w:val="left" w:pos="960"/>
              <w:tab w:val="right" w:leader="dot" w:pos="9962"/>
            </w:tabs>
          </w:pPr>
        </w:pPrChange>
      </w:pPr>
      <w:del w:author="LauraPGM" w:date="2025-10-01T09:44:00Z" w:id="105">
        <w:r w:rsidRPr="001D59AC" w:rsidDel="00D645B6">
          <w:rPr>
            <w:rStyle w:val="Hipervnculo"/>
            <w:lang w:eastAsia="es-MX"/>
          </w:rPr>
          <w:fldChar w:fldCharType="begin"/>
        </w:r>
        <w:r w:rsidRPr="001D59AC" w:rsidDel="00D645B6">
          <w:rPr>
            <w:rStyle w:val="Hipervnculo"/>
            <w:rFonts w:ascii="Calibri" w:hAnsi="Calibri" w:cs="Calibri"/>
            <w:noProof/>
            <w:lang w:eastAsia="es-MX"/>
          </w:rPr>
          <w:delInstrText xml:space="preserve"> HYPERLINK \l "_Toc200949750" </w:delInstrText>
        </w:r>
        <w:r w:rsidRPr="001D59AC" w:rsidDel="00D645B6">
          <w:rPr>
            <w:rStyle w:val="Hipervnculo"/>
            <w:lang w:eastAsia="es-MX"/>
          </w:rPr>
          <w:fldChar w:fldCharType="separate"/>
        </w:r>
        <w:r w:rsidRPr="001D59AC" w:rsidDel="00D645B6" w:rsidR="003C01A3">
          <w:rPr>
            <w:rStyle w:val="Hipervnculo"/>
            <w:rFonts w:ascii="Calibri" w:hAnsi="Calibri" w:cs="Calibri"/>
            <w:noProof/>
            <w:lang w:eastAsia="es-MX"/>
          </w:rPr>
          <w:delText>2.1.</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noProof/>
            <w:lang w:eastAsia="es-MX"/>
          </w:rPr>
          <w:delText>Definición y propósito de la LBE como referencia para la mejora.</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_Toc200949750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12</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17C2493E" w14:textId="293FC25B">
      <w:pPr>
        <w:pStyle w:val="TDC2"/>
        <w:tabs>
          <w:tab w:val="left" w:pos="960"/>
          <w:tab w:val="right" w:leader="dot" w:pos="9962"/>
        </w:tabs>
        <w:spacing w:line="360" w:lineRule="auto"/>
        <w:rPr>
          <w:del w:author="LauraPGM" w:date="2025-10-01T09:44:00Z" w:id="106"/>
          <w:rFonts w:ascii="Calibri" w:hAnsi="Calibri" w:cs="Calibri" w:eastAsiaTheme="minorEastAsia"/>
          <w:noProof/>
          <w:kern w:val="2"/>
          <w:lang w:eastAsia="es-MX"/>
          <w14:ligatures w14:val="standardContextual"/>
        </w:rPr>
        <w:pPrChange w:author="LauraPGM" w:date="2025-10-01T09:45:00Z" w:id="107">
          <w:pPr>
            <w:pStyle w:val="TDC2"/>
            <w:tabs>
              <w:tab w:val="left" w:pos="960"/>
              <w:tab w:val="right" w:leader="dot" w:pos="9962"/>
            </w:tabs>
          </w:pPr>
        </w:pPrChange>
      </w:pPr>
      <w:del w:author="LauraPGM" w:date="2025-10-01T09:44:00Z" w:id="108">
        <w:r w:rsidRPr="001D59AC" w:rsidDel="00D645B6">
          <w:rPr>
            <w:rStyle w:val="Hipervnculo"/>
            <w:lang w:eastAsia="es-MX"/>
          </w:rPr>
          <w:fldChar w:fldCharType="begin"/>
        </w:r>
        <w:r w:rsidRPr="001D59AC" w:rsidDel="00D645B6">
          <w:rPr>
            <w:rStyle w:val="Hipervnculo"/>
            <w:rFonts w:ascii="Calibri" w:hAnsi="Calibri" w:cs="Calibri"/>
            <w:noProof/>
            <w:lang w:eastAsia="es-MX"/>
          </w:rPr>
          <w:delInstrText xml:space="preserve"> HYPERLINK \l "_Toc200949751" </w:delInstrText>
        </w:r>
        <w:r w:rsidRPr="001D59AC" w:rsidDel="00D645B6">
          <w:rPr>
            <w:rStyle w:val="Hipervnculo"/>
            <w:lang w:eastAsia="es-MX"/>
          </w:rPr>
          <w:fldChar w:fldCharType="separate"/>
        </w:r>
        <w:r w:rsidRPr="001D59AC" w:rsidDel="00D645B6" w:rsidR="003C01A3">
          <w:rPr>
            <w:rStyle w:val="Hipervnculo"/>
            <w:rFonts w:ascii="Calibri" w:hAnsi="Calibri" w:cs="Calibri"/>
            <w:noProof/>
            <w:lang w:eastAsia="es-MX"/>
          </w:rPr>
          <w:delText>2.2.</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noProof/>
            <w:lang w:eastAsia="es-MX"/>
          </w:rPr>
          <w:delText>Selección del período y los datos para el establecimiento de la LBE.</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_Toc200949751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13</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13809330" w14:textId="6D7124C6">
      <w:pPr>
        <w:pStyle w:val="TDC2"/>
        <w:tabs>
          <w:tab w:val="left" w:pos="960"/>
          <w:tab w:val="right" w:leader="dot" w:pos="9962"/>
        </w:tabs>
        <w:spacing w:line="360" w:lineRule="auto"/>
        <w:rPr>
          <w:del w:author="LauraPGM" w:date="2025-10-01T09:44:00Z" w:id="109"/>
          <w:rFonts w:ascii="Calibri" w:hAnsi="Calibri" w:cs="Calibri" w:eastAsiaTheme="minorEastAsia"/>
          <w:noProof/>
          <w:kern w:val="2"/>
          <w:lang w:eastAsia="es-MX"/>
          <w14:ligatures w14:val="standardContextual"/>
        </w:rPr>
        <w:pPrChange w:author="LauraPGM" w:date="2025-10-01T09:45:00Z" w:id="110">
          <w:pPr>
            <w:pStyle w:val="TDC2"/>
            <w:tabs>
              <w:tab w:val="left" w:pos="960"/>
              <w:tab w:val="right" w:leader="dot" w:pos="9962"/>
            </w:tabs>
          </w:pPr>
        </w:pPrChange>
      </w:pPr>
      <w:del w:author="LauraPGM" w:date="2025-10-01T09:44:00Z" w:id="111">
        <w:r w:rsidRPr="001D59AC" w:rsidDel="00D645B6">
          <w:rPr>
            <w:rStyle w:val="Hipervnculo"/>
            <w:lang w:eastAsia="es-MX"/>
          </w:rPr>
          <w:fldChar w:fldCharType="begin"/>
        </w:r>
        <w:r w:rsidRPr="001D59AC" w:rsidDel="00D645B6">
          <w:rPr>
            <w:rStyle w:val="Hipervnculo"/>
            <w:rFonts w:ascii="Calibri" w:hAnsi="Calibri" w:cs="Calibri"/>
            <w:noProof/>
            <w:lang w:eastAsia="es-MX"/>
          </w:rPr>
          <w:delInstrText xml:space="preserve"> HYPERLINK \l "_Toc200949752" </w:delInstrText>
        </w:r>
        <w:r w:rsidRPr="001D59AC" w:rsidDel="00D645B6">
          <w:rPr>
            <w:rStyle w:val="Hipervnculo"/>
            <w:lang w:eastAsia="es-MX"/>
          </w:rPr>
          <w:fldChar w:fldCharType="separate"/>
        </w:r>
        <w:r w:rsidRPr="001D59AC" w:rsidDel="00D645B6" w:rsidR="003C01A3">
          <w:rPr>
            <w:rStyle w:val="Hipervnculo"/>
            <w:rFonts w:ascii="Calibri" w:hAnsi="Calibri" w:cs="Calibri"/>
            <w:noProof/>
            <w:lang w:eastAsia="es-MX"/>
          </w:rPr>
          <w:delText>2.3.</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noProof/>
            <w:lang w:eastAsia="es-MX"/>
          </w:rPr>
          <w:delText>Metodologías para el cálculo de la LBE (modelos simples y análisis de regresión básico).</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_Toc200949752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14</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469B4CBD" w14:textId="2AA7A56D">
      <w:pPr>
        <w:pStyle w:val="TDC2"/>
        <w:tabs>
          <w:tab w:val="left" w:pos="960"/>
          <w:tab w:val="right" w:leader="dot" w:pos="9962"/>
        </w:tabs>
        <w:spacing w:line="360" w:lineRule="auto"/>
        <w:rPr>
          <w:del w:author="LauraPGM" w:date="2025-10-01T09:44:00Z" w:id="112"/>
          <w:rFonts w:ascii="Calibri" w:hAnsi="Calibri" w:cs="Calibri" w:eastAsiaTheme="minorEastAsia"/>
          <w:noProof/>
          <w:kern w:val="2"/>
          <w:lang w:eastAsia="es-MX"/>
          <w14:ligatures w14:val="standardContextual"/>
        </w:rPr>
        <w:pPrChange w:author="LauraPGM" w:date="2025-10-01T09:45:00Z" w:id="113">
          <w:pPr>
            <w:pStyle w:val="TDC2"/>
            <w:tabs>
              <w:tab w:val="left" w:pos="960"/>
              <w:tab w:val="right" w:leader="dot" w:pos="9962"/>
            </w:tabs>
          </w:pPr>
        </w:pPrChange>
      </w:pPr>
      <w:del w:author="LauraPGM" w:date="2025-10-01T09:44:00Z" w:id="114">
        <w:r w:rsidRPr="001D59AC" w:rsidDel="00D645B6">
          <w:rPr>
            <w:rStyle w:val="Hipervnculo"/>
            <w:lang w:eastAsia="es-MX"/>
          </w:rPr>
          <w:fldChar w:fldCharType="begin"/>
        </w:r>
        <w:r w:rsidRPr="001D59AC" w:rsidDel="00D645B6">
          <w:rPr>
            <w:rStyle w:val="Hipervnculo"/>
            <w:rFonts w:ascii="Calibri" w:hAnsi="Calibri" w:cs="Calibri"/>
            <w:noProof/>
            <w:lang w:eastAsia="es-MX"/>
          </w:rPr>
          <w:delInstrText xml:space="preserve"> HYPERLINK \l "_Toc200949753" </w:delInstrText>
        </w:r>
        <w:r w:rsidRPr="001D59AC" w:rsidDel="00D645B6">
          <w:rPr>
            <w:rStyle w:val="Hipervnculo"/>
            <w:lang w:eastAsia="es-MX"/>
          </w:rPr>
          <w:fldChar w:fldCharType="separate"/>
        </w:r>
        <w:r w:rsidRPr="001D59AC" w:rsidDel="00D645B6" w:rsidR="003C01A3">
          <w:rPr>
            <w:rStyle w:val="Hipervnculo"/>
            <w:rFonts w:ascii="Calibri" w:hAnsi="Calibri" w:cs="Calibri"/>
            <w:noProof/>
            <w:lang w:eastAsia="es-MX"/>
          </w:rPr>
          <w:delText>2.4.</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noProof/>
            <w:lang w:eastAsia="es-MX"/>
          </w:rPr>
          <w:delText>Establecimiento de variables de seguimiento de consumo energético con base en estrategias de optimización y metodología.</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_Toc200949753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15</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4EDBC042" w14:textId="2DDC60ED">
      <w:pPr>
        <w:pStyle w:val="TDC1"/>
        <w:tabs>
          <w:tab w:val="left" w:pos="480"/>
          <w:tab w:val="right" w:leader="dot" w:pos="9962"/>
        </w:tabs>
        <w:spacing w:line="360" w:lineRule="auto"/>
        <w:rPr>
          <w:del w:author="LauraPGM" w:date="2025-10-01T09:44:00Z" w:id="115"/>
          <w:rFonts w:ascii="Calibri" w:hAnsi="Calibri" w:cs="Calibri" w:eastAsiaTheme="minorEastAsia"/>
          <w:noProof/>
          <w:kern w:val="2"/>
          <w:lang w:eastAsia="es-MX"/>
          <w14:ligatures w14:val="standardContextual"/>
        </w:rPr>
        <w:pPrChange w:author="LauraPGM" w:date="2025-10-01T09:45:00Z" w:id="116">
          <w:pPr>
            <w:pStyle w:val="TDC1"/>
            <w:tabs>
              <w:tab w:val="left" w:pos="480"/>
              <w:tab w:val="right" w:leader="dot" w:pos="9962"/>
            </w:tabs>
          </w:pPr>
        </w:pPrChange>
      </w:pPr>
      <w:del w:author="LauraPGM" w:date="2025-10-01T09:44:00Z" w:id="117">
        <w:r w:rsidRPr="001D59AC" w:rsidDel="00D645B6">
          <w:rPr>
            <w:rStyle w:val="Hipervnculo"/>
            <w:b/>
            <w:bCs/>
            <w:lang w:eastAsia="es-MX"/>
          </w:rPr>
          <w:fldChar w:fldCharType="begin"/>
        </w:r>
        <w:r w:rsidRPr="001D59AC" w:rsidDel="00D645B6">
          <w:rPr>
            <w:rStyle w:val="Hipervnculo"/>
            <w:rFonts w:ascii="Calibri" w:hAnsi="Calibri" w:cs="Calibri"/>
            <w:b/>
            <w:bCs/>
            <w:noProof/>
            <w:lang w:eastAsia="es-MX"/>
          </w:rPr>
          <w:delInstrText xml:space="preserve"> HYPERLINK \l "_Toc200949754" </w:delInstrText>
        </w:r>
        <w:r w:rsidRPr="001D59AC" w:rsidDel="00D645B6">
          <w:rPr>
            <w:rStyle w:val="Hipervnculo"/>
            <w:b/>
            <w:bCs/>
            <w:lang w:eastAsia="es-MX"/>
          </w:rPr>
          <w:fldChar w:fldCharType="separate"/>
        </w:r>
        <w:r w:rsidRPr="001D59AC" w:rsidDel="00D645B6" w:rsidR="003C01A3">
          <w:rPr>
            <w:rStyle w:val="Hipervnculo"/>
            <w:rFonts w:ascii="Calibri" w:hAnsi="Calibri" w:cs="Calibri"/>
            <w:b/>
            <w:bCs/>
            <w:noProof/>
            <w:lang w:eastAsia="es-MX"/>
          </w:rPr>
          <w:delText>3.</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b/>
            <w:bCs/>
            <w:noProof/>
            <w:lang w:eastAsia="es-MX"/>
          </w:rPr>
          <w:delText>Tema 3: Cálculo e Interpretación de Indicadores de Desempeño Energético</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_Toc200949754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16</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5F6B7665" w14:textId="741F296E">
      <w:pPr>
        <w:pStyle w:val="TDC2"/>
        <w:tabs>
          <w:tab w:val="left" w:pos="960"/>
          <w:tab w:val="right" w:leader="dot" w:pos="9962"/>
        </w:tabs>
        <w:spacing w:line="360" w:lineRule="auto"/>
        <w:rPr>
          <w:del w:author="LauraPGM" w:date="2025-10-01T09:44:00Z" w:id="118"/>
          <w:rFonts w:ascii="Calibri" w:hAnsi="Calibri" w:cs="Calibri" w:eastAsiaTheme="minorEastAsia"/>
          <w:noProof/>
          <w:kern w:val="2"/>
          <w:lang w:eastAsia="es-MX"/>
          <w14:ligatures w14:val="standardContextual"/>
        </w:rPr>
        <w:pPrChange w:author="LauraPGM" w:date="2025-10-01T09:45:00Z" w:id="119">
          <w:pPr>
            <w:pStyle w:val="TDC2"/>
            <w:tabs>
              <w:tab w:val="left" w:pos="960"/>
              <w:tab w:val="right" w:leader="dot" w:pos="9962"/>
            </w:tabs>
          </w:pPr>
        </w:pPrChange>
      </w:pPr>
      <w:del w:author="LauraPGM" w:date="2025-10-01T09:44:00Z" w:id="120">
        <w:r w:rsidRPr="001D59AC" w:rsidDel="00D645B6">
          <w:rPr>
            <w:rStyle w:val="Hipervnculo"/>
            <w:lang w:eastAsia="es-MX"/>
          </w:rPr>
          <w:fldChar w:fldCharType="begin"/>
        </w:r>
        <w:r w:rsidRPr="001D59AC" w:rsidDel="00D645B6">
          <w:rPr>
            <w:rStyle w:val="Hipervnculo"/>
            <w:rFonts w:ascii="Calibri" w:hAnsi="Calibri" w:cs="Calibri"/>
            <w:noProof/>
            <w:lang w:eastAsia="es-MX"/>
          </w:rPr>
          <w:delInstrText xml:space="preserve"> HYPERLINK \l "_Toc200949755" </w:delInstrText>
        </w:r>
        <w:r w:rsidRPr="001D59AC" w:rsidDel="00D645B6">
          <w:rPr>
            <w:rStyle w:val="Hipervnculo"/>
            <w:lang w:eastAsia="es-MX"/>
          </w:rPr>
          <w:fldChar w:fldCharType="separate"/>
        </w:r>
        <w:r w:rsidRPr="001D59AC" w:rsidDel="00D645B6" w:rsidR="003C01A3">
          <w:rPr>
            <w:rStyle w:val="Hipervnculo"/>
            <w:rFonts w:ascii="Calibri" w:hAnsi="Calibri" w:cs="Calibri"/>
            <w:noProof/>
            <w:lang w:eastAsia="es-MX"/>
          </w:rPr>
          <w:delText>3.1.</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noProof/>
            <w:lang w:eastAsia="es-MX"/>
          </w:rPr>
          <w:delText>Cálculo práctico de los diferentes tipos de IDEs utilizando datos reales o simulados.</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_Toc200949755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16</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38A9F967" w14:textId="4A7507B0">
      <w:pPr>
        <w:pStyle w:val="TDC2"/>
        <w:tabs>
          <w:tab w:val="left" w:pos="960"/>
          <w:tab w:val="right" w:leader="dot" w:pos="9962"/>
        </w:tabs>
        <w:spacing w:line="360" w:lineRule="auto"/>
        <w:rPr>
          <w:del w:author="LauraPGM" w:date="2025-10-01T09:44:00Z" w:id="121"/>
          <w:rFonts w:ascii="Calibri" w:hAnsi="Calibri" w:cs="Calibri" w:eastAsiaTheme="minorEastAsia"/>
          <w:noProof/>
          <w:kern w:val="2"/>
          <w:lang w:eastAsia="es-MX"/>
          <w14:ligatures w14:val="standardContextual"/>
        </w:rPr>
        <w:pPrChange w:author="LauraPGM" w:date="2025-10-01T09:45:00Z" w:id="122">
          <w:pPr>
            <w:pStyle w:val="TDC2"/>
            <w:tabs>
              <w:tab w:val="left" w:pos="960"/>
              <w:tab w:val="right" w:leader="dot" w:pos="9962"/>
            </w:tabs>
          </w:pPr>
        </w:pPrChange>
      </w:pPr>
      <w:del w:author="LauraPGM" w:date="2025-10-01T09:44:00Z" w:id="123">
        <w:r w:rsidRPr="001D59AC" w:rsidDel="00D645B6">
          <w:rPr>
            <w:rStyle w:val="Hipervnculo"/>
            <w:lang w:eastAsia="es-MX"/>
          </w:rPr>
          <w:fldChar w:fldCharType="begin"/>
        </w:r>
        <w:r w:rsidRPr="001D59AC" w:rsidDel="00D645B6">
          <w:rPr>
            <w:rStyle w:val="Hipervnculo"/>
            <w:rFonts w:ascii="Calibri" w:hAnsi="Calibri" w:cs="Calibri"/>
            <w:noProof/>
            <w:lang w:eastAsia="es-MX"/>
          </w:rPr>
          <w:delInstrText xml:space="preserve"> HYPERLINK \l "_Toc200949756" </w:delInstrText>
        </w:r>
        <w:r w:rsidRPr="001D59AC" w:rsidDel="00D645B6">
          <w:rPr>
            <w:rStyle w:val="Hipervnculo"/>
            <w:lang w:eastAsia="es-MX"/>
          </w:rPr>
          <w:fldChar w:fldCharType="separate"/>
        </w:r>
        <w:r w:rsidRPr="001D59AC" w:rsidDel="00D645B6" w:rsidR="003C01A3">
          <w:rPr>
            <w:rStyle w:val="Hipervnculo"/>
            <w:rFonts w:ascii="Calibri" w:hAnsi="Calibri" w:cs="Calibri"/>
            <w:noProof/>
            <w:lang w:eastAsia="es-MX"/>
          </w:rPr>
          <w:delText>3.2.</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noProof/>
            <w:lang w:eastAsia="es-MX"/>
          </w:rPr>
          <w:delText>Interpretación de los valores de los IDEs:</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_Toc200949756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18</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6BD1AFCB" w14:textId="64153B26">
      <w:pPr>
        <w:pStyle w:val="TDC2"/>
        <w:tabs>
          <w:tab w:val="left" w:pos="1200"/>
          <w:tab w:val="right" w:leader="dot" w:pos="9962"/>
        </w:tabs>
        <w:spacing w:line="360" w:lineRule="auto"/>
        <w:rPr>
          <w:del w:author="LauraPGM" w:date="2025-10-01T09:44:00Z" w:id="124"/>
          <w:rFonts w:ascii="Calibri" w:hAnsi="Calibri" w:cs="Calibri" w:eastAsiaTheme="minorEastAsia"/>
          <w:noProof/>
          <w:kern w:val="2"/>
          <w:lang w:eastAsia="es-MX"/>
          <w14:ligatures w14:val="standardContextual"/>
        </w:rPr>
        <w:pPrChange w:author="LauraPGM" w:date="2025-10-01T09:45:00Z" w:id="125">
          <w:pPr>
            <w:pStyle w:val="TDC2"/>
            <w:tabs>
              <w:tab w:val="left" w:pos="1200"/>
              <w:tab w:val="right" w:leader="dot" w:pos="9962"/>
            </w:tabs>
          </w:pPr>
        </w:pPrChange>
      </w:pPr>
      <w:del w:author="LauraPGM" w:date="2025-10-01T09:44:00Z" w:id="126">
        <w:r w:rsidRPr="001D59AC" w:rsidDel="00D645B6">
          <w:rPr>
            <w:rStyle w:val="Hipervnculo"/>
            <w:lang w:eastAsia="es-MX"/>
          </w:rPr>
          <w:fldChar w:fldCharType="begin"/>
        </w:r>
        <w:r w:rsidRPr="001D59AC" w:rsidDel="00D645B6">
          <w:rPr>
            <w:rStyle w:val="Hipervnculo"/>
            <w:rFonts w:ascii="Calibri" w:hAnsi="Calibri" w:cs="Calibri"/>
            <w:noProof/>
            <w:lang w:eastAsia="es-MX"/>
          </w:rPr>
          <w:delInstrText xml:space="preserve"> HYPERLINK \l "_Toc200949757" </w:delInstrText>
        </w:r>
        <w:r w:rsidRPr="001D59AC" w:rsidDel="00D645B6">
          <w:rPr>
            <w:rStyle w:val="Hipervnculo"/>
            <w:lang w:eastAsia="es-MX"/>
          </w:rPr>
          <w:fldChar w:fldCharType="separate"/>
        </w:r>
        <w:r w:rsidRPr="001D59AC" w:rsidDel="00D645B6" w:rsidR="003C01A3">
          <w:rPr>
            <w:rStyle w:val="Hipervnculo"/>
            <w:rFonts w:ascii="Calibri" w:hAnsi="Calibri" w:cs="Calibri"/>
            <w:noProof/>
            <w:lang w:eastAsia="es-MX"/>
          </w:rPr>
          <w:delText>3.2.1.</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noProof/>
            <w:lang w:eastAsia="es-MX"/>
          </w:rPr>
          <w:delText>Identificación de tendencias y desviaciones respecto a la LBE.</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_Toc200949757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18</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6651F49B" w14:textId="0115FB03">
      <w:pPr>
        <w:pStyle w:val="TDC2"/>
        <w:tabs>
          <w:tab w:val="left" w:pos="1200"/>
          <w:tab w:val="right" w:leader="dot" w:pos="9962"/>
        </w:tabs>
        <w:spacing w:line="360" w:lineRule="auto"/>
        <w:rPr>
          <w:del w:author="LauraPGM" w:date="2025-10-01T09:44:00Z" w:id="127"/>
          <w:rFonts w:ascii="Calibri" w:hAnsi="Calibri" w:cs="Calibri" w:eastAsiaTheme="minorEastAsia"/>
          <w:noProof/>
          <w:kern w:val="2"/>
          <w:lang w:eastAsia="es-MX"/>
          <w14:ligatures w14:val="standardContextual"/>
        </w:rPr>
        <w:pPrChange w:author="LauraPGM" w:date="2025-10-01T09:45:00Z" w:id="128">
          <w:pPr>
            <w:pStyle w:val="TDC2"/>
            <w:tabs>
              <w:tab w:val="left" w:pos="1200"/>
              <w:tab w:val="right" w:leader="dot" w:pos="9962"/>
            </w:tabs>
          </w:pPr>
        </w:pPrChange>
      </w:pPr>
      <w:del w:author="LauraPGM" w:date="2025-10-01T09:44:00Z" w:id="129">
        <w:r w:rsidRPr="001D59AC" w:rsidDel="00D645B6">
          <w:rPr>
            <w:rStyle w:val="Hipervnculo"/>
            <w:lang w:eastAsia="es-MX"/>
          </w:rPr>
          <w:fldChar w:fldCharType="begin"/>
        </w:r>
        <w:r w:rsidRPr="001D59AC" w:rsidDel="00D645B6">
          <w:rPr>
            <w:rStyle w:val="Hipervnculo"/>
            <w:rFonts w:ascii="Calibri" w:hAnsi="Calibri" w:cs="Calibri"/>
            <w:noProof/>
            <w:lang w:eastAsia="es-MX"/>
          </w:rPr>
          <w:delInstrText xml:space="preserve"> HYPERLINK \l "_Toc200949758" </w:delInstrText>
        </w:r>
        <w:r w:rsidRPr="001D59AC" w:rsidDel="00D645B6">
          <w:rPr>
            <w:rStyle w:val="Hipervnculo"/>
            <w:lang w:eastAsia="es-MX"/>
          </w:rPr>
          <w:fldChar w:fldCharType="separate"/>
        </w:r>
        <w:r w:rsidRPr="001D59AC" w:rsidDel="00D645B6" w:rsidR="003C01A3">
          <w:rPr>
            <w:rStyle w:val="Hipervnculo"/>
            <w:rFonts w:ascii="Calibri" w:hAnsi="Calibri" w:cs="Calibri"/>
            <w:noProof/>
            <w:lang w:eastAsia="es-MX"/>
          </w:rPr>
          <w:delText>3.2.2.</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noProof/>
            <w:lang w:eastAsia="es-MX"/>
          </w:rPr>
          <w:delText>Evaluación del progreso hacia los objetivos energéticos.</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_Toc200949758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20</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7121D3DE" w14:textId="3AAC337B">
      <w:pPr>
        <w:pStyle w:val="TDC2"/>
        <w:tabs>
          <w:tab w:val="left" w:pos="1200"/>
          <w:tab w:val="right" w:leader="dot" w:pos="9962"/>
        </w:tabs>
        <w:spacing w:line="360" w:lineRule="auto"/>
        <w:rPr>
          <w:del w:author="LauraPGM" w:date="2025-10-01T09:44:00Z" w:id="130"/>
          <w:rFonts w:ascii="Calibri" w:hAnsi="Calibri" w:cs="Calibri" w:eastAsiaTheme="minorEastAsia"/>
          <w:noProof/>
          <w:kern w:val="2"/>
          <w:lang w:eastAsia="es-MX"/>
          <w14:ligatures w14:val="standardContextual"/>
        </w:rPr>
        <w:pPrChange w:author="LauraPGM" w:date="2025-10-01T09:45:00Z" w:id="131">
          <w:pPr>
            <w:pStyle w:val="TDC2"/>
            <w:tabs>
              <w:tab w:val="left" w:pos="1200"/>
              <w:tab w:val="right" w:leader="dot" w:pos="9962"/>
            </w:tabs>
          </w:pPr>
        </w:pPrChange>
      </w:pPr>
      <w:del w:author="LauraPGM" w:date="2025-10-01T09:44:00Z" w:id="132">
        <w:r w:rsidRPr="001D59AC" w:rsidDel="00D645B6">
          <w:rPr>
            <w:rStyle w:val="Hipervnculo"/>
            <w:lang w:eastAsia="es-MX"/>
          </w:rPr>
          <w:fldChar w:fldCharType="begin"/>
        </w:r>
        <w:r w:rsidRPr="001D59AC" w:rsidDel="00D645B6">
          <w:rPr>
            <w:rStyle w:val="Hipervnculo"/>
            <w:rFonts w:ascii="Calibri" w:hAnsi="Calibri" w:cs="Calibri"/>
            <w:noProof/>
            <w:lang w:eastAsia="es-MX"/>
          </w:rPr>
          <w:delInstrText xml:space="preserve"> HYPERLINK \l "_Toc200949759" </w:delInstrText>
        </w:r>
        <w:r w:rsidRPr="001D59AC" w:rsidDel="00D645B6">
          <w:rPr>
            <w:rStyle w:val="Hipervnculo"/>
            <w:lang w:eastAsia="es-MX"/>
          </w:rPr>
          <w:fldChar w:fldCharType="separate"/>
        </w:r>
        <w:r w:rsidRPr="001D59AC" w:rsidDel="00D645B6" w:rsidR="003C01A3">
          <w:rPr>
            <w:rStyle w:val="Hipervnculo"/>
            <w:rFonts w:ascii="Calibri" w:hAnsi="Calibri" w:cs="Calibri"/>
            <w:noProof/>
            <w:lang w:eastAsia="es-MX"/>
          </w:rPr>
          <w:delText>3.2.3.</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noProof/>
            <w:lang w:eastAsia="es-MX"/>
          </w:rPr>
          <w:delText>Detección de áreas de bajo rendimiento o potencial de mejora.</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_Toc200949759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20</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39C9EBA0" w14:textId="3B8EAB87">
      <w:pPr>
        <w:pStyle w:val="TDC1"/>
        <w:tabs>
          <w:tab w:val="left" w:pos="480"/>
          <w:tab w:val="right" w:leader="dot" w:pos="9962"/>
        </w:tabs>
        <w:spacing w:line="360" w:lineRule="auto"/>
        <w:rPr>
          <w:del w:author="LauraPGM" w:date="2025-10-01T09:44:00Z" w:id="133"/>
          <w:rFonts w:ascii="Calibri" w:hAnsi="Calibri" w:cs="Calibri" w:eastAsiaTheme="minorEastAsia"/>
          <w:noProof/>
          <w:kern w:val="2"/>
          <w:lang w:eastAsia="es-MX"/>
          <w14:ligatures w14:val="standardContextual"/>
        </w:rPr>
        <w:pPrChange w:author="LauraPGM" w:date="2025-10-01T09:45:00Z" w:id="134">
          <w:pPr>
            <w:pStyle w:val="TDC1"/>
            <w:tabs>
              <w:tab w:val="left" w:pos="480"/>
              <w:tab w:val="right" w:leader="dot" w:pos="9962"/>
            </w:tabs>
          </w:pPr>
        </w:pPrChange>
      </w:pPr>
      <w:del w:author="LauraPGM" w:date="2025-10-01T09:44:00Z" w:id="135">
        <w:r w:rsidRPr="001D59AC" w:rsidDel="00D645B6">
          <w:rPr>
            <w:rStyle w:val="Hipervnculo"/>
            <w:b/>
            <w:bCs/>
            <w:lang w:eastAsia="es-MX"/>
          </w:rPr>
          <w:fldChar w:fldCharType="begin"/>
        </w:r>
        <w:r w:rsidRPr="001D59AC" w:rsidDel="00D645B6">
          <w:rPr>
            <w:rStyle w:val="Hipervnculo"/>
            <w:rFonts w:ascii="Calibri" w:hAnsi="Calibri" w:cs="Calibri"/>
            <w:b/>
            <w:bCs/>
            <w:noProof/>
            <w:lang w:eastAsia="es-MX"/>
          </w:rPr>
          <w:delInstrText xml:space="preserve"> HYPERLINK \l "_Toc200949760" </w:delInstrText>
        </w:r>
        <w:r w:rsidRPr="001D59AC" w:rsidDel="00D645B6">
          <w:rPr>
            <w:rStyle w:val="Hipervnculo"/>
            <w:b/>
            <w:bCs/>
            <w:lang w:eastAsia="es-MX"/>
          </w:rPr>
          <w:fldChar w:fldCharType="separate"/>
        </w:r>
        <w:r w:rsidRPr="001D59AC" w:rsidDel="00D645B6" w:rsidR="003C01A3">
          <w:rPr>
            <w:rStyle w:val="Hipervnculo"/>
            <w:rFonts w:ascii="Calibri" w:hAnsi="Calibri" w:cs="Calibri"/>
            <w:b/>
            <w:bCs/>
            <w:noProof/>
            <w:lang w:eastAsia="es-MX"/>
          </w:rPr>
          <w:delText>4.</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b/>
            <w:bCs/>
            <w:noProof/>
            <w:lang w:eastAsia="es-MX"/>
          </w:rPr>
          <w:delText>Tema 4: Estrategias de Optimización de Costos e Impacto Energético</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_Toc200949760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21</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12613C42" w14:textId="243B2AC5">
      <w:pPr>
        <w:pStyle w:val="TDC2"/>
        <w:tabs>
          <w:tab w:val="left" w:pos="960"/>
          <w:tab w:val="right" w:leader="dot" w:pos="9962"/>
        </w:tabs>
        <w:spacing w:line="360" w:lineRule="auto"/>
        <w:rPr>
          <w:del w:author="LauraPGM" w:date="2025-10-01T09:44:00Z" w:id="136"/>
          <w:rFonts w:ascii="Calibri" w:hAnsi="Calibri" w:cs="Calibri" w:eastAsiaTheme="minorEastAsia"/>
          <w:noProof/>
          <w:kern w:val="2"/>
          <w:lang w:eastAsia="es-MX"/>
          <w14:ligatures w14:val="standardContextual"/>
        </w:rPr>
        <w:pPrChange w:author="LauraPGM" w:date="2025-10-01T09:45:00Z" w:id="137">
          <w:pPr>
            <w:pStyle w:val="TDC2"/>
            <w:tabs>
              <w:tab w:val="left" w:pos="960"/>
              <w:tab w:val="right" w:leader="dot" w:pos="9962"/>
            </w:tabs>
          </w:pPr>
        </w:pPrChange>
      </w:pPr>
      <w:del w:author="LauraPGM" w:date="2025-10-01T09:44:00Z" w:id="138">
        <w:r w:rsidRPr="001D59AC" w:rsidDel="00D645B6">
          <w:rPr>
            <w:rStyle w:val="Hipervnculo"/>
            <w:lang w:eastAsia="es-MX"/>
          </w:rPr>
          <w:fldChar w:fldCharType="begin"/>
        </w:r>
        <w:r w:rsidRPr="001D59AC" w:rsidDel="00D645B6">
          <w:rPr>
            <w:rStyle w:val="Hipervnculo"/>
            <w:rFonts w:ascii="Calibri" w:hAnsi="Calibri" w:cs="Calibri"/>
            <w:noProof/>
            <w:lang w:eastAsia="es-MX"/>
          </w:rPr>
          <w:delInstrText xml:space="preserve"> HYPERLINK \l "_Toc200949761" </w:delInstrText>
        </w:r>
        <w:r w:rsidRPr="001D59AC" w:rsidDel="00D645B6">
          <w:rPr>
            <w:rStyle w:val="Hipervnculo"/>
            <w:lang w:eastAsia="es-MX"/>
          </w:rPr>
          <w:fldChar w:fldCharType="separate"/>
        </w:r>
        <w:r w:rsidRPr="001D59AC" w:rsidDel="00D645B6" w:rsidR="003C01A3">
          <w:rPr>
            <w:rStyle w:val="Hipervnculo"/>
            <w:rFonts w:ascii="Calibri" w:hAnsi="Calibri" w:cs="Calibri"/>
            <w:noProof/>
            <w:lang w:eastAsia="es-MX"/>
          </w:rPr>
          <w:delText>4.1.</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noProof/>
            <w:lang w:eastAsia="es-MX"/>
          </w:rPr>
          <w:delText>Formulación y propuesta de estrategias de optimización de costos e impacto de acuerdo con el diagnóstico:</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_Toc200949761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21</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37516F5E" w14:textId="321CCD9D">
      <w:pPr>
        <w:pStyle w:val="TDC2"/>
        <w:tabs>
          <w:tab w:val="left" w:pos="1200"/>
          <w:tab w:val="right" w:leader="dot" w:pos="9962"/>
        </w:tabs>
        <w:spacing w:line="360" w:lineRule="auto"/>
        <w:rPr>
          <w:del w:author="LauraPGM" w:date="2025-10-01T09:44:00Z" w:id="139"/>
          <w:rFonts w:ascii="Calibri" w:hAnsi="Calibri" w:cs="Calibri" w:eastAsiaTheme="minorEastAsia"/>
          <w:noProof/>
          <w:kern w:val="2"/>
          <w:lang w:eastAsia="es-MX"/>
          <w14:ligatures w14:val="standardContextual"/>
        </w:rPr>
        <w:pPrChange w:author="LauraPGM" w:date="2025-10-01T09:45:00Z" w:id="140">
          <w:pPr>
            <w:pStyle w:val="TDC2"/>
            <w:tabs>
              <w:tab w:val="left" w:pos="1200"/>
              <w:tab w:val="right" w:leader="dot" w:pos="9962"/>
            </w:tabs>
          </w:pPr>
        </w:pPrChange>
      </w:pPr>
      <w:del w:author="LauraPGM" w:date="2025-10-01T09:44:00Z" w:id="141">
        <w:r w:rsidRPr="001D59AC" w:rsidDel="00D645B6">
          <w:rPr>
            <w:rStyle w:val="Hipervnculo"/>
            <w:lang w:eastAsia="es-MX"/>
          </w:rPr>
          <w:fldChar w:fldCharType="begin"/>
        </w:r>
        <w:r w:rsidRPr="001D59AC" w:rsidDel="00D645B6">
          <w:rPr>
            <w:rStyle w:val="Hipervnculo"/>
            <w:rFonts w:ascii="Calibri" w:hAnsi="Calibri" w:cs="Calibri"/>
            <w:noProof/>
            <w:lang w:eastAsia="es-MX"/>
          </w:rPr>
          <w:delInstrText xml:space="preserve"> HYPERLINK \l "_Toc200949762" </w:delInstrText>
        </w:r>
        <w:r w:rsidRPr="001D59AC" w:rsidDel="00D645B6">
          <w:rPr>
            <w:rStyle w:val="Hipervnculo"/>
            <w:lang w:eastAsia="es-MX"/>
          </w:rPr>
          <w:fldChar w:fldCharType="separate"/>
        </w:r>
        <w:r w:rsidRPr="001D59AC" w:rsidDel="00D645B6" w:rsidR="003C01A3">
          <w:rPr>
            <w:rStyle w:val="Hipervnculo"/>
            <w:rFonts w:ascii="Calibri" w:hAnsi="Calibri" w:cs="Calibri"/>
            <w:noProof/>
            <w:lang w:eastAsia="es-MX"/>
          </w:rPr>
          <w:delText>4.1.1.</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noProof/>
            <w:lang w:eastAsia="es-MX"/>
          </w:rPr>
          <w:delText>Identificación de oportunidades de mejora basadas en el análisis de los IDEs y el diagnóstico previo.</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_Toc200949762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21</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4A2A3640" w14:textId="6C17B402">
      <w:pPr>
        <w:pStyle w:val="TDC2"/>
        <w:tabs>
          <w:tab w:val="left" w:pos="1200"/>
          <w:tab w:val="right" w:leader="dot" w:pos="9962"/>
        </w:tabs>
        <w:spacing w:line="360" w:lineRule="auto"/>
        <w:rPr>
          <w:del w:author="LauraPGM" w:date="2025-10-01T09:44:00Z" w:id="142"/>
          <w:rFonts w:ascii="Calibri" w:hAnsi="Calibri" w:cs="Calibri" w:eastAsiaTheme="minorEastAsia"/>
          <w:noProof/>
          <w:kern w:val="2"/>
          <w:lang w:eastAsia="es-MX"/>
          <w14:ligatures w14:val="standardContextual"/>
        </w:rPr>
        <w:pPrChange w:author="LauraPGM" w:date="2025-10-01T09:45:00Z" w:id="143">
          <w:pPr>
            <w:pStyle w:val="TDC2"/>
            <w:tabs>
              <w:tab w:val="left" w:pos="1200"/>
              <w:tab w:val="right" w:leader="dot" w:pos="9962"/>
            </w:tabs>
          </w:pPr>
        </w:pPrChange>
      </w:pPr>
      <w:del w:author="LauraPGM" w:date="2025-10-01T09:44:00Z" w:id="144">
        <w:r w:rsidRPr="001D59AC" w:rsidDel="00D645B6">
          <w:rPr>
            <w:rStyle w:val="Hipervnculo"/>
            <w:lang w:eastAsia="es-MX"/>
          </w:rPr>
          <w:fldChar w:fldCharType="begin"/>
        </w:r>
        <w:r w:rsidRPr="001D59AC" w:rsidDel="00D645B6">
          <w:rPr>
            <w:rStyle w:val="Hipervnculo"/>
            <w:rFonts w:ascii="Calibri" w:hAnsi="Calibri" w:cs="Calibri"/>
            <w:noProof/>
            <w:lang w:eastAsia="es-MX"/>
          </w:rPr>
          <w:delInstrText xml:space="preserve"> HYPERLINK \l "_Toc200949763" </w:delInstrText>
        </w:r>
        <w:r w:rsidRPr="001D59AC" w:rsidDel="00D645B6">
          <w:rPr>
            <w:rStyle w:val="Hipervnculo"/>
            <w:lang w:eastAsia="es-MX"/>
          </w:rPr>
          <w:fldChar w:fldCharType="separate"/>
        </w:r>
        <w:r w:rsidRPr="001D59AC" w:rsidDel="00D645B6" w:rsidR="003C01A3">
          <w:rPr>
            <w:rStyle w:val="Hipervnculo"/>
            <w:rFonts w:ascii="Calibri" w:hAnsi="Calibri" w:cs="Calibri"/>
            <w:noProof/>
            <w:lang w:eastAsia="es-MX"/>
          </w:rPr>
          <w:delText>4.1.2.</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noProof/>
            <w:lang w:eastAsia="es-MX"/>
          </w:rPr>
          <w:delText>Desarrollo de estrategias para la reducción del consumo energético en procesos, equipos e instalaciones.</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_Toc200949763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22</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50700B91" w14:textId="22A1DA2E">
      <w:pPr>
        <w:pStyle w:val="TDC2"/>
        <w:tabs>
          <w:tab w:val="left" w:pos="1200"/>
          <w:tab w:val="right" w:leader="dot" w:pos="9962"/>
        </w:tabs>
        <w:spacing w:line="360" w:lineRule="auto"/>
        <w:rPr>
          <w:del w:author="LauraPGM" w:date="2025-10-01T09:44:00Z" w:id="145"/>
          <w:rFonts w:ascii="Calibri" w:hAnsi="Calibri" w:cs="Calibri" w:eastAsiaTheme="minorEastAsia"/>
          <w:noProof/>
          <w:kern w:val="2"/>
          <w:lang w:eastAsia="es-MX"/>
          <w14:ligatures w14:val="standardContextual"/>
        </w:rPr>
        <w:pPrChange w:author="LauraPGM" w:date="2025-10-01T09:45:00Z" w:id="146">
          <w:pPr>
            <w:pStyle w:val="TDC2"/>
            <w:tabs>
              <w:tab w:val="left" w:pos="1200"/>
              <w:tab w:val="right" w:leader="dot" w:pos="9962"/>
            </w:tabs>
          </w:pPr>
        </w:pPrChange>
      </w:pPr>
      <w:del w:author="LauraPGM" w:date="2025-10-01T09:44:00Z" w:id="147">
        <w:r w:rsidRPr="001D59AC" w:rsidDel="00D645B6">
          <w:rPr>
            <w:rStyle w:val="Hipervnculo"/>
            <w:lang w:eastAsia="es-MX"/>
          </w:rPr>
          <w:fldChar w:fldCharType="begin"/>
        </w:r>
        <w:r w:rsidRPr="001D59AC" w:rsidDel="00D645B6">
          <w:rPr>
            <w:rStyle w:val="Hipervnculo"/>
            <w:rFonts w:ascii="Calibri" w:hAnsi="Calibri" w:cs="Calibri"/>
            <w:noProof/>
            <w:lang w:eastAsia="es-MX"/>
          </w:rPr>
          <w:delInstrText xml:space="preserve"> HYPERLINK \l "_Toc200949764" </w:delInstrText>
        </w:r>
        <w:r w:rsidRPr="001D59AC" w:rsidDel="00D645B6">
          <w:rPr>
            <w:rStyle w:val="Hipervnculo"/>
            <w:lang w:eastAsia="es-MX"/>
          </w:rPr>
          <w:fldChar w:fldCharType="separate"/>
        </w:r>
        <w:r w:rsidRPr="001D59AC" w:rsidDel="00D645B6" w:rsidR="003C01A3">
          <w:rPr>
            <w:rStyle w:val="Hipervnculo"/>
            <w:rFonts w:ascii="Calibri" w:hAnsi="Calibri" w:cs="Calibri"/>
            <w:noProof/>
            <w:lang w:eastAsia="es-MX"/>
          </w:rPr>
          <w:delText>4.1.3.</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noProof/>
            <w:lang w:eastAsia="es-MX"/>
          </w:rPr>
          <w:delText>Evaluación del potencial de ahorro económico y la reducción del impacto ambiental de las estrategias propuestas.</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_Toc200949764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23</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75789D1A" w14:textId="368BDC79">
      <w:pPr>
        <w:pStyle w:val="TDC2"/>
        <w:tabs>
          <w:tab w:val="left" w:pos="1200"/>
          <w:tab w:val="right" w:leader="dot" w:pos="9962"/>
        </w:tabs>
        <w:spacing w:line="360" w:lineRule="auto"/>
        <w:rPr>
          <w:del w:author="LauraPGM" w:date="2025-10-01T09:44:00Z" w:id="148"/>
          <w:rFonts w:ascii="Calibri" w:hAnsi="Calibri" w:cs="Calibri" w:eastAsiaTheme="minorEastAsia"/>
          <w:noProof/>
          <w:kern w:val="2"/>
          <w:lang w:eastAsia="es-MX"/>
          <w14:ligatures w14:val="standardContextual"/>
        </w:rPr>
        <w:pPrChange w:author="LauraPGM" w:date="2025-10-01T09:45:00Z" w:id="149">
          <w:pPr>
            <w:pStyle w:val="TDC2"/>
            <w:tabs>
              <w:tab w:val="left" w:pos="1200"/>
              <w:tab w:val="right" w:leader="dot" w:pos="9962"/>
            </w:tabs>
          </w:pPr>
        </w:pPrChange>
      </w:pPr>
      <w:del w:author="LauraPGM" w:date="2025-10-01T09:44:00Z" w:id="150">
        <w:r w:rsidRPr="001D59AC" w:rsidDel="00D645B6">
          <w:rPr>
            <w:rStyle w:val="Hipervnculo"/>
            <w:lang w:eastAsia="es-MX"/>
          </w:rPr>
          <w:fldChar w:fldCharType="begin"/>
        </w:r>
        <w:r w:rsidRPr="001D59AC" w:rsidDel="00D645B6">
          <w:rPr>
            <w:rStyle w:val="Hipervnculo"/>
            <w:rFonts w:ascii="Calibri" w:hAnsi="Calibri" w:cs="Calibri"/>
            <w:noProof/>
            <w:lang w:eastAsia="es-MX"/>
          </w:rPr>
          <w:delInstrText xml:space="preserve"> HYPERLINK \l "_Toc200949765" </w:delInstrText>
        </w:r>
        <w:r w:rsidRPr="001D59AC" w:rsidDel="00D645B6">
          <w:rPr>
            <w:rStyle w:val="Hipervnculo"/>
            <w:lang w:eastAsia="es-MX"/>
          </w:rPr>
          <w:fldChar w:fldCharType="separate"/>
        </w:r>
        <w:r w:rsidRPr="001D59AC" w:rsidDel="00D645B6" w:rsidR="003C01A3">
          <w:rPr>
            <w:rStyle w:val="Hipervnculo"/>
            <w:rFonts w:ascii="Calibri" w:hAnsi="Calibri" w:cs="Calibri"/>
            <w:noProof/>
            <w:lang w:eastAsia="es-MX"/>
          </w:rPr>
          <w:delText>4.1.4.</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noProof/>
            <w:lang w:eastAsia="es-MX"/>
          </w:rPr>
          <w:delText>Priorización de estrategias según criterios de viabilidad técnica, económica y ambiental.</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_Toc200949765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24</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2F2FF013" w14:textId="40246978">
      <w:pPr>
        <w:pStyle w:val="TDC1"/>
        <w:tabs>
          <w:tab w:val="left" w:pos="480"/>
          <w:tab w:val="right" w:leader="dot" w:pos="9962"/>
        </w:tabs>
        <w:spacing w:line="360" w:lineRule="auto"/>
        <w:rPr>
          <w:del w:author="LauraPGM" w:date="2025-10-01T09:44:00Z" w:id="151"/>
          <w:rFonts w:ascii="Calibri" w:hAnsi="Calibri" w:cs="Calibri" w:eastAsiaTheme="minorEastAsia"/>
          <w:noProof/>
          <w:kern w:val="2"/>
          <w:lang w:eastAsia="es-MX"/>
          <w14:ligatures w14:val="standardContextual"/>
        </w:rPr>
        <w:pPrChange w:author="LauraPGM" w:date="2025-10-01T09:45:00Z" w:id="152">
          <w:pPr>
            <w:pStyle w:val="TDC1"/>
            <w:tabs>
              <w:tab w:val="left" w:pos="480"/>
              <w:tab w:val="right" w:leader="dot" w:pos="9962"/>
            </w:tabs>
          </w:pPr>
        </w:pPrChange>
      </w:pPr>
      <w:del w:author="LauraPGM" w:date="2025-10-01T09:44:00Z" w:id="153">
        <w:r w:rsidRPr="001D59AC" w:rsidDel="00D645B6">
          <w:rPr>
            <w:rStyle w:val="Hipervnculo"/>
            <w:b/>
            <w:bCs/>
            <w:lang w:eastAsia="es-MX"/>
          </w:rPr>
          <w:fldChar w:fldCharType="begin"/>
        </w:r>
        <w:r w:rsidRPr="001D59AC" w:rsidDel="00D645B6">
          <w:rPr>
            <w:rStyle w:val="Hipervnculo"/>
            <w:rFonts w:ascii="Calibri" w:hAnsi="Calibri" w:cs="Calibri"/>
            <w:b/>
            <w:bCs/>
            <w:noProof/>
            <w:lang w:eastAsia="es-MX"/>
          </w:rPr>
          <w:delInstrText xml:space="preserve"> HYPERLINK \l "_Toc200949766" </w:delInstrText>
        </w:r>
        <w:r w:rsidRPr="001D59AC" w:rsidDel="00D645B6">
          <w:rPr>
            <w:rStyle w:val="Hipervnculo"/>
            <w:b/>
            <w:bCs/>
            <w:lang w:eastAsia="es-MX"/>
          </w:rPr>
          <w:fldChar w:fldCharType="separate"/>
        </w:r>
        <w:r w:rsidRPr="001D59AC" w:rsidDel="00D645B6" w:rsidR="003C01A3">
          <w:rPr>
            <w:rStyle w:val="Hipervnculo"/>
            <w:rFonts w:ascii="Calibri" w:hAnsi="Calibri" w:cs="Calibri"/>
            <w:b/>
            <w:bCs/>
            <w:noProof/>
            <w:lang w:eastAsia="es-MX"/>
          </w:rPr>
          <w:delText>5.</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b/>
            <w:bCs/>
            <w:noProof/>
            <w:lang w:eastAsia="es-MX"/>
          </w:rPr>
          <w:delText>Tema 5: Requisitos de la Norma ISO 50001 para la Gestión Energética y los IDEs</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_Toc200949766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25</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5D19C5AB" w14:textId="131639BB">
      <w:pPr>
        <w:pStyle w:val="TDC2"/>
        <w:tabs>
          <w:tab w:val="left" w:pos="960"/>
          <w:tab w:val="right" w:leader="dot" w:pos="9962"/>
        </w:tabs>
        <w:spacing w:line="360" w:lineRule="auto"/>
        <w:rPr>
          <w:del w:author="LauraPGM" w:date="2025-10-01T09:44:00Z" w:id="154"/>
          <w:rFonts w:ascii="Calibri" w:hAnsi="Calibri" w:cs="Calibri" w:eastAsiaTheme="minorEastAsia"/>
          <w:noProof/>
          <w:kern w:val="2"/>
          <w:lang w:eastAsia="es-MX"/>
          <w14:ligatures w14:val="standardContextual"/>
        </w:rPr>
        <w:pPrChange w:author="LauraPGM" w:date="2025-10-01T09:45:00Z" w:id="155">
          <w:pPr>
            <w:pStyle w:val="TDC2"/>
            <w:tabs>
              <w:tab w:val="left" w:pos="960"/>
              <w:tab w:val="right" w:leader="dot" w:pos="9962"/>
            </w:tabs>
          </w:pPr>
        </w:pPrChange>
      </w:pPr>
      <w:del w:author="LauraPGM" w:date="2025-10-01T09:44:00Z" w:id="156">
        <w:r w:rsidRPr="001D59AC" w:rsidDel="00D645B6">
          <w:rPr>
            <w:rStyle w:val="Hipervnculo"/>
            <w:lang w:eastAsia="es-MX"/>
          </w:rPr>
          <w:fldChar w:fldCharType="begin"/>
        </w:r>
        <w:r w:rsidRPr="001D59AC" w:rsidDel="00D645B6">
          <w:rPr>
            <w:rStyle w:val="Hipervnculo"/>
            <w:rFonts w:ascii="Calibri" w:hAnsi="Calibri" w:cs="Calibri"/>
            <w:noProof/>
            <w:lang w:eastAsia="es-MX"/>
          </w:rPr>
          <w:delInstrText xml:space="preserve"> HYPERLINK \l "_Toc200949767" </w:delInstrText>
        </w:r>
        <w:r w:rsidRPr="001D59AC" w:rsidDel="00D645B6">
          <w:rPr>
            <w:rStyle w:val="Hipervnculo"/>
            <w:lang w:eastAsia="es-MX"/>
          </w:rPr>
          <w:fldChar w:fldCharType="separate"/>
        </w:r>
        <w:r w:rsidRPr="001D59AC" w:rsidDel="00D645B6" w:rsidR="003C01A3">
          <w:rPr>
            <w:rStyle w:val="Hipervnculo"/>
            <w:rFonts w:ascii="Calibri" w:hAnsi="Calibri" w:cs="Calibri"/>
            <w:noProof/>
            <w:lang w:eastAsia="es-MX"/>
          </w:rPr>
          <w:delText>5.1.</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noProof/>
            <w:lang w:eastAsia="es-MX"/>
          </w:rPr>
          <w:delText>Distinción de los requisitos aplicables para la gestión energética según ISO 50001:</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_Toc200949767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25</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40C116E0" w14:textId="1E359FC0">
      <w:pPr>
        <w:pStyle w:val="TDC2"/>
        <w:tabs>
          <w:tab w:val="left" w:pos="1200"/>
          <w:tab w:val="right" w:leader="dot" w:pos="9962"/>
        </w:tabs>
        <w:spacing w:line="360" w:lineRule="auto"/>
        <w:rPr>
          <w:del w:author="LauraPGM" w:date="2025-10-01T09:44:00Z" w:id="157"/>
          <w:rFonts w:ascii="Calibri" w:hAnsi="Calibri" w:cs="Calibri" w:eastAsiaTheme="minorEastAsia"/>
          <w:noProof/>
          <w:kern w:val="2"/>
          <w:lang w:eastAsia="es-MX"/>
          <w14:ligatures w14:val="standardContextual"/>
        </w:rPr>
        <w:pPrChange w:author="LauraPGM" w:date="2025-10-01T09:45:00Z" w:id="158">
          <w:pPr>
            <w:pStyle w:val="TDC2"/>
            <w:tabs>
              <w:tab w:val="left" w:pos="1200"/>
              <w:tab w:val="right" w:leader="dot" w:pos="9962"/>
            </w:tabs>
          </w:pPr>
        </w:pPrChange>
      </w:pPr>
      <w:del w:author="LauraPGM" w:date="2025-10-01T09:44:00Z" w:id="159">
        <w:r w:rsidRPr="001D59AC" w:rsidDel="00D645B6">
          <w:rPr>
            <w:rStyle w:val="Hipervnculo"/>
            <w:lang w:eastAsia="es-MX"/>
          </w:rPr>
          <w:fldChar w:fldCharType="begin"/>
        </w:r>
        <w:r w:rsidRPr="001D59AC" w:rsidDel="00D645B6">
          <w:rPr>
            <w:rStyle w:val="Hipervnculo"/>
            <w:rFonts w:ascii="Calibri" w:hAnsi="Calibri" w:cs="Calibri"/>
            <w:noProof/>
            <w:lang w:eastAsia="es-MX"/>
          </w:rPr>
          <w:delInstrText xml:space="preserve"> HYPERLINK \l "_Toc200949768" </w:delInstrText>
        </w:r>
        <w:r w:rsidRPr="001D59AC" w:rsidDel="00D645B6">
          <w:rPr>
            <w:rStyle w:val="Hipervnculo"/>
            <w:lang w:eastAsia="es-MX"/>
          </w:rPr>
          <w:fldChar w:fldCharType="separate"/>
        </w:r>
        <w:r w:rsidRPr="001D59AC" w:rsidDel="00D645B6" w:rsidR="003C01A3">
          <w:rPr>
            <w:rStyle w:val="Hipervnculo"/>
            <w:rFonts w:ascii="Calibri" w:hAnsi="Calibri" w:cs="Calibri"/>
            <w:noProof/>
            <w:lang w:eastAsia="es-MX"/>
          </w:rPr>
          <w:delText>5.1.1.</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noProof/>
            <w:lang w:eastAsia="es-MX"/>
          </w:rPr>
          <w:delText>Revisión de los requisitos de la norma relacionados con la planificación energética (objetivos, metas, planes de acción).</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_Toc200949768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26</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4A975C7A" w14:textId="0ACC3EC6">
      <w:pPr>
        <w:pStyle w:val="TDC2"/>
        <w:tabs>
          <w:tab w:val="left" w:pos="1200"/>
          <w:tab w:val="right" w:leader="dot" w:pos="9962"/>
        </w:tabs>
        <w:spacing w:line="360" w:lineRule="auto"/>
        <w:rPr>
          <w:del w:author="LauraPGM" w:date="2025-10-01T09:44:00Z" w:id="160"/>
          <w:rFonts w:ascii="Calibri" w:hAnsi="Calibri" w:cs="Calibri" w:eastAsiaTheme="minorEastAsia"/>
          <w:noProof/>
          <w:kern w:val="2"/>
          <w:lang w:eastAsia="es-MX"/>
          <w14:ligatures w14:val="standardContextual"/>
        </w:rPr>
        <w:pPrChange w:author="LauraPGM" w:date="2025-10-01T09:45:00Z" w:id="161">
          <w:pPr>
            <w:pStyle w:val="TDC2"/>
            <w:tabs>
              <w:tab w:val="left" w:pos="1200"/>
              <w:tab w:val="right" w:leader="dot" w:pos="9962"/>
            </w:tabs>
          </w:pPr>
        </w:pPrChange>
      </w:pPr>
      <w:del w:author="LauraPGM" w:date="2025-10-01T09:44:00Z" w:id="162">
        <w:r w:rsidRPr="001D59AC" w:rsidDel="00D645B6">
          <w:rPr>
            <w:rStyle w:val="Hipervnculo"/>
            <w:lang w:eastAsia="es-MX"/>
          </w:rPr>
          <w:fldChar w:fldCharType="begin"/>
        </w:r>
        <w:r w:rsidRPr="001D59AC" w:rsidDel="00D645B6">
          <w:rPr>
            <w:rStyle w:val="Hipervnculo"/>
            <w:rFonts w:ascii="Calibri" w:hAnsi="Calibri" w:cs="Calibri"/>
            <w:noProof/>
            <w:lang w:eastAsia="es-MX"/>
          </w:rPr>
          <w:delInstrText xml:space="preserve"> HYPERLINK \l "_Toc200949769" </w:delInstrText>
        </w:r>
        <w:r w:rsidRPr="001D59AC" w:rsidDel="00D645B6">
          <w:rPr>
            <w:rStyle w:val="Hipervnculo"/>
            <w:lang w:eastAsia="es-MX"/>
          </w:rPr>
          <w:fldChar w:fldCharType="separate"/>
        </w:r>
        <w:r w:rsidRPr="001D59AC" w:rsidDel="00D645B6" w:rsidR="003C01A3">
          <w:rPr>
            <w:rStyle w:val="Hipervnculo"/>
            <w:rFonts w:ascii="Calibri" w:hAnsi="Calibri" w:cs="Calibri"/>
            <w:noProof/>
            <w:lang w:eastAsia="es-MX"/>
          </w:rPr>
          <w:delText>5.1.2.</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noProof/>
            <w:lang w:eastAsia="es-MX"/>
          </w:rPr>
          <w:delText>Requisitos específicos para el seguimiento, medición, análisis y evaluación del desempeño energético.</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_Toc200949769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26</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2BC38AA4" w14:textId="5BCEF6C9">
      <w:pPr>
        <w:pStyle w:val="TDC2"/>
        <w:tabs>
          <w:tab w:val="left" w:pos="1200"/>
          <w:tab w:val="right" w:leader="dot" w:pos="9962"/>
        </w:tabs>
        <w:spacing w:line="360" w:lineRule="auto"/>
        <w:rPr>
          <w:del w:author="LauraPGM" w:date="2025-10-01T09:44:00Z" w:id="163"/>
          <w:rFonts w:ascii="Calibri" w:hAnsi="Calibri" w:cs="Calibri" w:eastAsiaTheme="minorEastAsia"/>
          <w:noProof/>
          <w:kern w:val="2"/>
          <w:lang w:eastAsia="es-MX"/>
          <w14:ligatures w14:val="standardContextual"/>
        </w:rPr>
        <w:pPrChange w:author="LauraPGM" w:date="2025-10-01T09:45:00Z" w:id="164">
          <w:pPr>
            <w:pStyle w:val="TDC2"/>
            <w:tabs>
              <w:tab w:val="left" w:pos="1200"/>
              <w:tab w:val="right" w:leader="dot" w:pos="9962"/>
            </w:tabs>
          </w:pPr>
        </w:pPrChange>
      </w:pPr>
      <w:del w:author="LauraPGM" w:date="2025-10-01T09:44:00Z" w:id="165">
        <w:r w:rsidRPr="001D59AC" w:rsidDel="00D645B6">
          <w:rPr>
            <w:rStyle w:val="Hipervnculo"/>
            <w:lang w:eastAsia="es-MX"/>
          </w:rPr>
          <w:fldChar w:fldCharType="begin"/>
        </w:r>
        <w:r w:rsidRPr="001D59AC" w:rsidDel="00D645B6">
          <w:rPr>
            <w:rStyle w:val="Hipervnculo"/>
            <w:rFonts w:ascii="Calibri" w:hAnsi="Calibri" w:cs="Calibri"/>
            <w:noProof/>
            <w:lang w:eastAsia="es-MX"/>
          </w:rPr>
          <w:delInstrText xml:space="preserve"> HYPERLINK \l "_Toc200949770" </w:delInstrText>
        </w:r>
        <w:r w:rsidRPr="001D59AC" w:rsidDel="00D645B6">
          <w:rPr>
            <w:rStyle w:val="Hipervnculo"/>
            <w:lang w:eastAsia="es-MX"/>
          </w:rPr>
          <w:fldChar w:fldCharType="separate"/>
        </w:r>
        <w:r w:rsidRPr="001D59AC" w:rsidDel="00D645B6" w:rsidR="003C01A3">
          <w:rPr>
            <w:rStyle w:val="Hipervnculo"/>
            <w:rFonts w:ascii="Calibri" w:hAnsi="Calibri" w:cs="Calibri"/>
            <w:noProof/>
            <w:lang w:eastAsia="es-MX"/>
          </w:rPr>
          <w:delText>5.1.3.</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noProof/>
            <w:lang w:eastAsia="es-MX"/>
          </w:rPr>
          <w:delText>Requisitos para el establecimiento, seguimiento y revisión de los IDEs y la LBE.</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_Toc200949770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27</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07AA72A6" w14:textId="46AF39B9">
      <w:pPr>
        <w:pStyle w:val="TDC2"/>
        <w:tabs>
          <w:tab w:val="left" w:pos="1200"/>
          <w:tab w:val="right" w:leader="dot" w:pos="9962"/>
        </w:tabs>
        <w:spacing w:line="360" w:lineRule="auto"/>
        <w:rPr>
          <w:del w:author="LauraPGM" w:date="2025-10-01T09:44:00Z" w:id="166"/>
          <w:rFonts w:ascii="Calibri" w:hAnsi="Calibri" w:cs="Calibri" w:eastAsiaTheme="minorEastAsia"/>
          <w:noProof/>
          <w:kern w:val="2"/>
          <w:lang w:eastAsia="es-MX"/>
          <w14:ligatures w14:val="standardContextual"/>
        </w:rPr>
        <w:pPrChange w:author="LauraPGM" w:date="2025-10-01T09:45:00Z" w:id="167">
          <w:pPr>
            <w:pStyle w:val="TDC2"/>
            <w:tabs>
              <w:tab w:val="left" w:pos="1200"/>
              <w:tab w:val="right" w:leader="dot" w:pos="9962"/>
            </w:tabs>
          </w:pPr>
        </w:pPrChange>
      </w:pPr>
      <w:del w:author="LauraPGM" w:date="2025-10-01T09:44:00Z" w:id="168">
        <w:r w:rsidRPr="001D59AC" w:rsidDel="00D645B6">
          <w:rPr>
            <w:rStyle w:val="Hipervnculo"/>
            <w:lang w:eastAsia="es-MX"/>
          </w:rPr>
          <w:fldChar w:fldCharType="begin"/>
        </w:r>
        <w:r w:rsidRPr="001D59AC" w:rsidDel="00D645B6">
          <w:rPr>
            <w:rStyle w:val="Hipervnculo"/>
            <w:rFonts w:ascii="Calibri" w:hAnsi="Calibri" w:cs="Calibri"/>
            <w:noProof/>
            <w:lang w:eastAsia="es-MX"/>
          </w:rPr>
          <w:delInstrText xml:space="preserve"> HYPERLINK \l "_Toc200949771" </w:delInstrText>
        </w:r>
        <w:r w:rsidRPr="001D59AC" w:rsidDel="00D645B6">
          <w:rPr>
            <w:rStyle w:val="Hipervnculo"/>
            <w:lang w:eastAsia="es-MX"/>
          </w:rPr>
          <w:fldChar w:fldCharType="separate"/>
        </w:r>
        <w:r w:rsidRPr="001D59AC" w:rsidDel="00D645B6" w:rsidR="003C01A3">
          <w:rPr>
            <w:rStyle w:val="Hipervnculo"/>
            <w:rFonts w:ascii="Calibri" w:hAnsi="Calibri" w:cs="Calibri"/>
            <w:noProof/>
            <w:lang w:eastAsia="es-MX"/>
          </w:rPr>
          <w:delText>5.1.4.</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noProof/>
            <w:lang w:eastAsia="es-MX"/>
          </w:rPr>
          <w:delText>Requisitos para la comunicación del desempeño energético.</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_Toc200949771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27</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30FCFF35" w14:textId="2D210163">
      <w:pPr>
        <w:pStyle w:val="TDC1"/>
        <w:tabs>
          <w:tab w:val="left" w:pos="480"/>
          <w:tab w:val="right" w:leader="dot" w:pos="9962"/>
        </w:tabs>
        <w:spacing w:line="360" w:lineRule="auto"/>
        <w:rPr>
          <w:del w:author="LauraPGM" w:date="2025-10-01T09:44:00Z" w:id="169"/>
          <w:rFonts w:ascii="Calibri" w:hAnsi="Calibri" w:cs="Calibri" w:eastAsiaTheme="minorEastAsia"/>
          <w:noProof/>
          <w:kern w:val="2"/>
          <w:lang w:eastAsia="es-MX"/>
          <w14:ligatures w14:val="standardContextual"/>
        </w:rPr>
        <w:pPrChange w:author="LauraPGM" w:date="2025-10-01T09:45:00Z" w:id="170">
          <w:pPr>
            <w:pStyle w:val="TDC1"/>
            <w:tabs>
              <w:tab w:val="left" w:pos="480"/>
              <w:tab w:val="right" w:leader="dot" w:pos="9962"/>
            </w:tabs>
          </w:pPr>
        </w:pPrChange>
      </w:pPr>
      <w:del w:author="LauraPGM" w:date="2025-10-01T09:44:00Z" w:id="171">
        <w:r w:rsidRPr="001D59AC" w:rsidDel="00D645B6">
          <w:rPr>
            <w:rStyle w:val="Hipervnculo"/>
            <w:b/>
            <w:bCs/>
            <w:lang w:eastAsia="es-MX"/>
          </w:rPr>
          <w:fldChar w:fldCharType="begin"/>
        </w:r>
        <w:r w:rsidRPr="001D59AC" w:rsidDel="00D645B6">
          <w:rPr>
            <w:rStyle w:val="Hipervnculo"/>
            <w:rFonts w:ascii="Calibri" w:hAnsi="Calibri" w:cs="Calibri"/>
            <w:b/>
            <w:bCs/>
            <w:noProof/>
            <w:lang w:eastAsia="es-MX"/>
          </w:rPr>
          <w:delInstrText xml:space="preserve"> HYPERLINK \l "_Toc200949772" </w:delInstrText>
        </w:r>
        <w:r w:rsidRPr="001D59AC" w:rsidDel="00D645B6">
          <w:rPr>
            <w:rStyle w:val="Hipervnculo"/>
            <w:b/>
            <w:bCs/>
            <w:lang w:eastAsia="es-MX"/>
          </w:rPr>
          <w:fldChar w:fldCharType="separate"/>
        </w:r>
        <w:r w:rsidRPr="001D59AC" w:rsidDel="00D645B6" w:rsidR="003C01A3">
          <w:rPr>
            <w:rStyle w:val="Hipervnculo"/>
            <w:rFonts w:ascii="Calibri" w:hAnsi="Calibri" w:cs="Calibri"/>
            <w:b/>
            <w:bCs/>
            <w:noProof/>
            <w:lang w:eastAsia="es-MX"/>
          </w:rPr>
          <w:delText>6.</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b/>
            <w:bCs/>
            <w:noProof/>
            <w:lang w:eastAsia="es-MX"/>
          </w:rPr>
          <w:delText>Tema 6: Desarrollo de Informes Técnicos sobre el Rendimiento Energético y la Optimización</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_Toc200949772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28</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74D750DE" w14:textId="3E5ACEA7">
      <w:pPr>
        <w:pStyle w:val="TDC2"/>
        <w:tabs>
          <w:tab w:val="left" w:pos="960"/>
          <w:tab w:val="right" w:leader="dot" w:pos="9962"/>
        </w:tabs>
        <w:spacing w:line="360" w:lineRule="auto"/>
        <w:rPr>
          <w:del w:author="LauraPGM" w:date="2025-10-01T09:44:00Z" w:id="172"/>
          <w:rFonts w:ascii="Calibri" w:hAnsi="Calibri" w:cs="Calibri" w:eastAsiaTheme="minorEastAsia"/>
          <w:noProof/>
          <w:kern w:val="2"/>
          <w:lang w:eastAsia="es-MX"/>
          <w14:ligatures w14:val="standardContextual"/>
        </w:rPr>
        <w:pPrChange w:author="LauraPGM" w:date="2025-10-01T09:45:00Z" w:id="173">
          <w:pPr>
            <w:pStyle w:val="TDC2"/>
            <w:tabs>
              <w:tab w:val="left" w:pos="960"/>
              <w:tab w:val="right" w:leader="dot" w:pos="9962"/>
            </w:tabs>
          </w:pPr>
        </w:pPrChange>
      </w:pPr>
      <w:del w:author="LauraPGM" w:date="2025-10-01T09:44:00Z" w:id="174">
        <w:r w:rsidRPr="001D59AC" w:rsidDel="00D645B6">
          <w:rPr>
            <w:rStyle w:val="Hipervnculo"/>
            <w:lang w:eastAsia="es-MX"/>
          </w:rPr>
          <w:fldChar w:fldCharType="begin"/>
        </w:r>
        <w:r w:rsidRPr="001D59AC" w:rsidDel="00D645B6">
          <w:rPr>
            <w:rStyle w:val="Hipervnculo"/>
            <w:rFonts w:ascii="Calibri" w:hAnsi="Calibri" w:cs="Calibri"/>
            <w:noProof/>
            <w:lang w:eastAsia="es-MX"/>
          </w:rPr>
          <w:delInstrText xml:space="preserve"> HYPERLINK \l "_Toc200949773" </w:delInstrText>
        </w:r>
        <w:r w:rsidRPr="001D59AC" w:rsidDel="00D645B6">
          <w:rPr>
            <w:rStyle w:val="Hipervnculo"/>
            <w:lang w:eastAsia="es-MX"/>
          </w:rPr>
          <w:fldChar w:fldCharType="separate"/>
        </w:r>
        <w:r w:rsidRPr="001D59AC" w:rsidDel="00D645B6" w:rsidR="003C01A3">
          <w:rPr>
            <w:rStyle w:val="Hipervnculo"/>
            <w:rFonts w:ascii="Calibri" w:hAnsi="Calibri" w:cs="Calibri"/>
            <w:noProof/>
            <w:lang w:eastAsia="es-MX"/>
          </w:rPr>
          <w:delText>6.1.</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noProof/>
            <w:lang w:eastAsia="es-MX"/>
          </w:rPr>
          <w:delText>Desarrollo de informes técnicos sobre el rendimiento energético y las posibilidades de optimización:</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_Toc200949773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28</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034652D5" w14:textId="1E6DE6CE">
      <w:pPr>
        <w:pStyle w:val="TDC2"/>
        <w:tabs>
          <w:tab w:val="left" w:pos="1200"/>
          <w:tab w:val="right" w:leader="dot" w:pos="9962"/>
        </w:tabs>
        <w:spacing w:line="360" w:lineRule="auto"/>
        <w:rPr>
          <w:del w:author="LauraPGM" w:date="2025-10-01T09:44:00Z" w:id="175"/>
          <w:rFonts w:ascii="Calibri" w:hAnsi="Calibri" w:cs="Calibri" w:eastAsiaTheme="minorEastAsia"/>
          <w:noProof/>
          <w:kern w:val="2"/>
          <w:lang w:eastAsia="es-MX"/>
          <w14:ligatures w14:val="standardContextual"/>
        </w:rPr>
        <w:pPrChange w:author="LauraPGM" w:date="2025-10-01T09:45:00Z" w:id="176">
          <w:pPr>
            <w:pStyle w:val="TDC2"/>
            <w:tabs>
              <w:tab w:val="left" w:pos="1200"/>
              <w:tab w:val="right" w:leader="dot" w:pos="9962"/>
            </w:tabs>
          </w:pPr>
        </w:pPrChange>
      </w:pPr>
      <w:del w:author="LauraPGM" w:date="2025-10-01T09:44:00Z" w:id="177">
        <w:r w:rsidRPr="001D59AC" w:rsidDel="00D645B6">
          <w:rPr>
            <w:rStyle w:val="Hipervnculo"/>
            <w:lang w:eastAsia="es-MX"/>
          </w:rPr>
          <w:fldChar w:fldCharType="begin"/>
        </w:r>
        <w:r w:rsidRPr="001D59AC" w:rsidDel="00D645B6">
          <w:rPr>
            <w:rStyle w:val="Hipervnculo"/>
            <w:rFonts w:ascii="Calibri" w:hAnsi="Calibri" w:cs="Calibri"/>
            <w:noProof/>
            <w:lang w:eastAsia="es-MX"/>
          </w:rPr>
          <w:delInstrText xml:space="preserve"> HYPERLINK \l "_Toc200949774" </w:delInstrText>
        </w:r>
        <w:r w:rsidRPr="001D59AC" w:rsidDel="00D645B6">
          <w:rPr>
            <w:rStyle w:val="Hipervnculo"/>
            <w:lang w:eastAsia="es-MX"/>
          </w:rPr>
          <w:fldChar w:fldCharType="separate"/>
        </w:r>
        <w:r w:rsidRPr="001D59AC" w:rsidDel="00D645B6" w:rsidR="003C01A3">
          <w:rPr>
            <w:rStyle w:val="Hipervnculo"/>
            <w:rFonts w:ascii="Calibri" w:hAnsi="Calibri" w:cs="Calibri"/>
            <w:noProof/>
            <w:lang w:eastAsia="es-MX"/>
          </w:rPr>
          <w:delText>6.1.1.</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noProof/>
            <w:lang w:eastAsia="es-MX"/>
          </w:rPr>
          <w:delText>Estructura y contenido de un informe de rendimiento energético.</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_Toc200949774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28</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3BE4645C" w14:textId="27DC0281">
      <w:pPr>
        <w:pStyle w:val="TDC2"/>
        <w:tabs>
          <w:tab w:val="left" w:pos="1200"/>
          <w:tab w:val="right" w:leader="dot" w:pos="9962"/>
        </w:tabs>
        <w:spacing w:line="360" w:lineRule="auto"/>
        <w:rPr>
          <w:del w:author="LauraPGM" w:date="2025-10-01T09:44:00Z" w:id="178"/>
          <w:rFonts w:ascii="Calibri" w:hAnsi="Calibri" w:cs="Calibri" w:eastAsiaTheme="minorEastAsia"/>
          <w:noProof/>
          <w:kern w:val="2"/>
          <w:lang w:eastAsia="es-MX"/>
          <w14:ligatures w14:val="standardContextual"/>
        </w:rPr>
        <w:pPrChange w:author="LauraPGM" w:date="2025-10-01T09:45:00Z" w:id="179">
          <w:pPr>
            <w:pStyle w:val="TDC2"/>
            <w:tabs>
              <w:tab w:val="left" w:pos="1200"/>
              <w:tab w:val="right" w:leader="dot" w:pos="9962"/>
            </w:tabs>
          </w:pPr>
        </w:pPrChange>
      </w:pPr>
      <w:del w:author="LauraPGM" w:date="2025-10-01T09:44:00Z" w:id="180">
        <w:r w:rsidRPr="001D59AC" w:rsidDel="00D645B6">
          <w:rPr>
            <w:rStyle w:val="Hipervnculo"/>
            <w:lang w:eastAsia="es-MX"/>
          </w:rPr>
          <w:fldChar w:fldCharType="begin"/>
        </w:r>
        <w:r w:rsidRPr="001D59AC" w:rsidDel="00D645B6">
          <w:rPr>
            <w:rStyle w:val="Hipervnculo"/>
            <w:rFonts w:ascii="Calibri" w:hAnsi="Calibri" w:cs="Calibri"/>
            <w:noProof/>
            <w:lang w:eastAsia="es-MX"/>
          </w:rPr>
          <w:delInstrText xml:space="preserve"> HYPERLINK \l "_Toc200949775" </w:delInstrText>
        </w:r>
        <w:r w:rsidRPr="001D59AC" w:rsidDel="00D645B6">
          <w:rPr>
            <w:rStyle w:val="Hipervnculo"/>
            <w:lang w:eastAsia="es-MX"/>
          </w:rPr>
          <w:fldChar w:fldCharType="separate"/>
        </w:r>
        <w:r w:rsidRPr="001D59AC" w:rsidDel="00D645B6" w:rsidR="003C01A3">
          <w:rPr>
            <w:rStyle w:val="Hipervnculo"/>
            <w:rFonts w:ascii="Calibri" w:hAnsi="Calibri" w:cs="Calibri"/>
            <w:noProof/>
            <w:lang w:eastAsia="es-MX"/>
          </w:rPr>
          <w:delText>6.1.2.</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noProof/>
            <w:lang w:eastAsia="es-MX"/>
          </w:rPr>
          <w:delText>Presentación de los IDEs, la LBE y las desviaciones.</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_Toc200949775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29</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3C01A3" w:rsidDel="00D645B6" w:rsidRDefault="00D645B6" w14:paraId="43EAF2FE" w14:textId="671AC8A7">
      <w:pPr>
        <w:pStyle w:val="TDC2"/>
        <w:tabs>
          <w:tab w:val="left" w:pos="1200"/>
          <w:tab w:val="right" w:leader="dot" w:pos="9962"/>
        </w:tabs>
        <w:spacing w:line="360" w:lineRule="auto"/>
        <w:rPr>
          <w:del w:author="LauraPGM" w:date="2025-10-01T09:44:00Z" w:id="181"/>
          <w:rFonts w:ascii="Calibri" w:hAnsi="Calibri" w:cs="Calibri" w:eastAsiaTheme="minorEastAsia"/>
          <w:noProof/>
          <w:kern w:val="2"/>
          <w:lang w:eastAsia="es-MX"/>
          <w14:ligatures w14:val="standardContextual"/>
        </w:rPr>
        <w:pPrChange w:author="LauraPGM" w:date="2025-10-01T09:45:00Z" w:id="182">
          <w:pPr>
            <w:pStyle w:val="TDC2"/>
            <w:tabs>
              <w:tab w:val="left" w:pos="1200"/>
              <w:tab w:val="right" w:leader="dot" w:pos="9962"/>
            </w:tabs>
          </w:pPr>
        </w:pPrChange>
      </w:pPr>
      <w:del w:author="LauraPGM" w:date="2025-10-01T09:44:00Z" w:id="183">
        <w:r w:rsidRPr="001D59AC" w:rsidDel="00D645B6">
          <w:rPr>
            <w:rStyle w:val="Hipervnculo"/>
            <w:lang w:eastAsia="es-MX"/>
          </w:rPr>
          <w:fldChar w:fldCharType="begin"/>
        </w:r>
        <w:r w:rsidRPr="001D59AC" w:rsidDel="00D645B6">
          <w:rPr>
            <w:rStyle w:val="Hipervnculo"/>
            <w:rFonts w:ascii="Calibri" w:hAnsi="Calibri" w:cs="Calibri"/>
            <w:noProof/>
            <w:lang w:eastAsia="es-MX"/>
          </w:rPr>
          <w:delInstrText xml:space="preserve"> HYPERLINK \l "_Toc200949776" </w:delInstrText>
        </w:r>
        <w:r w:rsidRPr="001D59AC" w:rsidDel="00D645B6">
          <w:rPr>
            <w:rStyle w:val="Hipervnculo"/>
            <w:lang w:eastAsia="es-MX"/>
          </w:rPr>
          <w:fldChar w:fldCharType="separate"/>
        </w:r>
        <w:r w:rsidRPr="001D59AC" w:rsidDel="00D645B6" w:rsidR="003C01A3">
          <w:rPr>
            <w:rStyle w:val="Hipervnculo"/>
            <w:rFonts w:ascii="Calibri" w:hAnsi="Calibri" w:cs="Calibri"/>
            <w:noProof/>
            <w:lang w:eastAsia="es-MX"/>
          </w:rPr>
          <w:delText>6.1.3.</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noProof/>
            <w:lang w:eastAsia="es-MX"/>
          </w:rPr>
          <w:delText>Documentación de las estrategias de optimización propuestas, incluyendo el análisis de costos e impacto.</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_Toc200949776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30</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1E287F" w:rsidDel="00D645B6" w:rsidP="001D59AC" w:rsidRDefault="00D645B6" w14:paraId="5EF850A2" w14:textId="5017E5A2">
      <w:pPr>
        <w:pStyle w:val="Normal0"/>
        <w:spacing w:line="360" w:lineRule="auto"/>
        <w:ind w:left="720"/>
        <w:rPr>
          <w:del w:author="LauraPGM" w:date="2025-10-01T09:44:00Z" w:id="184"/>
          <w:rFonts w:ascii="Calibri" w:hAnsi="Calibri" w:cs="Calibri"/>
        </w:rPr>
      </w:pPr>
      <w:del w:author="LauraPGM" w:date="2025-10-01T09:44:00Z" w:id="185">
        <w:r w:rsidRPr="001D59AC" w:rsidDel="00D645B6">
          <w:rPr>
            <w:rStyle w:val="Hipervnculo"/>
            <w:lang w:eastAsia="es-MX"/>
          </w:rPr>
          <w:fldChar w:fldCharType="begin"/>
        </w:r>
        <w:r w:rsidRPr="001D59AC" w:rsidDel="00D645B6">
          <w:rPr>
            <w:rStyle w:val="Hipervnculo"/>
            <w:rFonts w:ascii="Calibri" w:hAnsi="Calibri" w:cs="Calibri"/>
            <w:noProof/>
            <w:lang w:eastAsia="es-MX"/>
          </w:rPr>
          <w:delInstrText xml:space="preserve"> HYPERLINK \l "_Toc200949777" </w:delInstrText>
        </w:r>
        <w:r w:rsidRPr="001D59AC" w:rsidDel="00D645B6">
          <w:rPr>
            <w:rStyle w:val="Hipervnculo"/>
            <w:lang w:eastAsia="es-MX"/>
          </w:rPr>
          <w:fldChar w:fldCharType="separate"/>
        </w:r>
        <w:r w:rsidRPr="001D59AC" w:rsidDel="00D645B6" w:rsidR="003C01A3">
          <w:rPr>
            <w:rStyle w:val="Hipervnculo"/>
            <w:rFonts w:ascii="Calibri" w:hAnsi="Calibri" w:cs="Calibri"/>
            <w:noProof/>
            <w:lang w:eastAsia="es-MX"/>
          </w:rPr>
          <w:delText>6.1.4.</w:delText>
        </w:r>
        <w:r w:rsidRPr="001D59AC" w:rsidDel="00D645B6" w:rsidR="003C01A3">
          <w:rPr>
            <w:rFonts w:ascii="Calibri" w:hAnsi="Calibri" w:cs="Calibri" w:eastAsiaTheme="minorEastAsia"/>
            <w:noProof/>
            <w:kern w:val="2"/>
            <w:lang w:eastAsia="es-MX"/>
            <w14:ligatures w14:val="standardContextual"/>
          </w:rPr>
          <w:tab/>
        </w:r>
        <w:r w:rsidRPr="001D59AC" w:rsidDel="00D645B6" w:rsidR="003C01A3">
          <w:rPr>
            <w:rStyle w:val="Hipervnculo"/>
            <w:rFonts w:ascii="Calibri" w:hAnsi="Calibri" w:cs="Calibri"/>
            <w:noProof/>
            <w:lang w:eastAsia="es-MX"/>
          </w:rPr>
          <w:delText>Recomendaciones para la implementación de medidas de mejora y el seguimiento del desempeño futuro.</w:delText>
        </w:r>
        <w:r w:rsidRPr="001D59AC" w:rsidDel="00D645B6" w:rsidR="003C01A3">
          <w:rPr>
            <w:rFonts w:ascii="Calibri" w:hAnsi="Calibri" w:cs="Calibri"/>
            <w:noProof/>
            <w:webHidden/>
          </w:rPr>
          <w:tab/>
        </w:r>
        <w:r w:rsidRPr="001D59AC" w:rsidDel="00D645B6" w:rsidR="003C01A3">
          <w:rPr>
            <w:rFonts w:ascii="Calibri" w:hAnsi="Calibri" w:cs="Calibri"/>
            <w:noProof/>
            <w:webHidden/>
          </w:rPr>
          <w:fldChar w:fldCharType="begin"/>
        </w:r>
        <w:r w:rsidRPr="001D59AC" w:rsidDel="00D645B6" w:rsidR="003C01A3">
          <w:rPr>
            <w:rFonts w:ascii="Calibri" w:hAnsi="Calibri" w:cs="Calibri"/>
            <w:noProof/>
            <w:webHidden/>
          </w:rPr>
          <w:delInstrText xml:space="preserve"> PAGEREF _Toc200949777 \h </w:delInstrText>
        </w:r>
        <w:r w:rsidRPr="001D59AC" w:rsidDel="00D645B6" w:rsidR="003C01A3">
          <w:rPr>
            <w:rFonts w:ascii="Calibri" w:hAnsi="Calibri" w:cs="Calibri"/>
            <w:noProof/>
            <w:webHidden/>
          </w:rPr>
        </w:r>
        <w:r w:rsidRPr="001D59AC" w:rsidDel="00D645B6" w:rsidR="003C01A3">
          <w:rPr>
            <w:rFonts w:ascii="Calibri" w:hAnsi="Calibri" w:cs="Calibri"/>
            <w:noProof/>
            <w:webHidden/>
          </w:rPr>
          <w:fldChar w:fldCharType="separate"/>
        </w:r>
        <w:r w:rsidRPr="001D59AC" w:rsidDel="00D645B6" w:rsidR="003C01A3">
          <w:rPr>
            <w:rFonts w:ascii="Calibri" w:hAnsi="Calibri" w:cs="Calibri"/>
            <w:noProof/>
            <w:webHidden/>
          </w:rPr>
          <w:delText>31</w:delText>
        </w:r>
        <w:r w:rsidRPr="001D59AC" w:rsidDel="00D645B6" w:rsidR="003C01A3">
          <w:rPr>
            <w:rFonts w:ascii="Calibri" w:hAnsi="Calibri" w:cs="Calibri"/>
            <w:noProof/>
            <w:webHidden/>
          </w:rPr>
          <w:fldChar w:fldCharType="end"/>
        </w:r>
        <w:r w:rsidRPr="001D59AC" w:rsidDel="00D645B6">
          <w:rPr>
            <w:rFonts w:ascii="Calibri" w:hAnsi="Calibri" w:cs="Calibri"/>
            <w:noProof/>
          </w:rPr>
          <w:fldChar w:fldCharType="end"/>
        </w:r>
      </w:del>
    </w:p>
    <w:p w:rsidRPr="001D59AC" w:rsidR="007343BB" w:rsidP="001D59AC" w:rsidRDefault="007343BB" w14:paraId="3ED11C67" w14:textId="23797019">
      <w:pPr>
        <w:pStyle w:val="Normal0"/>
        <w:spacing w:line="360" w:lineRule="auto"/>
        <w:rPr>
          <w:rFonts w:ascii="Calibri" w:hAnsi="Calibri" w:cs="Calibri"/>
          <w:b/>
        </w:rPr>
      </w:pPr>
      <w:r w:rsidRPr="001D59AC">
        <w:rPr>
          <w:rFonts w:ascii="Calibri" w:hAnsi="Calibri" w:cs="Calibri"/>
          <w:b/>
        </w:rPr>
        <w:t xml:space="preserve">D.  SINTESIS </w:t>
      </w:r>
    </w:p>
    <w:p w:rsidRPr="001D59AC" w:rsidR="007343BB" w:rsidP="001D59AC" w:rsidRDefault="00BA0FBD" w14:paraId="18470D62" w14:textId="22E8F0DC">
      <w:pPr>
        <w:pStyle w:val="Normal0"/>
        <w:spacing w:line="360" w:lineRule="auto"/>
        <w:rPr>
          <w:rFonts w:ascii="Calibri" w:hAnsi="Calibri" w:cs="Calibri"/>
          <w:b/>
        </w:rPr>
      </w:pPr>
      <w:r w:rsidRPr="001D59AC">
        <w:rPr>
          <w:rFonts w:ascii="Calibri" w:hAnsi="Calibri" w:cs="Calibri"/>
          <w:b/>
        </w:rPr>
        <w:t>E.  ACTIVIDADES DIDÁCTICAS</w:t>
      </w:r>
    </w:p>
    <w:p w:rsidRPr="001D59AC" w:rsidR="007343BB" w:rsidP="001D59AC" w:rsidRDefault="007343BB" w14:paraId="3E3A60FE" w14:textId="77777777">
      <w:pPr>
        <w:pStyle w:val="Normal0"/>
        <w:spacing w:line="360" w:lineRule="auto"/>
        <w:rPr>
          <w:rFonts w:ascii="Calibri" w:hAnsi="Calibri" w:cs="Calibri"/>
          <w:b/>
        </w:rPr>
      </w:pPr>
      <w:r w:rsidRPr="001D59AC">
        <w:rPr>
          <w:rFonts w:ascii="Calibri" w:hAnsi="Calibri" w:cs="Calibri"/>
          <w:b/>
        </w:rPr>
        <w:t>F.  MATERIAL COMPLEMENTARIO:</w:t>
      </w:r>
    </w:p>
    <w:p w:rsidRPr="001D59AC" w:rsidR="007343BB" w:rsidP="001D59AC" w:rsidRDefault="007343BB" w14:paraId="1FD0AE68" w14:textId="681DCEB3">
      <w:pPr>
        <w:pStyle w:val="Normal0"/>
        <w:spacing w:line="360" w:lineRule="auto"/>
        <w:rPr>
          <w:rFonts w:ascii="Calibri" w:hAnsi="Calibri" w:cs="Calibri"/>
          <w:b/>
        </w:rPr>
      </w:pPr>
      <w:r w:rsidRPr="001D59AC">
        <w:rPr>
          <w:rFonts w:ascii="Calibri" w:hAnsi="Calibri" w:cs="Calibri"/>
          <w:b/>
        </w:rPr>
        <w:t>G.  GLOSARIO:</w:t>
      </w:r>
    </w:p>
    <w:p w:rsidRPr="001D59AC" w:rsidR="007343BB" w:rsidP="001D59AC" w:rsidRDefault="007343BB" w14:paraId="093082B9" w14:textId="68096D08">
      <w:pPr>
        <w:pStyle w:val="Normal0"/>
        <w:spacing w:line="360" w:lineRule="auto"/>
        <w:rPr>
          <w:rFonts w:ascii="Calibri" w:hAnsi="Calibri" w:cs="Calibri"/>
          <w:b/>
        </w:rPr>
      </w:pPr>
      <w:r w:rsidRPr="001D59AC">
        <w:rPr>
          <w:rFonts w:ascii="Calibri" w:hAnsi="Calibri" w:cs="Calibri"/>
          <w:b/>
        </w:rPr>
        <w:t>H.  REFERENCIAS BIBLIOGRÁFICAS:</w:t>
      </w:r>
    </w:p>
    <w:p w:rsidRPr="001D59AC" w:rsidR="007343BB" w:rsidP="001D59AC" w:rsidRDefault="007343BB" w14:paraId="73031619" w14:textId="01D6696B">
      <w:pPr>
        <w:pStyle w:val="Normal0"/>
        <w:spacing w:line="360" w:lineRule="auto"/>
        <w:rPr>
          <w:rFonts w:ascii="Calibri" w:hAnsi="Calibri" w:cs="Calibri"/>
          <w:b/>
        </w:rPr>
      </w:pPr>
      <w:r w:rsidRPr="001D59AC">
        <w:rPr>
          <w:rFonts w:ascii="Calibri" w:hAnsi="Calibri" w:cs="Calibri"/>
          <w:b/>
        </w:rPr>
        <w:t>I.    CONTROL DE DOCUMENTO</w:t>
      </w:r>
    </w:p>
    <w:p w:rsidRPr="001D59AC" w:rsidR="007343BB" w:rsidP="001D59AC" w:rsidRDefault="007343BB" w14:paraId="4CA8C690" w14:textId="4BF3E925">
      <w:pPr>
        <w:pStyle w:val="Normal0"/>
        <w:spacing w:line="360" w:lineRule="auto"/>
        <w:rPr>
          <w:rFonts w:ascii="Calibri" w:hAnsi="Calibri" w:cs="Calibri"/>
          <w:b/>
        </w:rPr>
      </w:pPr>
      <w:r w:rsidRPr="001D59AC">
        <w:rPr>
          <w:rFonts w:ascii="Calibri" w:hAnsi="Calibri" w:cs="Calibri"/>
          <w:b/>
        </w:rPr>
        <w:t>J.   CONTROL DE CAMBIOS</w:t>
      </w:r>
    </w:p>
    <w:p w:rsidRPr="001D59AC" w:rsidR="00CA4537" w:rsidP="001D59AC" w:rsidRDefault="00CA4537" w14:paraId="2E402750" w14:textId="77777777">
      <w:pPr>
        <w:pStyle w:val="Normal0"/>
        <w:spacing w:line="360" w:lineRule="auto"/>
        <w:rPr>
          <w:rFonts w:ascii="Calibri" w:hAnsi="Calibri" w:cs="Calibri"/>
          <w:b/>
        </w:rPr>
      </w:pPr>
    </w:p>
    <w:p w:rsidR="007343BB" w:rsidP="001D59AC" w:rsidRDefault="007343BB" w14:paraId="04A259A6" w14:textId="1FC39BE3">
      <w:pPr>
        <w:pStyle w:val="Normal0"/>
        <w:numPr>
          <w:ilvl w:val="0"/>
          <w:numId w:val="3"/>
        </w:numPr>
        <w:spacing w:line="360" w:lineRule="auto"/>
        <w:rPr>
          <w:ins w:author="LauraPGM" w:date="2025-10-01T09:50:00Z" w:id="186"/>
          <w:rFonts w:ascii="Calibri" w:hAnsi="Calibri" w:cs="Calibri"/>
          <w:b/>
        </w:rPr>
      </w:pPr>
      <w:commentRangeStart w:id="187"/>
      <w:r w:rsidRPr="001D59AC">
        <w:rPr>
          <w:rFonts w:ascii="Calibri" w:hAnsi="Calibri" w:cs="Calibri"/>
          <w:b/>
        </w:rPr>
        <w:t>INTRODUCCIÓN</w:t>
      </w:r>
      <w:commentRangeEnd w:id="187"/>
      <w:r w:rsidRPr="001D59AC" w:rsidR="001843B7">
        <w:rPr>
          <w:rStyle w:val="Refdecomentario"/>
          <w:rFonts w:ascii="Calibri" w:hAnsi="Calibri" w:cs="Calibri"/>
          <w:sz w:val="22"/>
          <w:szCs w:val="22"/>
        </w:rPr>
        <w:commentReference w:id="187"/>
      </w:r>
      <w:r w:rsidRPr="001D59AC">
        <w:rPr>
          <w:rFonts w:ascii="Calibri" w:hAnsi="Calibri" w:cs="Calibri"/>
          <w:b/>
        </w:rPr>
        <w:t xml:space="preserve"> </w:t>
      </w:r>
    </w:p>
    <w:p w:rsidR="00D645B6" w:rsidRDefault="00D645B6" w14:paraId="27B13625" w14:textId="77777777">
      <w:pPr>
        <w:pStyle w:val="Normal0"/>
        <w:spacing w:line="360" w:lineRule="auto"/>
        <w:rPr>
          <w:ins w:author="LauraPGM" w:date="2025-10-01T09:50:00Z" w:id="188"/>
          <w:rFonts w:ascii="Calibri" w:hAnsi="Calibri" w:cs="Calibri"/>
          <w:b/>
        </w:rPr>
        <w:pPrChange w:author="LauraPGM" w:date="2025-10-01T09:50:00Z" w:id="189">
          <w:pPr>
            <w:pStyle w:val="Normal0"/>
            <w:numPr>
              <w:numId w:val="3"/>
            </w:numPr>
            <w:spacing w:line="360" w:lineRule="auto"/>
            <w:ind w:left="720" w:hanging="360"/>
          </w:pPr>
        </w:pPrChange>
      </w:pPr>
    </w:p>
    <w:p w:rsidRPr="001D59AC" w:rsidR="00D645B6" w:rsidRDefault="001D59AC" w14:paraId="5476F378" w14:textId="0349E897">
      <w:pPr>
        <w:pStyle w:val="Normal0"/>
        <w:spacing w:line="360" w:lineRule="auto"/>
        <w:rPr>
          <w:rFonts w:ascii="Calibri" w:hAnsi="Calibri" w:cs="Calibri"/>
          <w:b/>
        </w:rPr>
        <w:pPrChange w:author="LauraPGM" w:date="2025-10-01T09:50:00Z" w:id="190">
          <w:pPr>
            <w:pStyle w:val="Normal0"/>
            <w:numPr>
              <w:numId w:val="3"/>
            </w:numPr>
            <w:spacing w:line="360" w:lineRule="auto"/>
            <w:ind w:left="720" w:hanging="360"/>
          </w:pPr>
        </w:pPrChange>
      </w:pPr>
      <w:commentRangeStart w:id="191"/>
      <w:ins w:author="LauraPGM" w:date="2025-10-01T09:51:00Z" w:id="192">
        <w:r>
          <w:rPr>
            <w:noProof/>
            <w:lang w:eastAsia="es-CO"/>
          </w:rPr>
          <w:drawing>
            <wp:inline distT="0" distB="0" distL="0" distR="0" wp14:anchorId="456CA34D" wp14:editId="05E5758A">
              <wp:extent cx="2895229" cy="1701800"/>
              <wp:effectExtent l="0" t="0" r="635" b="0"/>
              <wp:docPr id="9" name="Imagen 9" descr="Aportando desde el hogar a la eficiencia energética mundial - Facultad de  Ciencias Agra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ortando desde el hogar a la eficiencia energética mundial - Facultad de  Ciencias Agraria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3011" cy="1706374"/>
                      </a:xfrm>
                      <a:prstGeom prst="rect">
                        <a:avLst/>
                      </a:prstGeom>
                      <a:noFill/>
                      <a:ln>
                        <a:noFill/>
                      </a:ln>
                    </pic:spPr>
                  </pic:pic>
                </a:graphicData>
              </a:graphic>
            </wp:inline>
          </w:drawing>
        </w:r>
      </w:ins>
      <w:ins w:author="LauraPGM" w:date="2025-10-01T09:52:00Z" w:id="193">
        <w:commentRangeEnd w:id="191"/>
        <w:r>
          <w:rPr>
            <w:rStyle w:val="Refdecomentario"/>
          </w:rPr>
          <w:commentReference w:id="191"/>
        </w:r>
      </w:ins>
    </w:p>
    <w:p w:rsidRPr="001D59AC" w:rsidR="001843B7" w:rsidP="001D59AC" w:rsidRDefault="001843B7" w14:paraId="1D12C4E0" w14:textId="77777777">
      <w:pPr>
        <w:pStyle w:val="Normal0"/>
        <w:spacing w:line="360" w:lineRule="auto"/>
        <w:ind w:left="720"/>
        <w:rPr>
          <w:rFonts w:ascii="Calibri" w:hAnsi="Calibri" w:cs="Calibri"/>
          <w:b/>
        </w:rPr>
      </w:pPr>
    </w:p>
    <w:p w:rsidRPr="001D59AC" w:rsidR="003C01A3" w:rsidP="001D59AC" w:rsidRDefault="003C01A3" w14:paraId="2936DCC3" w14:textId="0D4367C2">
      <w:pPr>
        <w:pStyle w:val="Normal0"/>
        <w:spacing w:line="360" w:lineRule="auto"/>
        <w:jc w:val="both"/>
        <w:rPr>
          <w:rFonts w:ascii="Calibri" w:hAnsi="Calibri" w:cs="Calibri"/>
        </w:rPr>
      </w:pPr>
      <w:r w:rsidRPr="2F8E6F16" w:rsidR="003C01A3">
        <w:rPr>
          <w:rFonts w:ascii="Calibri" w:hAnsi="Calibri" w:cs="Calibri"/>
        </w:rPr>
        <w:t xml:space="preserve">La gestión energética es un pilar clave para la sostenibilidad organizacional, ya que permite optimizar el consumo de recursos, reducir costos y disminuir el impacto ambiental. En este marco, los </w:t>
      </w:r>
      <w:ins w:author="LauraPGM" w:date="2025-10-06T20:25:00Z" w:id="617172485">
        <w:r w:rsidRPr="2F8E6F16" w:rsidR="00F21D23">
          <w:rPr>
            <w:rFonts w:ascii="Calibri" w:hAnsi="Calibri" w:cs="Calibri"/>
          </w:rPr>
          <w:t>I</w:t>
        </w:r>
      </w:ins>
      <w:del w:author="LauraPGM" w:date="2025-10-06T20:25:00Z" w:id="1265460015">
        <w:r w:rsidRPr="2F8E6F16" w:rsidDel="003C01A3">
          <w:rPr>
            <w:rFonts w:ascii="Calibri" w:hAnsi="Calibri" w:cs="Calibri"/>
          </w:rPr>
          <w:delText>i</w:delText>
        </w:r>
      </w:del>
      <w:r w:rsidRPr="2F8E6F16" w:rsidR="003C01A3">
        <w:rPr>
          <w:rFonts w:ascii="Calibri" w:hAnsi="Calibri" w:cs="Calibri"/>
        </w:rPr>
        <w:t xml:space="preserve">ndicadores de </w:t>
      </w:r>
      <w:ins w:author="LauraPGM" w:date="2025-10-06T20:25:00Z" w:id="1919837847">
        <w:r w:rsidRPr="2F8E6F16" w:rsidR="00F21D23">
          <w:rPr>
            <w:rFonts w:ascii="Calibri" w:hAnsi="Calibri" w:cs="Calibri"/>
          </w:rPr>
          <w:t>D</w:t>
        </w:r>
      </w:ins>
      <w:del w:author="LauraPGM" w:date="2025-10-06T20:25:00Z" w:id="1648071196">
        <w:r w:rsidRPr="2F8E6F16" w:rsidDel="003C01A3">
          <w:rPr>
            <w:rFonts w:ascii="Calibri" w:hAnsi="Calibri" w:cs="Calibri"/>
          </w:rPr>
          <w:delText>d</w:delText>
        </w:r>
      </w:del>
      <w:r w:rsidRPr="2F8E6F16" w:rsidR="003C01A3">
        <w:rPr>
          <w:rFonts w:ascii="Calibri" w:hAnsi="Calibri" w:cs="Calibri"/>
        </w:rPr>
        <w:t xml:space="preserve">esempeño </w:t>
      </w:r>
      <w:ins w:author="LauraPGM" w:date="2025-10-06T20:25:00Z" w:id="764447343">
        <w:r w:rsidRPr="2F8E6F16" w:rsidR="00F21D23">
          <w:rPr>
            <w:rFonts w:ascii="Calibri" w:hAnsi="Calibri" w:cs="Calibri"/>
          </w:rPr>
          <w:t>E</w:t>
        </w:r>
      </w:ins>
      <w:del w:author="LauraPGM" w:date="2025-10-06T20:25:00Z" w:id="1417260260">
        <w:r w:rsidRPr="2F8E6F16" w:rsidDel="003C01A3">
          <w:rPr>
            <w:rFonts w:ascii="Calibri" w:hAnsi="Calibri" w:cs="Calibri"/>
          </w:rPr>
          <w:delText>e</w:delText>
        </w:r>
      </w:del>
      <w:r w:rsidRPr="2F8E6F16" w:rsidR="003C01A3">
        <w:rPr>
          <w:rFonts w:ascii="Calibri" w:hAnsi="Calibri" w:cs="Calibri"/>
        </w:rPr>
        <w:t>nergético (</w:t>
      </w:r>
      <w:r w:rsidRPr="2F8E6F16" w:rsidR="003C01A3">
        <w:rPr>
          <w:rFonts w:ascii="Calibri" w:hAnsi="Calibri" w:cs="Calibri"/>
        </w:rPr>
        <w:t>IDEs</w:t>
      </w:r>
      <w:r w:rsidRPr="2F8E6F16" w:rsidR="003C01A3">
        <w:rPr>
          <w:rFonts w:ascii="Calibri" w:hAnsi="Calibri" w:cs="Calibri"/>
        </w:rPr>
        <w:t>) y la norma ISO 50001 constituyen herramientas esenciales para diagnosticar y mejorar de forma continua la eficiencia en las organizaciones.</w:t>
      </w:r>
      <w:ins w:author="Yuly Andrea Rey Quiñonez" w:date="2025-10-10T13:45:28.927Z" w:id="1457533117">
        <w:r w:rsidRPr="2F8E6F16" w:rsidR="1C1E3A4C">
          <w:rPr>
            <w:rFonts w:ascii="Calibri" w:hAnsi="Calibri" w:cs="Calibri"/>
          </w:rPr>
          <w:t>z</w:t>
        </w:r>
      </w:ins>
    </w:p>
    <w:p w:rsidRPr="001D59AC" w:rsidR="003C01A3" w:rsidP="001D59AC" w:rsidRDefault="003C01A3" w14:paraId="38BFF504" w14:textId="77777777">
      <w:pPr>
        <w:pStyle w:val="Normal0"/>
        <w:spacing w:line="360" w:lineRule="auto"/>
        <w:jc w:val="both"/>
        <w:rPr>
          <w:rFonts w:ascii="Calibri" w:hAnsi="Calibri" w:cs="Calibri"/>
        </w:rPr>
      </w:pPr>
    </w:p>
    <w:p w:rsidRPr="001D59AC" w:rsidR="0043401C" w:rsidP="001D59AC" w:rsidRDefault="003C01A3" w14:paraId="311444BD" w14:textId="4AB0F8AD">
      <w:pPr>
        <w:pStyle w:val="Normal0"/>
        <w:spacing w:line="360" w:lineRule="auto"/>
        <w:jc w:val="both"/>
        <w:rPr>
          <w:rFonts w:ascii="Calibri" w:hAnsi="Calibri" w:cs="Calibri"/>
        </w:rPr>
      </w:pPr>
      <w:r w:rsidRPr="001D59AC">
        <w:rPr>
          <w:rFonts w:ascii="Calibri" w:hAnsi="Calibri" w:cs="Calibri"/>
        </w:rPr>
        <w:t xml:space="preserve">El programa desarrolla contenidos orientados a la identificación, cálculo e interpretación de </w:t>
      </w:r>
      <w:proofErr w:type="spellStart"/>
      <w:r w:rsidRPr="001D59AC">
        <w:rPr>
          <w:rFonts w:ascii="Calibri" w:hAnsi="Calibri" w:cs="Calibri"/>
        </w:rPr>
        <w:t>IDEs</w:t>
      </w:r>
      <w:proofErr w:type="spellEnd"/>
      <w:r w:rsidRPr="001D59AC">
        <w:rPr>
          <w:rFonts w:ascii="Calibri" w:hAnsi="Calibri" w:cs="Calibri"/>
        </w:rPr>
        <w:t xml:space="preserve">, el establecimiento de </w:t>
      </w:r>
      <w:ins w:author="LauraPGM" w:date="2025-10-06T20:26:00Z" w:id="200">
        <w:r w:rsidR="008F53F3">
          <w:rPr>
            <w:rFonts w:ascii="Calibri" w:hAnsi="Calibri" w:cs="Calibri"/>
          </w:rPr>
          <w:t>L</w:t>
        </w:r>
      </w:ins>
      <w:del w:author="LauraPGM" w:date="2025-10-06T20:26:00Z" w:id="201">
        <w:r w:rsidRPr="001D59AC" w:rsidDel="008F53F3">
          <w:rPr>
            <w:rFonts w:ascii="Calibri" w:hAnsi="Calibri" w:cs="Calibri"/>
          </w:rPr>
          <w:delText>l</w:delText>
        </w:r>
      </w:del>
      <w:r w:rsidRPr="001D59AC">
        <w:rPr>
          <w:rFonts w:ascii="Calibri" w:hAnsi="Calibri" w:cs="Calibri"/>
        </w:rPr>
        <w:t xml:space="preserve">íneas </w:t>
      </w:r>
      <w:ins w:author="LauraPGM" w:date="2025-10-06T20:26:00Z" w:id="202">
        <w:r w:rsidR="008F53F3">
          <w:rPr>
            <w:rFonts w:ascii="Calibri" w:hAnsi="Calibri" w:cs="Calibri"/>
          </w:rPr>
          <w:t>B</w:t>
        </w:r>
      </w:ins>
      <w:del w:author="LauraPGM" w:date="2025-10-06T20:26:00Z" w:id="203">
        <w:r w:rsidRPr="001D59AC" w:rsidDel="008F53F3">
          <w:rPr>
            <w:rFonts w:ascii="Calibri" w:hAnsi="Calibri" w:cs="Calibri"/>
          </w:rPr>
          <w:delText>b</w:delText>
        </w:r>
      </w:del>
      <w:r w:rsidRPr="001D59AC">
        <w:rPr>
          <w:rFonts w:ascii="Calibri" w:hAnsi="Calibri" w:cs="Calibri"/>
        </w:rPr>
        <w:t xml:space="preserve">ase </w:t>
      </w:r>
      <w:ins w:author="LauraPGM" w:date="2025-10-06T20:26:00Z" w:id="204">
        <w:r w:rsidR="008F53F3">
          <w:rPr>
            <w:rFonts w:ascii="Calibri" w:hAnsi="Calibri" w:cs="Calibri"/>
          </w:rPr>
          <w:t>E</w:t>
        </w:r>
      </w:ins>
      <w:del w:author="LauraPGM" w:date="2025-10-06T20:26:00Z" w:id="205">
        <w:r w:rsidRPr="001D59AC" w:rsidDel="008F53F3">
          <w:rPr>
            <w:rFonts w:ascii="Calibri" w:hAnsi="Calibri" w:cs="Calibri"/>
          </w:rPr>
          <w:delText>e</w:delText>
        </w:r>
      </w:del>
      <w:r w:rsidRPr="001D59AC">
        <w:rPr>
          <w:rFonts w:ascii="Calibri" w:hAnsi="Calibri" w:cs="Calibri"/>
        </w:rPr>
        <w:t>nergéticas (LBE) y la formulación de estrategias de optimización de costos e impacto ambiental. Además, integra los requisitos normativos aplicables y la elaboración de informes técnicos que faciliten la toma de decisiones y el seguimiento del desempeño energético.</w:t>
      </w:r>
    </w:p>
    <w:p w:rsidR="003C01A3" w:rsidP="001D59AC" w:rsidRDefault="003C01A3" w14:paraId="7BF09D98" w14:textId="77777777">
      <w:pPr>
        <w:pStyle w:val="Normal0"/>
        <w:spacing w:line="360" w:lineRule="auto"/>
        <w:jc w:val="both"/>
        <w:rPr>
          <w:ins w:author="LauraPGM" w:date="2025-10-01T13:13:00Z" w:id="206"/>
          <w:rFonts w:ascii="Calibri" w:hAnsi="Calibri" w:cs="Calibri"/>
        </w:rPr>
      </w:pPr>
    </w:p>
    <w:p w:rsidR="00532D7F" w:rsidP="001D59AC" w:rsidRDefault="00532D7F" w14:paraId="597D47E3" w14:textId="77777777">
      <w:pPr>
        <w:pStyle w:val="Normal0"/>
        <w:spacing w:line="360" w:lineRule="auto"/>
        <w:jc w:val="both"/>
        <w:rPr>
          <w:ins w:author="LauraPGM" w:date="2025-10-01T13:13:00Z" w:id="207"/>
          <w:rFonts w:ascii="Calibri" w:hAnsi="Calibri" w:cs="Calibri"/>
        </w:rPr>
      </w:pPr>
    </w:p>
    <w:p w:rsidRPr="001D59AC" w:rsidR="00532D7F" w:rsidP="001D59AC" w:rsidRDefault="00532D7F" w14:paraId="363BBECF" w14:textId="77777777">
      <w:pPr>
        <w:pStyle w:val="Normal0"/>
        <w:spacing w:line="360" w:lineRule="auto"/>
        <w:jc w:val="both"/>
        <w:rPr>
          <w:rFonts w:ascii="Calibri" w:hAnsi="Calibri" w:cs="Calibri"/>
        </w:rPr>
      </w:pPr>
    </w:p>
    <w:p w:rsidRPr="001D59AC" w:rsidR="0069239D" w:rsidP="001D59AC" w:rsidRDefault="00A86C21" w14:paraId="7BED70D6" w14:textId="77777777">
      <w:pPr>
        <w:pStyle w:val="Normal0"/>
        <w:numPr>
          <w:ilvl w:val="0"/>
          <w:numId w:val="2"/>
        </w:numPr>
        <w:spacing w:line="360" w:lineRule="auto"/>
        <w:rPr>
          <w:rFonts w:ascii="Calibri" w:hAnsi="Calibri" w:cs="Calibri"/>
          <w:b/>
        </w:rPr>
      </w:pPr>
      <w:r w:rsidRPr="001D59AC">
        <w:rPr>
          <w:rFonts w:ascii="Calibri" w:hAnsi="Calibri" w:cs="Calibri"/>
          <w:b/>
        </w:rPr>
        <w:t>DESARROLLO DE CONTENIDOS</w:t>
      </w:r>
    </w:p>
    <w:p w:rsidRPr="001D59AC" w:rsidR="0069239D" w:rsidP="001D59AC" w:rsidRDefault="0069239D" w14:paraId="3CFA3DD1" w14:textId="77777777">
      <w:pPr>
        <w:pStyle w:val="Normal0"/>
        <w:spacing w:line="360" w:lineRule="auto"/>
        <w:ind w:left="720"/>
        <w:rPr>
          <w:rFonts w:ascii="Calibri" w:hAnsi="Calibri" w:cs="Calibri"/>
          <w:b/>
        </w:rPr>
      </w:pPr>
    </w:p>
    <w:p w:rsidR="0083758A" w:rsidRDefault="003C01A3" w14:paraId="7355F3F0" w14:textId="76A4C2D6">
      <w:pPr>
        <w:pStyle w:val="Normal0"/>
        <w:numPr>
          <w:ilvl w:val="0"/>
          <w:numId w:val="28"/>
        </w:numPr>
        <w:spacing w:line="360" w:lineRule="auto"/>
        <w:jc w:val="both"/>
        <w:rPr>
          <w:ins w:author="LauraPGM" w:date="2025-10-01T21:03:00Z" w:id="208"/>
          <w:rFonts w:ascii="Calibri" w:hAnsi="Calibri" w:cs="Calibri"/>
          <w:b/>
        </w:rPr>
        <w:pPrChange w:author="LauraPGM" w:date="2025-10-01T09:45:00Z" w:id="209">
          <w:pPr>
            <w:pStyle w:val="Normal0"/>
            <w:numPr>
              <w:numId w:val="29"/>
            </w:numPr>
            <w:spacing w:line="360" w:lineRule="auto"/>
            <w:ind w:left="720" w:hanging="360"/>
            <w:jc w:val="both"/>
          </w:pPr>
        </w:pPrChange>
      </w:pPr>
      <w:r w:rsidRPr="001D59AC">
        <w:rPr>
          <w:rFonts w:ascii="Calibri" w:hAnsi="Calibri" w:cs="Calibri"/>
          <w:b/>
        </w:rPr>
        <w:t xml:space="preserve">Identificación y </w:t>
      </w:r>
      <w:ins w:author="LauraPGM" w:date="2025-10-06T20:27:00Z" w:id="210">
        <w:r w:rsidR="00DA615D">
          <w:rPr>
            <w:rFonts w:ascii="Calibri" w:hAnsi="Calibri" w:cs="Calibri"/>
            <w:b/>
          </w:rPr>
          <w:t>c</w:t>
        </w:r>
      </w:ins>
      <w:del w:author="LauraPGM" w:date="2025-10-06T20:27:00Z" w:id="211">
        <w:r w:rsidRPr="001D59AC" w:rsidDel="00DA615D">
          <w:rPr>
            <w:rFonts w:ascii="Calibri" w:hAnsi="Calibri" w:cs="Calibri"/>
            <w:b/>
          </w:rPr>
          <w:delText>C</w:delText>
        </w:r>
      </w:del>
      <w:r w:rsidRPr="001D59AC">
        <w:rPr>
          <w:rFonts w:ascii="Calibri" w:hAnsi="Calibri" w:cs="Calibri"/>
          <w:b/>
        </w:rPr>
        <w:t>lasificación de Indicadores de Gestión Energética (</w:t>
      </w:r>
      <w:proofErr w:type="spellStart"/>
      <w:r w:rsidRPr="001D59AC">
        <w:rPr>
          <w:rFonts w:ascii="Calibri" w:hAnsi="Calibri" w:cs="Calibri"/>
          <w:b/>
        </w:rPr>
        <w:t>IDEs</w:t>
      </w:r>
      <w:proofErr w:type="spellEnd"/>
      <w:r w:rsidRPr="001D59AC">
        <w:rPr>
          <w:rFonts w:ascii="Calibri" w:hAnsi="Calibri" w:cs="Calibri"/>
          <w:b/>
        </w:rPr>
        <w:t>)</w:t>
      </w:r>
    </w:p>
    <w:p w:rsidR="0048121D" w:rsidRDefault="0048121D" w14:paraId="5342C619" w14:textId="77777777">
      <w:pPr>
        <w:pStyle w:val="Normal0"/>
        <w:spacing w:line="360" w:lineRule="auto"/>
        <w:jc w:val="both"/>
        <w:rPr>
          <w:ins w:author="LauraPGM" w:date="2025-10-01T21:03:00Z" w:id="212"/>
          <w:rFonts w:ascii="Calibri" w:hAnsi="Calibri" w:cs="Calibri"/>
          <w:b/>
        </w:rPr>
        <w:pPrChange w:author="LauraPGM" w:date="2025-10-01T21:03:00Z" w:id="213">
          <w:pPr>
            <w:pStyle w:val="Normal0"/>
            <w:numPr>
              <w:numId w:val="29"/>
            </w:numPr>
            <w:spacing w:line="360" w:lineRule="auto"/>
            <w:ind w:left="720" w:hanging="360"/>
            <w:jc w:val="both"/>
          </w:pPr>
        </w:pPrChange>
      </w:pPr>
    </w:p>
    <w:p w:rsidR="0048121D" w:rsidRDefault="0048121D" w14:paraId="599051B4" w14:textId="5115B847">
      <w:pPr>
        <w:pStyle w:val="Normal0"/>
        <w:spacing w:line="360" w:lineRule="auto"/>
        <w:ind w:left="720"/>
        <w:jc w:val="both"/>
        <w:rPr>
          <w:ins w:author="LauraPGM" w:date="2025-10-01T21:03:00Z" w:id="214"/>
          <w:rFonts w:ascii="Calibri" w:hAnsi="Calibri" w:cs="Calibri"/>
          <w:b/>
        </w:rPr>
        <w:pPrChange w:author="LauraPGM" w:date="2025-10-01T21:03:00Z" w:id="215">
          <w:pPr>
            <w:pStyle w:val="Normal0"/>
            <w:numPr>
              <w:numId w:val="29"/>
            </w:numPr>
            <w:spacing w:line="360" w:lineRule="auto"/>
            <w:ind w:left="720" w:hanging="360"/>
            <w:jc w:val="both"/>
          </w:pPr>
        </w:pPrChange>
      </w:pPr>
      <w:commentRangeStart w:id="216"/>
      <w:ins w:author="LauraPGM" w:date="2025-10-01T21:03:00Z" w:id="217">
        <w:r>
          <w:rPr>
            <w:noProof/>
            <w:lang w:eastAsia="es-CO"/>
          </w:rPr>
          <w:drawing>
            <wp:inline distT="0" distB="0" distL="0" distR="0" wp14:anchorId="494B5A94" wp14:editId="1E3482EC">
              <wp:extent cx="1911350" cy="1911350"/>
              <wp:effectExtent l="0" t="0" r="0" b="0"/>
              <wp:docPr id="16" name="Imagen 16" descr="Eficiencia energética: qué es y cómo funciona - Iberdr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iciencia energética: qué es y cómo funciona - Iberdrol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11350" cy="1911350"/>
                      </a:xfrm>
                      <a:prstGeom prst="rect">
                        <a:avLst/>
                      </a:prstGeom>
                      <a:noFill/>
                      <a:ln>
                        <a:noFill/>
                      </a:ln>
                    </pic:spPr>
                  </pic:pic>
                </a:graphicData>
              </a:graphic>
            </wp:inline>
          </w:drawing>
        </w:r>
        <w:commentRangeEnd w:id="216"/>
        <w:r>
          <w:rPr>
            <w:rStyle w:val="Refdecomentario"/>
          </w:rPr>
          <w:commentReference w:id="216"/>
        </w:r>
      </w:ins>
    </w:p>
    <w:p w:rsidRPr="001D59AC" w:rsidR="0048121D" w:rsidDel="0048121D" w:rsidRDefault="0048121D" w14:paraId="3AADEEF4" w14:textId="77777777">
      <w:pPr>
        <w:pStyle w:val="Normal0"/>
        <w:spacing w:line="360" w:lineRule="auto"/>
        <w:jc w:val="both"/>
        <w:rPr>
          <w:del w:author="LauraPGM" w:date="2025-10-01T21:03:00Z" w:id="218"/>
          <w:rFonts w:ascii="Calibri" w:hAnsi="Calibri" w:cs="Calibri"/>
          <w:b/>
        </w:rPr>
        <w:pPrChange w:author="LauraPGM" w:date="2025-10-01T21:03:00Z" w:id="219">
          <w:pPr>
            <w:pStyle w:val="Normal0"/>
            <w:numPr>
              <w:numId w:val="29"/>
            </w:numPr>
            <w:spacing w:line="360" w:lineRule="auto"/>
            <w:ind w:left="720" w:hanging="360"/>
            <w:jc w:val="both"/>
          </w:pPr>
        </w:pPrChange>
      </w:pPr>
    </w:p>
    <w:p w:rsidRPr="001D59AC" w:rsidR="00DA5A3E" w:rsidP="001D59AC" w:rsidRDefault="00DA5A3E" w14:paraId="52DD69CD" w14:textId="77777777">
      <w:pPr>
        <w:pStyle w:val="NormalWeb"/>
        <w:spacing w:line="360" w:lineRule="auto"/>
        <w:rPr>
          <w:rFonts w:ascii="Calibri" w:hAnsi="Calibri" w:cs="Calibri"/>
          <w:sz w:val="22"/>
          <w:szCs w:val="22"/>
        </w:rPr>
      </w:pPr>
      <w:r w:rsidRPr="001D59AC">
        <w:rPr>
          <w:rFonts w:ascii="Calibri" w:hAnsi="Calibri" w:cs="Calibri"/>
          <w:sz w:val="22"/>
          <w:szCs w:val="22"/>
        </w:rPr>
        <w:t>En el contexto actual, donde la eficiencia y la sostenibilidad constituyen imperativos estratégicos, la gestión energética adquiere un papel crucial en las organizaciones. Dentro de este marco, los Indicadores de Desempeño Energético (</w:t>
      </w:r>
      <w:proofErr w:type="spellStart"/>
      <w:r w:rsidRPr="001D59AC">
        <w:rPr>
          <w:rFonts w:ascii="Calibri" w:hAnsi="Calibri" w:cs="Calibri"/>
          <w:sz w:val="22"/>
          <w:szCs w:val="22"/>
        </w:rPr>
        <w:t>IDEs</w:t>
      </w:r>
      <w:proofErr w:type="spellEnd"/>
      <w:r w:rsidRPr="001D59AC">
        <w:rPr>
          <w:rFonts w:ascii="Calibri" w:hAnsi="Calibri" w:cs="Calibri"/>
          <w:sz w:val="22"/>
          <w:szCs w:val="22"/>
        </w:rPr>
        <w:t>) se consolidan como herramientas analíticas esenciales.</w:t>
      </w:r>
    </w:p>
    <w:p w:rsidRPr="001D59AC" w:rsidR="00DA5A3E" w:rsidP="001D59AC" w:rsidRDefault="00DA5A3E" w14:paraId="1330C015" w14:textId="77777777">
      <w:pPr>
        <w:pStyle w:val="NormalWeb"/>
        <w:spacing w:line="360" w:lineRule="auto"/>
        <w:rPr>
          <w:rFonts w:ascii="Calibri" w:hAnsi="Calibri" w:cs="Calibri"/>
          <w:sz w:val="22"/>
          <w:szCs w:val="22"/>
        </w:rPr>
      </w:pPr>
      <w:r w:rsidRPr="001D59AC">
        <w:rPr>
          <w:rFonts w:ascii="Calibri" w:hAnsi="Calibri" w:cs="Calibri"/>
          <w:sz w:val="22"/>
          <w:szCs w:val="22"/>
        </w:rPr>
        <w:t>Un IDE es una medida cuantificable que proporciona información sobre el desempeño energético de una organización, un sistema, un equipo o un proceso específico. Su valor radica en la capacidad de transformar el complejo uso de la energía en datos claros y comprensibles, permitiendo evaluar la eficiencia, identificar oportunidades de mejora y monitorear el avance hacia los objetivos energéticos.</w:t>
      </w:r>
    </w:p>
    <w:p w:rsidRPr="001D59AC" w:rsidR="00DA5A3E" w:rsidP="001D59AC" w:rsidRDefault="00DA5A3E" w14:paraId="50459A9A" w14:textId="77777777">
      <w:pPr>
        <w:pStyle w:val="NormalWeb"/>
        <w:spacing w:line="360" w:lineRule="auto"/>
        <w:rPr>
          <w:rFonts w:ascii="Calibri" w:hAnsi="Calibri" w:cs="Calibri"/>
          <w:sz w:val="22"/>
          <w:szCs w:val="22"/>
        </w:rPr>
      </w:pPr>
      <w:r w:rsidRPr="001D59AC">
        <w:rPr>
          <w:rFonts w:ascii="Calibri" w:hAnsi="Calibri" w:cs="Calibri"/>
          <w:sz w:val="22"/>
          <w:szCs w:val="22"/>
        </w:rPr>
        <w:t>Más que un simple dato de consumo, un IDE constituye una métrica diseñada para relacionar el uso de energía con factores relevantes de la actividad organizacional. Esta relación puede ser absoluta (consumo total), relativa (intensidad energética por unidad de producción o servicio) o enfocada en la eficiencia de la conversión de energía (rendimiento de equipos y sistemas).</w:t>
      </w:r>
    </w:p>
    <w:p w:rsidRPr="001D59AC" w:rsidR="00DA5A3E" w:rsidP="001D59AC" w:rsidRDefault="00DA5A3E" w14:paraId="1948EFE6" w14:textId="77777777">
      <w:pPr>
        <w:pStyle w:val="NormalWeb"/>
        <w:spacing w:line="360" w:lineRule="auto"/>
        <w:rPr>
          <w:rFonts w:ascii="Calibri" w:hAnsi="Calibri" w:cs="Calibri"/>
          <w:sz w:val="22"/>
          <w:szCs w:val="22"/>
        </w:rPr>
      </w:pPr>
      <w:r w:rsidRPr="001D59AC">
        <w:rPr>
          <w:rFonts w:ascii="Calibri" w:hAnsi="Calibri" w:cs="Calibri"/>
          <w:sz w:val="22"/>
          <w:szCs w:val="22"/>
        </w:rPr>
        <w:t xml:space="preserve">El propósito de implementar y monitorear </w:t>
      </w:r>
      <w:proofErr w:type="spellStart"/>
      <w:r w:rsidRPr="001D59AC">
        <w:rPr>
          <w:rFonts w:ascii="Calibri" w:hAnsi="Calibri" w:cs="Calibri"/>
          <w:sz w:val="22"/>
          <w:szCs w:val="22"/>
        </w:rPr>
        <w:t>IDEs</w:t>
      </w:r>
      <w:proofErr w:type="spellEnd"/>
      <w:r w:rsidRPr="001D59AC">
        <w:rPr>
          <w:rFonts w:ascii="Calibri" w:hAnsi="Calibri" w:cs="Calibri"/>
          <w:sz w:val="22"/>
          <w:szCs w:val="22"/>
        </w:rPr>
        <w:t xml:space="preserve"> en un sistema de gestión energética es </w:t>
      </w:r>
      <w:commentRangeStart w:id="220"/>
      <w:r w:rsidRPr="001D59AC">
        <w:rPr>
          <w:rFonts w:ascii="Calibri" w:hAnsi="Calibri" w:cs="Calibri"/>
          <w:sz w:val="22"/>
          <w:szCs w:val="22"/>
        </w:rPr>
        <w:t>múltiple</w:t>
      </w:r>
      <w:commentRangeEnd w:id="220"/>
      <w:r w:rsidR="002A19B8">
        <w:rPr>
          <w:rStyle w:val="Refdecomentario"/>
          <w:rFonts w:ascii="Arial" w:hAnsi="Arial" w:eastAsia="Arial" w:cs="Arial"/>
        </w:rPr>
        <w:commentReference w:id="220"/>
      </w:r>
      <w:r w:rsidRPr="001D59AC">
        <w:rPr>
          <w:rFonts w:ascii="Calibri" w:hAnsi="Calibri" w:cs="Calibri"/>
          <w:sz w:val="22"/>
          <w:szCs w:val="22"/>
        </w:rPr>
        <w:t>:</w:t>
      </w:r>
    </w:p>
    <w:p w:rsidRPr="001D59AC" w:rsidR="00DA5A3E" w:rsidRDefault="00DA5A3E" w14:paraId="004F614B" w14:textId="11C40101">
      <w:pPr>
        <w:pStyle w:val="NormalWeb"/>
        <w:numPr>
          <w:ilvl w:val="0"/>
          <w:numId w:val="29"/>
        </w:numPr>
        <w:spacing w:line="360" w:lineRule="auto"/>
        <w:rPr>
          <w:rFonts w:ascii="Calibri" w:hAnsi="Calibri" w:cs="Calibri"/>
          <w:sz w:val="22"/>
          <w:szCs w:val="22"/>
        </w:rPr>
        <w:pPrChange w:author="LauraPGM" w:date="2025-10-01T09:45:00Z" w:id="221">
          <w:pPr>
            <w:pStyle w:val="NormalWeb"/>
            <w:numPr>
              <w:numId w:val="31"/>
            </w:numPr>
            <w:spacing w:line="360" w:lineRule="auto"/>
            <w:ind w:left="720" w:hanging="360"/>
          </w:pPr>
        </w:pPrChange>
      </w:pPr>
      <w:r w:rsidRPr="001D59AC">
        <w:rPr>
          <w:rStyle w:val="Textoennegrita"/>
          <w:rFonts w:ascii="Calibri" w:hAnsi="Calibri" w:cs="Calibri"/>
          <w:sz w:val="22"/>
          <w:szCs w:val="22"/>
        </w:rPr>
        <w:t>Medición objetiva del desempeño actual</w:t>
      </w:r>
      <w:r w:rsidRPr="001D59AC">
        <w:rPr>
          <w:rFonts w:ascii="Calibri" w:hAnsi="Calibri" w:cs="Calibri"/>
          <w:sz w:val="22"/>
          <w:szCs w:val="22"/>
        </w:rPr>
        <w:t>: al cuantificar el consumo y establecer una base de conocimiento sobre su uso.</w:t>
      </w:r>
    </w:p>
    <w:p w:rsidRPr="001D59AC" w:rsidR="00DA5A3E" w:rsidRDefault="00DA5A3E" w14:paraId="493A91FF" w14:textId="40AF253F">
      <w:pPr>
        <w:pStyle w:val="NormalWeb"/>
        <w:numPr>
          <w:ilvl w:val="0"/>
          <w:numId w:val="29"/>
        </w:numPr>
        <w:spacing w:line="360" w:lineRule="auto"/>
        <w:rPr>
          <w:rFonts w:ascii="Calibri" w:hAnsi="Calibri" w:cs="Calibri"/>
          <w:sz w:val="22"/>
          <w:szCs w:val="22"/>
        </w:rPr>
        <w:pPrChange w:author="LauraPGM" w:date="2025-10-01T09:45:00Z" w:id="222">
          <w:pPr>
            <w:pStyle w:val="NormalWeb"/>
            <w:numPr>
              <w:numId w:val="31"/>
            </w:numPr>
            <w:spacing w:line="360" w:lineRule="auto"/>
            <w:ind w:left="720" w:hanging="360"/>
          </w:pPr>
        </w:pPrChange>
      </w:pPr>
      <w:r w:rsidRPr="001D59AC">
        <w:rPr>
          <w:rStyle w:val="Textoennegrita"/>
          <w:rFonts w:ascii="Calibri" w:hAnsi="Calibri" w:cs="Calibri"/>
          <w:sz w:val="22"/>
          <w:szCs w:val="22"/>
        </w:rPr>
        <w:t>Monitoreo del progreso y evaluación de la efectividad</w:t>
      </w:r>
      <w:r w:rsidRPr="001D59AC">
        <w:rPr>
          <w:rFonts w:ascii="Calibri" w:hAnsi="Calibri" w:cs="Calibri"/>
          <w:sz w:val="22"/>
          <w:szCs w:val="22"/>
        </w:rPr>
        <w:t>: verificando el impacto de las acciones de mejora y ajustando estrategias.</w:t>
      </w:r>
    </w:p>
    <w:p w:rsidRPr="001D59AC" w:rsidR="00DA5A3E" w:rsidRDefault="00DA5A3E" w14:paraId="699B9351" w14:textId="75D5EBEF">
      <w:pPr>
        <w:pStyle w:val="NormalWeb"/>
        <w:numPr>
          <w:ilvl w:val="0"/>
          <w:numId w:val="29"/>
        </w:numPr>
        <w:spacing w:line="360" w:lineRule="auto"/>
        <w:rPr>
          <w:rFonts w:ascii="Calibri" w:hAnsi="Calibri" w:cs="Calibri"/>
          <w:sz w:val="22"/>
          <w:szCs w:val="22"/>
        </w:rPr>
        <w:pPrChange w:author="LauraPGM" w:date="2025-10-01T09:45:00Z" w:id="223">
          <w:pPr>
            <w:pStyle w:val="NormalWeb"/>
            <w:numPr>
              <w:numId w:val="31"/>
            </w:numPr>
            <w:spacing w:line="360" w:lineRule="auto"/>
            <w:ind w:left="720" w:hanging="360"/>
          </w:pPr>
        </w:pPrChange>
      </w:pPr>
      <w:r w:rsidRPr="001D59AC">
        <w:rPr>
          <w:rStyle w:val="Textoennegrita"/>
          <w:rFonts w:ascii="Calibri" w:hAnsi="Calibri" w:cs="Calibri"/>
          <w:sz w:val="22"/>
          <w:szCs w:val="22"/>
        </w:rPr>
        <w:t>Definición de objetivos y metas energéticas realistas</w:t>
      </w:r>
      <w:r w:rsidRPr="001D59AC">
        <w:rPr>
          <w:rFonts w:ascii="Calibri" w:hAnsi="Calibri" w:cs="Calibri"/>
          <w:sz w:val="22"/>
          <w:szCs w:val="22"/>
        </w:rPr>
        <w:t>: sustentadas en datos medibles y verificables.</w:t>
      </w:r>
    </w:p>
    <w:p w:rsidRPr="001D59AC" w:rsidR="00DA5A3E" w:rsidRDefault="00DA5A3E" w14:paraId="1E5DEFEB" w14:textId="03F96639">
      <w:pPr>
        <w:pStyle w:val="NormalWeb"/>
        <w:numPr>
          <w:ilvl w:val="0"/>
          <w:numId w:val="29"/>
        </w:numPr>
        <w:spacing w:line="360" w:lineRule="auto"/>
        <w:rPr>
          <w:rFonts w:ascii="Calibri" w:hAnsi="Calibri" w:cs="Calibri"/>
          <w:sz w:val="22"/>
          <w:szCs w:val="22"/>
        </w:rPr>
        <w:pPrChange w:author="LauraPGM" w:date="2025-10-01T09:45:00Z" w:id="224">
          <w:pPr>
            <w:pStyle w:val="NormalWeb"/>
            <w:numPr>
              <w:numId w:val="31"/>
            </w:numPr>
            <w:spacing w:line="360" w:lineRule="auto"/>
            <w:ind w:left="720" w:hanging="360"/>
          </w:pPr>
        </w:pPrChange>
      </w:pPr>
      <w:r w:rsidRPr="001D59AC">
        <w:rPr>
          <w:rStyle w:val="Textoennegrita"/>
          <w:rFonts w:ascii="Calibri" w:hAnsi="Calibri" w:cs="Calibri"/>
          <w:sz w:val="22"/>
          <w:szCs w:val="22"/>
        </w:rPr>
        <w:t xml:space="preserve">Facilitación de la comparación y el </w:t>
      </w:r>
      <w:r w:rsidRPr="00DA615D">
        <w:rPr>
          <w:rStyle w:val="Textoennegrita"/>
          <w:rFonts w:ascii="Calibri" w:hAnsi="Calibri" w:cs="Calibri"/>
          <w:i/>
          <w:sz w:val="22"/>
          <w:szCs w:val="22"/>
          <w:rPrChange w:author="LauraPGM" w:date="2025-10-06T20:29:00Z" w:id="225">
            <w:rPr>
              <w:rStyle w:val="Textoennegrita"/>
              <w:rFonts w:ascii="Calibri" w:hAnsi="Calibri" w:cs="Calibri"/>
              <w:sz w:val="22"/>
              <w:szCs w:val="22"/>
            </w:rPr>
          </w:rPrChange>
        </w:rPr>
        <w:t>benchmarking</w:t>
      </w:r>
      <w:r w:rsidRPr="001D59AC">
        <w:rPr>
          <w:rFonts w:ascii="Calibri" w:hAnsi="Calibri" w:cs="Calibri"/>
          <w:sz w:val="22"/>
          <w:szCs w:val="22"/>
        </w:rPr>
        <w:t>: tanto interno como externo, para evaluar niveles de eficiencia.</w:t>
      </w:r>
    </w:p>
    <w:p w:rsidRPr="001D59AC" w:rsidR="00DA5A3E" w:rsidRDefault="00DA5A3E" w14:paraId="79740DFB" w14:textId="6FBA344A">
      <w:pPr>
        <w:pStyle w:val="NormalWeb"/>
        <w:numPr>
          <w:ilvl w:val="0"/>
          <w:numId w:val="29"/>
        </w:numPr>
        <w:spacing w:line="360" w:lineRule="auto"/>
        <w:rPr>
          <w:rFonts w:ascii="Calibri" w:hAnsi="Calibri" w:cs="Calibri"/>
          <w:sz w:val="22"/>
          <w:szCs w:val="22"/>
        </w:rPr>
        <w:pPrChange w:author="LauraPGM" w:date="2025-10-01T09:45:00Z" w:id="226">
          <w:pPr>
            <w:pStyle w:val="NormalWeb"/>
            <w:numPr>
              <w:numId w:val="31"/>
            </w:numPr>
            <w:spacing w:line="360" w:lineRule="auto"/>
            <w:ind w:left="720" w:hanging="360"/>
          </w:pPr>
        </w:pPrChange>
      </w:pPr>
      <w:r w:rsidRPr="001D59AC">
        <w:rPr>
          <w:rStyle w:val="Textoennegrita"/>
          <w:rFonts w:ascii="Calibri" w:hAnsi="Calibri" w:cs="Calibri"/>
          <w:sz w:val="22"/>
          <w:szCs w:val="22"/>
        </w:rPr>
        <w:t>Identificación de oportunidades de mejora y optimización</w:t>
      </w:r>
      <w:r w:rsidRPr="001D59AC">
        <w:rPr>
          <w:rFonts w:ascii="Calibri" w:hAnsi="Calibri" w:cs="Calibri"/>
          <w:sz w:val="22"/>
          <w:szCs w:val="22"/>
        </w:rPr>
        <w:t>: destacando procesos o equipos con bajo rendimiento.</w:t>
      </w:r>
    </w:p>
    <w:p w:rsidRPr="001D59AC" w:rsidR="00DA5A3E" w:rsidRDefault="00DA5A3E" w14:paraId="43D7E839" w14:textId="0310B555">
      <w:pPr>
        <w:pStyle w:val="NormalWeb"/>
        <w:numPr>
          <w:ilvl w:val="0"/>
          <w:numId w:val="29"/>
        </w:numPr>
        <w:spacing w:line="360" w:lineRule="auto"/>
        <w:rPr>
          <w:rFonts w:ascii="Calibri" w:hAnsi="Calibri" w:cs="Calibri"/>
          <w:sz w:val="22"/>
          <w:szCs w:val="22"/>
        </w:rPr>
        <w:pPrChange w:author="LauraPGM" w:date="2025-10-01T09:45:00Z" w:id="227">
          <w:pPr>
            <w:pStyle w:val="NormalWeb"/>
            <w:numPr>
              <w:numId w:val="31"/>
            </w:numPr>
            <w:spacing w:line="360" w:lineRule="auto"/>
            <w:ind w:left="720" w:hanging="360"/>
          </w:pPr>
        </w:pPrChange>
      </w:pPr>
      <w:r w:rsidRPr="001D59AC">
        <w:rPr>
          <w:rStyle w:val="Textoennegrita"/>
          <w:rFonts w:ascii="Calibri" w:hAnsi="Calibri" w:cs="Calibri"/>
          <w:sz w:val="22"/>
          <w:szCs w:val="22"/>
        </w:rPr>
        <w:t>Comunicación transparente y responsable del desempeño</w:t>
      </w:r>
      <w:r w:rsidRPr="001D59AC">
        <w:rPr>
          <w:rFonts w:ascii="Calibri" w:hAnsi="Calibri" w:cs="Calibri"/>
          <w:sz w:val="22"/>
          <w:szCs w:val="22"/>
        </w:rPr>
        <w:t>: fortaleciendo la confianza de las partes interesadas.</w:t>
      </w:r>
    </w:p>
    <w:p w:rsidRPr="001D59AC" w:rsidR="00DA5A3E" w:rsidRDefault="00DA5A3E" w14:paraId="40009D12" w14:textId="03C85573">
      <w:pPr>
        <w:pStyle w:val="NormalWeb"/>
        <w:numPr>
          <w:ilvl w:val="0"/>
          <w:numId w:val="29"/>
        </w:numPr>
        <w:spacing w:line="360" w:lineRule="auto"/>
        <w:rPr>
          <w:rFonts w:ascii="Calibri" w:hAnsi="Calibri" w:cs="Calibri"/>
          <w:sz w:val="22"/>
          <w:szCs w:val="22"/>
        </w:rPr>
        <w:pPrChange w:author="LauraPGM" w:date="2025-10-01T09:45:00Z" w:id="228">
          <w:pPr>
            <w:pStyle w:val="NormalWeb"/>
            <w:numPr>
              <w:numId w:val="31"/>
            </w:numPr>
            <w:spacing w:line="360" w:lineRule="auto"/>
            <w:ind w:left="720" w:hanging="360"/>
          </w:pPr>
        </w:pPrChange>
      </w:pPr>
      <w:r w:rsidRPr="001D59AC">
        <w:rPr>
          <w:rStyle w:val="Textoennegrita"/>
          <w:rFonts w:ascii="Calibri" w:hAnsi="Calibri" w:cs="Calibri"/>
          <w:sz w:val="22"/>
          <w:szCs w:val="22"/>
        </w:rPr>
        <w:t>Soporte para la toma de decisiones informadas</w:t>
      </w:r>
      <w:r w:rsidRPr="001D59AC">
        <w:rPr>
          <w:rFonts w:ascii="Calibri" w:hAnsi="Calibri" w:cs="Calibri"/>
          <w:sz w:val="22"/>
          <w:szCs w:val="22"/>
        </w:rPr>
        <w:t>: orientadas a inversiones y políticas de gestión energética.</w:t>
      </w:r>
    </w:p>
    <w:p w:rsidRPr="001D59AC" w:rsidR="00DA5A3E" w:rsidRDefault="00DA5A3E" w14:paraId="7237EFBC" w14:textId="32AF85F0">
      <w:pPr>
        <w:pStyle w:val="NormalWeb"/>
        <w:numPr>
          <w:ilvl w:val="0"/>
          <w:numId w:val="29"/>
        </w:numPr>
        <w:spacing w:line="360" w:lineRule="auto"/>
        <w:rPr>
          <w:rFonts w:ascii="Calibri" w:hAnsi="Calibri" w:cs="Calibri"/>
          <w:sz w:val="22"/>
          <w:szCs w:val="22"/>
        </w:rPr>
        <w:pPrChange w:author="LauraPGM" w:date="2025-10-01T09:45:00Z" w:id="229">
          <w:pPr>
            <w:pStyle w:val="NormalWeb"/>
            <w:numPr>
              <w:numId w:val="31"/>
            </w:numPr>
            <w:spacing w:line="360" w:lineRule="auto"/>
            <w:ind w:left="720" w:hanging="360"/>
          </w:pPr>
        </w:pPrChange>
      </w:pPr>
      <w:r w:rsidRPr="001D59AC">
        <w:rPr>
          <w:rStyle w:val="Textoennegrita"/>
          <w:rFonts w:ascii="Calibri" w:hAnsi="Calibri" w:cs="Calibri"/>
          <w:sz w:val="22"/>
          <w:szCs w:val="22"/>
        </w:rPr>
        <w:t>Cumplimiento con la norma ISO 50001</w:t>
      </w:r>
      <w:r w:rsidRPr="001D59AC">
        <w:rPr>
          <w:rFonts w:ascii="Calibri" w:hAnsi="Calibri" w:cs="Calibri"/>
          <w:sz w:val="22"/>
          <w:szCs w:val="22"/>
        </w:rPr>
        <w:t xml:space="preserve">: donde los </w:t>
      </w:r>
      <w:proofErr w:type="spellStart"/>
      <w:r w:rsidRPr="001D59AC">
        <w:rPr>
          <w:rFonts w:ascii="Calibri" w:hAnsi="Calibri" w:cs="Calibri"/>
          <w:sz w:val="22"/>
          <w:szCs w:val="22"/>
        </w:rPr>
        <w:t>IDEs</w:t>
      </w:r>
      <w:proofErr w:type="spellEnd"/>
      <w:r w:rsidRPr="001D59AC">
        <w:rPr>
          <w:rFonts w:ascii="Calibri" w:hAnsi="Calibri" w:cs="Calibri"/>
          <w:sz w:val="22"/>
          <w:szCs w:val="22"/>
        </w:rPr>
        <w:t xml:space="preserve"> son requisito fundamental para evidenciar la mejora continua.</w:t>
      </w:r>
    </w:p>
    <w:p w:rsidRPr="001D59AC" w:rsidR="00DA5A3E" w:rsidP="001D59AC" w:rsidRDefault="00DA5A3E" w14:paraId="66F4EEF0" w14:textId="67AF5F16">
      <w:pPr>
        <w:pStyle w:val="NormalWeb"/>
        <w:spacing w:line="360" w:lineRule="auto"/>
        <w:rPr>
          <w:rFonts w:ascii="Calibri" w:hAnsi="Calibri" w:cs="Calibri"/>
          <w:sz w:val="22"/>
          <w:szCs w:val="22"/>
        </w:rPr>
      </w:pPr>
      <w:r w:rsidRPr="001D59AC">
        <w:rPr>
          <w:rFonts w:ascii="Calibri" w:hAnsi="Calibri" w:cs="Calibri"/>
          <w:sz w:val="22"/>
          <w:szCs w:val="22"/>
        </w:rPr>
        <w:t>Los Indicadores de Desempeño Energético representan herramientas estratégicas que permiten comprender, gestionar y optimizar el uso de la energía. Su aplicación impulsa la eficiencia operativa, reduce costos, minimiza el impacto ambiental y respalda el cumplimiento de estándares internacionales como la ISO 50001.</w:t>
      </w:r>
    </w:p>
    <w:p w:rsidRPr="001D59AC" w:rsidR="00DF559B" w:rsidRDefault="00DF559B" w14:paraId="7FA205E5" w14:textId="77777777">
      <w:pPr>
        <w:pStyle w:val="Prrafodelista"/>
        <w:numPr>
          <w:ilvl w:val="0"/>
          <w:numId w:val="30"/>
        </w:numPr>
        <w:spacing w:before="100" w:beforeAutospacing="1" w:after="100" w:afterAutospacing="1" w:line="360" w:lineRule="auto"/>
        <w:outlineLvl w:val="2"/>
        <w:rPr>
          <w:rFonts w:ascii="Calibri" w:hAnsi="Calibri" w:eastAsia="Times New Roman" w:cs="Calibri"/>
          <w:b/>
          <w:bCs/>
          <w:lang w:eastAsia="es-CO"/>
        </w:rPr>
        <w:pPrChange w:author="LauraPGM" w:date="2025-10-01T09:45:00Z" w:id="230">
          <w:pPr>
            <w:pStyle w:val="Prrafodelista"/>
            <w:numPr>
              <w:numId w:val="34"/>
            </w:numPr>
            <w:tabs>
              <w:tab w:val="num" w:pos="720"/>
            </w:tabs>
            <w:spacing w:before="100" w:beforeAutospacing="1" w:after="100" w:afterAutospacing="1" w:line="360" w:lineRule="auto"/>
            <w:ind w:hanging="360"/>
            <w:outlineLvl w:val="2"/>
          </w:pPr>
        </w:pPrChange>
      </w:pPr>
      <w:r w:rsidRPr="001D59AC">
        <w:rPr>
          <w:rFonts w:ascii="Calibri" w:hAnsi="Calibri" w:eastAsia="Times New Roman" w:cs="Calibri"/>
          <w:b/>
          <w:bCs/>
          <w:lang w:eastAsia="es-CO"/>
        </w:rPr>
        <w:t xml:space="preserve">Identificación de tipos de </w:t>
      </w:r>
      <w:proofErr w:type="spellStart"/>
      <w:r w:rsidRPr="001D59AC">
        <w:rPr>
          <w:rFonts w:ascii="Calibri" w:hAnsi="Calibri" w:eastAsia="Times New Roman" w:cs="Calibri"/>
          <w:b/>
          <w:bCs/>
          <w:lang w:eastAsia="es-CO"/>
        </w:rPr>
        <w:t>IDEs</w:t>
      </w:r>
      <w:proofErr w:type="spellEnd"/>
      <w:r w:rsidRPr="001D59AC">
        <w:rPr>
          <w:rFonts w:ascii="Calibri" w:hAnsi="Calibri" w:eastAsia="Times New Roman" w:cs="Calibri"/>
          <w:b/>
          <w:bCs/>
          <w:lang w:eastAsia="es-CO"/>
        </w:rPr>
        <w:t xml:space="preserve"> según variables de consumo</w:t>
      </w:r>
    </w:p>
    <w:p w:rsidRPr="001D59AC" w:rsidR="00DF559B" w:rsidP="001D59AC" w:rsidRDefault="00DF559B" w14:paraId="05C91E0D" w14:textId="77777777">
      <w:pPr>
        <w:spacing w:before="100" w:beforeAutospacing="1" w:after="100" w:afterAutospacing="1" w:line="360" w:lineRule="auto"/>
        <w:rPr>
          <w:rFonts w:ascii="Calibri" w:hAnsi="Calibri" w:eastAsia="Times New Roman" w:cs="Calibri"/>
          <w:lang w:eastAsia="es-CO"/>
        </w:rPr>
      </w:pPr>
      <w:r w:rsidRPr="001D59AC">
        <w:rPr>
          <w:rFonts w:ascii="Calibri" w:hAnsi="Calibri" w:eastAsia="Times New Roman" w:cs="Calibri"/>
          <w:lang w:eastAsia="es-CO"/>
        </w:rPr>
        <w:t>La evaluación del desempeño energético no puede basarse en una única métrica universal. La diversidad de operaciones y objetivos dentro de las organizaciones exige la utilización de distintos Indicadores de Desempeño Energético (</w:t>
      </w:r>
      <w:proofErr w:type="spellStart"/>
      <w:r w:rsidRPr="001D59AC">
        <w:rPr>
          <w:rFonts w:ascii="Calibri" w:hAnsi="Calibri" w:eastAsia="Times New Roman" w:cs="Calibri"/>
          <w:lang w:eastAsia="es-CO"/>
        </w:rPr>
        <w:t>IDEs</w:t>
      </w:r>
      <w:proofErr w:type="spellEnd"/>
      <w:r w:rsidRPr="001D59AC">
        <w:rPr>
          <w:rFonts w:ascii="Calibri" w:hAnsi="Calibri" w:eastAsia="Times New Roman" w:cs="Calibri"/>
          <w:lang w:eastAsia="es-CO"/>
        </w:rPr>
        <w:t xml:space="preserve">), capaces de reflejar múltiples dimensiones del uso y la eficiencia de la energía. Comprender los diferentes tipos de </w:t>
      </w:r>
      <w:proofErr w:type="spellStart"/>
      <w:r w:rsidRPr="001D59AC">
        <w:rPr>
          <w:rFonts w:ascii="Calibri" w:hAnsi="Calibri" w:eastAsia="Times New Roman" w:cs="Calibri"/>
          <w:lang w:eastAsia="es-CO"/>
        </w:rPr>
        <w:t>IDEs</w:t>
      </w:r>
      <w:proofErr w:type="spellEnd"/>
      <w:r w:rsidRPr="001D59AC">
        <w:rPr>
          <w:rFonts w:ascii="Calibri" w:hAnsi="Calibri" w:eastAsia="Times New Roman" w:cs="Calibri"/>
          <w:lang w:eastAsia="es-CO"/>
        </w:rPr>
        <w:t xml:space="preserve"> permite seleccionar aquellos que mejor se ajusten a las necesidades específicas y que proporcionen la información más relevante para la toma de decisiones y el seguimiento del progreso.</w:t>
      </w:r>
    </w:p>
    <w:p w:rsidRPr="001D59AC" w:rsidR="00DF559B" w:rsidRDefault="00DF559B" w14:paraId="058F0164" w14:textId="39D6DE5C">
      <w:pPr>
        <w:pStyle w:val="Prrafodelista"/>
        <w:numPr>
          <w:ilvl w:val="0"/>
          <w:numId w:val="31"/>
        </w:numPr>
        <w:spacing w:before="100" w:beforeAutospacing="1" w:after="100" w:afterAutospacing="1" w:line="360" w:lineRule="auto"/>
        <w:outlineLvl w:val="2"/>
        <w:rPr>
          <w:rFonts w:ascii="Calibri" w:hAnsi="Calibri" w:eastAsia="Times New Roman" w:cs="Calibri"/>
          <w:b/>
          <w:bCs/>
          <w:lang w:eastAsia="es-CO"/>
        </w:rPr>
        <w:pPrChange w:author="LauraPGM" w:date="2025-10-01T09:45:00Z" w:id="231">
          <w:pPr>
            <w:pStyle w:val="Prrafodelista"/>
            <w:numPr>
              <w:numId w:val="35"/>
            </w:numPr>
            <w:spacing w:before="100" w:beforeAutospacing="1" w:after="100" w:afterAutospacing="1" w:line="360" w:lineRule="auto"/>
            <w:ind w:hanging="360"/>
            <w:outlineLvl w:val="2"/>
          </w:pPr>
        </w:pPrChange>
      </w:pPr>
      <w:proofErr w:type="spellStart"/>
      <w:r w:rsidRPr="001D59AC">
        <w:rPr>
          <w:rFonts w:ascii="Calibri" w:hAnsi="Calibri" w:eastAsia="Times New Roman" w:cs="Calibri"/>
          <w:b/>
          <w:bCs/>
          <w:lang w:eastAsia="es-CO"/>
        </w:rPr>
        <w:t>IDEs</w:t>
      </w:r>
      <w:proofErr w:type="spellEnd"/>
      <w:r w:rsidRPr="001D59AC">
        <w:rPr>
          <w:rFonts w:ascii="Calibri" w:hAnsi="Calibri" w:eastAsia="Times New Roman" w:cs="Calibri"/>
          <w:b/>
          <w:bCs/>
          <w:lang w:eastAsia="es-CO"/>
        </w:rPr>
        <w:t xml:space="preserve"> </w:t>
      </w:r>
      <w:ins w:author="LauraPGM" w:date="2025-10-06T20:29:00Z" w:id="232">
        <w:r w:rsidR="004D51F7">
          <w:rPr>
            <w:rFonts w:ascii="Calibri" w:hAnsi="Calibri" w:eastAsia="Times New Roman" w:cs="Calibri"/>
            <w:b/>
            <w:bCs/>
            <w:lang w:eastAsia="es-CO"/>
          </w:rPr>
          <w:t>a</w:t>
        </w:r>
      </w:ins>
      <w:del w:author="LauraPGM" w:date="2025-10-06T20:29:00Z" w:id="233">
        <w:r w:rsidRPr="001D59AC" w:rsidDel="004D51F7">
          <w:rPr>
            <w:rFonts w:ascii="Calibri" w:hAnsi="Calibri" w:eastAsia="Times New Roman" w:cs="Calibri"/>
            <w:b/>
            <w:bCs/>
            <w:lang w:eastAsia="es-CO"/>
          </w:rPr>
          <w:delText>A</w:delText>
        </w:r>
      </w:del>
      <w:r w:rsidRPr="001D59AC">
        <w:rPr>
          <w:rFonts w:ascii="Calibri" w:hAnsi="Calibri" w:eastAsia="Times New Roman" w:cs="Calibri"/>
          <w:b/>
          <w:bCs/>
          <w:lang w:eastAsia="es-CO"/>
        </w:rPr>
        <w:t>bsolutos (consumo total por fuente)</w:t>
      </w:r>
    </w:p>
    <w:p w:rsidRPr="001D59AC" w:rsidR="00DF559B" w:rsidP="001D59AC" w:rsidRDefault="00DF559B" w14:paraId="5A350DB4" w14:textId="4A45D314">
      <w:pPr>
        <w:spacing w:before="100" w:beforeAutospacing="1" w:after="100" w:afterAutospacing="1" w:line="360" w:lineRule="auto"/>
        <w:rPr>
          <w:rFonts w:ascii="Calibri" w:hAnsi="Calibri" w:eastAsia="Times New Roman" w:cs="Calibri"/>
          <w:lang w:eastAsia="es-CO"/>
        </w:rPr>
      </w:pPr>
      <w:r w:rsidRPr="001D59AC">
        <w:rPr>
          <w:rFonts w:ascii="Calibri" w:hAnsi="Calibri" w:eastAsia="Times New Roman" w:cs="Calibri"/>
          <w:lang w:eastAsia="es-CO"/>
        </w:rPr>
        <w:t xml:space="preserve">Los </w:t>
      </w:r>
      <w:proofErr w:type="spellStart"/>
      <w:r w:rsidRPr="001D59AC">
        <w:rPr>
          <w:rFonts w:ascii="Calibri" w:hAnsi="Calibri" w:eastAsia="Times New Roman" w:cs="Calibri"/>
          <w:lang w:eastAsia="es-CO"/>
        </w:rPr>
        <w:t>IDEs</w:t>
      </w:r>
      <w:proofErr w:type="spellEnd"/>
      <w:r w:rsidRPr="001D59AC">
        <w:rPr>
          <w:rFonts w:ascii="Calibri" w:hAnsi="Calibri" w:eastAsia="Times New Roman" w:cs="Calibri"/>
          <w:lang w:eastAsia="es-CO"/>
        </w:rPr>
        <w:t xml:space="preserve"> absolutos cuantifican la cantidad total de energía consumida por una entidad definida (organización, planta, departamento, proceso o equipo) durante un periodo determinado. Se expresan en unidades de </w:t>
      </w:r>
      <w:r w:rsidRPr="001D59AC">
        <w:rPr>
          <w:rFonts w:ascii="Calibri" w:hAnsi="Calibri" w:eastAsia="Times New Roman" w:cs="Calibri"/>
          <w:lang w:eastAsia="es-CO"/>
        </w:rPr>
        <w:t>energía como kilovatios - hora (</w:t>
      </w:r>
      <w:proofErr w:type="spellStart"/>
      <w:r w:rsidRPr="001D59AC">
        <w:rPr>
          <w:rFonts w:ascii="Calibri" w:hAnsi="Calibri" w:eastAsia="Times New Roman" w:cs="Calibri"/>
          <w:lang w:eastAsia="es-CO"/>
        </w:rPr>
        <w:t>kWh</w:t>
      </w:r>
      <w:proofErr w:type="spellEnd"/>
      <w:r w:rsidRPr="001D59AC">
        <w:rPr>
          <w:rFonts w:ascii="Calibri" w:hAnsi="Calibri" w:eastAsia="Times New Roman" w:cs="Calibri"/>
          <w:lang w:eastAsia="es-CO"/>
        </w:rPr>
        <w:t>), megavatios</w:t>
      </w:r>
      <w:ins w:author="LauraPGM" w:date="2025-10-06T20:30:00Z" w:id="234">
        <w:r w:rsidR="00ED185E">
          <w:rPr>
            <w:rFonts w:ascii="Calibri" w:hAnsi="Calibri" w:eastAsia="Times New Roman" w:cs="Calibri"/>
            <w:lang w:eastAsia="es-CO"/>
          </w:rPr>
          <w:t xml:space="preserve"> </w:t>
        </w:r>
      </w:ins>
      <w:r w:rsidRPr="001D59AC">
        <w:rPr>
          <w:rFonts w:ascii="Calibri" w:hAnsi="Calibri" w:eastAsia="Times New Roman" w:cs="Calibri"/>
          <w:lang w:eastAsia="es-CO"/>
        </w:rPr>
        <w:t>-</w:t>
      </w:r>
      <w:ins w:author="LauraPGM" w:date="2025-10-06T20:30:00Z" w:id="235">
        <w:r w:rsidR="00ED185E">
          <w:rPr>
            <w:rFonts w:ascii="Calibri" w:hAnsi="Calibri" w:eastAsia="Times New Roman" w:cs="Calibri"/>
            <w:lang w:eastAsia="es-CO"/>
          </w:rPr>
          <w:t xml:space="preserve"> </w:t>
        </w:r>
      </w:ins>
      <w:r w:rsidRPr="001D59AC">
        <w:rPr>
          <w:rFonts w:ascii="Calibri" w:hAnsi="Calibri" w:eastAsia="Times New Roman" w:cs="Calibri"/>
          <w:lang w:eastAsia="es-CO"/>
        </w:rPr>
        <w:t>hora (</w:t>
      </w:r>
      <w:proofErr w:type="spellStart"/>
      <w:r w:rsidRPr="001D59AC">
        <w:rPr>
          <w:rFonts w:ascii="Calibri" w:hAnsi="Calibri" w:eastAsia="Times New Roman" w:cs="Calibri"/>
          <w:lang w:eastAsia="es-CO"/>
        </w:rPr>
        <w:t>MWh</w:t>
      </w:r>
      <w:proofErr w:type="spellEnd"/>
      <w:r w:rsidRPr="001D59AC">
        <w:rPr>
          <w:rFonts w:ascii="Calibri" w:hAnsi="Calibri" w:eastAsia="Times New Roman" w:cs="Calibri"/>
          <w:lang w:eastAsia="es-CO"/>
        </w:rPr>
        <w:t xml:space="preserve">), </w:t>
      </w:r>
      <w:proofErr w:type="spellStart"/>
      <w:r w:rsidRPr="001D59AC">
        <w:rPr>
          <w:rFonts w:ascii="Calibri" w:hAnsi="Calibri" w:eastAsia="Times New Roman" w:cs="Calibri"/>
          <w:lang w:eastAsia="es-CO"/>
        </w:rPr>
        <w:t>gigajulios</w:t>
      </w:r>
      <w:proofErr w:type="spellEnd"/>
      <w:r w:rsidRPr="001D59AC">
        <w:rPr>
          <w:rFonts w:ascii="Calibri" w:hAnsi="Calibri" w:eastAsia="Times New Roman" w:cs="Calibri"/>
          <w:lang w:eastAsia="es-CO"/>
        </w:rPr>
        <w:t xml:space="preserve"> (GJ), British </w:t>
      </w:r>
      <w:proofErr w:type="spellStart"/>
      <w:r w:rsidRPr="001D59AC">
        <w:rPr>
          <w:rFonts w:ascii="Calibri" w:hAnsi="Calibri" w:eastAsia="Times New Roman" w:cs="Calibri"/>
          <w:lang w:eastAsia="es-CO"/>
        </w:rPr>
        <w:t>Thermal</w:t>
      </w:r>
      <w:proofErr w:type="spellEnd"/>
      <w:r w:rsidRPr="001D59AC">
        <w:rPr>
          <w:rFonts w:ascii="Calibri" w:hAnsi="Calibri" w:eastAsia="Times New Roman" w:cs="Calibri"/>
          <w:lang w:eastAsia="es-CO"/>
        </w:rPr>
        <w:t xml:space="preserve"> </w:t>
      </w:r>
      <w:proofErr w:type="spellStart"/>
      <w:r w:rsidRPr="001D59AC">
        <w:rPr>
          <w:rFonts w:ascii="Calibri" w:hAnsi="Calibri" w:eastAsia="Times New Roman" w:cs="Calibri"/>
          <w:lang w:eastAsia="es-CO"/>
        </w:rPr>
        <w:t>Units</w:t>
      </w:r>
      <w:proofErr w:type="spellEnd"/>
      <w:r w:rsidRPr="001D59AC">
        <w:rPr>
          <w:rFonts w:ascii="Calibri" w:hAnsi="Calibri" w:eastAsia="Times New Roman" w:cs="Calibri"/>
          <w:lang w:eastAsia="es-CO"/>
        </w:rPr>
        <w:t xml:space="preserve"> (BTU), termias, entre otras.</w:t>
      </w:r>
    </w:p>
    <w:commentRangeStart w:id="236"/>
    <w:p w:rsidRPr="001D59AC" w:rsidR="00875B01" w:rsidP="001D59AC" w:rsidRDefault="00875B01" w14:paraId="46D55742" w14:textId="28C8631B">
      <w:pPr>
        <w:spacing w:before="100" w:beforeAutospacing="1" w:after="100" w:afterAutospacing="1" w:line="360" w:lineRule="auto"/>
        <w:rPr>
          <w:rFonts w:ascii="Calibri" w:hAnsi="Calibri" w:eastAsia="Times New Roman" w:cs="Calibri"/>
          <w:lang w:eastAsia="es-CO"/>
        </w:rPr>
      </w:pPr>
      <w:r w:rsidRPr="001D59AC">
        <w:rPr>
          <w:rFonts w:ascii="Calibri" w:hAnsi="Calibri" w:eastAsia="Times New Roman" w:cs="Calibri"/>
          <w:b/>
          <w:bCs/>
          <w:noProof/>
          <w:lang w:eastAsia="es-CO"/>
        </w:rPr>
        <mc:AlternateContent>
          <mc:Choice Requires="wps">
            <w:drawing>
              <wp:anchor distT="0" distB="0" distL="114300" distR="114300" simplePos="0" relativeHeight="251682816" behindDoc="1" locked="0" layoutInCell="1" allowOverlap="1" wp14:anchorId="2A8ED41C" wp14:editId="70325E76">
                <wp:simplePos x="0" y="0"/>
                <wp:positionH relativeFrom="column">
                  <wp:posOffset>-110490</wp:posOffset>
                </wp:positionH>
                <wp:positionV relativeFrom="paragraph">
                  <wp:posOffset>-160655</wp:posOffset>
                </wp:positionV>
                <wp:extent cx="6775450" cy="1614805"/>
                <wp:effectExtent l="57150" t="19050" r="82550" b="99695"/>
                <wp:wrapNone/>
                <wp:docPr id="2" name="Rectángulo 2"/>
                <wp:cNvGraphicFramePr/>
                <a:graphic xmlns:a="http://schemas.openxmlformats.org/drawingml/2006/main">
                  <a:graphicData uri="http://schemas.microsoft.com/office/word/2010/wordprocessingShape">
                    <wps:wsp>
                      <wps:cNvSpPr/>
                      <wps:spPr>
                        <a:xfrm>
                          <a:off x="0" y="0"/>
                          <a:ext cx="6775450" cy="1614805"/>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65924C86">
              <v:rect id="Rectángulo 2" style="position:absolute;margin-left:-8.7pt;margin-top:-12.65pt;width:533.5pt;height:127.15pt;z-index:-2516336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059BFB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">
                <v:fill type="gradient" color2="#a7bfde [1620]" angle="180" focus="100%" rotate="t">
                  <o:fill v:ext="view" type="gradientUnscaled"/>
                </v:fill>
                <v:shadow on="t" color="black" opacity="22937f" offset="0,.63889mm" origin=",.5"/>
              </v:rect>
            </w:pict>
          </mc:Fallback>
        </mc:AlternateContent>
      </w:r>
      <w:commentRangeEnd w:id="236"/>
      <w:r w:rsidR="002A19B8">
        <w:rPr>
          <w:rStyle w:val="Refdecomentario"/>
        </w:rPr>
        <w:commentReference w:id="236"/>
      </w:r>
      <w:r w:rsidRPr="001D59AC">
        <w:rPr>
          <w:rFonts w:ascii="Calibri" w:hAnsi="Calibri" w:eastAsia="Times New Roman" w:cs="Calibri"/>
          <w:b/>
          <w:bCs/>
          <w:lang w:eastAsia="es-CO"/>
        </w:rPr>
        <w:t>¿Cómo</w:t>
      </w:r>
      <w:r w:rsidRPr="001D59AC" w:rsidR="00DF559B">
        <w:rPr>
          <w:rFonts w:ascii="Calibri" w:hAnsi="Calibri" w:eastAsia="Times New Roman" w:cs="Calibri"/>
          <w:b/>
          <w:bCs/>
          <w:lang w:eastAsia="es-CO"/>
        </w:rPr>
        <w:t xml:space="preserve"> funcionan?</w:t>
      </w:r>
      <w:r w:rsidRPr="001D59AC" w:rsidR="00DF559B">
        <w:rPr>
          <w:rFonts w:ascii="Calibri" w:hAnsi="Calibri" w:eastAsia="Times New Roman" w:cs="Calibri"/>
          <w:lang w:eastAsia="es-CO"/>
        </w:rPr>
        <w:t xml:space="preserve"> </w:t>
      </w:r>
    </w:p>
    <w:p w:rsidRPr="001D59AC" w:rsidR="00DF559B" w:rsidP="001D59AC" w:rsidRDefault="00875B01" w14:paraId="405B8AF5" w14:textId="7F57C230">
      <w:pPr>
        <w:spacing w:before="100" w:beforeAutospacing="1" w:after="100" w:afterAutospacing="1" w:line="360" w:lineRule="auto"/>
        <w:rPr>
          <w:rFonts w:ascii="Calibri" w:hAnsi="Calibri" w:eastAsia="Times New Roman" w:cs="Calibri"/>
          <w:lang w:eastAsia="es-CO"/>
        </w:rPr>
      </w:pPr>
      <w:r w:rsidRPr="001D59AC">
        <w:rPr>
          <w:rFonts w:ascii="Calibri" w:hAnsi="Calibri" w:eastAsia="Times New Roman" w:cs="Calibri"/>
          <w:lang w:eastAsia="es-CO"/>
        </w:rPr>
        <w:t>E</w:t>
      </w:r>
      <w:r w:rsidRPr="001D59AC" w:rsidR="00DF559B">
        <w:rPr>
          <w:rFonts w:ascii="Calibri" w:hAnsi="Calibri" w:eastAsia="Times New Roman" w:cs="Calibri"/>
          <w:lang w:eastAsia="es-CO"/>
        </w:rPr>
        <w:t>stos indicadores son los más sencillos de medir, pues suelen obtenerse directamente de las facturas de servicios públicos o de los contadores generales. Ofrecen una visión global del volumen total de energía utilizada, lo que resulta útil para el control presupuestal y la identificación de tendencias de consumo en el tiempo.</w:t>
      </w:r>
    </w:p>
    <w:p w:rsidRPr="001D59AC" w:rsidR="00DF559B" w:rsidRDefault="00DF559B" w14:paraId="12EEA74F" w14:textId="24E60000">
      <w:pPr>
        <w:pStyle w:val="Prrafodelista"/>
        <w:numPr>
          <w:ilvl w:val="0"/>
          <w:numId w:val="32"/>
        </w:numPr>
        <w:spacing w:before="100" w:beforeAutospacing="1" w:after="100" w:afterAutospacing="1" w:line="360" w:lineRule="auto"/>
        <w:rPr>
          <w:rFonts w:ascii="Calibri" w:hAnsi="Calibri" w:eastAsia="Times New Roman" w:cs="Calibri"/>
          <w:lang w:eastAsia="es-CO"/>
        </w:rPr>
        <w:pPrChange w:author="LauraPGM" w:date="2025-10-01T09:45:00Z" w:id="237">
          <w:pPr>
            <w:pStyle w:val="Prrafodelista"/>
            <w:numPr>
              <w:numId w:val="36"/>
            </w:numPr>
            <w:tabs>
              <w:tab w:val="num" w:pos="720"/>
            </w:tabs>
            <w:spacing w:before="100" w:beforeAutospacing="1" w:after="100" w:afterAutospacing="1" w:line="360" w:lineRule="auto"/>
            <w:ind w:hanging="360"/>
          </w:pPr>
        </w:pPrChange>
      </w:pPr>
      <w:r w:rsidRPr="001D59AC">
        <w:rPr>
          <w:rFonts w:ascii="Calibri" w:hAnsi="Calibri" w:eastAsia="Times New Roman" w:cs="Calibri"/>
          <w:b/>
          <w:bCs/>
          <w:lang w:eastAsia="es-CO"/>
        </w:rPr>
        <w:t>Limitaciones:</w:t>
      </w:r>
      <w:r w:rsidRPr="001D59AC">
        <w:rPr>
          <w:rFonts w:ascii="Calibri" w:hAnsi="Calibri" w:eastAsia="Times New Roman" w:cs="Calibri"/>
          <w:lang w:eastAsia="es-CO"/>
        </w:rPr>
        <w:t xml:space="preserve"> su principal restricción es que no relacionan el consumo energético con el nivel de actividad, producción u otros factores que inciden en el uso de la energía. Así, un incremento en el consumo absoluto puede deberse tanto a un aumento en la producción (lo cual no necesariamente implica ineficiencia) como a un uso ineficiente. De igual forma, una reducción puede estar asociada a mejoras en la eficiencia o a una disminución de la actividad.</w:t>
      </w:r>
    </w:p>
    <w:p w:rsidRPr="001D59AC" w:rsidR="00DF559B" w:rsidRDefault="00DF559B" w14:paraId="68952E0E" w14:textId="77777777">
      <w:pPr>
        <w:pStyle w:val="Prrafodelista"/>
        <w:numPr>
          <w:ilvl w:val="0"/>
          <w:numId w:val="32"/>
        </w:numPr>
        <w:spacing w:before="100" w:beforeAutospacing="1" w:after="100" w:afterAutospacing="1" w:line="360" w:lineRule="auto"/>
        <w:rPr>
          <w:rFonts w:ascii="Calibri" w:hAnsi="Calibri" w:eastAsia="Times New Roman" w:cs="Calibri"/>
          <w:lang w:eastAsia="es-CO"/>
        </w:rPr>
        <w:pPrChange w:author="LauraPGM" w:date="2025-10-01T09:45:00Z" w:id="238">
          <w:pPr>
            <w:pStyle w:val="Prrafodelista"/>
            <w:numPr>
              <w:numId w:val="36"/>
            </w:numPr>
            <w:tabs>
              <w:tab w:val="num" w:pos="720"/>
            </w:tabs>
            <w:spacing w:before="100" w:beforeAutospacing="1" w:after="100" w:afterAutospacing="1" w:line="360" w:lineRule="auto"/>
            <w:ind w:hanging="360"/>
          </w:pPr>
        </w:pPrChange>
      </w:pPr>
      <w:r w:rsidRPr="001D59AC">
        <w:rPr>
          <w:rFonts w:ascii="Calibri" w:hAnsi="Calibri" w:eastAsia="Times New Roman" w:cs="Calibri"/>
          <w:b/>
          <w:bCs/>
          <w:lang w:eastAsia="es-CO"/>
        </w:rPr>
        <w:t>Aplicaciones comunes:</w:t>
      </w:r>
    </w:p>
    <w:p w:rsidRPr="001D59AC" w:rsidR="00DF559B" w:rsidRDefault="00DF559B" w14:paraId="3E14BD4E" w14:textId="77777777">
      <w:pPr>
        <w:numPr>
          <w:ilvl w:val="0"/>
          <w:numId w:val="33"/>
        </w:numPr>
        <w:spacing w:before="100" w:beforeAutospacing="1" w:after="100" w:afterAutospacing="1" w:line="360" w:lineRule="auto"/>
        <w:rPr>
          <w:rFonts w:ascii="Calibri" w:hAnsi="Calibri" w:eastAsia="Times New Roman" w:cs="Calibri"/>
          <w:lang w:eastAsia="es-CO"/>
        </w:rPr>
        <w:pPrChange w:author="LauraPGM" w:date="2025-10-01T09:45:00Z" w:id="239">
          <w:pPr>
            <w:numPr>
              <w:numId w:val="37"/>
            </w:numPr>
            <w:spacing w:before="100" w:beforeAutospacing="1" w:after="100" w:afterAutospacing="1" w:line="360" w:lineRule="auto"/>
            <w:ind w:left="720" w:hanging="360"/>
          </w:pPr>
        </w:pPrChange>
      </w:pPr>
      <w:r w:rsidRPr="001D59AC">
        <w:rPr>
          <w:rFonts w:ascii="Calibri" w:hAnsi="Calibri" w:eastAsia="Times New Roman" w:cs="Calibri"/>
          <w:lang w:eastAsia="es-CO"/>
        </w:rPr>
        <w:t>Seguimiento del gasto total en energía.</w:t>
      </w:r>
    </w:p>
    <w:p w:rsidRPr="001D59AC" w:rsidR="00DF559B" w:rsidRDefault="00DF559B" w14:paraId="3CAF3A98" w14:textId="77777777">
      <w:pPr>
        <w:numPr>
          <w:ilvl w:val="0"/>
          <w:numId w:val="33"/>
        </w:numPr>
        <w:spacing w:before="100" w:beforeAutospacing="1" w:after="100" w:afterAutospacing="1" w:line="360" w:lineRule="auto"/>
        <w:rPr>
          <w:rFonts w:ascii="Calibri" w:hAnsi="Calibri" w:eastAsia="Times New Roman" w:cs="Calibri"/>
          <w:lang w:eastAsia="es-CO"/>
        </w:rPr>
        <w:pPrChange w:author="LauraPGM" w:date="2025-10-01T09:45:00Z" w:id="240">
          <w:pPr>
            <w:numPr>
              <w:numId w:val="37"/>
            </w:numPr>
            <w:spacing w:before="100" w:beforeAutospacing="1" w:after="100" w:afterAutospacing="1" w:line="360" w:lineRule="auto"/>
            <w:ind w:left="720" w:hanging="360"/>
          </w:pPr>
        </w:pPrChange>
      </w:pPr>
      <w:r w:rsidRPr="001D59AC">
        <w:rPr>
          <w:rFonts w:ascii="Calibri" w:hAnsi="Calibri" w:eastAsia="Times New Roman" w:cs="Calibri"/>
          <w:lang w:eastAsia="es-CO"/>
        </w:rPr>
        <w:t>Comparación del consumo total en distintos periodos (por ejemplo, año a año o mes a mes).</w:t>
      </w:r>
    </w:p>
    <w:p w:rsidRPr="001D59AC" w:rsidR="00DF559B" w:rsidRDefault="00DF559B" w14:paraId="2967AA38" w14:textId="42F54828">
      <w:pPr>
        <w:numPr>
          <w:ilvl w:val="0"/>
          <w:numId w:val="33"/>
        </w:numPr>
        <w:spacing w:before="100" w:beforeAutospacing="1" w:after="100" w:afterAutospacing="1" w:line="360" w:lineRule="auto"/>
        <w:rPr>
          <w:rFonts w:ascii="Calibri" w:hAnsi="Calibri" w:eastAsia="Times New Roman" w:cs="Calibri"/>
          <w:lang w:eastAsia="es-CO"/>
        </w:rPr>
        <w:pPrChange w:author="LauraPGM" w:date="2025-10-01T09:45:00Z" w:id="241">
          <w:pPr>
            <w:numPr>
              <w:numId w:val="37"/>
            </w:numPr>
            <w:spacing w:before="100" w:beforeAutospacing="1" w:after="100" w:afterAutospacing="1" w:line="360" w:lineRule="auto"/>
            <w:ind w:left="720" w:hanging="360"/>
          </w:pPr>
        </w:pPrChange>
      </w:pPr>
      <w:r w:rsidRPr="001D59AC">
        <w:rPr>
          <w:rFonts w:ascii="Calibri" w:hAnsi="Calibri" w:eastAsia="Times New Roman" w:cs="Calibri"/>
          <w:lang w:eastAsia="es-CO"/>
        </w:rPr>
        <w:t>Establecimiento de metas de reducción del consumo total (por ejemplo: disminuir el consumo eléctrico en un 5 %).</w:t>
      </w:r>
    </w:p>
    <w:p w:rsidRPr="001D59AC" w:rsidR="00DF559B" w:rsidRDefault="00DF559B" w14:paraId="08F9E763" w14:textId="77777777">
      <w:pPr>
        <w:numPr>
          <w:ilvl w:val="0"/>
          <w:numId w:val="33"/>
        </w:numPr>
        <w:spacing w:before="100" w:beforeAutospacing="1" w:after="100" w:afterAutospacing="1" w:line="360" w:lineRule="auto"/>
        <w:rPr>
          <w:rFonts w:ascii="Calibri" w:hAnsi="Calibri" w:eastAsia="Times New Roman" w:cs="Calibri"/>
          <w:lang w:eastAsia="es-CO"/>
        </w:rPr>
        <w:pPrChange w:author="LauraPGM" w:date="2025-10-01T09:45:00Z" w:id="242">
          <w:pPr>
            <w:numPr>
              <w:numId w:val="37"/>
            </w:numPr>
            <w:spacing w:before="100" w:beforeAutospacing="1" w:after="100" w:afterAutospacing="1" w:line="360" w:lineRule="auto"/>
            <w:ind w:left="720" w:hanging="360"/>
          </w:pPr>
        </w:pPrChange>
      </w:pPr>
      <w:r w:rsidRPr="001D59AC">
        <w:rPr>
          <w:rFonts w:ascii="Calibri" w:hAnsi="Calibri" w:eastAsia="Times New Roman" w:cs="Calibri"/>
          <w:lang w:eastAsia="es-CO"/>
        </w:rPr>
        <w:t>Reportes generales de consumo energético a la alta dirección o a partes interesadas externas.</w:t>
      </w:r>
    </w:p>
    <w:p w:rsidRPr="001D59AC" w:rsidR="00DF559B" w:rsidP="001D59AC" w:rsidRDefault="00DF559B" w14:paraId="762E678D" w14:textId="77777777">
      <w:pPr>
        <w:spacing w:before="100" w:beforeAutospacing="1" w:after="100" w:afterAutospacing="1" w:line="360" w:lineRule="auto"/>
        <w:rPr>
          <w:rFonts w:ascii="Calibri" w:hAnsi="Calibri" w:eastAsia="Times New Roman" w:cs="Calibri"/>
          <w:lang w:eastAsia="es-CO"/>
        </w:rPr>
      </w:pPr>
      <w:r w:rsidRPr="001D59AC">
        <w:rPr>
          <w:rFonts w:ascii="Calibri" w:hAnsi="Calibri" w:eastAsia="Times New Roman" w:cs="Calibri"/>
          <w:b/>
          <w:bCs/>
          <w:lang w:eastAsia="es-CO"/>
        </w:rPr>
        <w:t>Ejemplos:</w:t>
      </w:r>
    </w:p>
    <w:p w:rsidRPr="001D59AC" w:rsidR="00DF559B" w:rsidRDefault="00DF559B" w14:paraId="6D477AF7" w14:textId="77777777">
      <w:pPr>
        <w:numPr>
          <w:ilvl w:val="0"/>
          <w:numId w:val="38"/>
        </w:numPr>
        <w:spacing w:before="100" w:beforeAutospacing="1" w:after="100" w:afterAutospacing="1" w:line="360" w:lineRule="auto"/>
        <w:rPr>
          <w:rFonts w:ascii="Calibri" w:hAnsi="Calibri" w:eastAsia="Times New Roman" w:cs="Calibri"/>
          <w:lang w:eastAsia="es-CO"/>
        </w:rPr>
        <w:pPrChange w:author="LauraPGM" w:date="2025-10-01T09:45:00Z" w:id="243">
          <w:pPr>
            <w:numPr>
              <w:numId w:val="46"/>
            </w:numPr>
            <w:spacing w:before="100" w:beforeAutospacing="1" w:after="100" w:afterAutospacing="1" w:line="360" w:lineRule="auto"/>
            <w:ind w:left="720" w:hanging="360"/>
          </w:pPr>
        </w:pPrChange>
      </w:pPr>
      <w:r w:rsidRPr="001D59AC">
        <w:rPr>
          <w:rFonts w:ascii="Calibri" w:hAnsi="Calibri" w:eastAsia="Times New Roman" w:cs="Calibri"/>
          <w:iCs/>
          <w:lang w:eastAsia="es-CO"/>
        </w:rPr>
        <w:t xml:space="preserve">El consumo total de electricidad de la fábrica en el último año fue de 12.000 </w:t>
      </w:r>
      <w:proofErr w:type="spellStart"/>
      <w:r w:rsidRPr="001D59AC">
        <w:rPr>
          <w:rFonts w:ascii="Calibri" w:hAnsi="Calibri" w:eastAsia="Times New Roman" w:cs="Calibri"/>
          <w:iCs/>
          <w:lang w:eastAsia="es-CO"/>
        </w:rPr>
        <w:t>MWh</w:t>
      </w:r>
      <w:proofErr w:type="spellEnd"/>
      <w:r w:rsidRPr="001D59AC">
        <w:rPr>
          <w:rFonts w:ascii="Calibri" w:hAnsi="Calibri" w:eastAsia="Times New Roman" w:cs="Calibri"/>
          <w:iCs/>
          <w:lang w:eastAsia="es-CO"/>
        </w:rPr>
        <w:t>.</w:t>
      </w:r>
    </w:p>
    <w:p w:rsidRPr="001D59AC" w:rsidR="00DA5A3E" w:rsidRDefault="00DF559B" w14:paraId="6C7BE6C0" w14:textId="08AC3EB7">
      <w:pPr>
        <w:numPr>
          <w:ilvl w:val="0"/>
          <w:numId w:val="38"/>
        </w:numPr>
        <w:spacing w:before="100" w:beforeAutospacing="1" w:after="100" w:afterAutospacing="1" w:line="360" w:lineRule="auto"/>
        <w:rPr>
          <w:rFonts w:ascii="Calibri" w:hAnsi="Calibri" w:eastAsia="Times New Roman" w:cs="Calibri"/>
          <w:lang w:eastAsia="es-CO"/>
        </w:rPr>
        <w:pPrChange w:author="LauraPGM" w:date="2025-10-01T09:45:00Z" w:id="244">
          <w:pPr>
            <w:numPr>
              <w:numId w:val="46"/>
            </w:numPr>
            <w:spacing w:before="100" w:beforeAutospacing="1" w:after="100" w:afterAutospacing="1" w:line="360" w:lineRule="auto"/>
            <w:ind w:left="720" w:hanging="360"/>
          </w:pPr>
        </w:pPrChange>
      </w:pPr>
      <w:r w:rsidRPr="001D59AC">
        <w:rPr>
          <w:rFonts w:ascii="Calibri" w:hAnsi="Calibri" w:eastAsia="Times New Roman" w:cs="Calibri"/>
          <w:iCs/>
          <w:lang w:eastAsia="es-CO"/>
        </w:rPr>
        <w:t>El consumo mensual de gas natural de la caldera central es de 5.000 m³.</w:t>
      </w:r>
    </w:p>
    <w:p w:rsidRPr="001D59AC" w:rsidR="00DF559B" w:rsidRDefault="00DF559B" w14:paraId="3A367E9B" w14:textId="4C6204DF">
      <w:pPr>
        <w:pStyle w:val="Prrafodelista"/>
        <w:numPr>
          <w:ilvl w:val="0"/>
          <w:numId w:val="31"/>
        </w:numPr>
        <w:spacing w:before="100" w:beforeAutospacing="1" w:after="100" w:afterAutospacing="1" w:line="360" w:lineRule="auto"/>
        <w:outlineLvl w:val="2"/>
        <w:rPr>
          <w:rFonts w:ascii="Calibri" w:hAnsi="Calibri" w:eastAsia="Times New Roman" w:cs="Calibri"/>
          <w:b/>
          <w:bCs/>
          <w:lang w:eastAsia="es-CO"/>
        </w:rPr>
        <w:pPrChange w:author="LauraPGM" w:date="2025-10-01T09:45:00Z" w:id="245">
          <w:pPr>
            <w:pStyle w:val="Prrafodelista"/>
            <w:numPr>
              <w:numId w:val="35"/>
            </w:numPr>
            <w:spacing w:before="100" w:beforeAutospacing="1" w:after="100" w:afterAutospacing="1" w:line="360" w:lineRule="auto"/>
            <w:ind w:hanging="360"/>
            <w:outlineLvl w:val="2"/>
          </w:pPr>
        </w:pPrChange>
      </w:pPr>
      <w:bookmarkStart w:name="_Toc200949741" w:id="246"/>
      <w:proofErr w:type="spellStart"/>
      <w:r w:rsidRPr="001D59AC">
        <w:rPr>
          <w:rFonts w:ascii="Calibri" w:hAnsi="Calibri" w:eastAsia="Times New Roman" w:cs="Calibri"/>
          <w:b/>
          <w:bCs/>
          <w:lang w:eastAsia="es-CO"/>
        </w:rPr>
        <w:t>IDEs</w:t>
      </w:r>
      <w:proofErr w:type="spellEnd"/>
      <w:r w:rsidRPr="001D59AC">
        <w:rPr>
          <w:rFonts w:ascii="Calibri" w:hAnsi="Calibri" w:eastAsia="Times New Roman" w:cs="Calibri"/>
          <w:b/>
          <w:bCs/>
          <w:lang w:eastAsia="es-CO"/>
        </w:rPr>
        <w:t xml:space="preserve"> </w:t>
      </w:r>
      <w:ins w:author="LauraPGM" w:date="2025-10-06T20:30:00Z" w:id="247">
        <w:r w:rsidR="001854E7">
          <w:rPr>
            <w:rFonts w:ascii="Calibri" w:hAnsi="Calibri" w:eastAsia="Times New Roman" w:cs="Calibri"/>
            <w:b/>
            <w:bCs/>
            <w:lang w:eastAsia="es-CO"/>
          </w:rPr>
          <w:t>r</w:t>
        </w:r>
      </w:ins>
      <w:del w:author="LauraPGM" w:date="2025-10-06T20:30:00Z" w:id="248">
        <w:r w:rsidRPr="001D59AC" w:rsidDel="001854E7">
          <w:rPr>
            <w:rFonts w:ascii="Calibri" w:hAnsi="Calibri" w:eastAsia="Times New Roman" w:cs="Calibri"/>
            <w:b/>
            <w:bCs/>
            <w:lang w:eastAsia="es-CO"/>
          </w:rPr>
          <w:delText>R</w:delText>
        </w:r>
      </w:del>
      <w:r w:rsidRPr="001D59AC">
        <w:rPr>
          <w:rFonts w:ascii="Calibri" w:hAnsi="Calibri" w:eastAsia="Times New Roman" w:cs="Calibri"/>
          <w:b/>
          <w:bCs/>
          <w:lang w:eastAsia="es-CO"/>
        </w:rPr>
        <w:t>elativos (intensidad energética por unidad de producción, servicio, área, etc</w:t>
      </w:r>
      <w:ins w:author="LauraPGM" w:date="2025-10-06T20:30:00Z" w:id="249">
        <w:r w:rsidR="000C1F74">
          <w:rPr>
            <w:rFonts w:ascii="Calibri" w:hAnsi="Calibri" w:eastAsia="Times New Roman" w:cs="Calibri"/>
            <w:b/>
            <w:bCs/>
            <w:lang w:eastAsia="es-CO"/>
          </w:rPr>
          <w:t>.</w:t>
        </w:r>
      </w:ins>
      <w:r w:rsidRPr="001D59AC">
        <w:rPr>
          <w:rFonts w:ascii="Calibri" w:hAnsi="Calibri" w:eastAsia="Times New Roman" w:cs="Calibri"/>
          <w:b/>
          <w:bCs/>
          <w:lang w:eastAsia="es-CO"/>
        </w:rPr>
        <w:t>).</w:t>
      </w:r>
      <w:bookmarkEnd w:id="246"/>
    </w:p>
    <w:p w:rsidRPr="001D59AC" w:rsidR="00DF559B" w:rsidP="001D59AC" w:rsidRDefault="00DF559B" w14:paraId="57A3E503" w14:textId="77777777">
      <w:pPr>
        <w:spacing w:line="360" w:lineRule="auto"/>
        <w:rPr>
          <w:rFonts w:ascii="Calibri" w:hAnsi="Calibri" w:cs="Calibri"/>
          <w:lang w:eastAsia="es-MX"/>
        </w:rPr>
      </w:pPr>
      <w:r w:rsidRPr="001D59AC">
        <w:rPr>
          <w:rFonts w:ascii="Calibri" w:hAnsi="Calibri" w:cs="Calibri"/>
          <w:lang w:eastAsia="es-MX"/>
        </w:rPr>
        <w:t xml:space="preserve">Estos </w:t>
      </w:r>
      <w:proofErr w:type="spellStart"/>
      <w:r w:rsidRPr="001D59AC">
        <w:rPr>
          <w:rFonts w:ascii="Calibri" w:hAnsi="Calibri" w:cs="Calibri"/>
          <w:lang w:eastAsia="es-MX"/>
        </w:rPr>
        <w:t>IDEs</w:t>
      </w:r>
      <w:proofErr w:type="spellEnd"/>
      <w:r w:rsidRPr="001D59AC">
        <w:rPr>
          <w:rFonts w:ascii="Calibri" w:hAnsi="Calibri" w:cs="Calibri"/>
          <w:lang w:eastAsia="es-MX"/>
        </w:rPr>
        <w:t xml:space="preserve"> vinculan el consumo de energía con una métrica cuantificable de la actividad, la producción o el servicio proporcionado. Esto permite evaluar la eficiencia con la que se usa la energía para lograr un determinado resultado.</w:t>
      </w:r>
    </w:p>
    <w:p w:rsidRPr="001D59AC" w:rsidR="00DF559B" w:rsidP="001D59AC" w:rsidRDefault="00DF559B" w14:paraId="459582B9" w14:textId="0409F232">
      <w:pPr>
        <w:spacing w:line="360" w:lineRule="auto"/>
        <w:rPr>
          <w:rFonts w:ascii="Calibri" w:hAnsi="Calibri" w:cs="Calibri"/>
          <w:lang w:eastAsia="es-MX"/>
        </w:rPr>
      </w:pPr>
    </w:p>
    <w:commentRangeStart w:id="250"/>
    <w:p w:rsidRPr="001D59AC" w:rsidR="00DF559B" w:rsidP="001D59AC" w:rsidRDefault="002A19B8" w14:paraId="5D3A4A2B" w14:textId="0C9D1C64">
      <w:pPr>
        <w:spacing w:line="360" w:lineRule="auto"/>
        <w:rPr>
          <w:rFonts w:ascii="Calibri" w:hAnsi="Calibri" w:cs="Calibri"/>
          <w:lang w:eastAsia="es-MX"/>
        </w:rPr>
      </w:pPr>
      <w:r w:rsidRPr="001D59AC">
        <w:rPr>
          <w:rFonts w:ascii="Calibri" w:hAnsi="Calibri" w:cs="Calibri"/>
          <w:noProof/>
          <w:lang w:eastAsia="es-CO"/>
        </w:rPr>
        <mc:AlternateContent>
          <mc:Choice Requires="wps">
            <w:drawing>
              <wp:anchor distT="0" distB="0" distL="114300" distR="114300" simplePos="0" relativeHeight="251681792" behindDoc="1" locked="0" layoutInCell="1" allowOverlap="1" wp14:anchorId="3834744E" wp14:editId="151B6015">
                <wp:simplePos x="0" y="0"/>
                <wp:positionH relativeFrom="column">
                  <wp:posOffset>-110490</wp:posOffset>
                </wp:positionH>
                <wp:positionV relativeFrom="paragraph">
                  <wp:posOffset>-49530</wp:posOffset>
                </wp:positionV>
                <wp:extent cx="6635750" cy="1879600"/>
                <wp:effectExtent l="57150" t="19050" r="69850" b="101600"/>
                <wp:wrapNone/>
                <wp:docPr id="1" name="Rectángulo 1"/>
                <wp:cNvGraphicFramePr/>
                <a:graphic xmlns:a="http://schemas.openxmlformats.org/drawingml/2006/main">
                  <a:graphicData uri="http://schemas.microsoft.com/office/word/2010/wordprocessingShape">
                    <wps:wsp>
                      <wps:cNvSpPr/>
                      <wps:spPr>
                        <a:xfrm>
                          <a:off x="0" y="0"/>
                          <a:ext cx="6635750" cy="18796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2B74138B">
              <v:rect id="Rectángulo 1" style="position:absolute;margin-left:-8.7pt;margin-top:-3.9pt;width:522.5pt;height:148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f81bd [3204]" strokecolor="#4579b8 [3044]" w14:anchorId="6BE39C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">
                <v:fill type="gradient" color2="#a7bfde [1620]" angle="180" focus="100%" rotate="t">
                  <o:fill v:ext="view" type="gradientUnscaled"/>
                </v:fill>
                <v:shadow on="t" color="black" opacity="22937f" offset="0,.63889mm" origin=",.5"/>
              </v:rect>
            </w:pict>
          </mc:Fallback>
        </mc:AlternateContent>
      </w:r>
      <w:commentRangeEnd w:id="250"/>
      <w:r>
        <w:rPr>
          <w:rStyle w:val="Refdecomentario"/>
        </w:rPr>
        <w:commentReference w:id="250"/>
      </w:r>
      <w:r w:rsidRPr="001D59AC" w:rsidR="00DF559B">
        <w:rPr>
          <w:rFonts w:ascii="Calibri" w:hAnsi="Calibri" w:cs="Calibri"/>
          <w:b/>
          <w:bCs/>
          <w:lang w:eastAsia="es-MX"/>
        </w:rPr>
        <w:t>¿Cómo funcionan?</w:t>
      </w:r>
      <w:r w:rsidRPr="001D59AC" w:rsidR="00DF559B">
        <w:rPr>
          <w:rFonts w:ascii="Calibri" w:hAnsi="Calibri" w:cs="Calibri"/>
          <w:lang w:eastAsia="es-MX"/>
        </w:rPr>
        <w:t xml:space="preserve"> </w:t>
      </w:r>
    </w:p>
    <w:p w:rsidRPr="001D59AC" w:rsidR="00DF559B" w:rsidP="001D59AC" w:rsidRDefault="00DF559B" w14:paraId="42B0F69F" w14:textId="77777777">
      <w:pPr>
        <w:spacing w:line="360" w:lineRule="auto"/>
        <w:rPr>
          <w:rFonts w:ascii="Calibri" w:hAnsi="Calibri" w:cs="Calibri"/>
          <w:lang w:eastAsia="es-MX"/>
        </w:rPr>
      </w:pPr>
    </w:p>
    <w:p w:rsidRPr="001D59AC" w:rsidR="00DF559B" w:rsidP="001D59AC" w:rsidRDefault="00DF559B" w14:paraId="13C4DCDC" w14:textId="41EA6455">
      <w:pPr>
        <w:spacing w:line="360" w:lineRule="auto"/>
        <w:rPr>
          <w:rFonts w:ascii="Calibri" w:hAnsi="Calibri" w:cs="Calibri"/>
          <w:lang w:eastAsia="es-MX"/>
        </w:rPr>
      </w:pPr>
      <w:r w:rsidRPr="001D59AC">
        <w:rPr>
          <w:rFonts w:ascii="Calibri" w:hAnsi="Calibri" w:cs="Calibri"/>
          <w:lang w:eastAsia="es-MX"/>
        </w:rPr>
        <w:t xml:space="preserve">Los </w:t>
      </w:r>
      <w:proofErr w:type="spellStart"/>
      <w:r w:rsidRPr="001D59AC">
        <w:rPr>
          <w:rFonts w:ascii="Calibri" w:hAnsi="Calibri" w:cs="Calibri"/>
          <w:lang w:eastAsia="es-MX"/>
        </w:rPr>
        <w:t>IDEs</w:t>
      </w:r>
      <w:proofErr w:type="spellEnd"/>
      <w:r w:rsidRPr="001D59AC">
        <w:rPr>
          <w:rFonts w:ascii="Calibri" w:hAnsi="Calibri" w:cs="Calibri"/>
          <w:lang w:eastAsia="es-MX"/>
        </w:rPr>
        <w:t xml:space="preserve"> relativos son mucho más informativos para evaluar el desempeño energético que los absolutos, ya que toman en cuenta el "trabajo realizado" o el "</w:t>
      </w:r>
      <w:r w:rsidRPr="00907E39">
        <w:rPr>
          <w:rFonts w:ascii="Calibri" w:hAnsi="Calibri" w:cs="Calibri"/>
          <w:i/>
          <w:lang w:eastAsia="es-MX"/>
          <w:rPrChange w:author="LauraPGM" w:date="2025-10-01T21:40:00Z" w:id="251">
            <w:rPr>
              <w:rFonts w:ascii="Calibri" w:hAnsi="Calibri" w:cs="Calibri"/>
              <w:lang w:eastAsia="es-MX"/>
            </w:rPr>
          </w:rPrChange>
        </w:rPr>
        <w:t>output</w:t>
      </w:r>
      <w:r w:rsidRPr="001D59AC">
        <w:rPr>
          <w:rFonts w:ascii="Calibri" w:hAnsi="Calibri" w:cs="Calibri"/>
          <w:lang w:eastAsia="es-MX"/>
        </w:rPr>
        <w:t>" generado con la energía consumida. Una disminución en la intensidad energética o el consumo específico generalmente señala una mejora en la eficiencia. La clave para su efectividad radica en la selección de una métrica de actividad o producción que tenga una correlación directa y significativa con el consumo de energía.</w:t>
      </w:r>
    </w:p>
    <w:p w:rsidRPr="001D59AC" w:rsidR="00DF559B" w:rsidDel="00532D7F" w:rsidP="001D59AC" w:rsidRDefault="00DF559B" w14:paraId="02599BBF" w14:textId="77777777">
      <w:pPr>
        <w:spacing w:line="360" w:lineRule="auto"/>
        <w:rPr>
          <w:del w:author="LauraPGM" w:date="2025-10-01T13:13:00Z" w:id="252"/>
          <w:rFonts w:ascii="Calibri" w:hAnsi="Calibri" w:cs="Calibri"/>
          <w:lang w:eastAsia="es-MX"/>
        </w:rPr>
      </w:pPr>
    </w:p>
    <w:p w:rsidRPr="001D59AC" w:rsidR="00875B01" w:rsidP="001D59AC" w:rsidRDefault="00875B01" w14:paraId="3CBEE655" w14:textId="77777777">
      <w:pPr>
        <w:spacing w:line="360" w:lineRule="auto"/>
        <w:rPr>
          <w:rFonts w:ascii="Calibri" w:hAnsi="Calibri" w:cs="Calibri"/>
          <w:b/>
          <w:bCs/>
          <w:lang w:eastAsia="es-MX"/>
        </w:rPr>
      </w:pPr>
    </w:p>
    <w:p w:rsidRPr="001D59AC" w:rsidR="00875B01" w:rsidRDefault="00DF559B" w14:paraId="5879C4D1" w14:textId="470A220B">
      <w:pPr>
        <w:numPr>
          <w:ilvl w:val="0"/>
          <w:numId w:val="34"/>
        </w:numPr>
        <w:spacing w:line="360" w:lineRule="auto"/>
        <w:rPr>
          <w:rFonts w:ascii="Calibri" w:hAnsi="Calibri" w:cs="Calibri"/>
          <w:lang w:eastAsia="es-MX"/>
        </w:rPr>
        <w:pPrChange w:author="LauraPGM" w:date="2025-10-01T09:45:00Z" w:id="253">
          <w:pPr>
            <w:numPr>
              <w:numId w:val="42"/>
            </w:numPr>
            <w:spacing w:line="360" w:lineRule="auto"/>
            <w:ind w:left="720" w:hanging="360"/>
          </w:pPr>
        </w:pPrChange>
      </w:pPr>
      <w:r w:rsidRPr="001D59AC">
        <w:rPr>
          <w:rFonts w:ascii="Calibri" w:hAnsi="Calibri" w:cs="Calibri"/>
          <w:b/>
          <w:bCs/>
          <w:lang w:eastAsia="es-MX"/>
        </w:rPr>
        <w:t xml:space="preserve">Intensidad </w:t>
      </w:r>
      <w:ins w:author="LauraPGM" w:date="2025-10-06T20:31:00Z" w:id="254">
        <w:r w:rsidR="00085F89">
          <w:rPr>
            <w:rFonts w:ascii="Calibri" w:hAnsi="Calibri" w:cs="Calibri"/>
            <w:b/>
            <w:bCs/>
            <w:lang w:eastAsia="es-MX"/>
          </w:rPr>
          <w:t>e</w:t>
        </w:r>
      </w:ins>
      <w:del w:author="LauraPGM" w:date="2025-10-06T20:31:00Z" w:id="255">
        <w:r w:rsidRPr="001D59AC" w:rsidDel="00085F89">
          <w:rPr>
            <w:rFonts w:ascii="Calibri" w:hAnsi="Calibri" w:cs="Calibri"/>
            <w:b/>
            <w:bCs/>
            <w:lang w:eastAsia="es-MX"/>
          </w:rPr>
          <w:delText>E</w:delText>
        </w:r>
      </w:del>
      <w:r w:rsidRPr="001D59AC">
        <w:rPr>
          <w:rFonts w:ascii="Calibri" w:hAnsi="Calibri" w:cs="Calibri"/>
          <w:b/>
          <w:bCs/>
          <w:lang w:eastAsia="es-MX"/>
        </w:rPr>
        <w:t>nergética:</w:t>
      </w:r>
      <w:r w:rsidRPr="001D59AC" w:rsidR="0030088D">
        <w:rPr>
          <w:rFonts w:ascii="Calibri" w:hAnsi="Calibri" w:cs="Calibri"/>
          <w:lang w:eastAsia="es-MX"/>
        </w:rPr>
        <w:t xml:space="preserve"> e</w:t>
      </w:r>
      <w:r w:rsidRPr="001D59AC">
        <w:rPr>
          <w:rFonts w:ascii="Calibri" w:hAnsi="Calibri" w:cs="Calibri"/>
          <w:lang w:eastAsia="es-MX"/>
        </w:rPr>
        <w:t xml:space="preserve">xpresa la cantidad de energía consumida por unidad de salida o actividad de una entidad. La unidad en el denominador puede ser diversa y aplicable a distintos sectores. </w:t>
      </w:r>
    </w:p>
    <w:p w:rsidRPr="001D59AC" w:rsidR="0030088D" w:rsidRDefault="00DF559B" w14:paraId="240B7391" w14:textId="0643C0B1">
      <w:pPr>
        <w:numPr>
          <w:ilvl w:val="0"/>
          <w:numId w:val="34"/>
        </w:numPr>
        <w:spacing w:line="360" w:lineRule="auto"/>
        <w:rPr>
          <w:rFonts w:ascii="Calibri" w:hAnsi="Calibri" w:cs="Calibri"/>
          <w:lang w:eastAsia="es-MX"/>
        </w:rPr>
        <w:pPrChange w:author="LauraPGM" w:date="2025-10-01T09:45:00Z" w:id="256">
          <w:pPr>
            <w:numPr>
              <w:numId w:val="42"/>
            </w:numPr>
            <w:spacing w:line="360" w:lineRule="auto"/>
            <w:ind w:left="720" w:hanging="360"/>
          </w:pPr>
        </w:pPrChange>
      </w:pPr>
      <w:r w:rsidRPr="001D59AC">
        <w:rPr>
          <w:rFonts w:ascii="Calibri" w:hAnsi="Calibri" w:cs="Calibri"/>
          <w:b/>
          <w:iCs/>
          <w:lang w:eastAsia="es-MX"/>
        </w:rPr>
        <w:t>Ejemplos:</w:t>
      </w:r>
      <w:r w:rsidRPr="001D59AC" w:rsidR="0030088D">
        <w:rPr>
          <w:rFonts w:ascii="Calibri" w:hAnsi="Calibri" w:cs="Calibri"/>
          <w:lang w:eastAsia="es-MX"/>
        </w:rPr>
        <w:t xml:space="preserve"> k</w:t>
      </w:r>
      <w:r w:rsidRPr="001D59AC">
        <w:rPr>
          <w:rFonts w:ascii="Calibri" w:hAnsi="Calibri" w:cs="Calibri"/>
          <w:lang w:eastAsia="es-MX"/>
        </w:rPr>
        <w:t>ilovatio</w:t>
      </w:r>
      <w:r w:rsidRPr="001D59AC" w:rsidR="0030088D">
        <w:rPr>
          <w:rFonts w:ascii="Calibri" w:hAnsi="Calibri" w:cs="Calibri"/>
          <w:lang w:eastAsia="es-MX"/>
        </w:rPr>
        <w:t xml:space="preserve"> </w:t>
      </w:r>
      <w:r w:rsidRPr="001D59AC">
        <w:rPr>
          <w:rFonts w:ascii="Calibri" w:hAnsi="Calibri" w:cs="Calibri"/>
          <w:lang w:eastAsia="es-MX"/>
        </w:rPr>
        <w:t>-</w:t>
      </w:r>
      <w:r w:rsidRPr="001D59AC" w:rsidR="0030088D">
        <w:rPr>
          <w:rFonts w:ascii="Calibri" w:hAnsi="Calibri" w:cs="Calibri"/>
          <w:lang w:eastAsia="es-MX"/>
        </w:rPr>
        <w:t xml:space="preserve"> </w:t>
      </w:r>
      <w:r w:rsidRPr="001D59AC">
        <w:rPr>
          <w:rFonts w:ascii="Calibri" w:hAnsi="Calibri" w:cs="Calibri"/>
          <w:lang w:eastAsia="es-MX"/>
        </w:rPr>
        <w:t>hora por tonelada de producto fabricado (</w:t>
      </w:r>
      <w:proofErr w:type="spellStart"/>
      <w:r w:rsidRPr="001D59AC">
        <w:rPr>
          <w:rFonts w:ascii="Calibri" w:hAnsi="Calibri" w:cs="Calibri"/>
          <w:lang w:eastAsia="es-MX"/>
        </w:rPr>
        <w:t>kWh</w:t>
      </w:r>
      <w:proofErr w:type="spellEnd"/>
      <w:r w:rsidRPr="001D59AC" w:rsidR="00875B01">
        <w:rPr>
          <w:rFonts w:ascii="Calibri" w:hAnsi="Calibri" w:cs="Calibri"/>
          <w:lang w:eastAsia="es-MX"/>
        </w:rPr>
        <w:t xml:space="preserve"> </w:t>
      </w:r>
      <w:r w:rsidRPr="001D59AC">
        <w:rPr>
          <w:rFonts w:ascii="Calibri" w:hAnsi="Calibri" w:cs="Calibri"/>
          <w:lang w:eastAsia="es-MX"/>
        </w:rPr>
        <w:t>/</w:t>
      </w:r>
      <w:r w:rsidRPr="001D59AC" w:rsidR="00875B01">
        <w:rPr>
          <w:rFonts w:ascii="Calibri" w:hAnsi="Calibri" w:cs="Calibri"/>
          <w:lang w:eastAsia="es-MX"/>
        </w:rPr>
        <w:t xml:space="preserve"> </w:t>
      </w:r>
      <w:r w:rsidRPr="001D59AC">
        <w:rPr>
          <w:rFonts w:ascii="Calibri" w:hAnsi="Calibri" w:cs="Calibri"/>
          <w:lang w:eastAsia="es-MX"/>
        </w:rPr>
        <w:t>ton), BTU por pie cuadrado de espacio de oficina (BTU</w:t>
      </w:r>
      <w:r w:rsidRPr="001D59AC" w:rsidR="00875B01">
        <w:rPr>
          <w:rFonts w:ascii="Calibri" w:hAnsi="Calibri" w:cs="Calibri"/>
          <w:lang w:eastAsia="es-MX"/>
        </w:rPr>
        <w:t xml:space="preserve"> </w:t>
      </w:r>
      <w:r w:rsidRPr="001D59AC">
        <w:rPr>
          <w:rFonts w:ascii="Calibri" w:hAnsi="Calibri" w:cs="Calibri"/>
          <w:lang w:eastAsia="es-MX"/>
        </w:rPr>
        <w:t>/</w:t>
      </w:r>
      <w:r w:rsidRPr="001D59AC" w:rsidR="00875B01">
        <w:rPr>
          <w:rFonts w:ascii="Calibri" w:hAnsi="Calibri" w:cs="Calibri"/>
          <w:lang w:eastAsia="es-MX"/>
        </w:rPr>
        <w:t xml:space="preserve"> </w:t>
      </w:r>
      <w:r w:rsidRPr="001D59AC">
        <w:rPr>
          <w:rFonts w:ascii="Calibri" w:hAnsi="Calibri" w:cs="Calibri"/>
          <w:lang w:eastAsia="es-MX"/>
        </w:rPr>
        <w:t>ft²), litros de combustible por kilómetro recorrido (L</w:t>
      </w:r>
      <w:r w:rsidRPr="001D59AC" w:rsidR="007F459D">
        <w:rPr>
          <w:rFonts w:ascii="Calibri" w:hAnsi="Calibri" w:cs="Calibri"/>
          <w:lang w:eastAsia="es-MX"/>
        </w:rPr>
        <w:t xml:space="preserve"> </w:t>
      </w:r>
      <w:r w:rsidRPr="001D59AC">
        <w:rPr>
          <w:rFonts w:ascii="Calibri" w:hAnsi="Calibri" w:cs="Calibri"/>
          <w:lang w:eastAsia="es-MX"/>
        </w:rPr>
        <w:t>/</w:t>
      </w:r>
      <w:r w:rsidRPr="001D59AC" w:rsidR="007F459D">
        <w:rPr>
          <w:rFonts w:ascii="Calibri" w:hAnsi="Calibri" w:cs="Calibri"/>
          <w:lang w:eastAsia="es-MX"/>
        </w:rPr>
        <w:t xml:space="preserve"> </w:t>
      </w:r>
      <w:r w:rsidRPr="001D59AC">
        <w:rPr>
          <w:rFonts w:ascii="Calibri" w:hAnsi="Calibri" w:cs="Calibri"/>
          <w:lang w:eastAsia="es-MX"/>
        </w:rPr>
        <w:t>km), kilovatio</w:t>
      </w:r>
      <w:r w:rsidRPr="001D59AC" w:rsidR="007F459D">
        <w:rPr>
          <w:rFonts w:ascii="Calibri" w:hAnsi="Calibri" w:cs="Calibri"/>
          <w:lang w:eastAsia="es-MX"/>
        </w:rPr>
        <w:t xml:space="preserve"> </w:t>
      </w:r>
      <w:r w:rsidRPr="001D59AC">
        <w:rPr>
          <w:rFonts w:ascii="Calibri" w:hAnsi="Calibri" w:cs="Calibri"/>
          <w:lang w:eastAsia="es-MX"/>
        </w:rPr>
        <w:t>-</w:t>
      </w:r>
      <w:r w:rsidRPr="001D59AC" w:rsidR="007F459D">
        <w:rPr>
          <w:rFonts w:ascii="Calibri" w:hAnsi="Calibri" w:cs="Calibri"/>
          <w:lang w:eastAsia="es-MX"/>
        </w:rPr>
        <w:t xml:space="preserve"> </w:t>
      </w:r>
      <w:r w:rsidRPr="001D59AC">
        <w:rPr>
          <w:rFonts w:ascii="Calibri" w:hAnsi="Calibri" w:cs="Calibri"/>
          <w:lang w:eastAsia="es-MX"/>
        </w:rPr>
        <w:t>hora por empleado a tiempo completo (</w:t>
      </w:r>
      <w:proofErr w:type="spellStart"/>
      <w:r w:rsidRPr="001D59AC">
        <w:rPr>
          <w:rFonts w:ascii="Calibri" w:hAnsi="Calibri" w:cs="Calibri"/>
          <w:lang w:eastAsia="es-MX"/>
        </w:rPr>
        <w:t>kWh</w:t>
      </w:r>
      <w:proofErr w:type="spellEnd"/>
      <w:r w:rsidRPr="001D59AC" w:rsidR="00875B01">
        <w:rPr>
          <w:rFonts w:ascii="Calibri" w:hAnsi="Calibri" w:cs="Calibri"/>
          <w:lang w:eastAsia="es-MX"/>
        </w:rPr>
        <w:t xml:space="preserve"> </w:t>
      </w:r>
      <w:r w:rsidRPr="001D59AC">
        <w:rPr>
          <w:rFonts w:ascii="Calibri" w:hAnsi="Calibri" w:cs="Calibri"/>
          <w:lang w:eastAsia="es-MX"/>
        </w:rPr>
        <w:t>/</w:t>
      </w:r>
      <w:r w:rsidRPr="001D59AC" w:rsidR="00875B01">
        <w:rPr>
          <w:rFonts w:ascii="Calibri" w:hAnsi="Calibri" w:cs="Calibri"/>
          <w:lang w:eastAsia="es-MX"/>
        </w:rPr>
        <w:t xml:space="preserve"> </w:t>
      </w:r>
      <w:r w:rsidRPr="001D59AC">
        <w:rPr>
          <w:rFonts w:ascii="Calibri" w:hAnsi="Calibri" w:cs="Calibri"/>
          <w:lang w:eastAsia="es-MX"/>
        </w:rPr>
        <w:t>FTE).</w:t>
      </w:r>
    </w:p>
    <w:p w:rsidRPr="001D59AC" w:rsidR="00DF559B" w:rsidRDefault="00DF559B" w14:paraId="78CB6869" w14:textId="6AC8E4EC">
      <w:pPr>
        <w:numPr>
          <w:ilvl w:val="0"/>
          <w:numId w:val="34"/>
        </w:numPr>
        <w:spacing w:line="360" w:lineRule="auto"/>
        <w:rPr>
          <w:rFonts w:ascii="Calibri" w:hAnsi="Calibri" w:cs="Calibri"/>
          <w:lang w:eastAsia="es-MX"/>
        </w:rPr>
        <w:pPrChange w:author="LauraPGM" w:date="2025-10-01T09:45:00Z" w:id="257">
          <w:pPr>
            <w:numPr>
              <w:numId w:val="42"/>
            </w:numPr>
            <w:spacing w:line="360" w:lineRule="auto"/>
            <w:ind w:left="720" w:hanging="360"/>
          </w:pPr>
        </w:pPrChange>
      </w:pPr>
      <w:r w:rsidRPr="001D59AC">
        <w:rPr>
          <w:rFonts w:ascii="Calibri" w:hAnsi="Calibri" w:cs="Calibri"/>
          <w:b/>
          <w:bCs/>
          <w:lang w:eastAsia="es-MX"/>
        </w:rPr>
        <w:t xml:space="preserve">Consumo </w:t>
      </w:r>
      <w:ins w:author="LauraPGM" w:date="2025-10-06T20:31:00Z" w:id="258">
        <w:r w:rsidR="00085F89">
          <w:rPr>
            <w:rFonts w:ascii="Calibri" w:hAnsi="Calibri" w:cs="Calibri"/>
            <w:b/>
            <w:bCs/>
            <w:lang w:eastAsia="es-MX"/>
          </w:rPr>
          <w:t>e</w:t>
        </w:r>
      </w:ins>
      <w:del w:author="LauraPGM" w:date="2025-10-06T20:31:00Z" w:id="259">
        <w:r w:rsidRPr="001D59AC" w:rsidDel="00085F89">
          <w:rPr>
            <w:rFonts w:ascii="Calibri" w:hAnsi="Calibri" w:cs="Calibri"/>
            <w:b/>
            <w:bCs/>
            <w:lang w:eastAsia="es-MX"/>
          </w:rPr>
          <w:delText>E</w:delText>
        </w:r>
      </w:del>
      <w:r w:rsidRPr="001D59AC">
        <w:rPr>
          <w:rFonts w:ascii="Calibri" w:hAnsi="Calibri" w:cs="Calibri"/>
          <w:b/>
          <w:bCs/>
          <w:lang w:eastAsia="es-MX"/>
        </w:rPr>
        <w:t>specífico:</w:t>
      </w:r>
      <w:r w:rsidRPr="001D59AC" w:rsidR="0030088D">
        <w:rPr>
          <w:rFonts w:ascii="Calibri" w:hAnsi="Calibri" w:cs="Calibri"/>
          <w:lang w:eastAsia="es-MX"/>
        </w:rPr>
        <w:t xml:space="preserve"> s</w:t>
      </w:r>
      <w:r w:rsidRPr="001D59AC">
        <w:rPr>
          <w:rFonts w:ascii="Calibri" w:hAnsi="Calibri" w:cs="Calibri"/>
          <w:lang w:eastAsia="es-MX"/>
        </w:rPr>
        <w:t xml:space="preserve">e enfoca en la cantidad de energía requerida para producir una unidad </w:t>
      </w:r>
      <w:r w:rsidRPr="00085F89">
        <w:rPr>
          <w:rFonts w:ascii="Calibri" w:hAnsi="Calibri" w:cs="Calibri"/>
          <w:iCs/>
          <w:lang w:eastAsia="es-MX"/>
          <w:rPrChange w:author="LauraPGM" w:date="2025-10-06T20:32:00Z" w:id="260">
            <w:rPr>
              <w:rFonts w:ascii="Calibri" w:hAnsi="Calibri" w:cs="Calibri"/>
              <w:i/>
              <w:iCs/>
              <w:lang w:eastAsia="es-MX"/>
            </w:rPr>
          </w:rPrChange>
        </w:rPr>
        <w:t>específica</w:t>
      </w:r>
      <w:r w:rsidRPr="00E83550">
        <w:rPr>
          <w:rFonts w:ascii="Calibri" w:hAnsi="Calibri" w:cs="Calibri"/>
          <w:lang w:eastAsia="es-MX"/>
        </w:rPr>
        <w:t xml:space="preserve"> </w:t>
      </w:r>
      <w:r w:rsidRPr="001D59AC">
        <w:rPr>
          <w:rFonts w:ascii="Calibri" w:hAnsi="Calibri" w:cs="Calibri"/>
          <w:lang w:eastAsia="es-MX"/>
        </w:rPr>
        <w:t xml:space="preserve">y bien definida de producto o servicio. A menudo se usa para procesos muy particulares. </w:t>
      </w:r>
    </w:p>
    <w:p w:rsidRPr="001D59AC" w:rsidR="0030088D" w:rsidRDefault="00DF559B" w14:paraId="0255463C" w14:textId="1BDF231B">
      <w:pPr>
        <w:pStyle w:val="Prrafodelista"/>
        <w:numPr>
          <w:ilvl w:val="0"/>
          <w:numId w:val="35"/>
        </w:numPr>
        <w:spacing w:line="360" w:lineRule="auto"/>
        <w:rPr>
          <w:rFonts w:ascii="Calibri" w:hAnsi="Calibri" w:cs="Calibri"/>
          <w:lang w:eastAsia="es-MX"/>
        </w:rPr>
        <w:pPrChange w:author="LauraPGM" w:date="2025-10-01T09:45:00Z" w:id="261">
          <w:pPr>
            <w:pStyle w:val="Prrafodelista"/>
            <w:numPr>
              <w:numId w:val="43"/>
            </w:numPr>
            <w:tabs>
              <w:tab w:val="num" w:pos="720"/>
            </w:tabs>
            <w:spacing w:line="360" w:lineRule="auto"/>
            <w:ind w:hanging="360"/>
          </w:pPr>
        </w:pPrChange>
      </w:pPr>
      <w:r w:rsidRPr="001D59AC">
        <w:rPr>
          <w:rFonts w:ascii="Calibri" w:hAnsi="Calibri" w:cs="Calibri"/>
          <w:b/>
          <w:iCs/>
          <w:lang w:eastAsia="es-MX"/>
        </w:rPr>
        <w:t>Ejemplos:</w:t>
      </w:r>
      <w:r w:rsidRPr="001D59AC" w:rsidR="0030088D">
        <w:rPr>
          <w:rFonts w:ascii="Calibri" w:hAnsi="Calibri" w:cs="Calibri"/>
          <w:lang w:eastAsia="es-MX"/>
        </w:rPr>
        <w:t xml:space="preserve"> k</w:t>
      </w:r>
      <w:r w:rsidRPr="001D59AC">
        <w:rPr>
          <w:rFonts w:ascii="Calibri" w:hAnsi="Calibri" w:cs="Calibri"/>
          <w:lang w:eastAsia="es-MX"/>
        </w:rPr>
        <w:t>ilogramos de vapor por kilogramo de producto calentado (kg vapor</w:t>
      </w:r>
      <w:r w:rsidRPr="001D59AC" w:rsidR="0030088D">
        <w:rPr>
          <w:rFonts w:ascii="Calibri" w:hAnsi="Calibri" w:cs="Calibri"/>
          <w:lang w:eastAsia="es-MX"/>
        </w:rPr>
        <w:t xml:space="preserve"> </w:t>
      </w:r>
      <w:r w:rsidRPr="001D59AC">
        <w:rPr>
          <w:rFonts w:ascii="Calibri" w:hAnsi="Calibri" w:cs="Calibri"/>
          <w:lang w:eastAsia="es-MX"/>
        </w:rPr>
        <w:t>/</w:t>
      </w:r>
      <w:r w:rsidRPr="001D59AC" w:rsidR="0030088D">
        <w:rPr>
          <w:rFonts w:ascii="Calibri" w:hAnsi="Calibri" w:cs="Calibri"/>
          <w:lang w:eastAsia="es-MX"/>
        </w:rPr>
        <w:t xml:space="preserve"> </w:t>
      </w:r>
      <w:r w:rsidRPr="001D59AC">
        <w:rPr>
          <w:rFonts w:ascii="Calibri" w:hAnsi="Calibri" w:cs="Calibri"/>
          <w:lang w:eastAsia="es-MX"/>
        </w:rPr>
        <w:t>kg producto), metros cúbicos de gas natural por unidad de vidrio fabricado (m³</w:t>
      </w:r>
      <w:r w:rsidRPr="001D59AC" w:rsidR="007F459D">
        <w:rPr>
          <w:rFonts w:ascii="Calibri" w:hAnsi="Calibri" w:cs="Calibri"/>
          <w:lang w:eastAsia="es-MX"/>
        </w:rPr>
        <w:t xml:space="preserve"> </w:t>
      </w:r>
      <w:r w:rsidRPr="001D59AC">
        <w:rPr>
          <w:rFonts w:ascii="Calibri" w:hAnsi="Calibri" w:cs="Calibri"/>
          <w:lang w:eastAsia="es-MX"/>
        </w:rPr>
        <w:t>/</w:t>
      </w:r>
      <w:r w:rsidRPr="001D59AC" w:rsidR="007F459D">
        <w:rPr>
          <w:rFonts w:ascii="Calibri" w:hAnsi="Calibri" w:cs="Calibri"/>
          <w:lang w:eastAsia="es-MX"/>
        </w:rPr>
        <w:t xml:space="preserve"> </w:t>
      </w:r>
      <w:r w:rsidRPr="001D59AC">
        <w:rPr>
          <w:rFonts w:ascii="Calibri" w:hAnsi="Calibri" w:cs="Calibri"/>
          <w:lang w:eastAsia="es-MX"/>
        </w:rPr>
        <w:t>unidad), kilovatio</w:t>
      </w:r>
      <w:r w:rsidRPr="001D59AC" w:rsidR="007F459D">
        <w:rPr>
          <w:rFonts w:ascii="Calibri" w:hAnsi="Calibri" w:cs="Calibri"/>
          <w:lang w:eastAsia="es-MX"/>
        </w:rPr>
        <w:t xml:space="preserve"> </w:t>
      </w:r>
      <w:r w:rsidRPr="001D59AC">
        <w:rPr>
          <w:rFonts w:ascii="Calibri" w:hAnsi="Calibri" w:cs="Calibri"/>
          <w:lang w:eastAsia="es-MX"/>
        </w:rPr>
        <w:t>-</w:t>
      </w:r>
      <w:r w:rsidRPr="001D59AC" w:rsidR="007F459D">
        <w:rPr>
          <w:rFonts w:ascii="Calibri" w:hAnsi="Calibri" w:cs="Calibri"/>
          <w:lang w:eastAsia="es-MX"/>
        </w:rPr>
        <w:t xml:space="preserve"> </w:t>
      </w:r>
      <w:r w:rsidRPr="001D59AC">
        <w:rPr>
          <w:rFonts w:ascii="Calibri" w:hAnsi="Calibri" w:cs="Calibri"/>
          <w:lang w:eastAsia="es-MX"/>
        </w:rPr>
        <w:t>hora por unidad ensamblada.</w:t>
      </w:r>
    </w:p>
    <w:p w:rsidRPr="001D59AC" w:rsidR="00472188" w:rsidP="001D59AC" w:rsidRDefault="00472188" w14:paraId="5A528917" w14:textId="77777777">
      <w:pPr>
        <w:pStyle w:val="Prrafodelista"/>
        <w:spacing w:line="360" w:lineRule="auto"/>
        <w:rPr>
          <w:rFonts w:ascii="Calibri" w:hAnsi="Calibri" w:cs="Calibri"/>
          <w:lang w:eastAsia="es-MX"/>
        </w:rPr>
      </w:pPr>
    </w:p>
    <w:p w:rsidRPr="001D59AC" w:rsidR="00DF559B" w:rsidRDefault="00DF559B" w14:paraId="03557459" w14:textId="77777777">
      <w:pPr>
        <w:pStyle w:val="Prrafodelista"/>
        <w:numPr>
          <w:ilvl w:val="0"/>
          <w:numId w:val="35"/>
        </w:numPr>
        <w:spacing w:line="360" w:lineRule="auto"/>
        <w:rPr>
          <w:rFonts w:ascii="Calibri" w:hAnsi="Calibri" w:cs="Calibri"/>
          <w:lang w:eastAsia="es-MX"/>
        </w:rPr>
        <w:pPrChange w:author="LauraPGM" w:date="2025-10-01T09:45:00Z" w:id="262">
          <w:pPr>
            <w:pStyle w:val="Prrafodelista"/>
            <w:numPr>
              <w:numId w:val="43"/>
            </w:numPr>
            <w:tabs>
              <w:tab w:val="num" w:pos="720"/>
            </w:tabs>
            <w:spacing w:line="360" w:lineRule="auto"/>
            <w:ind w:hanging="360"/>
          </w:pPr>
        </w:pPrChange>
      </w:pPr>
      <w:r w:rsidRPr="001D59AC">
        <w:rPr>
          <w:rFonts w:ascii="Calibri" w:hAnsi="Calibri" w:cs="Calibri"/>
          <w:b/>
          <w:bCs/>
          <w:lang w:eastAsia="es-MX"/>
        </w:rPr>
        <w:t>Aplicaciones comunes:</w:t>
      </w:r>
      <w:r w:rsidRPr="001D59AC">
        <w:rPr>
          <w:rFonts w:ascii="Calibri" w:hAnsi="Calibri" w:cs="Calibri"/>
          <w:lang w:eastAsia="es-MX"/>
        </w:rPr>
        <w:t xml:space="preserve"> </w:t>
      </w:r>
    </w:p>
    <w:p w:rsidRPr="001D59AC" w:rsidR="00DF559B" w:rsidRDefault="00DF559B" w14:paraId="005D2951" w14:textId="77777777">
      <w:pPr>
        <w:numPr>
          <w:ilvl w:val="0"/>
          <w:numId w:val="36"/>
        </w:numPr>
        <w:spacing w:line="360" w:lineRule="auto"/>
        <w:rPr>
          <w:rFonts w:ascii="Calibri" w:hAnsi="Calibri" w:cs="Calibri"/>
          <w:lang w:eastAsia="es-MX"/>
        </w:rPr>
        <w:pPrChange w:author="LauraPGM" w:date="2025-10-01T09:45:00Z" w:id="263">
          <w:pPr>
            <w:numPr>
              <w:numId w:val="44"/>
            </w:numPr>
            <w:tabs>
              <w:tab w:val="num" w:pos="720"/>
            </w:tabs>
            <w:spacing w:line="360" w:lineRule="auto"/>
            <w:ind w:left="720" w:hanging="360"/>
          </w:pPr>
        </w:pPrChange>
      </w:pPr>
      <w:r w:rsidRPr="001D59AC">
        <w:rPr>
          <w:rFonts w:ascii="Calibri" w:hAnsi="Calibri" w:cs="Calibri"/>
          <w:lang w:eastAsia="es-MX"/>
        </w:rPr>
        <w:t>Evaluación de la eficiencia energética de procesos productivos o de servicio.</w:t>
      </w:r>
    </w:p>
    <w:p w:rsidRPr="001D59AC" w:rsidR="00DF559B" w:rsidRDefault="00DF559B" w14:paraId="1106B7A2" w14:textId="77777777">
      <w:pPr>
        <w:numPr>
          <w:ilvl w:val="0"/>
          <w:numId w:val="36"/>
        </w:numPr>
        <w:spacing w:line="360" w:lineRule="auto"/>
        <w:rPr>
          <w:rFonts w:ascii="Calibri" w:hAnsi="Calibri" w:cs="Calibri"/>
          <w:lang w:eastAsia="es-MX"/>
        </w:rPr>
        <w:pPrChange w:author="LauraPGM" w:date="2025-10-01T09:45:00Z" w:id="264">
          <w:pPr>
            <w:numPr>
              <w:numId w:val="44"/>
            </w:numPr>
            <w:tabs>
              <w:tab w:val="num" w:pos="720"/>
            </w:tabs>
            <w:spacing w:line="360" w:lineRule="auto"/>
            <w:ind w:left="720" w:hanging="360"/>
          </w:pPr>
        </w:pPrChange>
      </w:pPr>
      <w:r w:rsidRPr="001D59AC">
        <w:rPr>
          <w:rFonts w:ascii="Calibri" w:hAnsi="Calibri" w:cs="Calibri"/>
          <w:lang w:eastAsia="es-MX"/>
        </w:rPr>
        <w:t>Comparación del desempeño energético entre diferentes instalaciones o líneas de producción que generan el mismo tipo de bien o servicio.</w:t>
      </w:r>
    </w:p>
    <w:p w:rsidRPr="001D59AC" w:rsidR="00DF559B" w:rsidRDefault="00DF559B" w14:paraId="49BF85F6" w14:textId="77777777">
      <w:pPr>
        <w:numPr>
          <w:ilvl w:val="0"/>
          <w:numId w:val="36"/>
        </w:numPr>
        <w:spacing w:line="360" w:lineRule="auto"/>
        <w:rPr>
          <w:rFonts w:ascii="Calibri" w:hAnsi="Calibri" w:cs="Calibri"/>
          <w:lang w:eastAsia="es-MX"/>
        </w:rPr>
        <w:pPrChange w:author="LauraPGM" w:date="2025-10-01T09:45:00Z" w:id="265">
          <w:pPr>
            <w:numPr>
              <w:numId w:val="44"/>
            </w:numPr>
            <w:tabs>
              <w:tab w:val="num" w:pos="720"/>
            </w:tabs>
            <w:spacing w:line="360" w:lineRule="auto"/>
            <w:ind w:left="720" w:hanging="360"/>
          </w:pPr>
        </w:pPrChange>
      </w:pPr>
      <w:r w:rsidRPr="001D59AC">
        <w:rPr>
          <w:rFonts w:ascii="Calibri" w:hAnsi="Calibri" w:cs="Calibri"/>
          <w:lang w:eastAsia="es-MX"/>
        </w:rPr>
        <w:t>Seguimiento de la mejora de la eficiencia a lo largo del tiempo, ajustada por variaciones en la producción o actividad.</w:t>
      </w:r>
    </w:p>
    <w:p w:rsidRPr="001D59AC" w:rsidR="00DF559B" w:rsidRDefault="00DF559B" w14:paraId="53831AD8" w14:textId="77777777">
      <w:pPr>
        <w:numPr>
          <w:ilvl w:val="0"/>
          <w:numId w:val="36"/>
        </w:numPr>
        <w:spacing w:line="360" w:lineRule="auto"/>
        <w:rPr>
          <w:rFonts w:ascii="Calibri" w:hAnsi="Calibri" w:cs="Calibri"/>
          <w:lang w:eastAsia="es-MX"/>
        </w:rPr>
        <w:pPrChange w:author="LauraPGM" w:date="2025-10-01T09:45:00Z" w:id="266">
          <w:pPr>
            <w:numPr>
              <w:numId w:val="44"/>
            </w:numPr>
            <w:tabs>
              <w:tab w:val="num" w:pos="720"/>
            </w:tabs>
            <w:spacing w:line="360" w:lineRule="auto"/>
            <w:ind w:left="720" w:hanging="360"/>
          </w:pPr>
        </w:pPrChange>
      </w:pPr>
      <w:r w:rsidRPr="001D59AC">
        <w:rPr>
          <w:rFonts w:ascii="Calibri" w:hAnsi="Calibri" w:cs="Calibri"/>
          <w:lang w:eastAsia="es-MX"/>
        </w:rPr>
        <w:t>Establecimiento de objetivos de eficiencia energética por unidad de producción o servicio.</w:t>
      </w:r>
    </w:p>
    <w:p w:rsidRPr="001D59AC" w:rsidR="00DF559B" w:rsidP="001D59AC" w:rsidRDefault="00DF559B" w14:paraId="67A9B2C6" w14:textId="77777777">
      <w:pPr>
        <w:spacing w:line="360" w:lineRule="auto"/>
        <w:ind w:left="720"/>
        <w:rPr>
          <w:rFonts w:ascii="Calibri" w:hAnsi="Calibri" w:cs="Calibri"/>
          <w:lang w:eastAsia="es-MX"/>
        </w:rPr>
      </w:pPr>
    </w:p>
    <w:p w:rsidRPr="001D59AC" w:rsidR="00DF559B" w:rsidRDefault="00DF559B" w14:paraId="743C3BC1" w14:textId="77777777">
      <w:pPr>
        <w:pStyle w:val="Prrafodelista"/>
        <w:numPr>
          <w:ilvl w:val="0"/>
          <w:numId w:val="37"/>
        </w:numPr>
        <w:spacing w:line="360" w:lineRule="auto"/>
        <w:rPr>
          <w:rFonts w:ascii="Calibri" w:hAnsi="Calibri" w:cs="Calibri"/>
          <w:lang w:eastAsia="es-MX"/>
        </w:rPr>
        <w:pPrChange w:author="LauraPGM" w:date="2025-10-01T09:45:00Z" w:id="267">
          <w:pPr>
            <w:pStyle w:val="Prrafodelista"/>
            <w:numPr>
              <w:numId w:val="45"/>
            </w:numPr>
            <w:tabs>
              <w:tab w:val="num" w:pos="720"/>
            </w:tabs>
            <w:spacing w:line="360" w:lineRule="auto"/>
            <w:ind w:hanging="360"/>
          </w:pPr>
        </w:pPrChange>
      </w:pPr>
      <w:r w:rsidRPr="001D59AC">
        <w:rPr>
          <w:rFonts w:ascii="Calibri" w:hAnsi="Calibri" w:cs="Calibri"/>
          <w:b/>
          <w:bCs/>
          <w:lang w:eastAsia="es-MX"/>
        </w:rPr>
        <w:t>Ejemplos específicos:</w:t>
      </w:r>
      <w:r w:rsidRPr="001D59AC">
        <w:rPr>
          <w:rFonts w:ascii="Calibri" w:hAnsi="Calibri" w:cs="Calibri"/>
          <w:lang w:eastAsia="es-MX"/>
        </w:rPr>
        <w:t xml:space="preserve"> </w:t>
      </w:r>
    </w:p>
    <w:p w:rsidRPr="001D59AC" w:rsidR="00DF559B" w:rsidRDefault="00117324" w14:paraId="45CD558C" w14:textId="1548EC35">
      <w:pPr>
        <w:numPr>
          <w:ilvl w:val="0"/>
          <w:numId w:val="37"/>
        </w:numPr>
        <w:spacing w:line="360" w:lineRule="auto"/>
        <w:rPr>
          <w:rFonts w:ascii="Calibri" w:hAnsi="Calibri" w:cs="Calibri"/>
          <w:lang w:eastAsia="es-MX"/>
        </w:rPr>
        <w:pPrChange w:author="LauraPGM" w:date="2025-10-01T09:45:00Z" w:id="268">
          <w:pPr>
            <w:numPr>
              <w:numId w:val="47"/>
            </w:numPr>
            <w:spacing w:line="360" w:lineRule="auto"/>
            <w:ind w:left="720" w:hanging="360"/>
          </w:pPr>
        </w:pPrChange>
      </w:pPr>
      <w:ins w:author="LauraPGM" w:date="2025-10-06T20:34:00Z" w:id="269">
        <w:r w:rsidRPr="00117324">
          <w:rPr>
            <w:rFonts w:ascii="Calibri" w:hAnsi="Calibri" w:cs="Calibri"/>
            <w:lang w:eastAsia="es-MX"/>
          </w:rPr>
          <w:t>La intensidad energética correspondiente a la línea</w:t>
        </w:r>
        <w:r w:rsidRPr="00117324" w:rsidDel="00117324">
          <w:rPr>
            <w:rFonts w:ascii="Calibri" w:hAnsi="Calibri" w:cs="Calibri"/>
            <w:lang w:eastAsia="es-MX"/>
          </w:rPr>
          <w:t xml:space="preserve"> </w:t>
        </w:r>
      </w:ins>
      <w:del w:author="LauraPGM" w:date="2025-10-06T20:34:00Z" w:id="270">
        <w:r w:rsidRPr="001D59AC" w:rsidDel="00117324" w:rsidR="00DF559B">
          <w:rPr>
            <w:rFonts w:ascii="Calibri" w:hAnsi="Calibri" w:cs="Calibri"/>
            <w:lang w:eastAsia="es-MX"/>
          </w:rPr>
          <w:delText xml:space="preserve">La intensidad energética de nuestra línea </w:delText>
        </w:r>
      </w:del>
      <w:r w:rsidRPr="001D59AC" w:rsidR="00DF559B">
        <w:rPr>
          <w:rFonts w:ascii="Calibri" w:hAnsi="Calibri" w:cs="Calibri"/>
          <w:lang w:eastAsia="es-MX"/>
        </w:rPr>
        <w:t xml:space="preserve">de producción de botellas plásticas es de 0.8 </w:t>
      </w:r>
      <w:proofErr w:type="spellStart"/>
      <w:r w:rsidRPr="001D59AC" w:rsidR="00DF559B">
        <w:rPr>
          <w:rFonts w:ascii="Calibri" w:hAnsi="Calibri" w:cs="Calibri"/>
          <w:lang w:eastAsia="es-MX"/>
        </w:rPr>
        <w:t>kWh</w:t>
      </w:r>
      <w:proofErr w:type="spellEnd"/>
      <w:r w:rsidRPr="001D59AC" w:rsidR="00DF559B">
        <w:rPr>
          <w:rFonts w:ascii="Calibri" w:hAnsi="Calibri" w:cs="Calibri"/>
          <w:lang w:eastAsia="es-MX"/>
        </w:rPr>
        <w:t xml:space="preserve"> por </w:t>
      </w:r>
      <w:r w:rsidRPr="001D59AC" w:rsidR="0030088D">
        <w:rPr>
          <w:rFonts w:ascii="Calibri" w:hAnsi="Calibri" w:cs="Calibri"/>
          <w:lang w:eastAsia="es-MX"/>
        </w:rPr>
        <w:t>botella.</w:t>
      </w:r>
    </w:p>
    <w:p w:rsidRPr="001D59AC" w:rsidR="00472188" w:rsidRDefault="00DF559B" w14:paraId="1F74B7DF" w14:textId="77777777">
      <w:pPr>
        <w:numPr>
          <w:ilvl w:val="0"/>
          <w:numId w:val="39"/>
        </w:numPr>
        <w:spacing w:line="360" w:lineRule="auto"/>
        <w:rPr>
          <w:rFonts w:ascii="Calibri" w:hAnsi="Calibri" w:cs="Calibri"/>
          <w:lang w:eastAsia="es-MX"/>
        </w:rPr>
        <w:pPrChange w:author="LauraPGM" w:date="2025-10-01T09:45:00Z" w:id="271">
          <w:pPr>
            <w:numPr>
              <w:numId w:val="47"/>
            </w:numPr>
            <w:spacing w:line="360" w:lineRule="auto"/>
            <w:ind w:left="720" w:hanging="360"/>
          </w:pPr>
        </w:pPrChange>
      </w:pPr>
      <w:r w:rsidRPr="001D59AC">
        <w:rPr>
          <w:rFonts w:ascii="Calibri" w:hAnsi="Calibri" w:cs="Calibri"/>
          <w:lang w:eastAsia="es-MX"/>
        </w:rPr>
        <w:t>El consumo específico de gas para secado es de 0.5 m</w:t>
      </w:r>
      <w:r w:rsidRPr="001D59AC" w:rsidR="0030088D">
        <w:rPr>
          <w:rFonts w:ascii="Calibri" w:hAnsi="Calibri" w:cs="Calibri"/>
          <w:lang w:eastAsia="es-MX"/>
        </w:rPr>
        <w:t>³ por kg de material procesado.</w:t>
      </w:r>
    </w:p>
    <w:p w:rsidRPr="001D59AC" w:rsidR="00472188" w:rsidP="001D59AC" w:rsidRDefault="00472188" w14:paraId="3EE44A9A" w14:textId="77777777">
      <w:pPr>
        <w:pStyle w:val="Prrafodelista"/>
        <w:spacing w:before="100" w:beforeAutospacing="1" w:after="100" w:afterAutospacing="1" w:line="360" w:lineRule="auto"/>
        <w:outlineLvl w:val="2"/>
        <w:rPr>
          <w:rFonts w:ascii="Calibri" w:hAnsi="Calibri" w:eastAsia="Times New Roman" w:cs="Calibri"/>
          <w:b/>
          <w:bCs/>
          <w:lang w:eastAsia="es-CO"/>
        </w:rPr>
      </w:pPr>
    </w:p>
    <w:p w:rsidRPr="001D59AC" w:rsidR="00472188" w:rsidRDefault="00472188" w14:paraId="78D8E6F3" w14:textId="5BBEB9A1">
      <w:pPr>
        <w:pStyle w:val="Prrafodelista"/>
        <w:numPr>
          <w:ilvl w:val="0"/>
          <w:numId w:val="31"/>
        </w:numPr>
        <w:spacing w:before="100" w:beforeAutospacing="1" w:after="100" w:afterAutospacing="1" w:line="360" w:lineRule="auto"/>
        <w:outlineLvl w:val="2"/>
        <w:rPr>
          <w:rFonts w:ascii="Calibri" w:hAnsi="Calibri" w:eastAsia="Times New Roman" w:cs="Calibri"/>
          <w:b/>
          <w:bCs/>
          <w:lang w:eastAsia="es-CO"/>
        </w:rPr>
        <w:pPrChange w:author="LauraPGM" w:date="2025-10-01T09:45:00Z" w:id="272">
          <w:pPr>
            <w:pStyle w:val="Prrafodelista"/>
            <w:numPr>
              <w:numId w:val="35"/>
            </w:numPr>
            <w:spacing w:before="100" w:beforeAutospacing="1" w:after="100" w:afterAutospacing="1" w:line="360" w:lineRule="auto"/>
            <w:ind w:hanging="360"/>
            <w:outlineLvl w:val="2"/>
          </w:pPr>
        </w:pPrChange>
      </w:pPr>
      <w:proofErr w:type="spellStart"/>
      <w:r w:rsidRPr="001D59AC">
        <w:rPr>
          <w:rFonts w:ascii="Calibri" w:hAnsi="Calibri" w:eastAsia="Times New Roman" w:cs="Calibri"/>
          <w:b/>
          <w:bCs/>
          <w:lang w:eastAsia="es-CO"/>
        </w:rPr>
        <w:t>IDEs</w:t>
      </w:r>
      <w:proofErr w:type="spellEnd"/>
      <w:r w:rsidRPr="001D59AC">
        <w:rPr>
          <w:rFonts w:ascii="Calibri" w:hAnsi="Calibri" w:eastAsia="Times New Roman" w:cs="Calibri"/>
          <w:b/>
          <w:bCs/>
          <w:lang w:eastAsia="es-CO"/>
        </w:rPr>
        <w:t xml:space="preserve"> de eficiencia (rendimiento de equipos, sistemas y procesos)</w:t>
      </w:r>
    </w:p>
    <w:p w:rsidRPr="001D59AC" w:rsidR="00472188" w:rsidP="001D59AC" w:rsidRDefault="00472188" w14:paraId="3420EE37" w14:textId="77777777">
      <w:pPr>
        <w:spacing w:before="100" w:beforeAutospacing="1" w:after="100" w:afterAutospacing="1" w:line="360" w:lineRule="auto"/>
        <w:rPr>
          <w:rFonts w:ascii="Calibri" w:hAnsi="Calibri" w:eastAsia="Times New Roman" w:cs="Calibri"/>
          <w:lang w:eastAsia="es-CO"/>
        </w:rPr>
      </w:pPr>
      <w:r w:rsidRPr="001D59AC">
        <w:rPr>
          <w:rFonts w:ascii="Calibri" w:hAnsi="Calibri" w:eastAsia="Times New Roman" w:cs="Calibri"/>
          <w:lang w:eastAsia="es-CO"/>
        </w:rPr>
        <w:t xml:space="preserve">Estos </w:t>
      </w:r>
      <w:proofErr w:type="spellStart"/>
      <w:r w:rsidRPr="001D59AC">
        <w:rPr>
          <w:rFonts w:ascii="Calibri" w:hAnsi="Calibri" w:eastAsia="Times New Roman" w:cs="Calibri"/>
          <w:lang w:eastAsia="es-CO"/>
        </w:rPr>
        <w:t>IDEs</w:t>
      </w:r>
      <w:proofErr w:type="spellEnd"/>
      <w:r w:rsidRPr="001D59AC">
        <w:rPr>
          <w:rFonts w:ascii="Calibri" w:hAnsi="Calibri" w:eastAsia="Times New Roman" w:cs="Calibri"/>
          <w:lang w:eastAsia="es-CO"/>
        </w:rPr>
        <w:t xml:space="preserve"> miden la eficiencia con la que un equipo o sistema específico transforma la energía de entrada en energía útil de salida. Representan la relación entre el beneficio energético obtenido y la energía total suministrada.</w:t>
      </w:r>
    </w:p>
    <w:p w:rsidRPr="001D59AC" w:rsidR="000E6DB8" w:rsidP="001D59AC" w:rsidRDefault="000E6DB8" w14:paraId="3DD36235" w14:textId="77777777">
      <w:pPr>
        <w:spacing w:before="100" w:beforeAutospacing="1" w:after="100" w:afterAutospacing="1" w:line="360" w:lineRule="auto"/>
        <w:rPr>
          <w:rFonts w:ascii="Calibri" w:hAnsi="Calibri" w:eastAsia="Times New Roman" w:cs="Calibri"/>
          <w:lang w:eastAsia="es-CO"/>
        </w:rPr>
      </w:pPr>
      <w:r w:rsidRPr="001D59AC">
        <w:rPr>
          <w:rFonts w:ascii="Calibri" w:hAnsi="Calibri" w:eastAsia="Times New Roman" w:cs="Calibri"/>
          <w:b/>
          <w:bCs/>
          <w:noProof/>
          <w:lang w:eastAsia="es-CO"/>
        </w:rPr>
        <mc:AlternateContent>
          <mc:Choice Requires="wps">
            <w:drawing>
              <wp:anchor distT="0" distB="0" distL="114300" distR="114300" simplePos="0" relativeHeight="251683840" behindDoc="1" locked="0" layoutInCell="1" allowOverlap="1" wp14:anchorId="1F032A88" wp14:editId="35526847">
                <wp:simplePos x="0" y="0"/>
                <wp:positionH relativeFrom="column">
                  <wp:posOffset>-148590</wp:posOffset>
                </wp:positionH>
                <wp:positionV relativeFrom="paragraph">
                  <wp:posOffset>-97155</wp:posOffset>
                </wp:positionV>
                <wp:extent cx="6565900" cy="1593850"/>
                <wp:effectExtent l="57150" t="19050" r="82550" b="101600"/>
                <wp:wrapNone/>
                <wp:docPr id="3" name="Rectángulo 3"/>
                <wp:cNvGraphicFramePr/>
                <a:graphic xmlns:a="http://schemas.openxmlformats.org/drawingml/2006/main">
                  <a:graphicData uri="http://schemas.microsoft.com/office/word/2010/wordprocessingShape">
                    <wps:wsp>
                      <wps:cNvSpPr/>
                      <wps:spPr>
                        <a:xfrm>
                          <a:off x="0" y="0"/>
                          <a:ext cx="6565900" cy="159385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414DFE2">
              <v:rect id="Rectángulo 3" style="position:absolute;margin-left:-11.7pt;margin-top:-7.65pt;width:517pt;height:125.5pt;z-index:-2516326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76777C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">
                <v:fill type="gradient" color2="#a7bfde [1620]" angle="180" focus="100%" rotate="t">
                  <o:fill v:ext="view" type="gradientUnscaled"/>
                </v:fill>
                <v:shadow on="t" color="black" opacity="22937f" offset="0,.63889mm" origin=",.5"/>
              </v:rect>
            </w:pict>
          </mc:Fallback>
        </mc:AlternateContent>
      </w:r>
      <w:r w:rsidRPr="001D59AC" w:rsidR="00472188">
        <w:rPr>
          <w:rFonts w:ascii="Calibri" w:hAnsi="Calibri" w:eastAsia="Times New Roman" w:cs="Calibri"/>
          <w:b/>
          <w:bCs/>
          <w:lang w:eastAsia="es-CO"/>
        </w:rPr>
        <w:t>¿Cómo funcionan?</w:t>
      </w:r>
      <w:r w:rsidRPr="001D59AC" w:rsidR="00472188">
        <w:rPr>
          <w:rFonts w:ascii="Calibri" w:hAnsi="Calibri" w:eastAsia="Times New Roman" w:cs="Calibri"/>
          <w:lang w:eastAsia="es-CO"/>
        </w:rPr>
        <w:br/>
      </w:r>
      <w:r w:rsidRPr="001D59AC" w:rsidR="00472188">
        <w:rPr>
          <w:rFonts w:ascii="Calibri" w:hAnsi="Calibri" w:eastAsia="Times New Roman" w:cs="Calibri"/>
          <w:lang w:eastAsia="es-CO"/>
        </w:rPr>
        <w:t xml:space="preserve">Estos indicadores se centran en la eficiencia intrínseca de la maquinaria y de los sistemas de infraestructura. Un rendimiento más alto significa que una mayor proporción de la energía suministrada se convierte en trabajo útil o en el resultado deseado, mientras que una menor proporción se pierde, típicamente en forma de calor. La medición de estos </w:t>
      </w:r>
      <w:proofErr w:type="spellStart"/>
      <w:r w:rsidRPr="001D59AC" w:rsidR="00472188">
        <w:rPr>
          <w:rFonts w:ascii="Calibri" w:hAnsi="Calibri" w:eastAsia="Times New Roman" w:cs="Calibri"/>
          <w:lang w:eastAsia="es-CO"/>
        </w:rPr>
        <w:t>IDEs</w:t>
      </w:r>
      <w:proofErr w:type="spellEnd"/>
      <w:r w:rsidRPr="001D59AC" w:rsidR="00472188">
        <w:rPr>
          <w:rFonts w:ascii="Calibri" w:hAnsi="Calibri" w:eastAsia="Times New Roman" w:cs="Calibri"/>
          <w:lang w:eastAsia="es-CO"/>
        </w:rPr>
        <w:t xml:space="preserve"> a menudo requiere instrumentación específica instala</w:t>
      </w:r>
      <w:r w:rsidRPr="001D59AC">
        <w:rPr>
          <w:rFonts w:ascii="Calibri" w:hAnsi="Calibri" w:eastAsia="Times New Roman" w:cs="Calibri"/>
          <w:lang w:eastAsia="es-CO"/>
        </w:rPr>
        <w:t>da directamente en los equipos.</w:t>
      </w:r>
    </w:p>
    <w:p w:rsidRPr="001D59AC" w:rsidR="00472188" w:rsidRDefault="00472188" w14:paraId="63FB7582" w14:textId="479DF297">
      <w:pPr>
        <w:pStyle w:val="Prrafodelista"/>
        <w:numPr>
          <w:ilvl w:val="0"/>
          <w:numId w:val="40"/>
        </w:numPr>
        <w:spacing w:before="100" w:beforeAutospacing="1" w:after="100" w:afterAutospacing="1" w:line="360" w:lineRule="auto"/>
        <w:rPr>
          <w:rFonts w:ascii="Calibri" w:hAnsi="Calibri" w:eastAsia="Times New Roman" w:cs="Calibri"/>
          <w:lang w:eastAsia="es-CO"/>
        </w:rPr>
        <w:pPrChange w:author="LauraPGM" w:date="2025-10-01T09:45:00Z" w:id="273">
          <w:pPr>
            <w:pStyle w:val="Prrafodelista"/>
            <w:numPr>
              <w:numId w:val="50"/>
            </w:numPr>
            <w:tabs>
              <w:tab w:val="num" w:pos="720"/>
            </w:tabs>
            <w:spacing w:before="100" w:beforeAutospacing="1" w:after="100" w:afterAutospacing="1" w:line="360" w:lineRule="auto"/>
            <w:ind w:hanging="360"/>
          </w:pPr>
        </w:pPrChange>
      </w:pPr>
      <w:r w:rsidRPr="001D59AC">
        <w:rPr>
          <w:rFonts w:ascii="Calibri" w:hAnsi="Calibri" w:eastAsia="Times New Roman" w:cs="Calibri"/>
          <w:b/>
          <w:bCs/>
          <w:lang w:eastAsia="es-CO"/>
        </w:rPr>
        <w:t>Expresión</w:t>
      </w:r>
      <w:r w:rsidRPr="001D59AC" w:rsidR="000E6DB8">
        <w:rPr>
          <w:rFonts w:ascii="Calibri" w:hAnsi="Calibri" w:eastAsia="Times New Roman" w:cs="Calibri"/>
          <w:b/>
          <w:bCs/>
          <w:lang w:eastAsia="es-CO"/>
        </w:rPr>
        <w:t>:</w:t>
      </w:r>
      <w:r w:rsidRPr="001D59AC">
        <w:rPr>
          <w:rFonts w:ascii="Calibri" w:hAnsi="Calibri" w:eastAsia="Times New Roman" w:cs="Calibri"/>
          <w:lang w:eastAsia="es-CO"/>
        </w:rPr>
        <w:br/>
      </w:r>
      <w:r w:rsidRPr="001D59AC">
        <w:rPr>
          <w:rFonts w:ascii="Calibri" w:hAnsi="Calibri" w:eastAsia="Times New Roman" w:cs="Calibri"/>
          <w:lang w:eastAsia="es-CO"/>
        </w:rPr>
        <w:t>Generalmente se expresan como un porcentaje (%) o como un coeficiente adimensional (por ejemplo: Coeficiente de Rendimiento – COP, Relación de Eficiencia Energética Estacional – SEER, Factor de Eficiencia Energética – EER).</w:t>
      </w:r>
    </w:p>
    <w:p w:rsidRPr="001D59AC" w:rsidR="000E6DB8" w:rsidP="001D59AC" w:rsidRDefault="000E6DB8" w14:paraId="1F9520E1" w14:textId="77777777">
      <w:pPr>
        <w:pStyle w:val="Prrafodelista"/>
        <w:spacing w:before="100" w:beforeAutospacing="1" w:after="100" w:afterAutospacing="1" w:line="360" w:lineRule="auto"/>
        <w:rPr>
          <w:rFonts w:ascii="Calibri" w:hAnsi="Calibri" w:eastAsia="Times New Roman" w:cs="Calibri"/>
          <w:lang w:eastAsia="es-CO"/>
        </w:rPr>
      </w:pPr>
    </w:p>
    <w:p w:rsidRPr="001D59AC" w:rsidR="00472188" w:rsidRDefault="00472188" w14:paraId="40D7F589" w14:textId="371B0DB0">
      <w:pPr>
        <w:pStyle w:val="Prrafodelista"/>
        <w:numPr>
          <w:ilvl w:val="0"/>
          <w:numId w:val="40"/>
        </w:numPr>
        <w:spacing w:before="100" w:beforeAutospacing="1" w:after="100" w:afterAutospacing="1" w:line="360" w:lineRule="auto"/>
        <w:rPr>
          <w:rFonts w:ascii="Calibri" w:hAnsi="Calibri" w:eastAsia="Times New Roman" w:cs="Calibri"/>
          <w:lang w:eastAsia="es-CO"/>
        </w:rPr>
        <w:pPrChange w:author="LauraPGM" w:date="2025-10-01T09:45:00Z" w:id="274">
          <w:pPr>
            <w:pStyle w:val="Prrafodelista"/>
            <w:numPr>
              <w:numId w:val="50"/>
            </w:numPr>
            <w:tabs>
              <w:tab w:val="num" w:pos="720"/>
            </w:tabs>
            <w:spacing w:before="100" w:beforeAutospacing="1" w:after="100" w:afterAutospacing="1" w:line="360" w:lineRule="auto"/>
            <w:ind w:hanging="360"/>
          </w:pPr>
        </w:pPrChange>
      </w:pPr>
      <w:r w:rsidRPr="001D59AC">
        <w:rPr>
          <w:rFonts w:ascii="Calibri" w:hAnsi="Calibri" w:eastAsia="Times New Roman" w:cs="Calibri"/>
          <w:b/>
          <w:bCs/>
          <w:lang w:eastAsia="es-CO"/>
        </w:rPr>
        <w:t>Aplicaciones comunes</w:t>
      </w:r>
      <w:r w:rsidRPr="001D59AC" w:rsidR="000E6DB8">
        <w:rPr>
          <w:rFonts w:ascii="Calibri" w:hAnsi="Calibri" w:eastAsia="Times New Roman" w:cs="Calibri"/>
          <w:b/>
          <w:bCs/>
          <w:lang w:eastAsia="es-CO"/>
        </w:rPr>
        <w:t>:</w:t>
      </w:r>
    </w:p>
    <w:p w:rsidRPr="001D59AC" w:rsidR="00472188" w:rsidRDefault="00472188" w14:paraId="37F36588" w14:textId="503DE780">
      <w:pPr>
        <w:numPr>
          <w:ilvl w:val="0"/>
          <w:numId w:val="41"/>
        </w:numPr>
        <w:spacing w:before="100" w:beforeAutospacing="1" w:after="100" w:afterAutospacing="1" w:line="360" w:lineRule="auto"/>
        <w:rPr>
          <w:rFonts w:ascii="Calibri" w:hAnsi="Calibri" w:eastAsia="Times New Roman" w:cs="Calibri"/>
          <w:lang w:eastAsia="es-CO"/>
        </w:rPr>
        <w:pPrChange w:author="LauraPGM" w:date="2025-10-01T09:45:00Z" w:id="275">
          <w:pPr>
            <w:numPr>
              <w:numId w:val="51"/>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Evaluación del desempeño de equipos individuales de alto consumo</w:t>
      </w:r>
      <w:ins w:author="LauraPGM" w:date="2025-10-06T20:37:00Z" w:id="276">
        <w:r w:rsidR="00FA7B58">
          <w:rPr>
            <w:rFonts w:ascii="Calibri" w:hAnsi="Calibri" w:eastAsia="Times New Roman" w:cs="Calibri"/>
            <w:lang w:eastAsia="es-CO"/>
          </w:rPr>
          <w:t xml:space="preserve">: </w:t>
        </w:r>
      </w:ins>
      <w:del w:author="LauraPGM" w:date="2025-10-06T20:37:00Z" w:id="277">
        <w:r w:rsidRPr="001D59AC" w:rsidDel="00FA7B58">
          <w:rPr>
            <w:rFonts w:ascii="Calibri" w:hAnsi="Calibri" w:eastAsia="Times New Roman" w:cs="Calibri"/>
            <w:lang w:eastAsia="es-CO"/>
          </w:rPr>
          <w:delText xml:space="preserve"> (</w:delText>
        </w:r>
      </w:del>
      <w:r w:rsidRPr="001D59AC">
        <w:rPr>
          <w:rFonts w:ascii="Calibri" w:hAnsi="Calibri" w:eastAsia="Times New Roman" w:cs="Calibri"/>
          <w:lang w:eastAsia="es-CO"/>
        </w:rPr>
        <w:t xml:space="preserve">motores, bombas, compresores, calderas, sistemas </w:t>
      </w:r>
      <w:del w:author="LauraPGM" w:date="2025-10-06T20:44:00Z" w:id="278">
        <w:r w:rsidRPr="001D59AC" w:rsidDel="00C846B5">
          <w:rPr>
            <w:rFonts w:ascii="Calibri" w:hAnsi="Calibri" w:eastAsia="Times New Roman" w:cs="Calibri"/>
            <w:lang w:eastAsia="es-CO"/>
          </w:rPr>
          <w:delText>de</w:delText>
        </w:r>
      </w:del>
      <w:del w:author="LauraPGM" w:date="2025-10-06T20:36:00Z" w:id="279">
        <w:r w:rsidRPr="001D59AC" w:rsidDel="00FA7B58">
          <w:rPr>
            <w:rFonts w:ascii="Calibri" w:hAnsi="Calibri" w:eastAsia="Times New Roman" w:cs="Calibri"/>
            <w:lang w:eastAsia="es-CO"/>
          </w:rPr>
          <w:delText xml:space="preserve"> </w:delText>
        </w:r>
      </w:del>
      <w:r w:rsidRPr="001D59AC">
        <w:rPr>
          <w:rFonts w:ascii="Calibri" w:hAnsi="Calibri" w:eastAsia="Times New Roman" w:cs="Calibri"/>
          <w:lang w:eastAsia="es-CO"/>
        </w:rPr>
        <w:t>HVAC</w:t>
      </w:r>
      <w:ins w:author="LauraPGM" w:date="2025-10-06T20:44:00Z" w:id="280">
        <w:r w:rsidR="00C846B5">
          <w:rPr>
            <w:rFonts w:ascii="Calibri" w:hAnsi="Calibri" w:eastAsia="Times New Roman" w:cs="Calibri"/>
            <w:lang w:eastAsia="es-CO"/>
          </w:rPr>
          <w:t xml:space="preserve"> (</w:t>
        </w:r>
      </w:ins>
      <w:proofErr w:type="spellStart"/>
      <w:ins w:author="LauraPGM" w:date="2025-10-06T20:45:00Z" w:id="281">
        <w:r w:rsidRPr="007F4840" w:rsidR="00C846B5">
          <w:rPr>
            <w:rFonts w:ascii="Calibri" w:hAnsi="Calibri" w:eastAsia="Times New Roman" w:cs="Calibri"/>
            <w:i/>
            <w:lang w:eastAsia="es-CO"/>
            <w:rPrChange w:author="LauraPGM" w:date="2025-10-06T20:45:00Z" w:id="282">
              <w:rPr>
                <w:rFonts w:ascii="Calibri" w:hAnsi="Calibri" w:eastAsia="Times New Roman" w:cs="Calibri"/>
                <w:lang w:eastAsia="es-CO"/>
              </w:rPr>
            </w:rPrChange>
          </w:rPr>
          <w:t>Heating</w:t>
        </w:r>
        <w:proofErr w:type="spellEnd"/>
        <w:r w:rsidRPr="007F4840" w:rsidR="00C846B5">
          <w:rPr>
            <w:rFonts w:ascii="Calibri" w:hAnsi="Calibri" w:eastAsia="Times New Roman" w:cs="Calibri"/>
            <w:i/>
            <w:lang w:eastAsia="es-CO"/>
            <w:rPrChange w:author="LauraPGM" w:date="2025-10-06T20:45:00Z" w:id="283">
              <w:rPr>
                <w:rFonts w:ascii="Calibri" w:hAnsi="Calibri" w:eastAsia="Times New Roman" w:cs="Calibri"/>
                <w:lang w:eastAsia="es-CO"/>
              </w:rPr>
            </w:rPrChange>
          </w:rPr>
          <w:t xml:space="preserve">, </w:t>
        </w:r>
        <w:proofErr w:type="spellStart"/>
        <w:r w:rsidRPr="007F4840" w:rsidR="00C846B5">
          <w:rPr>
            <w:rFonts w:ascii="Calibri" w:hAnsi="Calibri" w:eastAsia="Times New Roman" w:cs="Calibri"/>
            <w:i/>
            <w:lang w:eastAsia="es-CO"/>
            <w:rPrChange w:author="LauraPGM" w:date="2025-10-06T20:45:00Z" w:id="284">
              <w:rPr>
                <w:rFonts w:ascii="Calibri" w:hAnsi="Calibri" w:eastAsia="Times New Roman" w:cs="Calibri"/>
                <w:lang w:eastAsia="es-CO"/>
              </w:rPr>
            </w:rPrChange>
          </w:rPr>
          <w:t>Ventilation</w:t>
        </w:r>
        <w:proofErr w:type="spellEnd"/>
        <w:r w:rsidRPr="00FA7B58" w:rsidR="00C846B5">
          <w:rPr>
            <w:rFonts w:ascii="Calibri" w:hAnsi="Calibri" w:eastAsia="Times New Roman" w:cs="Calibri"/>
            <w:lang w:eastAsia="es-CO"/>
          </w:rPr>
          <w:t xml:space="preserve">, and </w:t>
        </w:r>
        <w:r w:rsidRPr="005512F7" w:rsidR="00C846B5">
          <w:rPr>
            <w:rFonts w:ascii="Calibri" w:hAnsi="Calibri" w:eastAsia="Times New Roman" w:cs="Calibri"/>
            <w:i/>
            <w:lang w:eastAsia="es-CO"/>
            <w:rPrChange w:author="LauraPGM" w:date="2025-10-09T07:03:00Z" w:id="285">
              <w:rPr>
                <w:rFonts w:ascii="Calibri" w:hAnsi="Calibri" w:eastAsia="Times New Roman" w:cs="Calibri"/>
                <w:lang w:eastAsia="es-CO"/>
              </w:rPr>
            </w:rPrChange>
          </w:rPr>
          <w:t>Air</w:t>
        </w:r>
        <w:r w:rsidRPr="00FA7B58" w:rsidR="00C846B5">
          <w:rPr>
            <w:rFonts w:ascii="Calibri" w:hAnsi="Calibri" w:eastAsia="Times New Roman" w:cs="Calibri"/>
            <w:lang w:eastAsia="es-CO"/>
          </w:rPr>
          <w:t xml:space="preserve"> </w:t>
        </w:r>
        <w:proofErr w:type="spellStart"/>
        <w:r w:rsidRPr="007F4840" w:rsidR="00C846B5">
          <w:rPr>
            <w:rFonts w:ascii="Calibri" w:hAnsi="Calibri" w:eastAsia="Times New Roman" w:cs="Calibri"/>
            <w:i/>
            <w:lang w:eastAsia="es-CO"/>
            <w:rPrChange w:author="LauraPGM" w:date="2025-10-06T20:45:00Z" w:id="286">
              <w:rPr>
                <w:rFonts w:ascii="Calibri" w:hAnsi="Calibri" w:eastAsia="Times New Roman" w:cs="Calibri"/>
                <w:lang w:eastAsia="es-CO"/>
              </w:rPr>
            </w:rPrChange>
          </w:rPr>
          <w:t>Conditioning</w:t>
        </w:r>
        <w:proofErr w:type="spellEnd"/>
        <w:r w:rsidR="00C846B5">
          <w:rPr>
            <w:rFonts w:ascii="Calibri" w:hAnsi="Calibri" w:eastAsia="Times New Roman" w:cs="Calibri"/>
            <w:lang w:eastAsia="es-CO"/>
          </w:rPr>
          <w:t xml:space="preserve">) </w:t>
        </w:r>
      </w:ins>
      <w:ins w:author="LauraPGM" w:date="2025-10-06T20:37:00Z" w:id="287">
        <w:r w:rsidR="00FA7B58">
          <w:rPr>
            <w:rFonts w:ascii="Calibri" w:hAnsi="Calibri" w:eastAsia="Times New Roman" w:cs="Calibri"/>
            <w:lang w:eastAsia="es-CO"/>
          </w:rPr>
          <w:t xml:space="preserve">y </w:t>
        </w:r>
      </w:ins>
      <w:del w:author="LauraPGM" w:date="2025-10-06T20:37:00Z" w:id="288">
        <w:r w:rsidRPr="001D59AC" w:rsidDel="00FA7B58">
          <w:rPr>
            <w:rFonts w:ascii="Calibri" w:hAnsi="Calibri" w:eastAsia="Times New Roman" w:cs="Calibri"/>
            <w:lang w:eastAsia="es-CO"/>
          </w:rPr>
          <w:delText xml:space="preserve">, </w:delText>
        </w:r>
      </w:del>
      <w:r w:rsidRPr="001D59AC">
        <w:rPr>
          <w:rFonts w:ascii="Calibri" w:hAnsi="Calibri" w:eastAsia="Times New Roman" w:cs="Calibri"/>
          <w:lang w:eastAsia="es-CO"/>
        </w:rPr>
        <w:t>sistemas de iluminación</w:t>
      </w:r>
      <w:del w:author="LauraPGM" w:date="2025-10-06T20:36:00Z" w:id="289">
        <w:r w:rsidRPr="001D59AC" w:rsidDel="00FA7B58">
          <w:rPr>
            <w:rFonts w:ascii="Calibri" w:hAnsi="Calibri" w:eastAsia="Times New Roman" w:cs="Calibri"/>
            <w:lang w:eastAsia="es-CO"/>
          </w:rPr>
          <w:delText>)</w:delText>
        </w:r>
      </w:del>
      <w:r w:rsidRPr="001D59AC">
        <w:rPr>
          <w:rFonts w:ascii="Calibri" w:hAnsi="Calibri" w:eastAsia="Times New Roman" w:cs="Calibri"/>
          <w:lang w:eastAsia="es-CO"/>
        </w:rPr>
        <w:t>.</w:t>
      </w:r>
    </w:p>
    <w:p w:rsidRPr="001D59AC" w:rsidR="00472188" w:rsidRDefault="00472188" w14:paraId="0F8AE74E" w14:textId="77777777">
      <w:pPr>
        <w:numPr>
          <w:ilvl w:val="0"/>
          <w:numId w:val="41"/>
        </w:numPr>
        <w:spacing w:before="100" w:beforeAutospacing="1" w:after="100" w:afterAutospacing="1" w:line="360" w:lineRule="auto"/>
        <w:rPr>
          <w:rFonts w:ascii="Calibri" w:hAnsi="Calibri" w:eastAsia="Times New Roman" w:cs="Calibri"/>
          <w:lang w:eastAsia="es-CO"/>
        </w:rPr>
        <w:pPrChange w:author="LauraPGM" w:date="2025-10-01T09:45:00Z" w:id="290">
          <w:pPr>
            <w:numPr>
              <w:numId w:val="51"/>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Identificación de equipos ineficientes que podrían ser candidatos para optimización, mantenimiento avanzado o reemplazo.</w:t>
      </w:r>
    </w:p>
    <w:p w:rsidRPr="001D59AC" w:rsidR="00472188" w:rsidRDefault="00472188" w14:paraId="5ED84718" w14:textId="77777777">
      <w:pPr>
        <w:numPr>
          <w:ilvl w:val="0"/>
          <w:numId w:val="41"/>
        </w:numPr>
        <w:spacing w:before="100" w:beforeAutospacing="1" w:after="100" w:afterAutospacing="1" w:line="360" w:lineRule="auto"/>
        <w:rPr>
          <w:rFonts w:ascii="Calibri" w:hAnsi="Calibri" w:eastAsia="Times New Roman" w:cs="Calibri"/>
          <w:lang w:eastAsia="es-CO"/>
        </w:rPr>
        <w:pPrChange w:author="LauraPGM" w:date="2025-10-01T09:45:00Z" w:id="291">
          <w:pPr>
            <w:numPr>
              <w:numId w:val="51"/>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Seguimiento del mantenimiento y la degradación del rendimiento de los equipos a lo largo del tiempo.</w:t>
      </w:r>
    </w:p>
    <w:p w:rsidRPr="001D59AC" w:rsidR="00472188" w:rsidRDefault="00472188" w14:paraId="2A2C408E" w14:textId="77777777">
      <w:pPr>
        <w:numPr>
          <w:ilvl w:val="0"/>
          <w:numId w:val="41"/>
        </w:numPr>
        <w:spacing w:before="100" w:beforeAutospacing="1" w:after="100" w:afterAutospacing="1" w:line="360" w:lineRule="auto"/>
        <w:rPr>
          <w:rFonts w:ascii="Calibri" w:hAnsi="Calibri" w:eastAsia="Times New Roman" w:cs="Calibri"/>
          <w:lang w:eastAsia="es-CO"/>
        </w:rPr>
        <w:pPrChange w:author="LauraPGM" w:date="2025-10-01T09:45:00Z" w:id="292">
          <w:pPr>
            <w:numPr>
              <w:numId w:val="51"/>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Verificación del cumplimiento de las especificaciones de eficiencia de los equipos según fabricantes o normativas.</w:t>
      </w:r>
    </w:p>
    <w:p w:rsidRPr="00532D7F" w:rsidR="00472188" w:rsidRDefault="00472188" w14:paraId="7EB56372" w14:textId="254F798F">
      <w:pPr>
        <w:pStyle w:val="Prrafodelista"/>
        <w:numPr>
          <w:ilvl w:val="0"/>
          <w:numId w:val="37"/>
        </w:numPr>
        <w:spacing w:before="100" w:beforeAutospacing="1" w:after="100" w:afterAutospacing="1" w:line="360" w:lineRule="auto"/>
        <w:rPr>
          <w:rFonts w:ascii="Calibri" w:hAnsi="Calibri" w:eastAsia="Times New Roman" w:cs="Calibri"/>
          <w:lang w:eastAsia="es-CO"/>
          <w:rPrChange w:author="LauraPGM" w:date="2025-10-01T13:15:00Z" w:id="293">
            <w:rPr>
              <w:lang w:eastAsia="es-CO"/>
            </w:rPr>
          </w:rPrChange>
        </w:rPr>
        <w:pPrChange w:author="LauraPGM" w:date="2025-10-01T13:15:00Z" w:id="294">
          <w:pPr>
            <w:pStyle w:val="Prrafodelista"/>
            <w:numPr>
              <w:numId w:val="52"/>
            </w:numPr>
            <w:spacing w:before="100" w:beforeAutospacing="1" w:after="100" w:afterAutospacing="1" w:line="360" w:lineRule="auto"/>
            <w:ind w:hanging="360"/>
          </w:pPr>
        </w:pPrChange>
      </w:pPr>
      <w:r w:rsidRPr="00532D7F">
        <w:rPr>
          <w:rFonts w:ascii="Calibri" w:hAnsi="Calibri" w:eastAsia="Times New Roman" w:cs="Calibri"/>
          <w:b/>
          <w:bCs/>
          <w:lang w:eastAsia="es-CO"/>
          <w:rPrChange w:author="LauraPGM" w:date="2025-10-01T13:15:00Z" w:id="295">
            <w:rPr>
              <w:lang w:eastAsia="es-CO"/>
            </w:rPr>
          </w:rPrChange>
        </w:rPr>
        <w:t>Ejemplos específicos</w:t>
      </w:r>
      <w:r w:rsidRPr="00532D7F" w:rsidR="000E6DB8">
        <w:rPr>
          <w:rFonts w:ascii="Calibri" w:hAnsi="Calibri" w:eastAsia="Times New Roman" w:cs="Calibri"/>
          <w:b/>
          <w:bCs/>
          <w:lang w:eastAsia="es-CO"/>
          <w:rPrChange w:author="LauraPGM" w:date="2025-10-01T13:15:00Z" w:id="296">
            <w:rPr>
              <w:lang w:eastAsia="es-CO"/>
            </w:rPr>
          </w:rPrChange>
        </w:rPr>
        <w:t>:</w:t>
      </w:r>
    </w:p>
    <w:p w:rsidRPr="001D59AC" w:rsidR="00472188" w:rsidRDefault="00472188" w14:paraId="0FB500C8" w14:textId="77777777">
      <w:pPr>
        <w:numPr>
          <w:ilvl w:val="0"/>
          <w:numId w:val="43"/>
        </w:numPr>
        <w:spacing w:before="100" w:beforeAutospacing="1" w:after="100" w:afterAutospacing="1" w:line="360" w:lineRule="auto"/>
        <w:rPr>
          <w:rFonts w:ascii="Calibri" w:hAnsi="Calibri" w:eastAsia="Times New Roman" w:cs="Calibri"/>
          <w:lang w:eastAsia="es-CO"/>
        </w:rPr>
        <w:pPrChange w:author="LauraPGM" w:date="2025-10-01T09:45:00Z" w:id="297">
          <w:pPr>
            <w:numPr>
              <w:numId w:val="53"/>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La eficiencia de una caldera de vapor es del 88 %, lo que significa que el 12 % de la energía del combustible se pierde.</w:t>
      </w:r>
    </w:p>
    <w:p w:rsidRPr="001D59AC" w:rsidR="00472188" w:rsidRDefault="00472188" w14:paraId="2DEBAF95" w14:textId="24EEC2A3">
      <w:pPr>
        <w:numPr>
          <w:ilvl w:val="0"/>
          <w:numId w:val="43"/>
        </w:numPr>
        <w:spacing w:before="100" w:beforeAutospacing="1" w:after="100" w:afterAutospacing="1" w:line="360" w:lineRule="auto"/>
        <w:rPr>
          <w:rFonts w:ascii="Calibri" w:hAnsi="Calibri" w:eastAsia="Times New Roman" w:cs="Calibri"/>
          <w:lang w:eastAsia="es-CO"/>
        </w:rPr>
        <w:pPrChange w:author="LauraPGM" w:date="2025-10-01T09:45:00Z" w:id="298">
          <w:pPr>
            <w:numPr>
              <w:numId w:val="53"/>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 xml:space="preserve">El </w:t>
      </w:r>
      <w:ins w:author="LauraPGM" w:date="2025-10-06T20:46:00Z" w:id="299">
        <w:r w:rsidR="00F20414">
          <w:rPr>
            <w:rFonts w:ascii="Calibri" w:hAnsi="Calibri" w:eastAsia="Times New Roman" w:cs="Calibri"/>
            <w:lang w:eastAsia="es-CO"/>
          </w:rPr>
          <w:t>C</w:t>
        </w:r>
      </w:ins>
      <w:del w:author="LauraPGM" w:date="2025-10-06T20:46:00Z" w:id="300">
        <w:r w:rsidRPr="001D59AC" w:rsidDel="00F20414">
          <w:rPr>
            <w:rFonts w:ascii="Calibri" w:hAnsi="Calibri" w:eastAsia="Times New Roman" w:cs="Calibri"/>
            <w:lang w:eastAsia="es-CO"/>
          </w:rPr>
          <w:delText>c</w:delText>
        </w:r>
      </w:del>
      <w:r w:rsidRPr="001D59AC">
        <w:rPr>
          <w:rFonts w:ascii="Calibri" w:hAnsi="Calibri" w:eastAsia="Times New Roman" w:cs="Calibri"/>
          <w:lang w:eastAsia="es-CO"/>
        </w:rPr>
        <w:t xml:space="preserve">oeficiente de </w:t>
      </w:r>
      <w:ins w:author="LauraPGM" w:date="2025-10-06T20:46:00Z" w:id="301">
        <w:r w:rsidR="00F20414">
          <w:rPr>
            <w:rFonts w:ascii="Calibri" w:hAnsi="Calibri" w:eastAsia="Times New Roman" w:cs="Calibri"/>
            <w:lang w:eastAsia="es-CO"/>
          </w:rPr>
          <w:t>R</w:t>
        </w:r>
      </w:ins>
      <w:del w:author="LauraPGM" w:date="2025-10-06T20:46:00Z" w:id="302">
        <w:r w:rsidRPr="001D59AC" w:rsidDel="00F20414">
          <w:rPr>
            <w:rFonts w:ascii="Calibri" w:hAnsi="Calibri" w:eastAsia="Times New Roman" w:cs="Calibri"/>
            <w:lang w:eastAsia="es-CO"/>
          </w:rPr>
          <w:delText>r</w:delText>
        </w:r>
      </w:del>
      <w:r w:rsidRPr="001D59AC">
        <w:rPr>
          <w:rFonts w:ascii="Calibri" w:hAnsi="Calibri" w:eastAsia="Times New Roman" w:cs="Calibri"/>
          <w:lang w:eastAsia="es-CO"/>
        </w:rPr>
        <w:t xml:space="preserve">endimiento (COP) de un </w:t>
      </w:r>
      <w:proofErr w:type="spellStart"/>
      <w:r w:rsidRPr="0034008E">
        <w:rPr>
          <w:rFonts w:ascii="Calibri" w:hAnsi="Calibri" w:eastAsia="Times New Roman" w:cs="Calibri"/>
          <w:i/>
          <w:lang w:eastAsia="es-CO"/>
          <w:rPrChange w:author="LauraPGM" w:date="2025-10-06T20:47:00Z" w:id="303">
            <w:rPr>
              <w:rFonts w:ascii="Calibri" w:hAnsi="Calibri" w:eastAsia="Times New Roman" w:cs="Calibri"/>
              <w:lang w:eastAsia="es-CO"/>
            </w:rPr>
          </w:rPrChange>
        </w:rPr>
        <w:t>chiller</w:t>
      </w:r>
      <w:proofErr w:type="spellEnd"/>
      <w:r w:rsidRPr="001D59AC">
        <w:rPr>
          <w:rFonts w:ascii="Calibri" w:hAnsi="Calibri" w:eastAsia="Times New Roman" w:cs="Calibri"/>
          <w:lang w:eastAsia="es-CO"/>
        </w:rPr>
        <w:t xml:space="preserve"> es de 3</w:t>
      </w:r>
      <w:ins w:author="LauraPGM" w:date="2025-10-06T21:31:00Z" w:id="304">
        <w:r w:rsidR="002C27FA">
          <w:rPr>
            <w:rFonts w:ascii="Calibri" w:hAnsi="Calibri" w:eastAsia="Times New Roman" w:cs="Calibri"/>
            <w:lang w:eastAsia="es-CO"/>
          </w:rPr>
          <w:t>.</w:t>
        </w:r>
      </w:ins>
      <w:del w:author="LauraPGM" w:date="2025-10-06T21:31:00Z" w:id="305">
        <w:r w:rsidRPr="001D59AC" w:rsidDel="002C27FA">
          <w:rPr>
            <w:rFonts w:ascii="Calibri" w:hAnsi="Calibri" w:eastAsia="Times New Roman" w:cs="Calibri"/>
            <w:lang w:eastAsia="es-CO"/>
          </w:rPr>
          <w:delText>,</w:delText>
        </w:r>
      </w:del>
      <w:r w:rsidRPr="001D59AC">
        <w:rPr>
          <w:rFonts w:ascii="Calibri" w:hAnsi="Calibri" w:eastAsia="Times New Roman" w:cs="Calibri"/>
          <w:lang w:eastAsia="es-CO"/>
        </w:rPr>
        <w:t>5, indicando que por cada unidad de energía eléctrica consumida se generan 3</w:t>
      </w:r>
      <w:ins w:author="LauraPGM" w:date="2025-10-06T21:31:00Z" w:id="306">
        <w:r w:rsidR="002C27FA">
          <w:rPr>
            <w:rFonts w:ascii="Calibri" w:hAnsi="Calibri" w:eastAsia="Times New Roman" w:cs="Calibri"/>
            <w:lang w:eastAsia="es-CO"/>
          </w:rPr>
          <w:t>.</w:t>
        </w:r>
      </w:ins>
      <w:del w:author="LauraPGM" w:date="2025-10-06T21:31:00Z" w:id="307">
        <w:r w:rsidRPr="001D59AC" w:rsidDel="002C27FA">
          <w:rPr>
            <w:rFonts w:ascii="Calibri" w:hAnsi="Calibri" w:eastAsia="Times New Roman" w:cs="Calibri"/>
            <w:lang w:eastAsia="es-CO"/>
          </w:rPr>
          <w:delText>,</w:delText>
        </w:r>
      </w:del>
      <w:r w:rsidRPr="001D59AC">
        <w:rPr>
          <w:rFonts w:ascii="Calibri" w:hAnsi="Calibri" w:eastAsia="Times New Roman" w:cs="Calibri"/>
          <w:lang w:eastAsia="es-CO"/>
        </w:rPr>
        <w:t>5 unidades de frío.</w:t>
      </w:r>
    </w:p>
    <w:p w:rsidRPr="001D59AC" w:rsidR="00472188" w:rsidRDefault="00472188" w14:paraId="45BBA013" w14:textId="3EEC5E90">
      <w:pPr>
        <w:numPr>
          <w:ilvl w:val="0"/>
          <w:numId w:val="43"/>
        </w:numPr>
        <w:spacing w:before="100" w:beforeAutospacing="1" w:after="100" w:afterAutospacing="1" w:line="360" w:lineRule="auto"/>
        <w:rPr>
          <w:rFonts w:ascii="Calibri" w:hAnsi="Calibri" w:eastAsia="Times New Roman" w:cs="Calibri"/>
          <w:lang w:eastAsia="es-CO"/>
        </w:rPr>
        <w:pPrChange w:author="LauraPGM" w:date="2025-10-01T09:45:00Z" w:id="308">
          <w:pPr>
            <w:numPr>
              <w:numId w:val="53"/>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Las nuevas luminarias LED presentan una eficacia luminosa de 120 lúmenes por vatio (lm</w:t>
      </w:r>
      <w:ins w:author="LauraPGM" w:date="2025-10-06T20:48:00Z" w:id="309">
        <w:r w:rsidR="00DC6379">
          <w:rPr>
            <w:rFonts w:ascii="Calibri" w:hAnsi="Calibri" w:eastAsia="Times New Roman" w:cs="Calibri"/>
            <w:lang w:eastAsia="es-CO"/>
          </w:rPr>
          <w:t xml:space="preserve"> </w:t>
        </w:r>
      </w:ins>
      <w:r w:rsidRPr="001D59AC">
        <w:rPr>
          <w:rFonts w:ascii="Calibri" w:hAnsi="Calibri" w:eastAsia="Times New Roman" w:cs="Calibri"/>
          <w:lang w:eastAsia="es-CO"/>
        </w:rPr>
        <w:t>/</w:t>
      </w:r>
      <w:ins w:author="LauraPGM" w:date="2025-10-06T20:48:00Z" w:id="310">
        <w:r w:rsidR="00DC6379">
          <w:rPr>
            <w:rFonts w:ascii="Calibri" w:hAnsi="Calibri" w:eastAsia="Times New Roman" w:cs="Calibri"/>
            <w:lang w:eastAsia="es-CO"/>
          </w:rPr>
          <w:t xml:space="preserve"> </w:t>
        </w:r>
      </w:ins>
      <w:r w:rsidRPr="001D59AC">
        <w:rPr>
          <w:rFonts w:ascii="Calibri" w:hAnsi="Calibri" w:eastAsia="Times New Roman" w:cs="Calibri"/>
          <w:lang w:eastAsia="es-CO"/>
        </w:rPr>
        <w:t>W), superando a las anteriores de 80 lm</w:t>
      </w:r>
      <w:ins w:author="LauraPGM" w:date="2025-10-06T20:48:00Z" w:id="311">
        <w:r w:rsidR="00DC6379">
          <w:rPr>
            <w:rFonts w:ascii="Calibri" w:hAnsi="Calibri" w:eastAsia="Times New Roman" w:cs="Calibri"/>
            <w:lang w:eastAsia="es-CO"/>
          </w:rPr>
          <w:t xml:space="preserve"> </w:t>
        </w:r>
      </w:ins>
      <w:r w:rsidRPr="001D59AC">
        <w:rPr>
          <w:rFonts w:ascii="Calibri" w:hAnsi="Calibri" w:eastAsia="Times New Roman" w:cs="Calibri"/>
          <w:lang w:eastAsia="es-CO"/>
        </w:rPr>
        <w:t>/</w:t>
      </w:r>
      <w:ins w:author="LauraPGM" w:date="2025-10-06T20:48:00Z" w:id="312">
        <w:r w:rsidR="00DC6379">
          <w:rPr>
            <w:rFonts w:ascii="Calibri" w:hAnsi="Calibri" w:eastAsia="Times New Roman" w:cs="Calibri"/>
            <w:lang w:eastAsia="es-CO"/>
          </w:rPr>
          <w:t xml:space="preserve"> </w:t>
        </w:r>
      </w:ins>
      <w:r w:rsidRPr="001D59AC">
        <w:rPr>
          <w:rFonts w:ascii="Calibri" w:hAnsi="Calibri" w:eastAsia="Times New Roman" w:cs="Calibri"/>
          <w:lang w:eastAsia="es-CO"/>
        </w:rPr>
        <w:t>W.</w:t>
      </w:r>
    </w:p>
    <w:p w:rsidRPr="001D59AC" w:rsidR="000E6DB8" w:rsidRDefault="000E6DB8" w14:paraId="2EC07A82" w14:textId="6E7C384D">
      <w:pPr>
        <w:pStyle w:val="Ttulo2"/>
        <w:numPr>
          <w:ilvl w:val="0"/>
          <w:numId w:val="31"/>
        </w:numPr>
        <w:spacing w:line="360" w:lineRule="auto"/>
        <w:rPr>
          <w:rFonts w:ascii="Calibri" w:hAnsi="Calibri" w:cs="Calibri"/>
          <w:b/>
          <w:sz w:val="22"/>
          <w:szCs w:val="22"/>
          <w:lang w:eastAsia="es-MX"/>
        </w:rPr>
        <w:pPrChange w:author="LauraPGM" w:date="2025-10-01T09:45:00Z" w:id="313">
          <w:pPr>
            <w:pStyle w:val="Ttulo2"/>
            <w:numPr>
              <w:numId w:val="35"/>
            </w:numPr>
            <w:ind w:left="720" w:hanging="360"/>
          </w:pPr>
        </w:pPrChange>
      </w:pPr>
      <w:bookmarkStart w:name="_Toc200949743" w:id="314"/>
      <w:proofErr w:type="spellStart"/>
      <w:r w:rsidRPr="001D59AC">
        <w:rPr>
          <w:rFonts w:ascii="Calibri" w:hAnsi="Calibri" w:cs="Calibri"/>
          <w:b/>
          <w:sz w:val="22"/>
          <w:szCs w:val="22"/>
          <w:lang w:eastAsia="es-MX"/>
        </w:rPr>
        <w:t>IDEs</w:t>
      </w:r>
      <w:proofErr w:type="spellEnd"/>
      <w:r w:rsidRPr="001D59AC">
        <w:rPr>
          <w:rFonts w:ascii="Calibri" w:hAnsi="Calibri" w:cs="Calibri"/>
          <w:b/>
          <w:sz w:val="22"/>
          <w:szCs w:val="22"/>
          <w:lang w:eastAsia="es-MX"/>
        </w:rPr>
        <w:t xml:space="preserve"> </w:t>
      </w:r>
      <w:ins w:author="LauraPGM" w:date="2025-10-06T20:50:00Z" w:id="315">
        <w:r w:rsidR="0091688B">
          <w:rPr>
            <w:rFonts w:ascii="Calibri" w:hAnsi="Calibri" w:cs="Calibri"/>
            <w:b/>
            <w:sz w:val="22"/>
            <w:szCs w:val="22"/>
            <w:lang w:eastAsia="es-MX"/>
          </w:rPr>
          <w:t>n</w:t>
        </w:r>
      </w:ins>
      <w:del w:author="LauraPGM" w:date="2025-10-06T20:50:00Z" w:id="316">
        <w:r w:rsidRPr="001D59AC" w:rsidDel="0091688B">
          <w:rPr>
            <w:rFonts w:ascii="Calibri" w:hAnsi="Calibri" w:cs="Calibri"/>
            <w:b/>
            <w:sz w:val="22"/>
            <w:szCs w:val="22"/>
            <w:lang w:eastAsia="es-MX"/>
          </w:rPr>
          <w:delText>N</w:delText>
        </w:r>
      </w:del>
      <w:r w:rsidRPr="001D59AC">
        <w:rPr>
          <w:rFonts w:ascii="Calibri" w:hAnsi="Calibri" w:cs="Calibri"/>
          <w:b/>
          <w:sz w:val="22"/>
          <w:szCs w:val="22"/>
          <w:lang w:eastAsia="es-MX"/>
        </w:rPr>
        <w:t>ormalizados (ajustados por variables externas como temperatura, ocupación)</w:t>
      </w:r>
      <w:del w:author="LauraPGM" w:date="2025-10-06T20:50:00Z" w:id="317">
        <w:r w:rsidRPr="001D59AC" w:rsidDel="0091688B">
          <w:rPr>
            <w:rFonts w:ascii="Calibri" w:hAnsi="Calibri" w:cs="Calibri"/>
            <w:b/>
            <w:sz w:val="22"/>
            <w:szCs w:val="22"/>
            <w:lang w:eastAsia="es-MX"/>
          </w:rPr>
          <w:delText>.</w:delText>
        </w:r>
      </w:del>
      <w:bookmarkEnd w:id="314"/>
    </w:p>
    <w:p w:rsidRPr="001D59AC" w:rsidR="000E6DB8" w:rsidRDefault="000E6DB8" w14:paraId="6998824B" w14:textId="77777777">
      <w:pPr>
        <w:spacing w:line="360" w:lineRule="auto"/>
        <w:rPr>
          <w:rFonts w:ascii="Calibri" w:hAnsi="Calibri" w:cs="Calibri"/>
          <w:lang w:eastAsia="es-MX"/>
        </w:rPr>
        <w:pPrChange w:author="LauraPGM" w:date="2025-10-01T09:45:00Z" w:id="318">
          <w:pPr/>
        </w:pPrChange>
      </w:pPr>
    </w:p>
    <w:p w:rsidRPr="001D59AC" w:rsidR="000E6DB8" w:rsidP="001D59AC" w:rsidRDefault="000E6DB8" w14:paraId="29288919" w14:textId="77777777">
      <w:pPr>
        <w:spacing w:line="360" w:lineRule="auto"/>
        <w:rPr>
          <w:rFonts w:ascii="Calibri" w:hAnsi="Calibri" w:cs="Calibri"/>
          <w:lang w:eastAsia="es-MX"/>
        </w:rPr>
      </w:pPr>
      <w:r w:rsidRPr="001D59AC">
        <w:rPr>
          <w:rFonts w:ascii="Calibri" w:hAnsi="Calibri" w:cs="Calibri"/>
          <w:lang w:eastAsia="es-MX"/>
        </w:rPr>
        <w:t xml:space="preserve">Los </w:t>
      </w:r>
      <w:proofErr w:type="spellStart"/>
      <w:r w:rsidRPr="001D59AC">
        <w:rPr>
          <w:rFonts w:ascii="Calibri" w:hAnsi="Calibri" w:cs="Calibri"/>
          <w:lang w:eastAsia="es-MX"/>
        </w:rPr>
        <w:t>IDEs</w:t>
      </w:r>
      <w:proofErr w:type="spellEnd"/>
      <w:r w:rsidRPr="001D59AC">
        <w:rPr>
          <w:rFonts w:ascii="Calibri" w:hAnsi="Calibri" w:cs="Calibri"/>
          <w:lang w:eastAsia="es-MX"/>
        </w:rPr>
        <w:t xml:space="preserve"> normalizados son </w:t>
      </w:r>
      <w:proofErr w:type="spellStart"/>
      <w:r w:rsidRPr="001D59AC">
        <w:rPr>
          <w:rFonts w:ascii="Calibri" w:hAnsi="Calibri" w:cs="Calibri"/>
          <w:lang w:eastAsia="es-MX"/>
        </w:rPr>
        <w:t>IDEs</w:t>
      </w:r>
      <w:proofErr w:type="spellEnd"/>
      <w:r w:rsidRPr="001D59AC">
        <w:rPr>
          <w:rFonts w:ascii="Calibri" w:hAnsi="Calibri" w:cs="Calibri"/>
          <w:lang w:eastAsia="es-MX"/>
        </w:rPr>
        <w:t xml:space="preserve"> (generalmente relativos o de rendimiento) que se ajustan matemáticamente para compensar la influencia de variables externas significativas que afectan el consumo energético, pero que la organización no controla directamente. Estas variables pueden incluir condiciones ambientales (temperatura exterior, humedad), niveles de ocupación, horas de operación, cambios en la mezcla de productos, entre otras.</w:t>
      </w:r>
    </w:p>
    <w:p w:rsidRPr="001D59AC" w:rsidR="000E6DB8" w:rsidP="001D59AC" w:rsidRDefault="000E6DB8" w14:paraId="13203C95" w14:textId="2A1441EF">
      <w:pPr>
        <w:spacing w:line="360" w:lineRule="auto"/>
        <w:rPr>
          <w:rFonts w:ascii="Calibri" w:hAnsi="Calibri" w:cs="Calibri"/>
          <w:lang w:eastAsia="es-MX"/>
        </w:rPr>
      </w:pPr>
      <w:r w:rsidRPr="001D59AC">
        <w:rPr>
          <w:rFonts w:ascii="Calibri" w:hAnsi="Calibri" w:cs="Calibri"/>
          <w:noProof/>
          <w:lang w:eastAsia="es-CO"/>
        </w:rPr>
        <mc:AlternateContent>
          <mc:Choice Requires="wps">
            <w:drawing>
              <wp:anchor distT="0" distB="0" distL="114300" distR="114300" simplePos="0" relativeHeight="251684864" behindDoc="1" locked="0" layoutInCell="1" allowOverlap="1" wp14:anchorId="663246B0" wp14:editId="2C7AF47D">
                <wp:simplePos x="0" y="0"/>
                <wp:positionH relativeFrom="column">
                  <wp:posOffset>-161290</wp:posOffset>
                </wp:positionH>
                <wp:positionV relativeFrom="paragraph">
                  <wp:posOffset>125095</wp:posOffset>
                </wp:positionV>
                <wp:extent cx="6800850" cy="1409700"/>
                <wp:effectExtent l="57150" t="19050" r="76200" b="95250"/>
                <wp:wrapNone/>
                <wp:docPr id="4" name="Rectángulo 4"/>
                <wp:cNvGraphicFramePr/>
                <a:graphic xmlns:a="http://schemas.openxmlformats.org/drawingml/2006/main">
                  <a:graphicData uri="http://schemas.microsoft.com/office/word/2010/wordprocessingShape">
                    <wps:wsp>
                      <wps:cNvSpPr/>
                      <wps:spPr>
                        <a:xfrm>
                          <a:off x="0" y="0"/>
                          <a:ext cx="6800850" cy="14097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296E0A3C">
              <v:rect id="Rectángulo 4" style="position:absolute;margin-left:-12.7pt;margin-top:9.85pt;width:535.5pt;height:111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f81bd [3204]" strokecolor="#4579b8 [3044]" w14:anchorId="3D0F09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">
                <v:fill type="gradient" color2="#a7bfde [1620]" angle="180" focus="100%" rotate="t">
                  <o:fill v:ext="view" type="gradientUnscaled"/>
                </v:fill>
                <v:shadow on="t" color="black" opacity="22937f" offset="0,.63889mm" origin=",.5"/>
              </v:rect>
            </w:pict>
          </mc:Fallback>
        </mc:AlternateContent>
      </w:r>
    </w:p>
    <w:p w:rsidRPr="001D59AC" w:rsidR="000E6DB8" w:rsidP="001D59AC" w:rsidRDefault="000E6DB8" w14:paraId="431E25C9" w14:textId="77777777">
      <w:pPr>
        <w:spacing w:line="360" w:lineRule="auto"/>
        <w:rPr>
          <w:rFonts w:ascii="Calibri" w:hAnsi="Calibri" w:cs="Calibri"/>
          <w:b/>
          <w:bCs/>
          <w:lang w:eastAsia="es-MX"/>
        </w:rPr>
      </w:pPr>
      <w:r w:rsidRPr="001D59AC">
        <w:rPr>
          <w:rFonts w:ascii="Calibri" w:hAnsi="Calibri" w:cs="Calibri"/>
          <w:b/>
          <w:bCs/>
          <w:lang w:eastAsia="es-MX"/>
        </w:rPr>
        <w:t>¿Cómo funcionan?</w:t>
      </w:r>
    </w:p>
    <w:p w:rsidRPr="001D59AC" w:rsidR="000E6DB8" w:rsidP="001D59AC" w:rsidRDefault="000E6DB8" w14:paraId="56C0D1F5" w14:textId="7D9AEEBC">
      <w:pPr>
        <w:spacing w:line="360" w:lineRule="auto"/>
        <w:rPr>
          <w:rFonts w:ascii="Calibri" w:hAnsi="Calibri" w:cs="Calibri"/>
          <w:lang w:eastAsia="es-MX"/>
        </w:rPr>
      </w:pPr>
      <w:r w:rsidRPr="001D59AC">
        <w:rPr>
          <w:rFonts w:ascii="Calibri" w:hAnsi="Calibri" w:cs="Calibri"/>
          <w:lang w:eastAsia="es-MX"/>
        </w:rPr>
        <w:t xml:space="preserve">La normalización permite una comparación mucho más precisa y justa del desempeño energético a lo largo del tiempo, ya que elimina el "ruido" o las fluctuaciones causadas </w:t>
      </w:r>
      <w:commentRangeStart w:id="319"/>
      <w:r w:rsidRPr="001D59AC">
        <w:rPr>
          <w:rFonts w:ascii="Calibri" w:hAnsi="Calibri" w:cs="Calibri"/>
          <w:lang w:eastAsia="es-MX"/>
        </w:rPr>
        <w:t>por</w:t>
      </w:r>
      <w:commentRangeEnd w:id="319"/>
      <w:r w:rsidR="002A19B8">
        <w:rPr>
          <w:rStyle w:val="Refdecomentario"/>
        </w:rPr>
        <w:commentReference w:id="319"/>
      </w:r>
      <w:r w:rsidRPr="001D59AC">
        <w:rPr>
          <w:rFonts w:ascii="Calibri" w:hAnsi="Calibri" w:cs="Calibri"/>
          <w:lang w:eastAsia="es-MX"/>
        </w:rPr>
        <w:t xml:space="preserve"> condiciones ajenas a la eficiencia operativa real. Esto es crucial en sectores donde el consumo energético es altamente sensible a factores externos, como edificios (temperatura ambiente) o industrias con producción variable. </w:t>
      </w:r>
    </w:p>
    <w:p w:rsidR="000E6DB8" w:rsidDel="00532D7F" w:rsidRDefault="000E6DB8" w14:paraId="3E4375D3" w14:textId="77777777">
      <w:pPr>
        <w:spacing w:line="360" w:lineRule="auto"/>
        <w:rPr>
          <w:del w:author="LauraPGM" w:date="2025-10-01T13:16:00Z" w:id="320"/>
          <w:rFonts w:ascii="Calibri" w:hAnsi="Calibri" w:cs="Calibri"/>
          <w:b/>
          <w:bCs/>
          <w:lang w:eastAsia="es-MX"/>
        </w:rPr>
        <w:pPrChange w:author="LauraPGM" w:date="2025-10-01T13:15:00Z" w:id="321">
          <w:pPr>
            <w:pStyle w:val="Prrafodelista"/>
            <w:numPr>
              <w:numId w:val="52"/>
            </w:numPr>
            <w:spacing w:line="360" w:lineRule="auto"/>
            <w:ind w:hanging="360"/>
          </w:pPr>
        </w:pPrChange>
      </w:pPr>
    </w:p>
    <w:p w:rsidRPr="00532D7F" w:rsidR="00532D7F" w:rsidRDefault="00532D7F" w14:paraId="6A468D16" w14:textId="77777777">
      <w:pPr>
        <w:pStyle w:val="Prrafodelista"/>
        <w:spacing w:line="360" w:lineRule="auto"/>
        <w:rPr>
          <w:ins w:author="LauraPGM" w:date="2025-10-01T13:16:00Z" w:id="322"/>
          <w:rFonts w:ascii="Calibri" w:hAnsi="Calibri" w:cs="Calibri"/>
          <w:lang w:eastAsia="es-MX"/>
          <w:rPrChange w:author="LauraPGM" w:date="2025-10-01T13:16:00Z" w:id="323">
            <w:rPr>
              <w:ins w:author="LauraPGM" w:date="2025-10-01T13:16:00Z" w:id="324"/>
              <w:lang w:eastAsia="es-MX"/>
            </w:rPr>
          </w:rPrChange>
        </w:rPr>
        <w:pPrChange w:author="LauraPGM" w:date="2025-10-01T13:16:00Z" w:id="325">
          <w:pPr>
            <w:spacing w:line="360" w:lineRule="auto"/>
          </w:pPr>
        </w:pPrChange>
      </w:pPr>
    </w:p>
    <w:p w:rsidRPr="00532D7F" w:rsidR="000E6DB8" w:rsidRDefault="000E6DB8" w14:paraId="1644BE35" w14:textId="4F062062">
      <w:pPr>
        <w:pStyle w:val="Prrafodelista"/>
        <w:numPr>
          <w:ilvl w:val="0"/>
          <w:numId w:val="37"/>
        </w:numPr>
        <w:spacing w:line="360" w:lineRule="auto"/>
        <w:rPr>
          <w:rFonts w:ascii="Calibri" w:hAnsi="Calibri" w:cs="Calibri"/>
          <w:lang w:eastAsia="es-MX"/>
          <w:rPrChange w:author="LauraPGM" w:date="2025-10-01T13:16:00Z" w:id="326">
            <w:rPr>
              <w:lang w:eastAsia="es-MX"/>
            </w:rPr>
          </w:rPrChange>
        </w:rPr>
        <w:pPrChange w:author="LauraPGM" w:date="2025-10-01T13:16:00Z" w:id="327">
          <w:pPr>
            <w:pStyle w:val="Prrafodelista"/>
            <w:numPr>
              <w:numId w:val="52"/>
            </w:numPr>
            <w:spacing w:line="360" w:lineRule="auto"/>
            <w:ind w:hanging="360"/>
          </w:pPr>
        </w:pPrChange>
      </w:pPr>
      <w:r w:rsidRPr="00532D7F">
        <w:rPr>
          <w:rFonts w:ascii="Calibri" w:hAnsi="Calibri" w:cs="Calibri"/>
          <w:b/>
          <w:bCs/>
          <w:lang w:eastAsia="es-MX"/>
          <w:rPrChange w:author="LauraPGM" w:date="2025-10-01T13:16:00Z" w:id="328">
            <w:rPr>
              <w:lang w:eastAsia="es-MX"/>
            </w:rPr>
          </w:rPrChange>
        </w:rPr>
        <w:t xml:space="preserve">Metodologías de </w:t>
      </w:r>
      <w:ins w:author="LauraPGM" w:date="2025-10-06T20:52:00Z" w:id="329">
        <w:r w:rsidR="001D32E2">
          <w:rPr>
            <w:rFonts w:ascii="Calibri" w:hAnsi="Calibri" w:cs="Calibri"/>
            <w:b/>
            <w:bCs/>
            <w:lang w:eastAsia="es-MX"/>
          </w:rPr>
          <w:t>a</w:t>
        </w:r>
      </w:ins>
      <w:del w:author="LauraPGM" w:date="2025-10-06T20:52:00Z" w:id="330">
        <w:r w:rsidRPr="00532D7F" w:rsidDel="001D32E2">
          <w:rPr>
            <w:rFonts w:ascii="Calibri" w:hAnsi="Calibri" w:cs="Calibri"/>
            <w:b/>
            <w:bCs/>
            <w:lang w:eastAsia="es-MX"/>
            <w:rPrChange w:author="LauraPGM" w:date="2025-10-01T13:16:00Z" w:id="331">
              <w:rPr>
                <w:lang w:eastAsia="es-MX"/>
              </w:rPr>
            </w:rPrChange>
          </w:rPr>
          <w:delText>A</w:delText>
        </w:r>
      </w:del>
      <w:r w:rsidRPr="00532D7F">
        <w:rPr>
          <w:rFonts w:ascii="Calibri" w:hAnsi="Calibri" w:cs="Calibri"/>
          <w:b/>
          <w:bCs/>
          <w:lang w:eastAsia="es-MX"/>
          <w:rPrChange w:author="LauraPGM" w:date="2025-10-01T13:16:00Z" w:id="332">
            <w:rPr>
              <w:lang w:eastAsia="es-MX"/>
            </w:rPr>
          </w:rPrChange>
        </w:rPr>
        <w:t>juste:</w:t>
      </w:r>
      <w:r w:rsidRPr="00532D7F">
        <w:rPr>
          <w:rFonts w:ascii="Calibri" w:hAnsi="Calibri" w:cs="Calibri"/>
          <w:lang w:eastAsia="es-MX"/>
          <w:rPrChange w:author="LauraPGM" w:date="2025-10-01T13:16:00Z" w:id="333">
            <w:rPr>
              <w:lang w:eastAsia="es-MX"/>
            </w:rPr>
          </w:rPrChange>
        </w:rPr>
        <w:t xml:space="preserve"> </w:t>
      </w:r>
    </w:p>
    <w:p w:rsidRPr="001D59AC" w:rsidR="000E6DB8" w:rsidP="001D59AC" w:rsidRDefault="000E6DB8" w14:paraId="3D0C06FB" w14:textId="15FE9D37">
      <w:pPr>
        <w:pStyle w:val="Prrafodelista"/>
        <w:spacing w:line="360" w:lineRule="auto"/>
        <w:rPr>
          <w:rFonts w:ascii="Calibri" w:hAnsi="Calibri" w:cs="Calibri"/>
          <w:lang w:eastAsia="es-MX"/>
        </w:rPr>
      </w:pPr>
      <w:r w:rsidRPr="001D59AC">
        <w:rPr>
          <w:rFonts w:ascii="Calibri" w:hAnsi="Calibri" w:cs="Calibri"/>
          <w:lang w:eastAsia="es-MX"/>
        </w:rPr>
        <w:t xml:space="preserve">Las metodologías pueden variar desde simples ratios o factores de corrección hasta modelos estadísticos más complejos, como el análisis de regresión (simple o múltiple), que establece una relación matemática entre el consumo de energía y las variables de ajuste. </w:t>
      </w:r>
    </w:p>
    <w:p w:rsidRPr="001D59AC" w:rsidR="000E6DB8" w:rsidP="001D59AC" w:rsidRDefault="000E6DB8" w14:paraId="1174912B" w14:textId="77777777">
      <w:pPr>
        <w:spacing w:line="360" w:lineRule="auto"/>
        <w:rPr>
          <w:rFonts w:ascii="Calibri" w:hAnsi="Calibri" w:cs="Calibri"/>
          <w:lang w:eastAsia="es-MX"/>
        </w:rPr>
      </w:pPr>
    </w:p>
    <w:p w:rsidRPr="00532D7F" w:rsidR="000E6DB8" w:rsidRDefault="000E6DB8" w14:paraId="3FF1EB20" w14:textId="77777777">
      <w:pPr>
        <w:pStyle w:val="Prrafodelista"/>
        <w:numPr>
          <w:ilvl w:val="0"/>
          <w:numId w:val="37"/>
        </w:numPr>
        <w:spacing w:line="360" w:lineRule="auto"/>
        <w:rPr>
          <w:rFonts w:ascii="Calibri" w:hAnsi="Calibri" w:cs="Calibri"/>
          <w:lang w:eastAsia="es-MX"/>
          <w:rPrChange w:author="LauraPGM" w:date="2025-10-01T13:16:00Z" w:id="334">
            <w:rPr>
              <w:lang w:eastAsia="es-MX"/>
            </w:rPr>
          </w:rPrChange>
        </w:rPr>
        <w:pPrChange w:author="LauraPGM" w:date="2025-10-01T13:16:00Z" w:id="335">
          <w:pPr>
            <w:pStyle w:val="Prrafodelista"/>
            <w:numPr>
              <w:numId w:val="52"/>
            </w:numPr>
            <w:spacing w:line="360" w:lineRule="auto"/>
            <w:ind w:hanging="360"/>
          </w:pPr>
        </w:pPrChange>
      </w:pPr>
      <w:r w:rsidRPr="00532D7F">
        <w:rPr>
          <w:rFonts w:ascii="Calibri" w:hAnsi="Calibri" w:cs="Calibri"/>
          <w:b/>
          <w:bCs/>
          <w:lang w:eastAsia="es-MX"/>
          <w:rPrChange w:author="LauraPGM" w:date="2025-10-01T13:16:00Z" w:id="336">
            <w:rPr>
              <w:lang w:eastAsia="es-MX"/>
            </w:rPr>
          </w:rPrChange>
        </w:rPr>
        <w:t>Aplicaciones comunes:</w:t>
      </w:r>
      <w:r w:rsidRPr="00532D7F">
        <w:rPr>
          <w:rFonts w:ascii="Calibri" w:hAnsi="Calibri" w:cs="Calibri"/>
          <w:lang w:eastAsia="es-MX"/>
          <w:rPrChange w:author="LauraPGM" w:date="2025-10-01T13:16:00Z" w:id="337">
            <w:rPr>
              <w:lang w:eastAsia="es-MX"/>
            </w:rPr>
          </w:rPrChange>
        </w:rPr>
        <w:t xml:space="preserve"> </w:t>
      </w:r>
    </w:p>
    <w:p w:rsidRPr="001D59AC" w:rsidR="000E6DB8" w:rsidRDefault="000E6DB8" w14:paraId="3ED5EF8F" w14:textId="77777777">
      <w:pPr>
        <w:numPr>
          <w:ilvl w:val="0"/>
          <w:numId w:val="126"/>
        </w:numPr>
        <w:spacing w:line="360" w:lineRule="auto"/>
        <w:rPr>
          <w:rFonts w:ascii="Calibri" w:hAnsi="Calibri" w:cs="Calibri"/>
          <w:lang w:eastAsia="es-MX"/>
        </w:rPr>
        <w:pPrChange w:author="LauraPGM" w:date="2025-10-01T13:16:00Z" w:id="338">
          <w:pPr>
            <w:numPr>
              <w:numId w:val="56"/>
            </w:numPr>
            <w:tabs>
              <w:tab w:val="num" w:pos="720"/>
            </w:tabs>
            <w:spacing w:line="360" w:lineRule="auto"/>
            <w:ind w:left="720" w:hanging="360"/>
          </w:pPr>
        </w:pPrChange>
      </w:pPr>
      <w:r w:rsidRPr="001D59AC">
        <w:rPr>
          <w:rFonts w:ascii="Calibri" w:hAnsi="Calibri" w:cs="Calibri"/>
          <w:lang w:eastAsia="es-MX"/>
        </w:rPr>
        <w:t>Evaluación del desempeño energético a lo largo de periodos con condiciones climáticas o de operación muy diferentes (ejemplo invierno vs. verano en un edificio).</w:t>
      </w:r>
    </w:p>
    <w:p w:rsidRPr="001D59AC" w:rsidR="000E6DB8" w:rsidRDefault="000E6DB8" w14:paraId="30541EFC" w14:textId="77777777">
      <w:pPr>
        <w:numPr>
          <w:ilvl w:val="0"/>
          <w:numId w:val="126"/>
        </w:numPr>
        <w:spacing w:line="360" w:lineRule="auto"/>
        <w:rPr>
          <w:rFonts w:ascii="Calibri" w:hAnsi="Calibri" w:cs="Calibri"/>
          <w:lang w:eastAsia="es-MX"/>
        </w:rPr>
        <w:pPrChange w:author="LauraPGM" w:date="2025-10-01T13:16:00Z" w:id="339">
          <w:pPr>
            <w:numPr>
              <w:numId w:val="56"/>
            </w:numPr>
            <w:tabs>
              <w:tab w:val="num" w:pos="720"/>
            </w:tabs>
            <w:spacing w:line="360" w:lineRule="auto"/>
            <w:ind w:left="720" w:hanging="360"/>
          </w:pPr>
        </w:pPrChange>
      </w:pPr>
      <w:r w:rsidRPr="001D59AC">
        <w:rPr>
          <w:rFonts w:ascii="Calibri" w:hAnsi="Calibri" w:cs="Calibri"/>
          <w:lang w:eastAsia="es-MX"/>
        </w:rPr>
        <w:t>Comparación del desempeño energético de edificios con distintos niveles de ocupación o uso.</w:t>
      </w:r>
    </w:p>
    <w:p w:rsidRPr="001D59AC" w:rsidR="000E6DB8" w:rsidRDefault="000E6DB8" w14:paraId="711C38B8" w14:textId="77777777">
      <w:pPr>
        <w:numPr>
          <w:ilvl w:val="0"/>
          <w:numId w:val="126"/>
        </w:numPr>
        <w:spacing w:line="360" w:lineRule="auto"/>
        <w:rPr>
          <w:rFonts w:ascii="Calibri" w:hAnsi="Calibri" w:cs="Calibri"/>
          <w:lang w:eastAsia="es-MX"/>
        </w:rPr>
        <w:pPrChange w:author="LauraPGM" w:date="2025-10-01T13:16:00Z" w:id="340">
          <w:pPr>
            <w:numPr>
              <w:numId w:val="56"/>
            </w:numPr>
            <w:tabs>
              <w:tab w:val="num" w:pos="720"/>
            </w:tabs>
            <w:spacing w:line="360" w:lineRule="auto"/>
            <w:ind w:left="720" w:hanging="360"/>
          </w:pPr>
        </w:pPrChange>
      </w:pPr>
      <w:r w:rsidRPr="001D59AC">
        <w:rPr>
          <w:rFonts w:ascii="Calibri" w:hAnsi="Calibri" w:cs="Calibri"/>
          <w:lang w:eastAsia="es-MX"/>
        </w:rPr>
        <w:t>Seguimiento de la mejora de la eficiencia en procesos industriales con variaciones en la mezcla de productos o las condiciones de operación (ejemplo distintos tipos de vidrio en una fábrica).</w:t>
      </w:r>
    </w:p>
    <w:p w:rsidRPr="001D59AC" w:rsidR="000E6DB8" w:rsidRDefault="000E6DB8" w14:paraId="6DC1E15A" w14:textId="62B8D6BD">
      <w:pPr>
        <w:numPr>
          <w:ilvl w:val="0"/>
          <w:numId w:val="126"/>
        </w:numPr>
        <w:spacing w:line="360" w:lineRule="auto"/>
        <w:rPr>
          <w:rFonts w:ascii="Calibri" w:hAnsi="Calibri" w:cs="Calibri"/>
          <w:lang w:eastAsia="es-MX"/>
        </w:rPr>
        <w:pPrChange w:author="LauraPGM" w:date="2025-10-01T13:16:00Z" w:id="341">
          <w:pPr>
            <w:numPr>
              <w:numId w:val="56"/>
            </w:numPr>
            <w:tabs>
              <w:tab w:val="num" w:pos="720"/>
            </w:tabs>
            <w:spacing w:line="360" w:lineRule="auto"/>
            <w:ind w:left="720" w:hanging="360"/>
          </w:pPr>
        </w:pPrChange>
      </w:pPr>
      <w:r w:rsidRPr="001D59AC">
        <w:rPr>
          <w:rFonts w:ascii="Calibri" w:hAnsi="Calibri" w:cs="Calibri"/>
          <w:lang w:eastAsia="es-MX"/>
        </w:rPr>
        <w:t>Cálculo más preciso del ahorro energético real logrado por las medidas de eficiencia, aislando el efecto de las variables externas.</w:t>
      </w:r>
    </w:p>
    <w:p w:rsidRPr="001D59AC" w:rsidR="000E6DB8" w:rsidP="001D59AC" w:rsidRDefault="000E6DB8" w14:paraId="41EF1CE7" w14:textId="77777777">
      <w:pPr>
        <w:spacing w:line="360" w:lineRule="auto"/>
        <w:ind w:left="720"/>
        <w:rPr>
          <w:rFonts w:ascii="Calibri" w:hAnsi="Calibri" w:cs="Calibri"/>
          <w:lang w:eastAsia="es-MX"/>
        </w:rPr>
      </w:pPr>
    </w:p>
    <w:p w:rsidRPr="00532D7F" w:rsidR="000E6DB8" w:rsidRDefault="000E6DB8" w14:paraId="0D349047" w14:textId="77777777">
      <w:pPr>
        <w:pStyle w:val="Prrafodelista"/>
        <w:numPr>
          <w:ilvl w:val="0"/>
          <w:numId w:val="37"/>
        </w:numPr>
        <w:spacing w:line="360" w:lineRule="auto"/>
        <w:rPr>
          <w:rFonts w:ascii="Calibri" w:hAnsi="Calibri" w:cs="Calibri"/>
          <w:lang w:eastAsia="es-MX"/>
          <w:rPrChange w:author="LauraPGM" w:date="2025-10-01T13:16:00Z" w:id="342">
            <w:rPr>
              <w:lang w:eastAsia="es-MX"/>
            </w:rPr>
          </w:rPrChange>
        </w:rPr>
        <w:pPrChange w:author="LauraPGM" w:date="2025-10-01T13:16:00Z" w:id="343">
          <w:pPr>
            <w:spacing w:line="360" w:lineRule="auto"/>
          </w:pPr>
        </w:pPrChange>
      </w:pPr>
      <w:r w:rsidRPr="00532D7F">
        <w:rPr>
          <w:rFonts w:ascii="Calibri" w:hAnsi="Calibri" w:cs="Calibri"/>
          <w:b/>
          <w:bCs/>
          <w:lang w:eastAsia="es-MX"/>
          <w:rPrChange w:author="LauraPGM" w:date="2025-10-01T13:16:00Z" w:id="344">
            <w:rPr>
              <w:lang w:eastAsia="es-MX"/>
            </w:rPr>
          </w:rPrChange>
        </w:rPr>
        <w:t>Ejemplos específicos:</w:t>
      </w:r>
      <w:r w:rsidRPr="00532D7F">
        <w:rPr>
          <w:rFonts w:ascii="Calibri" w:hAnsi="Calibri" w:cs="Calibri"/>
          <w:lang w:eastAsia="es-MX"/>
          <w:rPrChange w:author="LauraPGM" w:date="2025-10-01T13:16:00Z" w:id="345">
            <w:rPr>
              <w:lang w:eastAsia="es-MX"/>
            </w:rPr>
          </w:rPrChange>
        </w:rPr>
        <w:t xml:space="preserve"> </w:t>
      </w:r>
    </w:p>
    <w:p w:rsidRPr="001D59AC" w:rsidR="000E6DB8" w:rsidRDefault="000E6DB8" w14:paraId="348FBCC6" w14:textId="1809C9A7">
      <w:pPr>
        <w:numPr>
          <w:ilvl w:val="0"/>
          <w:numId w:val="127"/>
        </w:numPr>
        <w:spacing w:line="360" w:lineRule="auto"/>
        <w:rPr>
          <w:rFonts w:ascii="Calibri" w:hAnsi="Calibri" w:cs="Calibri"/>
          <w:lang w:eastAsia="es-MX"/>
        </w:rPr>
        <w:pPrChange w:author="LauraPGM" w:date="2025-10-01T13:17:00Z" w:id="346">
          <w:pPr>
            <w:numPr>
              <w:numId w:val="57"/>
            </w:numPr>
            <w:tabs>
              <w:tab w:val="num" w:pos="720"/>
            </w:tabs>
            <w:spacing w:line="360" w:lineRule="auto"/>
            <w:ind w:left="720" w:hanging="360"/>
          </w:pPr>
        </w:pPrChange>
      </w:pPr>
      <w:del w:author="LauraPGM" w:date="2025-10-01T13:17:00Z" w:id="347">
        <w:r w:rsidRPr="001D59AC" w:rsidDel="00532D7F">
          <w:rPr>
            <w:rFonts w:ascii="Calibri" w:hAnsi="Calibri" w:cs="Calibri"/>
            <w:lang w:eastAsia="es-MX"/>
          </w:rPr>
          <w:delText>"</w:delText>
        </w:r>
      </w:del>
      <w:ins w:author="LauraPGM" w:date="2025-10-06T20:55:00Z" w:id="348">
        <w:r w:rsidRPr="00645435" w:rsidR="00645435">
          <w:t xml:space="preserve"> </w:t>
        </w:r>
        <w:r w:rsidRPr="00645435" w:rsidR="00645435">
          <w:rPr>
            <w:rFonts w:ascii="Calibri" w:hAnsi="Calibri" w:cs="Calibri"/>
            <w:rPrChange w:author="LauraPGM" w:date="2025-10-06T20:55:00Z" w:id="349">
              <w:rPr/>
            </w:rPrChange>
          </w:rPr>
          <w:t>El consumo energético registrado en el edificio de oficinas</w:t>
        </w:r>
      </w:ins>
      <w:del w:author="LauraPGM" w:date="2025-10-06T20:55:00Z" w:id="350">
        <w:r w:rsidRPr="00E83550" w:rsidDel="00645435">
          <w:rPr>
            <w:rFonts w:ascii="Calibri" w:hAnsi="Calibri" w:cs="Calibri"/>
            <w:lang w:eastAsia="es-MX"/>
          </w:rPr>
          <w:delText>El consumo de energía de nuestro edificio de oficinas</w:delText>
        </w:r>
      </w:del>
      <w:r w:rsidRPr="00E83550">
        <w:rPr>
          <w:rFonts w:ascii="Calibri" w:hAnsi="Calibri" w:cs="Calibri"/>
          <w:lang w:eastAsia="es-MX"/>
        </w:rPr>
        <w:t>,</w:t>
      </w:r>
      <w:r w:rsidRPr="001D59AC">
        <w:rPr>
          <w:rFonts w:ascii="Calibri" w:hAnsi="Calibri" w:cs="Calibri"/>
          <w:lang w:eastAsia="es-MX"/>
        </w:rPr>
        <w:t xml:space="preserve"> normalizado por grados día de calefacción y refrigeración (</w:t>
      </w:r>
      <w:proofErr w:type="spellStart"/>
      <w:r w:rsidRPr="001D59AC">
        <w:rPr>
          <w:rFonts w:ascii="Calibri" w:hAnsi="Calibri" w:cs="Calibri"/>
          <w:lang w:eastAsia="es-MX"/>
        </w:rPr>
        <w:t>kWh</w:t>
      </w:r>
      <w:proofErr w:type="spellEnd"/>
      <w:r w:rsidRPr="001D59AC">
        <w:rPr>
          <w:rFonts w:ascii="Calibri" w:hAnsi="Calibri" w:cs="Calibri"/>
          <w:lang w:eastAsia="es-MX"/>
        </w:rPr>
        <w:t xml:space="preserve"> / GDD), mostró una mejora del 7 </w:t>
      </w:r>
      <w:del w:author="LauraPGM" w:date="2025-10-06T20:53:00Z" w:id="351">
        <w:r w:rsidRPr="001D59AC" w:rsidDel="00645435">
          <w:rPr>
            <w:rFonts w:ascii="Calibri" w:hAnsi="Calibri" w:cs="Calibri"/>
            <w:lang w:eastAsia="es-MX"/>
          </w:rPr>
          <w:delText xml:space="preserve"> </w:delText>
        </w:r>
      </w:del>
      <w:r w:rsidRPr="001D59AC">
        <w:rPr>
          <w:rFonts w:ascii="Calibri" w:hAnsi="Calibri" w:cs="Calibri"/>
          <w:lang w:eastAsia="es-MX"/>
        </w:rPr>
        <w:t>% este año, a pesar de un invierno más frío.</w:t>
      </w:r>
      <w:del w:author="LauraPGM" w:date="2025-10-01T13:17:00Z" w:id="352">
        <w:r w:rsidRPr="001D59AC" w:rsidDel="00532D7F">
          <w:rPr>
            <w:rFonts w:ascii="Calibri" w:hAnsi="Calibri" w:cs="Calibri"/>
            <w:lang w:eastAsia="es-MX"/>
          </w:rPr>
          <w:delText>"</w:delText>
        </w:r>
      </w:del>
    </w:p>
    <w:p w:rsidRPr="001D59AC" w:rsidR="000E6DB8" w:rsidRDefault="000E6DB8" w14:paraId="0949CEA0" w14:textId="48E09967">
      <w:pPr>
        <w:numPr>
          <w:ilvl w:val="0"/>
          <w:numId w:val="127"/>
        </w:numPr>
        <w:spacing w:line="360" w:lineRule="auto"/>
        <w:rPr>
          <w:rFonts w:ascii="Calibri" w:hAnsi="Calibri" w:cs="Calibri"/>
          <w:lang w:eastAsia="es-MX"/>
        </w:rPr>
        <w:pPrChange w:author="LauraPGM" w:date="2025-10-01T13:17:00Z" w:id="353">
          <w:pPr>
            <w:numPr>
              <w:numId w:val="57"/>
            </w:numPr>
            <w:tabs>
              <w:tab w:val="num" w:pos="720"/>
            </w:tabs>
            <w:spacing w:line="360" w:lineRule="auto"/>
            <w:ind w:left="720" w:hanging="360"/>
          </w:pPr>
        </w:pPrChange>
      </w:pPr>
      <w:del w:author="LauraPGM" w:date="2025-10-01T13:17:00Z" w:id="354">
        <w:r w:rsidRPr="001D59AC" w:rsidDel="00532D7F">
          <w:rPr>
            <w:rFonts w:ascii="Calibri" w:hAnsi="Calibri" w:cs="Calibri"/>
            <w:lang w:eastAsia="es-MX"/>
          </w:rPr>
          <w:delText>"</w:delText>
        </w:r>
      </w:del>
      <w:ins w:author="LauraPGM" w:date="2025-10-06T20:55:00Z" w:id="355">
        <w:r w:rsidRPr="00645435" w:rsidR="00645435">
          <w:t xml:space="preserve"> </w:t>
        </w:r>
        <w:r w:rsidRPr="00645435" w:rsidR="00645435">
          <w:rPr>
            <w:rFonts w:ascii="Calibri" w:hAnsi="Calibri" w:cs="Calibri"/>
            <w:lang w:eastAsia="es-MX"/>
          </w:rPr>
          <w:t>La intensidad energética correspond</w:t>
        </w:r>
        <w:r w:rsidR="00645435">
          <w:rPr>
            <w:rFonts w:ascii="Calibri" w:hAnsi="Calibri" w:cs="Calibri"/>
            <w:lang w:eastAsia="es-MX"/>
          </w:rPr>
          <w:t xml:space="preserve">iente a la planta manufacturera, </w:t>
        </w:r>
      </w:ins>
      <w:del w:author="LauraPGM" w:date="2025-10-06T20:55:00Z" w:id="356">
        <w:r w:rsidRPr="001D59AC" w:rsidDel="00645435">
          <w:rPr>
            <w:rFonts w:ascii="Calibri" w:hAnsi="Calibri" w:cs="Calibri"/>
            <w:lang w:eastAsia="es-MX"/>
          </w:rPr>
          <w:delText xml:space="preserve">La intensidad energética de nuestra planta manufacturera </w:delText>
        </w:r>
      </w:del>
      <w:r w:rsidRPr="001D59AC">
        <w:rPr>
          <w:rFonts w:ascii="Calibri" w:hAnsi="Calibri" w:cs="Calibri"/>
          <w:lang w:eastAsia="es-MX"/>
        </w:rPr>
        <w:t>se ajusta por el tipo y volumen de producción, permitiendo una comparación precisa de la eficiencia operativa mes a mes.</w:t>
      </w:r>
      <w:del w:author="LauraPGM" w:date="2025-10-01T13:17:00Z" w:id="357">
        <w:r w:rsidRPr="001D59AC" w:rsidDel="00532D7F">
          <w:rPr>
            <w:rFonts w:ascii="Calibri" w:hAnsi="Calibri" w:cs="Calibri"/>
            <w:lang w:eastAsia="es-MX"/>
          </w:rPr>
          <w:delText>"</w:delText>
        </w:r>
      </w:del>
    </w:p>
    <w:p w:rsidRPr="001D59AC" w:rsidR="000E6DB8" w:rsidRDefault="00185798" w14:paraId="3BD9A369" w14:textId="10CFB879">
      <w:pPr>
        <w:pStyle w:val="Prrafodelista"/>
        <w:numPr>
          <w:ilvl w:val="1"/>
          <w:numId w:val="28"/>
        </w:numPr>
        <w:spacing w:before="100" w:beforeAutospacing="1" w:after="100" w:afterAutospacing="1" w:line="360" w:lineRule="auto"/>
        <w:rPr>
          <w:rFonts w:ascii="Calibri" w:hAnsi="Calibri" w:eastAsia="Times New Roman" w:cs="Calibri"/>
          <w:b/>
          <w:lang w:eastAsia="es-CO"/>
        </w:rPr>
        <w:pPrChange w:author="LauraPGM" w:date="2025-10-01T09:45:00Z" w:id="358">
          <w:pPr>
            <w:pStyle w:val="Prrafodelista"/>
            <w:numPr>
              <w:ilvl w:val="1"/>
              <w:numId w:val="29"/>
            </w:numPr>
            <w:spacing w:before="100" w:beforeAutospacing="1" w:after="100" w:afterAutospacing="1" w:line="360" w:lineRule="auto"/>
            <w:ind w:left="1440" w:hanging="360"/>
          </w:pPr>
        </w:pPrChange>
      </w:pPr>
      <w:r w:rsidRPr="001D59AC">
        <w:rPr>
          <w:rFonts w:ascii="Calibri" w:hAnsi="Calibri" w:eastAsia="Times New Roman" w:cs="Calibri"/>
          <w:b/>
          <w:lang w:eastAsia="es-CO"/>
        </w:rPr>
        <w:t>Clasificación de tipos de indicadores de eficiencia energética según su aplicación</w:t>
      </w:r>
    </w:p>
    <w:p w:rsidRPr="001D59AC" w:rsidR="00F00BB8" w:rsidP="001D59AC" w:rsidRDefault="00185798" w14:paraId="5B3E5E6D" w14:textId="77777777">
      <w:pPr>
        <w:spacing w:before="100" w:beforeAutospacing="1" w:after="100" w:afterAutospacing="1" w:line="360" w:lineRule="auto"/>
        <w:rPr>
          <w:rFonts w:ascii="Calibri" w:hAnsi="Calibri" w:eastAsia="Times New Roman" w:cs="Calibri"/>
          <w:lang w:eastAsia="es-CO"/>
        </w:rPr>
      </w:pPr>
      <w:r w:rsidRPr="001D59AC">
        <w:rPr>
          <w:rFonts w:ascii="Calibri" w:hAnsi="Calibri" w:eastAsia="Times New Roman" w:cs="Calibri"/>
          <w:lang w:eastAsia="es-CO"/>
        </w:rPr>
        <w:t>La verdadera potencia de los Indicadores de Desempeño Energético (</w:t>
      </w:r>
      <w:proofErr w:type="spellStart"/>
      <w:r w:rsidRPr="001D59AC">
        <w:rPr>
          <w:rFonts w:ascii="Calibri" w:hAnsi="Calibri" w:eastAsia="Times New Roman" w:cs="Calibri"/>
          <w:lang w:eastAsia="es-CO"/>
        </w:rPr>
        <w:t>IDEs</w:t>
      </w:r>
      <w:proofErr w:type="spellEnd"/>
      <w:r w:rsidRPr="001D59AC">
        <w:rPr>
          <w:rFonts w:ascii="Calibri" w:hAnsi="Calibri" w:eastAsia="Times New Roman" w:cs="Calibri"/>
          <w:lang w:eastAsia="es-CO"/>
        </w:rPr>
        <w:t xml:space="preserve">) se alcanza cuando son seleccionados y aplicados estratégicamente para satisfacer necesidades específicas de evaluación y mejora dentro de una organización. Clasificar los </w:t>
      </w:r>
      <w:proofErr w:type="spellStart"/>
      <w:r w:rsidRPr="001D59AC">
        <w:rPr>
          <w:rFonts w:ascii="Calibri" w:hAnsi="Calibri" w:eastAsia="Times New Roman" w:cs="Calibri"/>
          <w:lang w:eastAsia="es-CO"/>
        </w:rPr>
        <w:t>IDEs</w:t>
      </w:r>
      <w:proofErr w:type="spellEnd"/>
      <w:r w:rsidRPr="001D59AC">
        <w:rPr>
          <w:rFonts w:ascii="Calibri" w:hAnsi="Calibri" w:eastAsia="Times New Roman" w:cs="Calibri"/>
          <w:lang w:eastAsia="es-CO"/>
        </w:rPr>
        <w:t xml:space="preserve"> por su aplicación permite orientar los esfuerzos de medición y análisis hacia los aspectos más relevantes para cumplir los objetivos de gestión energética.</w:t>
      </w:r>
    </w:p>
    <w:p w:rsidRPr="001D59AC" w:rsidR="00185798" w:rsidRDefault="00185798" w14:paraId="49365A00" w14:textId="02B9536B">
      <w:pPr>
        <w:pStyle w:val="Prrafodelista"/>
        <w:numPr>
          <w:ilvl w:val="0"/>
          <w:numId w:val="42"/>
        </w:numPr>
        <w:spacing w:before="100" w:beforeAutospacing="1" w:after="100" w:afterAutospacing="1" w:line="360" w:lineRule="auto"/>
        <w:rPr>
          <w:rFonts w:ascii="Calibri" w:hAnsi="Calibri" w:eastAsia="Times New Roman" w:cs="Calibri"/>
          <w:lang w:eastAsia="es-CO"/>
        </w:rPr>
        <w:pPrChange w:author="LauraPGM" w:date="2025-10-01T09:45:00Z" w:id="359">
          <w:pPr>
            <w:pStyle w:val="Prrafodelista"/>
            <w:numPr>
              <w:numId w:val="52"/>
            </w:numPr>
            <w:spacing w:before="100" w:beforeAutospacing="1" w:after="100" w:afterAutospacing="1" w:line="360" w:lineRule="auto"/>
            <w:ind w:hanging="360"/>
          </w:pPr>
        </w:pPrChange>
      </w:pPr>
      <w:r w:rsidRPr="001D59AC">
        <w:rPr>
          <w:rFonts w:ascii="Calibri" w:hAnsi="Calibri" w:eastAsia="Times New Roman" w:cs="Calibri"/>
          <w:b/>
          <w:bCs/>
          <w:lang w:eastAsia="es-CO"/>
        </w:rPr>
        <w:t>Seguimiento del desempeño global de la organización</w:t>
      </w:r>
    </w:p>
    <w:p w:rsidRPr="001D59AC" w:rsidR="00F00BB8" w:rsidP="001D59AC" w:rsidRDefault="00F00BB8" w14:paraId="40080B1A" w14:textId="77777777">
      <w:pPr>
        <w:pStyle w:val="Prrafodelista"/>
        <w:spacing w:before="100" w:beforeAutospacing="1" w:after="100" w:afterAutospacing="1" w:line="360" w:lineRule="auto"/>
        <w:rPr>
          <w:rFonts w:ascii="Calibri" w:hAnsi="Calibri" w:eastAsia="Times New Roman" w:cs="Calibri"/>
          <w:lang w:eastAsia="es-CO"/>
        </w:rPr>
      </w:pPr>
    </w:p>
    <w:p w:rsidRPr="001D59AC" w:rsidR="00185798" w:rsidDel="00C033DD" w:rsidRDefault="00185798" w14:paraId="45278685" w14:textId="77777777">
      <w:pPr>
        <w:pStyle w:val="Prrafodelista"/>
        <w:numPr>
          <w:ilvl w:val="0"/>
          <w:numId w:val="47"/>
        </w:numPr>
        <w:spacing w:before="100" w:beforeAutospacing="1" w:after="100" w:afterAutospacing="1" w:line="360" w:lineRule="auto"/>
        <w:rPr>
          <w:del w:author="LauraPGM" w:date="2025-10-01T16:03:00Z" w:id="360"/>
          <w:rFonts w:ascii="Calibri" w:hAnsi="Calibri" w:eastAsia="Times New Roman" w:cs="Calibri"/>
          <w:lang w:eastAsia="es-CO"/>
        </w:rPr>
        <w:pPrChange w:author="LauraPGM" w:date="2025-10-01T09:45:00Z" w:id="361">
          <w:pPr>
            <w:pStyle w:val="Prrafodelista"/>
            <w:numPr>
              <w:numId w:val="67"/>
            </w:numPr>
            <w:tabs>
              <w:tab w:val="num" w:pos="720"/>
            </w:tabs>
            <w:spacing w:before="100" w:beforeAutospacing="1" w:after="100" w:afterAutospacing="1" w:line="360" w:lineRule="auto"/>
            <w:ind w:hanging="360"/>
          </w:pPr>
        </w:pPrChange>
      </w:pPr>
      <w:r w:rsidRPr="001D59AC">
        <w:rPr>
          <w:rFonts w:ascii="Calibri" w:hAnsi="Calibri" w:eastAsia="Times New Roman" w:cs="Calibri"/>
          <w:b/>
          <w:bCs/>
          <w:lang w:eastAsia="es-CO"/>
        </w:rPr>
        <w:t>Propósito:</w:t>
      </w:r>
      <w:r w:rsidRPr="001D59AC">
        <w:rPr>
          <w:rFonts w:ascii="Calibri" w:hAnsi="Calibri" w:eastAsia="Times New Roman" w:cs="Calibri"/>
          <w:lang w:eastAsia="es-CO"/>
        </w:rPr>
        <w:t xml:space="preserve"> estos </w:t>
      </w:r>
      <w:proofErr w:type="spellStart"/>
      <w:r w:rsidRPr="001D59AC">
        <w:rPr>
          <w:rFonts w:ascii="Calibri" w:hAnsi="Calibri" w:eastAsia="Times New Roman" w:cs="Calibri"/>
          <w:lang w:eastAsia="es-CO"/>
        </w:rPr>
        <w:t>IDEs</w:t>
      </w:r>
      <w:proofErr w:type="spellEnd"/>
      <w:r w:rsidRPr="001D59AC">
        <w:rPr>
          <w:rFonts w:ascii="Calibri" w:hAnsi="Calibri" w:eastAsia="Times New Roman" w:cs="Calibri"/>
          <w:lang w:eastAsia="es-CO"/>
        </w:rPr>
        <w:t xml:space="preserve"> brindan una visión general del consumo y la eficiencia energética a nivel de toda la organización o de una instalación completa. Su objetivo primordial es ofrecer una perspectiva macro del desempeño energético total y de las tendencias generales a lo largo del tiempo. Son especialmente útiles para la alta dirección y para reportes de cumplimiento.</w:t>
      </w:r>
    </w:p>
    <w:p w:rsidRPr="00C033DD" w:rsidR="00F00BB8" w:rsidRDefault="00F00BB8" w14:paraId="17737492" w14:textId="77777777">
      <w:pPr>
        <w:pStyle w:val="Prrafodelista"/>
        <w:numPr>
          <w:ilvl w:val="0"/>
          <w:numId w:val="47"/>
        </w:numPr>
        <w:spacing w:before="100" w:beforeAutospacing="1" w:after="100" w:afterAutospacing="1" w:line="360" w:lineRule="auto"/>
        <w:rPr>
          <w:rFonts w:ascii="Calibri" w:hAnsi="Calibri" w:eastAsia="Times New Roman" w:cs="Calibri"/>
          <w:lang w:eastAsia="es-CO"/>
          <w:rPrChange w:author="LauraPGM" w:date="2025-10-01T16:03:00Z" w:id="362">
            <w:rPr>
              <w:lang w:eastAsia="es-CO"/>
            </w:rPr>
          </w:rPrChange>
        </w:rPr>
        <w:pPrChange w:author="LauraPGM" w:date="2025-10-01T16:03:00Z" w:id="363">
          <w:pPr>
            <w:pStyle w:val="Prrafodelista"/>
            <w:spacing w:before="100" w:beforeAutospacing="1" w:after="100" w:afterAutospacing="1" w:line="360" w:lineRule="auto"/>
          </w:pPr>
        </w:pPrChange>
      </w:pPr>
    </w:p>
    <w:p w:rsidRPr="001D59AC" w:rsidR="00185798" w:rsidDel="00C033DD" w:rsidRDefault="00185798" w14:paraId="186071F6" w14:textId="77777777">
      <w:pPr>
        <w:pStyle w:val="Prrafodelista"/>
        <w:numPr>
          <w:ilvl w:val="0"/>
          <w:numId w:val="47"/>
        </w:numPr>
        <w:spacing w:before="100" w:beforeAutospacing="1" w:after="100" w:afterAutospacing="1" w:line="360" w:lineRule="auto"/>
        <w:rPr>
          <w:del w:author="LauraPGM" w:date="2025-10-01T16:03:00Z" w:id="364"/>
          <w:rFonts w:ascii="Calibri" w:hAnsi="Calibri" w:eastAsia="Times New Roman" w:cs="Calibri"/>
          <w:lang w:eastAsia="es-CO"/>
        </w:rPr>
        <w:pPrChange w:author="LauraPGM" w:date="2025-10-01T09:45:00Z" w:id="365">
          <w:pPr>
            <w:pStyle w:val="Prrafodelista"/>
            <w:numPr>
              <w:numId w:val="67"/>
            </w:numPr>
            <w:tabs>
              <w:tab w:val="num" w:pos="720"/>
            </w:tabs>
            <w:spacing w:before="100" w:beforeAutospacing="1" w:after="100" w:afterAutospacing="1" w:line="360" w:lineRule="auto"/>
            <w:ind w:hanging="360"/>
          </w:pPr>
        </w:pPrChange>
      </w:pPr>
      <w:r w:rsidRPr="001D59AC">
        <w:rPr>
          <w:rFonts w:ascii="Calibri" w:hAnsi="Calibri" w:eastAsia="Times New Roman" w:cs="Calibri"/>
          <w:b/>
          <w:bCs/>
          <w:lang w:eastAsia="es-CO"/>
        </w:rPr>
        <w:t>Características:</w:t>
      </w:r>
      <w:r w:rsidRPr="001D59AC">
        <w:rPr>
          <w:rFonts w:ascii="Calibri" w:hAnsi="Calibri" w:eastAsia="Times New Roman" w:cs="Calibri"/>
          <w:lang w:eastAsia="es-CO"/>
        </w:rPr>
        <w:t xml:space="preserve"> suelen ser </w:t>
      </w:r>
      <w:proofErr w:type="spellStart"/>
      <w:r w:rsidRPr="001D59AC">
        <w:rPr>
          <w:rFonts w:ascii="Calibri" w:hAnsi="Calibri" w:eastAsia="Times New Roman" w:cs="Calibri"/>
          <w:lang w:eastAsia="es-CO"/>
        </w:rPr>
        <w:t>IDEs</w:t>
      </w:r>
      <w:proofErr w:type="spellEnd"/>
      <w:r w:rsidRPr="001D59AC">
        <w:rPr>
          <w:rFonts w:ascii="Calibri" w:hAnsi="Calibri" w:eastAsia="Times New Roman" w:cs="Calibri"/>
          <w:lang w:eastAsia="es-CO"/>
        </w:rPr>
        <w:t xml:space="preserve"> absolutos (como el consumo total de energía por fuente) o relativos que consideran la producción o la actividad total de la organización (por ejemplo, la intensidad energética por unidad de ingreso o por número de empleados). Generalmente se calculan con menor frecuencia (mensual, trimestral o anual).</w:t>
      </w:r>
    </w:p>
    <w:p w:rsidRPr="00C033DD" w:rsidR="00F00BB8" w:rsidRDefault="00F00BB8" w14:paraId="401C581F" w14:textId="77777777">
      <w:pPr>
        <w:pStyle w:val="Prrafodelista"/>
        <w:numPr>
          <w:ilvl w:val="0"/>
          <w:numId w:val="47"/>
        </w:numPr>
        <w:spacing w:before="100" w:beforeAutospacing="1" w:after="100" w:afterAutospacing="1" w:line="360" w:lineRule="auto"/>
        <w:rPr>
          <w:rFonts w:ascii="Calibri" w:hAnsi="Calibri" w:eastAsia="Times New Roman" w:cs="Calibri"/>
          <w:lang w:eastAsia="es-CO"/>
          <w:rPrChange w:author="LauraPGM" w:date="2025-10-01T16:03:00Z" w:id="366">
            <w:rPr>
              <w:lang w:eastAsia="es-CO"/>
            </w:rPr>
          </w:rPrChange>
        </w:rPr>
        <w:pPrChange w:author="LauraPGM" w:date="2025-10-01T16:03:00Z" w:id="367">
          <w:pPr>
            <w:pStyle w:val="Prrafodelista"/>
            <w:spacing w:before="100" w:beforeAutospacing="1" w:after="100" w:afterAutospacing="1" w:line="360" w:lineRule="auto"/>
          </w:pPr>
        </w:pPrChange>
      </w:pPr>
    </w:p>
    <w:p w:rsidRPr="001D59AC" w:rsidR="00185798" w:rsidRDefault="00185798" w14:paraId="4700B572" w14:textId="77777777">
      <w:pPr>
        <w:pStyle w:val="Prrafodelista"/>
        <w:numPr>
          <w:ilvl w:val="0"/>
          <w:numId w:val="47"/>
        </w:numPr>
        <w:spacing w:before="100" w:beforeAutospacing="1" w:after="100" w:afterAutospacing="1" w:line="360" w:lineRule="auto"/>
        <w:rPr>
          <w:rFonts w:ascii="Calibri" w:hAnsi="Calibri" w:eastAsia="Times New Roman" w:cs="Calibri"/>
          <w:lang w:eastAsia="es-CO"/>
        </w:rPr>
        <w:pPrChange w:author="LauraPGM" w:date="2025-10-01T09:45:00Z" w:id="368">
          <w:pPr>
            <w:pStyle w:val="Prrafodelista"/>
            <w:numPr>
              <w:numId w:val="67"/>
            </w:numPr>
            <w:tabs>
              <w:tab w:val="num" w:pos="720"/>
            </w:tabs>
            <w:spacing w:before="100" w:beforeAutospacing="1" w:after="100" w:afterAutospacing="1" w:line="360" w:lineRule="auto"/>
            <w:ind w:hanging="360"/>
          </w:pPr>
        </w:pPrChange>
      </w:pPr>
      <w:r w:rsidRPr="001D59AC">
        <w:rPr>
          <w:rFonts w:ascii="Calibri" w:hAnsi="Calibri" w:eastAsia="Times New Roman" w:cs="Calibri"/>
          <w:b/>
          <w:bCs/>
          <w:lang w:eastAsia="es-CO"/>
        </w:rPr>
        <w:t>Aplicaciones comunes:</w:t>
      </w:r>
    </w:p>
    <w:p w:rsidRPr="001D59AC" w:rsidR="00185798" w:rsidRDefault="00185798" w14:paraId="013DB068" w14:textId="77777777">
      <w:pPr>
        <w:numPr>
          <w:ilvl w:val="0"/>
          <w:numId w:val="128"/>
        </w:numPr>
        <w:spacing w:before="100" w:beforeAutospacing="1" w:after="100" w:afterAutospacing="1" w:line="360" w:lineRule="auto"/>
        <w:rPr>
          <w:rFonts w:ascii="Calibri" w:hAnsi="Calibri" w:eastAsia="Times New Roman" w:cs="Calibri"/>
          <w:lang w:eastAsia="es-CO"/>
        </w:rPr>
        <w:pPrChange w:author="LauraPGM" w:date="2025-10-01T13:17:00Z" w:id="369">
          <w:pPr>
            <w:numPr>
              <w:numId w:val="68"/>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Establecer y monitorear el progreso hacia objetivos energéticos estratégicos (ejemplo: reducir el consumo total de energía en un 10 % en cinco años).</w:t>
      </w:r>
    </w:p>
    <w:p w:rsidRPr="001D59AC" w:rsidR="00185798" w:rsidRDefault="00185798" w14:paraId="36A53F07" w14:textId="77777777">
      <w:pPr>
        <w:numPr>
          <w:ilvl w:val="0"/>
          <w:numId w:val="128"/>
        </w:numPr>
        <w:spacing w:before="100" w:beforeAutospacing="1" w:after="100" w:afterAutospacing="1" w:line="360" w:lineRule="auto"/>
        <w:rPr>
          <w:rFonts w:ascii="Calibri" w:hAnsi="Calibri" w:eastAsia="Times New Roman" w:cs="Calibri"/>
          <w:lang w:eastAsia="es-CO"/>
        </w:rPr>
        <w:pPrChange w:author="LauraPGM" w:date="2025-10-01T13:17:00Z" w:id="370">
          <w:pPr>
            <w:numPr>
              <w:numId w:val="68"/>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Comunicar el desempeño energético general en informes de sostenibilidad, reportes anuales o a juntas directivas.</w:t>
      </w:r>
    </w:p>
    <w:p w:rsidRPr="001D59AC" w:rsidR="00185798" w:rsidRDefault="00185798" w14:paraId="7C6FC0B0" w14:textId="77777777">
      <w:pPr>
        <w:numPr>
          <w:ilvl w:val="0"/>
          <w:numId w:val="128"/>
        </w:numPr>
        <w:spacing w:before="100" w:beforeAutospacing="1" w:after="100" w:afterAutospacing="1" w:line="360" w:lineRule="auto"/>
        <w:rPr>
          <w:rFonts w:ascii="Calibri" w:hAnsi="Calibri" w:eastAsia="Times New Roman" w:cs="Calibri"/>
          <w:lang w:eastAsia="es-CO"/>
        </w:rPr>
        <w:pPrChange w:author="LauraPGM" w:date="2025-10-01T13:17:00Z" w:id="371">
          <w:pPr>
            <w:numPr>
              <w:numId w:val="68"/>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Realizar comparaciones de alto nivel (</w:t>
      </w:r>
      <w:r w:rsidRPr="000076B5">
        <w:rPr>
          <w:rFonts w:ascii="Calibri" w:hAnsi="Calibri" w:eastAsia="Times New Roman" w:cs="Calibri"/>
          <w:i/>
          <w:lang w:eastAsia="es-CO"/>
          <w:rPrChange w:author="LauraPGM" w:date="2025-10-06T20:56:00Z" w:id="372">
            <w:rPr>
              <w:rFonts w:ascii="Calibri" w:hAnsi="Calibri" w:eastAsia="Times New Roman" w:cs="Calibri"/>
              <w:lang w:eastAsia="es-CO"/>
            </w:rPr>
          </w:rPrChange>
        </w:rPr>
        <w:t>benchmarking</w:t>
      </w:r>
      <w:r w:rsidRPr="001D59AC">
        <w:rPr>
          <w:rFonts w:ascii="Calibri" w:hAnsi="Calibri" w:eastAsia="Times New Roman" w:cs="Calibri"/>
          <w:lang w:eastAsia="es-CO"/>
        </w:rPr>
        <w:t>) con otras organizaciones del sector o con promedios de la industria.</w:t>
      </w:r>
    </w:p>
    <w:p w:rsidRPr="001D59AC" w:rsidR="00185798" w:rsidRDefault="00185798" w14:paraId="664020BD" w14:textId="77777777">
      <w:pPr>
        <w:numPr>
          <w:ilvl w:val="0"/>
          <w:numId w:val="128"/>
        </w:numPr>
        <w:spacing w:before="100" w:beforeAutospacing="1" w:after="100" w:afterAutospacing="1" w:line="360" w:lineRule="auto"/>
        <w:rPr>
          <w:rFonts w:ascii="Calibri" w:hAnsi="Calibri" w:eastAsia="Times New Roman" w:cs="Calibri"/>
          <w:lang w:eastAsia="es-CO"/>
        </w:rPr>
        <w:pPrChange w:author="LauraPGM" w:date="2025-10-01T13:17:00Z" w:id="373">
          <w:pPr>
            <w:numPr>
              <w:numId w:val="68"/>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Servir como punto de partida para identificar áreas que requieren un análisis más detallado a nivel de proceso o equipo.</w:t>
      </w:r>
    </w:p>
    <w:p w:rsidRPr="001D59AC" w:rsidR="00185798" w:rsidRDefault="00185798" w14:paraId="4534D5CA" w14:textId="77777777">
      <w:pPr>
        <w:pStyle w:val="Prrafodelista"/>
        <w:numPr>
          <w:ilvl w:val="0"/>
          <w:numId w:val="49"/>
        </w:numPr>
        <w:spacing w:before="100" w:beforeAutospacing="1" w:after="100" w:afterAutospacing="1" w:line="360" w:lineRule="auto"/>
        <w:rPr>
          <w:rFonts w:ascii="Calibri" w:hAnsi="Calibri" w:eastAsia="Times New Roman" w:cs="Calibri"/>
          <w:lang w:eastAsia="es-CO"/>
        </w:rPr>
        <w:pPrChange w:author="LauraPGM" w:date="2025-10-01T09:45:00Z" w:id="374">
          <w:pPr>
            <w:pStyle w:val="Prrafodelista"/>
            <w:numPr>
              <w:numId w:val="69"/>
            </w:numPr>
            <w:tabs>
              <w:tab w:val="num" w:pos="720"/>
            </w:tabs>
            <w:spacing w:before="100" w:beforeAutospacing="1" w:after="100" w:afterAutospacing="1" w:line="360" w:lineRule="auto"/>
            <w:ind w:hanging="360"/>
          </w:pPr>
        </w:pPrChange>
      </w:pPr>
      <w:r w:rsidRPr="001D59AC">
        <w:rPr>
          <w:rFonts w:ascii="Calibri" w:hAnsi="Calibri" w:eastAsia="Times New Roman" w:cs="Calibri"/>
          <w:b/>
          <w:bCs/>
          <w:lang w:eastAsia="es-CO"/>
        </w:rPr>
        <w:t>Ejemplos específicos:</w:t>
      </w:r>
    </w:p>
    <w:p w:rsidRPr="001D59AC" w:rsidR="00185798" w:rsidRDefault="00185798" w14:paraId="16FA8C23" w14:textId="77777777">
      <w:pPr>
        <w:numPr>
          <w:ilvl w:val="0"/>
          <w:numId w:val="129"/>
        </w:numPr>
        <w:spacing w:before="100" w:beforeAutospacing="1" w:after="100" w:afterAutospacing="1" w:line="360" w:lineRule="auto"/>
        <w:rPr>
          <w:rFonts w:ascii="Calibri" w:hAnsi="Calibri" w:eastAsia="Times New Roman" w:cs="Calibri"/>
          <w:lang w:eastAsia="es-CO"/>
        </w:rPr>
        <w:pPrChange w:author="LauraPGM" w:date="2025-10-01T13:17:00Z" w:id="375">
          <w:pPr>
            <w:numPr>
              <w:numId w:val="70"/>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Consumo total anual de electricidad, gas natural y diésel de toda la corporación.</w:t>
      </w:r>
    </w:p>
    <w:p w:rsidRPr="001D59AC" w:rsidR="00185798" w:rsidRDefault="00185798" w14:paraId="24DEE7D1" w14:textId="77777777">
      <w:pPr>
        <w:numPr>
          <w:ilvl w:val="0"/>
          <w:numId w:val="129"/>
        </w:numPr>
        <w:spacing w:before="100" w:beforeAutospacing="1" w:after="100" w:afterAutospacing="1" w:line="360" w:lineRule="auto"/>
        <w:rPr>
          <w:rFonts w:ascii="Calibri" w:hAnsi="Calibri" w:eastAsia="Times New Roman" w:cs="Calibri"/>
          <w:lang w:eastAsia="es-CO"/>
        </w:rPr>
        <w:pPrChange w:author="LauraPGM" w:date="2025-10-01T13:17:00Z" w:id="376">
          <w:pPr>
            <w:numPr>
              <w:numId w:val="70"/>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 xml:space="preserve">Intensidad energética de la empresa en </w:t>
      </w:r>
      <w:proofErr w:type="spellStart"/>
      <w:r w:rsidRPr="001D59AC">
        <w:rPr>
          <w:rFonts w:ascii="Calibri" w:hAnsi="Calibri" w:eastAsia="Times New Roman" w:cs="Calibri"/>
          <w:lang w:eastAsia="es-CO"/>
        </w:rPr>
        <w:t>kWh</w:t>
      </w:r>
      <w:proofErr w:type="spellEnd"/>
      <w:r w:rsidRPr="001D59AC">
        <w:rPr>
          <w:rFonts w:ascii="Calibri" w:hAnsi="Calibri" w:eastAsia="Times New Roman" w:cs="Calibri"/>
          <w:lang w:eastAsia="es-CO"/>
        </w:rPr>
        <w:t xml:space="preserve"> por millón de dólares de ventas.</w:t>
      </w:r>
    </w:p>
    <w:p w:rsidRPr="002A19B8" w:rsidR="00E32DB2" w:rsidRDefault="00185798" w14:paraId="7767E748" w14:textId="55D350DF">
      <w:pPr>
        <w:numPr>
          <w:ilvl w:val="0"/>
          <w:numId w:val="129"/>
        </w:numPr>
        <w:spacing w:before="100" w:beforeAutospacing="1" w:after="100" w:afterAutospacing="1" w:line="360" w:lineRule="auto"/>
        <w:rPr>
          <w:rFonts w:ascii="Calibri" w:hAnsi="Calibri" w:eastAsia="Times New Roman" w:cs="Calibri"/>
          <w:lang w:eastAsia="es-CO"/>
        </w:rPr>
        <w:pPrChange w:author="LauraPGM" w:date="2025-10-01T21:13:00Z" w:id="377">
          <w:pPr>
            <w:numPr>
              <w:numId w:val="70"/>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Costo energético total como porcentaje del costo operativo total de la compañía.</w:t>
      </w:r>
    </w:p>
    <w:p w:rsidRPr="001D59AC" w:rsidR="00185798" w:rsidRDefault="00185798" w14:paraId="45F3AFE7" w14:textId="7C88D6D3">
      <w:pPr>
        <w:pStyle w:val="Prrafodelista"/>
        <w:numPr>
          <w:ilvl w:val="0"/>
          <w:numId w:val="42"/>
        </w:numPr>
        <w:spacing w:before="100" w:beforeAutospacing="1" w:after="100" w:afterAutospacing="1" w:line="360" w:lineRule="auto"/>
        <w:rPr>
          <w:rFonts w:ascii="Calibri" w:hAnsi="Calibri" w:eastAsia="Times New Roman" w:cs="Calibri"/>
          <w:lang w:eastAsia="es-CO"/>
        </w:rPr>
        <w:pPrChange w:author="LauraPGM" w:date="2025-10-01T09:45:00Z" w:id="378">
          <w:pPr>
            <w:pStyle w:val="Prrafodelista"/>
            <w:numPr>
              <w:numId w:val="52"/>
            </w:numPr>
            <w:spacing w:before="100" w:beforeAutospacing="1" w:after="100" w:afterAutospacing="1" w:line="360" w:lineRule="auto"/>
            <w:ind w:hanging="360"/>
          </w:pPr>
        </w:pPrChange>
      </w:pPr>
      <w:r w:rsidRPr="001D59AC">
        <w:rPr>
          <w:rFonts w:ascii="Calibri" w:hAnsi="Calibri" w:eastAsia="Times New Roman" w:cs="Calibri"/>
          <w:b/>
          <w:bCs/>
          <w:lang w:eastAsia="es-CO"/>
        </w:rPr>
        <w:t>Evaluación de la eficiencia de procesos específicos</w:t>
      </w:r>
    </w:p>
    <w:p w:rsidRPr="001D59AC" w:rsidR="00F00BB8" w:rsidP="001D59AC" w:rsidRDefault="00F00BB8" w14:paraId="0A1CDE12" w14:textId="77777777">
      <w:pPr>
        <w:pStyle w:val="Prrafodelista"/>
        <w:spacing w:before="100" w:beforeAutospacing="1" w:after="100" w:afterAutospacing="1" w:line="360" w:lineRule="auto"/>
        <w:rPr>
          <w:rFonts w:ascii="Calibri" w:hAnsi="Calibri" w:eastAsia="Times New Roman" w:cs="Calibri"/>
          <w:lang w:eastAsia="es-CO"/>
        </w:rPr>
      </w:pPr>
    </w:p>
    <w:p w:rsidRPr="001D59AC" w:rsidR="00185798" w:rsidRDefault="00185798" w14:paraId="30B013E6" w14:textId="77777777">
      <w:pPr>
        <w:pStyle w:val="Prrafodelista"/>
        <w:numPr>
          <w:ilvl w:val="0"/>
          <w:numId w:val="49"/>
        </w:numPr>
        <w:spacing w:before="100" w:beforeAutospacing="1" w:after="100" w:afterAutospacing="1" w:line="360" w:lineRule="auto"/>
        <w:rPr>
          <w:rFonts w:ascii="Calibri" w:hAnsi="Calibri" w:eastAsia="Times New Roman" w:cs="Calibri"/>
          <w:lang w:eastAsia="es-CO"/>
        </w:rPr>
        <w:pPrChange w:author="LauraPGM" w:date="2025-10-01T09:45:00Z" w:id="379">
          <w:pPr>
            <w:pStyle w:val="Prrafodelista"/>
            <w:numPr>
              <w:numId w:val="69"/>
            </w:numPr>
            <w:tabs>
              <w:tab w:val="num" w:pos="720"/>
            </w:tabs>
            <w:spacing w:before="100" w:beforeAutospacing="1" w:after="100" w:afterAutospacing="1" w:line="360" w:lineRule="auto"/>
            <w:ind w:hanging="360"/>
          </w:pPr>
        </w:pPrChange>
      </w:pPr>
      <w:r w:rsidRPr="001D59AC">
        <w:rPr>
          <w:rFonts w:ascii="Calibri" w:hAnsi="Calibri" w:eastAsia="Times New Roman" w:cs="Calibri"/>
          <w:b/>
          <w:bCs/>
          <w:lang w:eastAsia="es-CO"/>
        </w:rPr>
        <w:t>Propósito:</w:t>
      </w:r>
      <w:r w:rsidRPr="001D59AC">
        <w:rPr>
          <w:rFonts w:ascii="Calibri" w:hAnsi="Calibri" w:eastAsia="Times New Roman" w:cs="Calibri"/>
          <w:lang w:eastAsia="es-CO"/>
        </w:rPr>
        <w:t xml:space="preserve"> estos </w:t>
      </w:r>
      <w:proofErr w:type="spellStart"/>
      <w:r w:rsidRPr="001D59AC">
        <w:rPr>
          <w:rFonts w:ascii="Calibri" w:hAnsi="Calibri" w:eastAsia="Times New Roman" w:cs="Calibri"/>
          <w:lang w:eastAsia="es-CO"/>
        </w:rPr>
        <w:t>IDEs</w:t>
      </w:r>
      <w:proofErr w:type="spellEnd"/>
      <w:r w:rsidRPr="001D59AC">
        <w:rPr>
          <w:rFonts w:ascii="Calibri" w:hAnsi="Calibri" w:eastAsia="Times New Roman" w:cs="Calibri"/>
          <w:lang w:eastAsia="es-CO"/>
        </w:rPr>
        <w:t xml:space="preserve"> se centran en analizar la eficiencia energética de procesos concretos (productivos, de servicios o de apoyo) dentro de la organización. Su finalidad es identificar dónde el consumo energético es elevado en relación con la salida del proceso y dónde existen mayores oportunidades de optimización.</w:t>
      </w:r>
    </w:p>
    <w:p w:rsidRPr="001D59AC" w:rsidR="00F00BB8" w:rsidP="001D59AC" w:rsidRDefault="00F00BB8" w14:paraId="434BB0F2" w14:textId="77777777">
      <w:pPr>
        <w:pStyle w:val="Prrafodelista"/>
        <w:spacing w:before="100" w:beforeAutospacing="1" w:after="100" w:afterAutospacing="1" w:line="360" w:lineRule="auto"/>
        <w:rPr>
          <w:rFonts w:ascii="Calibri" w:hAnsi="Calibri" w:eastAsia="Times New Roman" w:cs="Calibri"/>
          <w:lang w:eastAsia="es-CO"/>
        </w:rPr>
      </w:pPr>
    </w:p>
    <w:p w:rsidR="00F00BB8" w:rsidDel="001D59AC" w:rsidRDefault="00185798" w14:paraId="57C88BC8" w14:textId="613E625A">
      <w:pPr>
        <w:pStyle w:val="Prrafodelista"/>
        <w:numPr>
          <w:ilvl w:val="0"/>
          <w:numId w:val="49"/>
        </w:numPr>
        <w:spacing w:before="100" w:beforeAutospacing="1" w:after="100" w:afterAutospacing="1" w:line="360" w:lineRule="auto"/>
        <w:rPr>
          <w:del w:author="LauraPGM" w:date="2025-10-01T09:53:00Z" w:id="380"/>
          <w:rFonts w:ascii="Calibri" w:hAnsi="Calibri" w:eastAsia="Times New Roman" w:cs="Calibri"/>
          <w:lang w:eastAsia="es-CO"/>
        </w:rPr>
        <w:pPrChange w:author="LauraPGM" w:date="2025-10-01T09:53:00Z" w:id="381">
          <w:pPr>
            <w:pStyle w:val="Prrafodelista"/>
            <w:spacing w:before="100" w:beforeAutospacing="1" w:after="100" w:afterAutospacing="1" w:line="360" w:lineRule="auto"/>
          </w:pPr>
        </w:pPrChange>
      </w:pPr>
      <w:r w:rsidRPr="001D59AC">
        <w:rPr>
          <w:rFonts w:ascii="Calibri" w:hAnsi="Calibri" w:eastAsia="Times New Roman" w:cs="Calibri"/>
          <w:b/>
          <w:bCs/>
          <w:lang w:eastAsia="es-CO"/>
        </w:rPr>
        <w:t>Características:</w:t>
      </w:r>
      <w:r w:rsidRPr="001D59AC">
        <w:rPr>
          <w:rFonts w:ascii="Calibri" w:hAnsi="Calibri" w:eastAsia="Times New Roman" w:cs="Calibri"/>
          <w:lang w:eastAsia="es-CO"/>
        </w:rPr>
        <w:t xml:space="preserve"> suelen ser </w:t>
      </w:r>
      <w:proofErr w:type="spellStart"/>
      <w:r w:rsidRPr="001D59AC">
        <w:rPr>
          <w:rFonts w:ascii="Calibri" w:hAnsi="Calibri" w:eastAsia="Times New Roman" w:cs="Calibri"/>
          <w:lang w:eastAsia="es-CO"/>
        </w:rPr>
        <w:t>IDEs</w:t>
      </w:r>
      <w:proofErr w:type="spellEnd"/>
      <w:r w:rsidRPr="001D59AC">
        <w:rPr>
          <w:rFonts w:ascii="Calibri" w:hAnsi="Calibri" w:eastAsia="Times New Roman" w:cs="Calibri"/>
          <w:lang w:eastAsia="es-CO"/>
        </w:rPr>
        <w:t xml:space="preserve"> relativos (consumo específico por unidad producida, energía por unidad de servicio) o basados en el rendimiento de los sistemas clave (ejemplo: eficiencia de un horno, consumo de energía por ciclo de una máquina). Requieren instrumentación más específica y una frecuencia de monitoreo más alta.</w:t>
      </w:r>
    </w:p>
    <w:p w:rsidRPr="001D59AC" w:rsidR="001D59AC" w:rsidRDefault="001D59AC" w14:paraId="25D7BE86" w14:textId="77777777">
      <w:pPr>
        <w:pStyle w:val="Prrafodelista"/>
        <w:spacing w:before="100" w:beforeAutospacing="1" w:after="100" w:afterAutospacing="1" w:line="360" w:lineRule="auto"/>
        <w:rPr>
          <w:ins w:author="LauraPGM" w:date="2025-10-01T09:53:00Z" w:id="382"/>
          <w:rFonts w:ascii="Calibri" w:hAnsi="Calibri" w:eastAsia="Times New Roman" w:cs="Calibri"/>
          <w:lang w:eastAsia="es-CO"/>
        </w:rPr>
        <w:pPrChange w:author="LauraPGM" w:date="2025-10-01T09:53:00Z" w:id="383">
          <w:pPr>
            <w:pStyle w:val="Prrafodelista"/>
            <w:numPr>
              <w:numId w:val="69"/>
            </w:numPr>
            <w:tabs>
              <w:tab w:val="num" w:pos="720"/>
            </w:tabs>
            <w:spacing w:before="100" w:beforeAutospacing="1" w:after="100" w:afterAutospacing="1" w:line="360" w:lineRule="auto"/>
            <w:ind w:hanging="360"/>
          </w:pPr>
        </w:pPrChange>
      </w:pPr>
    </w:p>
    <w:p w:rsidRPr="001D59AC" w:rsidR="00F00BB8" w:rsidDel="001D59AC" w:rsidRDefault="00F00BB8" w14:paraId="67941259" w14:textId="77777777">
      <w:pPr>
        <w:pStyle w:val="Prrafodelista"/>
        <w:spacing w:before="100" w:beforeAutospacing="1" w:after="100" w:afterAutospacing="1" w:line="360" w:lineRule="auto"/>
        <w:rPr>
          <w:del w:author="LauraPGM" w:date="2025-10-01T09:53:00Z" w:id="384"/>
          <w:rFonts w:ascii="Calibri" w:hAnsi="Calibri" w:eastAsia="Times New Roman" w:cs="Calibri"/>
          <w:lang w:eastAsia="es-CO"/>
          <w:rPrChange w:author="LauraPGM" w:date="2025-10-01T09:53:00Z" w:id="385">
            <w:rPr>
              <w:del w:author="LauraPGM" w:date="2025-10-01T09:53:00Z" w:id="386"/>
              <w:lang w:eastAsia="es-CO"/>
            </w:rPr>
          </w:rPrChange>
        </w:rPr>
        <w:pPrChange w:author="LauraPGM" w:date="2025-10-01T09:53:00Z" w:id="387">
          <w:pPr>
            <w:pStyle w:val="Prrafodelista"/>
          </w:pPr>
        </w:pPrChange>
      </w:pPr>
    </w:p>
    <w:p w:rsidRPr="001D59AC" w:rsidR="00F00BB8" w:rsidP="001D59AC" w:rsidRDefault="00F00BB8" w14:paraId="31501074" w14:textId="77777777">
      <w:pPr>
        <w:pStyle w:val="Prrafodelista"/>
        <w:spacing w:before="100" w:beforeAutospacing="1" w:after="100" w:afterAutospacing="1" w:line="360" w:lineRule="auto"/>
        <w:rPr>
          <w:lang w:eastAsia="es-CO"/>
        </w:rPr>
      </w:pPr>
    </w:p>
    <w:p w:rsidRPr="001D59AC" w:rsidR="00185798" w:rsidRDefault="00185798" w14:paraId="664AAFDA" w14:textId="77777777">
      <w:pPr>
        <w:pStyle w:val="Prrafodelista"/>
        <w:numPr>
          <w:ilvl w:val="0"/>
          <w:numId w:val="49"/>
        </w:numPr>
        <w:spacing w:before="100" w:beforeAutospacing="1" w:after="100" w:afterAutospacing="1" w:line="360" w:lineRule="auto"/>
        <w:rPr>
          <w:rFonts w:ascii="Calibri" w:hAnsi="Calibri" w:eastAsia="Times New Roman" w:cs="Calibri"/>
          <w:lang w:eastAsia="es-CO"/>
        </w:rPr>
        <w:pPrChange w:author="LauraPGM" w:date="2025-10-01T09:45:00Z" w:id="388">
          <w:pPr>
            <w:pStyle w:val="Prrafodelista"/>
            <w:numPr>
              <w:numId w:val="69"/>
            </w:numPr>
            <w:tabs>
              <w:tab w:val="num" w:pos="720"/>
            </w:tabs>
            <w:spacing w:before="100" w:beforeAutospacing="1" w:after="100" w:afterAutospacing="1" w:line="360" w:lineRule="auto"/>
            <w:ind w:hanging="360"/>
          </w:pPr>
        </w:pPrChange>
      </w:pPr>
      <w:r w:rsidRPr="001D59AC">
        <w:rPr>
          <w:rFonts w:ascii="Calibri" w:hAnsi="Calibri" w:eastAsia="Times New Roman" w:cs="Calibri"/>
          <w:b/>
          <w:bCs/>
          <w:lang w:eastAsia="es-CO"/>
        </w:rPr>
        <w:t>Aplicaciones comunes:</w:t>
      </w:r>
    </w:p>
    <w:p w:rsidRPr="001D59AC" w:rsidR="00185798" w:rsidRDefault="00185798" w14:paraId="5A493A33" w14:textId="77777777">
      <w:pPr>
        <w:numPr>
          <w:ilvl w:val="0"/>
          <w:numId w:val="130"/>
        </w:numPr>
        <w:spacing w:before="100" w:beforeAutospacing="1" w:after="100" w:afterAutospacing="1" w:line="360" w:lineRule="auto"/>
        <w:rPr>
          <w:rFonts w:ascii="Calibri" w:hAnsi="Calibri" w:eastAsia="Times New Roman" w:cs="Calibri"/>
          <w:lang w:eastAsia="es-CO"/>
        </w:rPr>
        <w:pPrChange w:author="LauraPGM" w:date="2025-10-01T13:18:00Z" w:id="389">
          <w:pPr>
            <w:numPr>
              <w:numId w:val="71"/>
            </w:numPr>
            <w:spacing w:before="100" w:beforeAutospacing="1" w:after="100" w:afterAutospacing="1" w:line="360" w:lineRule="auto"/>
            <w:ind w:left="720" w:hanging="360"/>
          </w:pPr>
        </w:pPrChange>
      </w:pPr>
      <w:r w:rsidRPr="001D59AC">
        <w:rPr>
          <w:rFonts w:ascii="Calibri" w:hAnsi="Calibri" w:eastAsia="Times New Roman" w:cs="Calibri"/>
          <w:lang w:eastAsia="es-CO"/>
        </w:rPr>
        <w:t>Identificar los procesos más intensivos en energía dentro de una instalación.</w:t>
      </w:r>
    </w:p>
    <w:p w:rsidRPr="001D59AC" w:rsidR="00185798" w:rsidRDefault="00185798" w14:paraId="464AA7F8" w14:textId="77777777">
      <w:pPr>
        <w:numPr>
          <w:ilvl w:val="0"/>
          <w:numId w:val="130"/>
        </w:numPr>
        <w:spacing w:before="100" w:beforeAutospacing="1" w:after="100" w:afterAutospacing="1" w:line="360" w:lineRule="auto"/>
        <w:rPr>
          <w:rFonts w:ascii="Calibri" w:hAnsi="Calibri" w:eastAsia="Times New Roman" w:cs="Calibri"/>
          <w:lang w:eastAsia="es-CO"/>
        </w:rPr>
        <w:pPrChange w:author="LauraPGM" w:date="2025-10-01T13:18:00Z" w:id="390">
          <w:pPr>
            <w:numPr>
              <w:numId w:val="71"/>
            </w:numPr>
            <w:spacing w:before="100" w:beforeAutospacing="1" w:after="100" w:afterAutospacing="1" w:line="360" w:lineRule="auto"/>
            <w:ind w:left="720" w:hanging="360"/>
          </w:pPr>
        </w:pPrChange>
      </w:pPr>
      <w:r w:rsidRPr="001D59AC">
        <w:rPr>
          <w:rFonts w:ascii="Calibri" w:hAnsi="Calibri" w:eastAsia="Times New Roman" w:cs="Calibri"/>
          <w:lang w:eastAsia="es-CO"/>
        </w:rPr>
        <w:t>Evaluar el impacto de mejoras implementadas en procesos particulares (ejemplo: cambio de bomba, optimización de un ciclo de secado).</w:t>
      </w:r>
    </w:p>
    <w:p w:rsidRPr="001D59AC" w:rsidR="00185798" w:rsidRDefault="00185798" w14:paraId="391AAF15" w14:textId="77777777">
      <w:pPr>
        <w:numPr>
          <w:ilvl w:val="0"/>
          <w:numId w:val="130"/>
        </w:numPr>
        <w:spacing w:before="100" w:beforeAutospacing="1" w:after="100" w:afterAutospacing="1" w:line="360" w:lineRule="auto"/>
        <w:rPr>
          <w:rFonts w:ascii="Calibri" w:hAnsi="Calibri" w:eastAsia="Times New Roman" w:cs="Calibri"/>
          <w:lang w:eastAsia="es-CO"/>
        </w:rPr>
        <w:pPrChange w:author="LauraPGM" w:date="2025-10-01T13:18:00Z" w:id="391">
          <w:pPr>
            <w:numPr>
              <w:numId w:val="71"/>
            </w:numPr>
            <w:spacing w:before="100" w:beforeAutospacing="1" w:after="100" w:afterAutospacing="1" w:line="360" w:lineRule="auto"/>
            <w:ind w:left="720" w:hanging="360"/>
          </w:pPr>
        </w:pPrChange>
      </w:pPr>
      <w:r w:rsidRPr="001D59AC">
        <w:rPr>
          <w:rFonts w:ascii="Calibri" w:hAnsi="Calibri" w:eastAsia="Times New Roman" w:cs="Calibri"/>
          <w:lang w:eastAsia="es-CO"/>
        </w:rPr>
        <w:t>Comparar la eficiencia de diferentes líneas de producción o procesos similares dentro de la misma planta o entre plantas.</w:t>
      </w:r>
    </w:p>
    <w:p w:rsidRPr="001D59AC" w:rsidR="00185798" w:rsidRDefault="00185798" w14:paraId="4FBB983D" w14:textId="77777777">
      <w:pPr>
        <w:numPr>
          <w:ilvl w:val="0"/>
          <w:numId w:val="130"/>
        </w:numPr>
        <w:spacing w:before="100" w:beforeAutospacing="1" w:after="100" w:afterAutospacing="1" w:line="360" w:lineRule="auto"/>
        <w:rPr>
          <w:rFonts w:ascii="Calibri" w:hAnsi="Calibri" w:eastAsia="Times New Roman" w:cs="Calibri"/>
          <w:lang w:eastAsia="es-CO"/>
        </w:rPr>
        <w:pPrChange w:author="LauraPGM" w:date="2025-10-01T13:18:00Z" w:id="392">
          <w:pPr>
            <w:numPr>
              <w:numId w:val="71"/>
            </w:numPr>
            <w:spacing w:before="100" w:beforeAutospacing="1" w:after="100" w:afterAutospacing="1" w:line="360" w:lineRule="auto"/>
            <w:ind w:left="720" w:hanging="360"/>
          </w:pPr>
        </w:pPrChange>
      </w:pPr>
      <w:r w:rsidRPr="001D59AC">
        <w:rPr>
          <w:rFonts w:ascii="Calibri" w:hAnsi="Calibri" w:eastAsia="Times New Roman" w:cs="Calibri"/>
          <w:lang w:eastAsia="es-CO"/>
        </w:rPr>
        <w:t>Establecer objetivos de eficiencia para procesos individuales.</w:t>
      </w:r>
    </w:p>
    <w:p w:rsidRPr="001D59AC" w:rsidR="00185798" w:rsidRDefault="00185798" w14:paraId="6ACC2D4E" w14:textId="77777777">
      <w:pPr>
        <w:numPr>
          <w:ilvl w:val="0"/>
          <w:numId w:val="130"/>
        </w:numPr>
        <w:spacing w:before="100" w:beforeAutospacing="1" w:after="100" w:afterAutospacing="1" w:line="360" w:lineRule="auto"/>
        <w:rPr>
          <w:rFonts w:ascii="Calibri" w:hAnsi="Calibri" w:eastAsia="Times New Roman" w:cs="Calibri"/>
          <w:lang w:eastAsia="es-CO"/>
        </w:rPr>
        <w:pPrChange w:author="LauraPGM" w:date="2025-10-01T13:18:00Z" w:id="393">
          <w:pPr>
            <w:numPr>
              <w:numId w:val="71"/>
            </w:numPr>
            <w:spacing w:before="100" w:beforeAutospacing="1" w:after="100" w:afterAutospacing="1" w:line="360" w:lineRule="auto"/>
            <w:ind w:left="720" w:hanging="360"/>
          </w:pPr>
        </w:pPrChange>
      </w:pPr>
      <w:r w:rsidRPr="001D59AC">
        <w:rPr>
          <w:rFonts w:ascii="Calibri" w:hAnsi="Calibri" w:eastAsia="Times New Roman" w:cs="Calibri"/>
          <w:lang w:eastAsia="es-CO"/>
        </w:rPr>
        <w:t>Optimizar variables operacionales (temperatura, presión, caudal, tiempo de ciclo).</w:t>
      </w:r>
    </w:p>
    <w:p w:rsidRPr="001D59AC" w:rsidR="00185798" w:rsidRDefault="00185798" w14:paraId="35F2FEAD" w14:textId="77777777">
      <w:pPr>
        <w:pStyle w:val="Prrafodelista"/>
        <w:numPr>
          <w:ilvl w:val="0"/>
          <w:numId w:val="52"/>
        </w:numPr>
        <w:spacing w:before="100" w:beforeAutospacing="1" w:after="100" w:afterAutospacing="1" w:line="360" w:lineRule="auto"/>
        <w:rPr>
          <w:rFonts w:ascii="Calibri" w:hAnsi="Calibri" w:eastAsia="Times New Roman" w:cs="Calibri"/>
          <w:lang w:eastAsia="es-CO"/>
        </w:rPr>
        <w:pPrChange w:author="LauraPGM" w:date="2025-10-01T09:45:00Z" w:id="394">
          <w:pPr>
            <w:pStyle w:val="Prrafodelista"/>
            <w:numPr>
              <w:numId w:val="72"/>
            </w:numPr>
            <w:tabs>
              <w:tab w:val="num" w:pos="720"/>
            </w:tabs>
            <w:spacing w:before="100" w:beforeAutospacing="1" w:after="100" w:afterAutospacing="1" w:line="360" w:lineRule="auto"/>
            <w:ind w:hanging="360"/>
          </w:pPr>
        </w:pPrChange>
      </w:pPr>
      <w:r w:rsidRPr="001D59AC">
        <w:rPr>
          <w:rFonts w:ascii="Calibri" w:hAnsi="Calibri" w:eastAsia="Times New Roman" w:cs="Calibri"/>
          <w:b/>
          <w:bCs/>
          <w:lang w:eastAsia="es-CO"/>
        </w:rPr>
        <w:t>Ejemplos específicos:</w:t>
      </w:r>
    </w:p>
    <w:p w:rsidRPr="001D59AC" w:rsidR="00185798" w:rsidRDefault="00185798" w14:paraId="4620F7B5" w14:textId="1825BEC0">
      <w:pPr>
        <w:numPr>
          <w:ilvl w:val="0"/>
          <w:numId w:val="131"/>
        </w:numPr>
        <w:spacing w:before="100" w:beforeAutospacing="1" w:after="100" w:afterAutospacing="1" w:line="360" w:lineRule="auto"/>
        <w:rPr>
          <w:rFonts w:ascii="Calibri" w:hAnsi="Calibri" w:eastAsia="Times New Roman" w:cs="Calibri"/>
          <w:lang w:eastAsia="es-CO"/>
        </w:rPr>
        <w:pPrChange w:author="LauraPGM" w:date="2025-10-01T13:18:00Z" w:id="395">
          <w:pPr>
            <w:numPr>
              <w:numId w:val="73"/>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Consumo de electricidad por tonelada de acero fundido en el horno de arco eléctrico (</w:t>
      </w:r>
      <w:proofErr w:type="spellStart"/>
      <w:r w:rsidRPr="001D59AC">
        <w:rPr>
          <w:rFonts w:ascii="Calibri" w:hAnsi="Calibri" w:eastAsia="Times New Roman" w:cs="Calibri"/>
          <w:lang w:eastAsia="es-CO"/>
        </w:rPr>
        <w:t>kWh</w:t>
      </w:r>
      <w:proofErr w:type="spellEnd"/>
      <w:r w:rsidRPr="001D59AC" w:rsidR="00F00BB8">
        <w:rPr>
          <w:rFonts w:ascii="Calibri" w:hAnsi="Calibri" w:eastAsia="Times New Roman" w:cs="Calibri"/>
          <w:lang w:eastAsia="es-CO"/>
        </w:rPr>
        <w:t xml:space="preserve"> </w:t>
      </w:r>
      <w:r w:rsidRPr="001D59AC">
        <w:rPr>
          <w:rFonts w:ascii="Calibri" w:hAnsi="Calibri" w:eastAsia="Times New Roman" w:cs="Calibri"/>
          <w:lang w:eastAsia="es-CO"/>
        </w:rPr>
        <w:t>/</w:t>
      </w:r>
      <w:r w:rsidRPr="001D59AC" w:rsidR="00F00BB8">
        <w:rPr>
          <w:rFonts w:ascii="Calibri" w:hAnsi="Calibri" w:eastAsia="Times New Roman" w:cs="Calibri"/>
          <w:lang w:eastAsia="es-CO"/>
        </w:rPr>
        <w:t xml:space="preserve"> </w:t>
      </w:r>
      <w:r w:rsidRPr="001D59AC">
        <w:rPr>
          <w:rFonts w:ascii="Calibri" w:hAnsi="Calibri" w:eastAsia="Times New Roman" w:cs="Calibri"/>
          <w:lang w:eastAsia="es-CO"/>
        </w:rPr>
        <w:t>ton).</w:t>
      </w:r>
    </w:p>
    <w:p w:rsidRPr="001D59AC" w:rsidR="00185798" w:rsidRDefault="00185798" w14:paraId="79CBB1D1" w14:textId="39298188">
      <w:pPr>
        <w:numPr>
          <w:ilvl w:val="0"/>
          <w:numId w:val="131"/>
        </w:numPr>
        <w:spacing w:before="100" w:beforeAutospacing="1" w:after="100" w:afterAutospacing="1" w:line="360" w:lineRule="auto"/>
        <w:rPr>
          <w:rFonts w:ascii="Calibri" w:hAnsi="Calibri" w:eastAsia="Times New Roman" w:cs="Calibri"/>
          <w:lang w:eastAsia="es-CO"/>
        </w:rPr>
        <w:pPrChange w:author="LauraPGM" w:date="2025-10-01T13:18:00Z" w:id="396">
          <w:pPr>
            <w:numPr>
              <w:numId w:val="73"/>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Metros cúbicos de gas natural por unidad de vidrio templado producido (m³</w:t>
      </w:r>
      <w:r w:rsidRPr="001D59AC" w:rsidR="00F00BB8">
        <w:rPr>
          <w:rFonts w:ascii="Calibri" w:hAnsi="Calibri" w:eastAsia="Times New Roman" w:cs="Calibri"/>
          <w:lang w:eastAsia="es-CO"/>
        </w:rPr>
        <w:t xml:space="preserve"> </w:t>
      </w:r>
      <w:r w:rsidRPr="001D59AC">
        <w:rPr>
          <w:rFonts w:ascii="Calibri" w:hAnsi="Calibri" w:eastAsia="Times New Roman" w:cs="Calibri"/>
          <w:lang w:eastAsia="es-CO"/>
        </w:rPr>
        <w:t>/</w:t>
      </w:r>
      <w:r w:rsidRPr="001D59AC" w:rsidR="00F00BB8">
        <w:rPr>
          <w:rFonts w:ascii="Calibri" w:hAnsi="Calibri" w:eastAsia="Times New Roman" w:cs="Calibri"/>
          <w:lang w:eastAsia="es-CO"/>
        </w:rPr>
        <w:t xml:space="preserve"> </w:t>
      </w:r>
      <w:r w:rsidRPr="001D59AC">
        <w:rPr>
          <w:rFonts w:ascii="Calibri" w:hAnsi="Calibri" w:eastAsia="Times New Roman" w:cs="Calibri"/>
          <w:lang w:eastAsia="es-CO"/>
        </w:rPr>
        <w:t>unidad).</w:t>
      </w:r>
    </w:p>
    <w:p w:rsidRPr="001D59AC" w:rsidR="00185798" w:rsidRDefault="00185798" w14:paraId="1671A1AE" w14:textId="293F8040">
      <w:pPr>
        <w:numPr>
          <w:ilvl w:val="0"/>
          <w:numId w:val="131"/>
        </w:numPr>
        <w:spacing w:before="100" w:beforeAutospacing="1" w:after="100" w:afterAutospacing="1" w:line="360" w:lineRule="auto"/>
        <w:rPr>
          <w:rFonts w:ascii="Calibri" w:hAnsi="Calibri" w:eastAsia="Times New Roman" w:cs="Calibri"/>
          <w:lang w:eastAsia="es-CO"/>
        </w:rPr>
        <w:pPrChange w:author="LauraPGM" w:date="2025-10-01T13:18:00Z" w:id="397">
          <w:pPr>
            <w:numPr>
              <w:numId w:val="73"/>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Kilogramos de vapor por kilogramo de producto esterilizado en la autoclave (kg vapor</w:t>
      </w:r>
      <w:r w:rsidRPr="001D59AC" w:rsidR="00F00BB8">
        <w:rPr>
          <w:rFonts w:ascii="Calibri" w:hAnsi="Calibri" w:eastAsia="Times New Roman" w:cs="Calibri"/>
          <w:lang w:eastAsia="es-CO"/>
        </w:rPr>
        <w:t xml:space="preserve"> </w:t>
      </w:r>
      <w:r w:rsidRPr="001D59AC">
        <w:rPr>
          <w:rFonts w:ascii="Calibri" w:hAnsi="Calibri" w:eastAsia="Times New Roman" w:cs="Calibri"/>
          <w:lang w:eastAsia="es-CO"/>
        </w:rPr>
        <w:t>/</w:t>
      </w:r>
      <w:r w:rsidRPr="001D59AC" w:rsidR="00F00BB8">
        <w:rPr>
          <w:rFonts w:ascii="Calibri" w:hAnsi="Calibri" w:eastAsia="Times New Roman" w:cs="Calibri"/>
          <w:lang w:eastAsia="es-CO"/>
        </w:rPr>
        <w:t xml:space="preserve"> </w:t>
      </w:r>
      <w:r w:rsidRPr="001D59AC">
        <w:rPr>
          <w:rFonts w:ascii="Calibri" w:hAnsi="Calibri" w:eastAsia="Times New Roman" w:cs="Calibri"/>
          <w:lang w:eastAsia="es-CO"/>
        </w:rPr>
        <w:t>kg).</w:t>
      </w:r>
    </w:p>
    <w:p w:rsidRPr="001D59AC" w:rsidR="00185798" w:rsidRDefault="00185798" w14:paraId="20544257" w14:textId="09B523EA">
      <w:pPr>
        <w:numPr>
          <w:ilvl w:val="0"/>
          <w:numId w:val="131"/>
        </w:numPr>
        <w:spacing w:before="100" w:beforeAutospacing="1" w:after="100" w:afterAutospacing="1" w:line="360" w:lineRule="auto"/>
        <w:rPr>
          <w:rFonts w:ascii="Calibri" w:hAnsi="Calibri" w:eastAsia="Times New Roman" w:cs="Calibri"/>
          <w:lang w:eastAsia="es-CO"/>
        </w:rPr>
        <w:pPrChange w:author="LauraPGM" w:date="2025-10-01T13:18:00Z" w:id="398">
          <w:pPr>
            <w:numPr>
              <w:numId w:val="73"/>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Energía consumida por ciclo de lavado en la lavandería industrial (</w:t>
      </w:r>
      <w:proofErr w:type="spellStart"/>
      <w:r w:rsidRPr="001D59AC">
        <w:rPr>
          <w:rFonts w:ascii="Calibri" w:hAnsi="Calibri" w:eastAsia="Times New Roman" w:cs="Calibri"/>
          <w:lang w:eastAsia="es-CO"/>
        </w:rPr>
        <w:t>kWh</w:t>
      </w:r>
      <w:proofErr w:type="spellEnd"/>
      <w:r w:rsidRPr="001D59AC" w:rsidR="00F00BB8">
        <w:rPr>
          <w:rFonts w:ascii="Calibri" w:hAnsi="Calibri" w:eastAsia="Times New Roman" w:cs="Calibri"/>
          <w:lang w:eastAsia="es-CO"/>
        </w:rPr>
        <w:t xml:space="preserve"> </w:t>
      </w:r>
      <w:r w:rsidRPr="001D59AC">
        <w:rPr>
          <w:rFonts w:ascii="Calibri" w:hAnsi="Calibri" w:eastAsia="Times New Roman" w:cs="Calibri"/>
          <w:lang w:eastAsia="es-CO"/>
        </w:rPr>
        <w:t>/</w:t>
      </w:r>
      <w:r w:rsidRPr="001D59AC" w:rsidR="00F00BB8">
        <w:rPr>
          <w:rFonts w:ascii="Calibri" w:hAnsi="Calibri" w:eastAsia="Times New Roman" w:cs="Calibri"/>
          <w:lang w:eastAsia="es-CO"/>
        </w:rPr>
        <w:t xml:space="preserve"> </w:t>
      </w:r>
      <w:r w:rsidRPr="001D59AC">
        <w:rPr>
          <w:rFonts w:ascii="Calibri" w:hAnsi="Calibri" w:eastAsia="Times New Roman" w:cs="Calibri"/>
          <w:lang w:eastAsia="es-CO"/>
        </w:rPr>
        <w:t>ciclo).</w:t>
      </w:r>
    </w:p>
    <w:p w:rsidRPr="001D59AC" w:rsidR="00185798" w:rsidRDefault="00185798" w14:paraId="1D533008" w14:textId="07BE2B73">
      <w:pPr>
        <w:pStyle w:val="Prrafodelista"/>
        <w:numPr>
          <w:ilvl w:val="0"/>
          <w:numId w:val="42"/>
        </w:numPr>
        <w:spacing w:before="100" w:beforeAutospacing="1" w:after="100" w:afterAutospacing="1" w:line="360" w:lineRule="auto"/>
        <w:outlineLvl w:val="2"/>
        <w:rPr>
          <w:rFonts w:ascii="Calibri" w:hAnsi="Calibri" w:eastAsia="Times New Roman" w:cs="Calibri"/>
          <w:b/>
          <w:bCs/>
          <w:lang w:eastAsia="es-CO"/>
        </w:rPr>
        <w:pPrChange w:author="LauraPGM" w:date="2025-10-01T09:45:00Z" w:id="399">
          <w:pPr>
            <w:pStyle w:val="Prrafodelista"/>
            <w:numPr>
              <w:numId w:val="52"/>
            </w:numPr>
            <w:spacing w:before="100" w:beforeAutospacing="1" w:after="100" w:afterAutospacing="1" w:line="360" w:lineRule="auto"/>
            <w:ind w:hanging="360"/>
            <w:outlineLvl w:val="2"/>
          </w:pPr>
        </w:pPrChange>
      </w:pPr>
      <w:r w:rsidRPr="001D59AC">
        <w:rPr>
          <w:rFonts w:ascii="Calibri" w:hAnsi="Calibri" w:eastAsia="Times New Roman" w:cs="Calibri"/>
          <w:b/>
          <w:bCs/>
          <w:lang w:eastAsia="es-CO"/>
        </w:rPr>
        <w:t>Monitoreo del rendimiento de equipos individuales</w:t>
      </w:r>
    </w:p>
    <w:p w:rsidRPr="001D59AC" w:rsidR="00F00BB8" w:rsidP="001D59AC" w:rsidRDefault="00F00BB8" w14:paraId="0C21BFF6" w14:textId="77777777">
      <w:pPr>
        <w:pStyle w:val="Prrafodelista"/>
        <w:spacing w:before="100" w:beforeAutospacing="1" w:after="100" w:afterAutospacing="1" w:line="360" w:lineRule="auto"/>
        <w:outlineLvl w:val="2"/>
        <w:rPr>
          <w:rFonts w:ascii="Calibri" w:hAnsi="Calibri" w:eastAsia="Times New Roman" w:cs="Calibri"/>
          <w:b/>
          <w:bCs/>
          <w:lang w:eastAsia="es-CO"/>
        </w:rPr>
      </w:pPr>
    </w:p>
    <w:p w:rsidRPr="001D59AC" w:rsidR="00185798" w:rsidRDefault="00185798" w14:paraId="1B666A64" w14:textId="77777777">
      <w:pPr>
        <w:pStyle w:val="Prrafodelista"/>
        <w:numPr>
          <w:ilvl w:val="0"/>
          <w:numId w:val="52"/>
        </w:numPr>
        <w:spacing w:before="100" w:beforeAutospacing="1" w:after="100" w:afterAutospacing="1" w:line="360" w:lineRule="auto"/>
        <w:rPr>
          <w:rFonts w:ascii="Calibri" w:hAnsi="Calibri" w:eastAsia="Times New Roman" w:cs="Calibri"/>
          <w:lang w:eastAsia="es-CO"/>
        </w:rPr>
        <w:pPrChange w:author="LauraPGM" w:date="2025-10-01T09:45:00Z" w:id="400">
          <w:pPr>
            <w:pStyle w:val="Prrafodelista"/>
            <w:numPr>
              <w:numId w:val="72"/>
            </w:numPr>
            <w:tabs>
              <w:tab w:val="num" w:pos="720"/>
            </w:tabs>
            <w:spacing w:before="100" w:beforeAutospacing="1" w:after="100" w:afterAutospacing="1" w:line="360" w:lineRule="auto"/>
            <w:ind w:hanging="360"/>
          </w:pPr>
        </w:pPrChange>
      </w:pPr>
      <w:r w:rsidRPr="001D59AC">
        <w:rPr>
          <w:rFonts w:ascii="Calibri" w:hAnsi="Calibri" w:eastAsia="Times New Roman" w:cs="Calibri"/>
          <w:b/>
          <w:bCs/>
          <w:lang w:eastAsia="es-CO"/>
        </w:rPr>
        <w:t>Propósito:</w:t>
      </w:r>
      <w:r w:rsidRPr="001D59AC">
        <w:rPr>
          <w:rFonts w:ascii="Calibri" w:hAnsi="Calibri" w:eastAsia="Times New Roman" w:cs="Calibri"/>
          <w:lang w:eastAsia="es-CO"/>
        </w:rPr>
        <w:t xml:space="preserve"> estos </w:t>
      </w:r>
      <w:proofErr w:type="spellStart"/>
      <w:r w:rsidRPr="001D59AC">
        <w:rPr>
          <w:rFonts w:ascii="Calibri" w:hAnsi="Calibri" w:eastAsia="Times New Roman" w:cs="Calibri"/>
          <w:lang w:eastAsia="es-CO"/>
        </w:rPr>
        <w:t>IDEs</w:t>
      </w:r>
      <w:proofErr w:type="spellEnd"/>
      <w:r w:rsidRPr="001D59AC">
        <w:rPr>
          <w:rFonts w:ascii="Calibri" w:hAnsi="Calibri" w:eastAsia="Times New Roman" w:cs="Calibri"/>
          <w:lang w:eastAsia="es-CO"/>
        </w:rPr>
        <w:t xml:space="preserve"> se emplean para evaluar la eficiencia y el estado operativo de equipos de alto consumo energético, como motores, bombas, compresores, sistemas de iluminación o equipos de climatización (HVAC). Su objetivo es asegurar un funcionamiento óptimo y detectar fallos, degradaciones de rendimiento o usos inadecuados que aumenten el consumo.</w:t>
      </w:r>
    </w:p>
    <w:p w:rsidRPr="001D59AC" w:rsidR="00F00BB8" w:rsidP="001D59AC" w:rsidRDefault="00F00BB8" w14:paraId="22E6435B" w14:textId="77777777">
      <w:pPr>
        <w:pStyle w:val="Prrafodelista"/>
        <w:spacing w:before="100" w:beforeAutospacing="1" w:after="100" w:afterAutospacing="1" w:line="360" w:lineRule="auto"/>
        <w:rPr>
          <w:rFonts w:ascii="Calibri" w:hAnsi="Calibri" w:eastAsia="Times New Roman" w:cs="Calibri"/>
          <w:lang w:eastAsia="es-CO"/>
        </w:rPr>
      </w:pPr>
    </w:p>
    <w:p w:rsidRPr="001D59AC" w:rsidR="00F00BB8" w:rsidRDefault="00185798" w14:paraId="21B2E50A" w14:textId="28378ECA">
      <w:pPr>
        <w:pStyle w:val="Prrafodelista"/>
        <w:numPr>
          <w:ilvl w:val="0"/>
          <w:numId w:val="52"/>
        </w:numPr>
        <w:spacing w:line="360" w:lineRule="auto"/>
        <w:rPr>
          <w:rFonts w:ascii="Calibri" w:hAnsi="Calibri" w:eastAsia="Times New Roman" w:cs="Calibri"/>
          <w:lang w:eastAsia="es-CO"/>
        </w:rPr>
        <w:pPrChange w:author="LauraPGM" w:date="2025-10-01T09:45:00Z" w:id="401">
          <w:pPr>
            <w:pStyle w:val="Prrafodelista"/>
            <w:numPr>
              <w:numId w:val="72"/>
            </w:numPr>
            <w:tabs>
              <w:tab w:val="num" w:pos="720"/>
            </w:tabs>
            <w:spacing w:line="360" w:lineRule="auto"/>
            <w:ind w:hanging="360"/>
          </w:pPr>
        </w:pPrChange>
      </w:pPr>
      <w:r w:rsidRPr="001D59AC">
        <w:rPr>
          <w:rFonts w:ascii="Calibri" w:hAnsi="Calibri" w:eastAsia="Times New Roman" w:cs="Calibri"/>
          <w:b/>
          <w:bCs/>
          <w:lang w:eastAsia="es-CO"/>
        </w:rPr>
        <w:t>Características:</w:t>
      </w:r>
      <w:r w:rsidRPr="001D59AC">
        <w:rPr>
          <w:rFonts w:ascii="Calibri" w:hAnsi="Calibri" w:eastAsia="Times New Roman" w:cs="Calibri"/>
          <w:lang w:eastAsia="es-CO"/>
        </w:rPr>
        <w:t xml:space="preserve"> en su mayoría son </w:t>
      </w:r>
      <w:proofErr w:type="spellStart"/>
      <w:r w:rsidRPr="001D59AC">
        <w:rPr>
          <w:rFonts w:ascii="Calibri" w:hAnsi="Calibri" w:eastAsia="Times New Roman" w:cs="Calibri"/>
          <w:lang w:eastAsia="es-CO"/>
        </w:rPr>
        <w:t>IDEs</w:t>
      </w:r>
      <w:proofErr w:type="spellEnd"/>
      <w:r w:rsidRPr="001D59AC">
        <w:rPr>
          <w:rFonts w:ascii="Calibri" w:hAnsi="Calibri" w:eastAsia="Times New Roman" w:cs="Calibri"/>
          <w:lang w:eastAsia="es-CO"/>
        </w:rPr>
        <w:t xml:space="preserve"> basados en el rendimiento (eficiencia de un motor, COP de un </w:t>
      </w:r>
      <w:proofErr w:type="spellStart"/>
      <w:r w:rsidRPr="000076B5">
        <w:rPr>
          <w:rFonts w:ascii="Calibri" w:hAnsi="Calibri" w:eastAsia="Times New Roman" w:cs="Calibri"/>
          <w:i/>
          <w:lang w:eastAsia="es-CO"/>
          <w:rPrChange w:author="LauraPGM" w:date="2025-10-06T20:58:00Z" w:id="402">
            <w:rPr>
              <w:rFonts w:ascii="Calibri" w:hAnsi="Calibri" w:eastAsia="Times New Roman" w:cs="Calibri"/>
              <w:lang w:eastAsia="es-CO"/>
            </w:rPr>
          </w:rPrChange>
        </w:rPr>
        <w:t>chiller</w:t>
      </w:r>
      <w:proofErr w:type="spellEnd"/>
      <w:r w:rsidRPr="001D59AC">
        <w:rPr>
          <w:rFonts w:ascii="Calibri" w:hAnsi="Calibri" w:eastAsia="Times New Roman" w:cs="Calibri"/>
          <w:lang w:eastAsia="es-CO"/>
        </w:rPr>
        <w:t>, lúmenes por vatio de una luminaria) o relativos, que relacionan el consumo del equipo con su salida o tiempo de operación (ejemplo: energía por hora de uso). Requieren mediciones directas y, en muchos casos, continuas.</w:t>
      </w:r>
    </w:p>
    <w:p w:rsidRPr="001D59AC" w:rsidR="00F00BB8" w:rsidDel="001D59AC" w:rsidP="001D59AC" w:rsidRDefault="00F00BB8" w14:paraId="6519B391" w14:textId="77777777">
      <w:pPr>
        <w:pStyle w:val="Prrafodelista"/>
        <w:spacing w:line="360" w:lineRule="auto"/>
        <w:rPr>
          <w:del w:author="LauraPGM" w:date="2025-10-01T09:53:00Z" w:id="403"/>
          <w:rFonts w:ascii="Calibri" w:hAnsi="Calibri" w:eastAsia="Times New Roman" w:cs="Calibri"/>
          <w:lang w:eastAsia="es-CO"/>
        </w:rPr>
      </w:pPr>
    </w:p>
    <w:p w:rsidRPr="001D59AC" w:rsidR="00F00BB8" w:rsidRDefault="00F00BB8" w14:paraId="766D95D3" w14:textId="77777777">
      <w:pPr>
        <w:spacing w:line="360" w:lineRule="auto"/>
        <w:rPr>
          <w:rFonts w:ascii="Calibri" w:hAnsi="Calibri" w:eastAsia="Times New Roman" w:cs="Calibri"/>
          <w:lang w:eastAsia="es-CO"/>
          <w:rPrChange w:author="LauraPGM" w:date="2025-10-01T09:53:00Z" w:id="404">
            <w:rPr>
              <w:lang w:eastAsia="es-CO"/>
            </w:rPr>
          </w:rPrChange>
        </w:rPr>
        <w:pPrChange w:author="LauraPGM" w:date="2025-10-01T09:53:00Z" w:id="405">
          <w:pPr>
            <w:pStyle w:val="Prrafodelista"/>
            <w:spacing w:line="360" w:lineRule="auto"/>
          </w:pPr>
        </w:pPrChange>
      </w:pPr>
    </w:p>
    <w:p w:rsidRPr="001D59AC" w:rsidR="00185798" w:rsidRDefault="00185798" w14:paraId="47832AA0" w14:textId="77777777">
      <w:pPr>
        <w:pStyle w:val="Prrafodelista"/>
        <w:numPr>
          <w:ilvl w:val="0"/>
          <w:numId w:val="52"/>
        </w:numPr>
        <w:spacing w:line="360" w:lineRule="auto"/>
        <w:rPr>
          <w:rFonts w:ascii="Calibri" w:hAnsi="Calibri" w:eastAsia="Times New Roman" w:cs="Calibri"/>
          <w:lang w:eastAsia="es-CO"/>
        </w:rPr>
        <w:pPrChange w:author="LauraPGM" w:date="2025-10-01T09:45:00Z" w:id="406">
          <w:pPr>
            <w:pStyle w:val="Prrafodelista"/>
            <w:numPr>
              <w:numId w:val="72"/>
            </w:numPr>
            <w:tabs>
              <w:tab w:val="num" w:pos="720"/>
            </w:tabs>
            <w:spacing w:line="360" w:lineRule="auto"/>
            <w:ind w:hanging="360"/>
          </w:pPr>
        </w:pPrChange>
      </w:pPr>
      <w:r w:rsidRPr="001D59AC">
        <w:rPr>
          <w:rFonts w:ascii="Calibri" w:hAnsi="Calibri" w:eastAsia="Times New Roman" w:cs="Calibri"/>
          <w:b/>
          <w:bCs/>
          <w:lang w:eastAsia="es-CO"/>
        </w:rPr>
        <w:t>Aplicaciones comunes:</w:t>
      </w:r>
    </w:p>
    <w:p w:rsidRPr="001D59AC" w:rsidR="00185798" w:rsidRDefault="00185798" w14:paraId="0E0721A8" w14:textId="77777777">
      <w:pPr>
        <w:numPr>
          <w:ilvl w:val="0"/>
          <w:numId w:val="132"/>
        </w:numPr>
        <w:spacing w:before="100" w:beforeAutospacing="1" w:after="100" w:afterAutospacing="1" w:line="360" w:lineRule="auto"/>
        <w:rPr>
          <w:rFonts w:ascii="Calibri" w:hAnsi="Calibri" w:eastAsia="Times New Roman" w:cs="Calibri"/>
          <w:lang w:eastAsia="es-CO"/>
        </w:rPr>
        <w:pPrChange w:author="LauraPGM" w:date="2025-10-01T13:18:00Z" w:id="407">
          <w:pPr>
            <w:numPr>
              <w:numId w:val="74"/>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Establecer criterios de eficiencia para la adquisición de nuevos equipos y verificar su cumplimiento.</w:t>
      </w:r>
    </w:p>
    <w:p w:rsidRPr="001D59AC" w:rsidR="00185798" w:rsidRDefault="00185798" w14:paraId="42A2E23A" w14:textId="77777777">
      <w:pPr>
        <w:numPr>
          <w:ilvl w:val="0"/>
          <w:numId w:val="132"/>
        </w:numPr>
        <w:spacing w:before="100" w:beforeAutospacing="1" w:after="100" w:afterAutospacing="1" w:line="360" w:lineRule="auto"/>
        <w:rPr>
          <w:rFonts w:ascii="Calibri" w:hAnsi="Calibri" w:eastAsia="Times New Roman" w:cs="Calibri"/>
          <w:lang w:eastAsia="es-CO"/>
        </w:rPr>
        <w:pPrChange w:author="LauraPGM" w:date="2025-10-01T13:18:00Z" w:id="408">
          <w:pPr>
            <w:numPr>
              <w:numId w:val="74"/>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Realizar seguimiento del rendimiento de los equipos a lo largo del tiempo para determinar necesidades de mantenimiento o reemplazo.</w:t>
      </w:r>
    </w:p>
    <w:p w:rsidRPr="001D59AC" w:rsidR="00185798" w:rsidRDefault="00185798" w14:paraId="7DCDADBF" w14:textId="77777777">
      <w:pPr>
        <w:numPr>
          <w:ilvl w:val="0"/>
          <w:numId w:val="132"/>
        </w:numPr>
        <w:spacing w:before="100" w:beforeAutospacing="1" w:after="100" w:afterAutospacing="1" w:line="360" w:lineRule="auto"/>
        <w:rPr>
          <w:rFonts w:ascii="Calibri" w:hAnsi="Calibri" w:eastAsia="Times New Roman" w:cs="Calibri"/>
          <w:lang w:eastAsia="es-CO"/>
        </w:rPr>
        <w:pPrChange w:author="LauraPGM" w:date="2025-10-01T13:18:00Z" w:id="409">
          <w:pPr>
            <w:numPr>
              <w:numId w:val="74"/>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Evaluar el impacto de mejoras de mantenimiento o de nuevas tecnologías en la eficiencia de equipos específicos.</w:t>
      </w:r>
    </w:p>
    <w:p w:rsidRPr="001D59AC" w:rsidR="00185798" w:rsidRDefault="00185798" w14:paraId="568F810E" w14:textId="77777777">
      <w:pPr>
        <w:numPr>
          <w:ilvl w:val="0"/>
          <w:numId w:val="132"/>
        </w:numPr>
        <w:spacing w:before="100" w:beforeAutospacing="1" w:after="100" w:afterAutospacing="1" w:line="360" w:lineRule="auto"/>
        <w:rPr>
          <w:rFonts w:ascii="Calibri" w:hAnsi="Calibri" w:eastAsia="Times New Roman" w:cs="Calibri"/>
          <w:lang w:eastAsia="es-CO"/>
        </w:rPr>
        <w:pPrChange w:author="LauraPGM" w:date="2025-10-01T13:18:00Z" w:id="410">
          <w:pPr>
            <w:numPr>
              <w:numId w:val="74"/>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Optimizar la operación de los equipos (ejemplo: evitar el funcionamiento en vacío de un compresor, ajustar horarios de iluminación).</w:t>
      </w:r>
    </w:p>
    <w:p w:rsidRPr="001D59AC" w:rsidR="00185798" w:rsidRDefault="00185798" w14:paraId="5A56DBEA" w14:textId="77777777">
      <w:pPr>
        <w:numPr>
          <w:ilvl w:val="0"/>
          <w:numId w:val="132"/>
        </w:numPr>
        <w:spacing w:before="100" w:beforeAutospacing="1" w:after="100" w:afterAutospacing="1" w:line="360" w:lineRule="auto"/>
        <w:rPr>
          <w:rFonts w:ascii="Calibri" w:hAnsi="Calibri" w:eastAsia="Times New Roman" w:cs="Calibri"/>
          <w:lang w:eastAsia="es-CO"/>
        </w:rPr>
        <w:pPrChange w:author="LauraPGM" w:date="2025-10-01T13:18:00Z" w:id="411">
          <w:pPr>
            <w:numPr>
              <w:numId w:val="74"/>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Comparar el rendimiento de equipos similares para identificar los más eficientes.</w:t>
      </w:r>
    </w:p>
    <w:p w:rsidRPr="001D59AC" w:rsidR="00185798" w:rsidRDefault="00185798" w14:paraId="513F7414" w14:textId="77777777">
      <w:pPr>
        <w:pStyle w:val="Prrafodelista"/>
        <w:numPr>
          <w:ilvl w:val="0"/>
          <w:numId w:val="55"/>
        </w:numPr>
        <w:spacing w:before="100" w:beforeAutospacing="1" w:after="100" w:afterAutospacing="1" w:line="360" w:lineRule="auto"/>
        <w:rPr>
          <w:rFonts w:ascii="Calibri" w:hAnsi="Calibri" w:eastAsia="Times New Roman" w:cs="Calibri"/>
          <w:lang w:eastAsia="es-CO"/>
        </w:rPr>
        <w:pPrChange w:author="LauraPGM" w:date="2025-10-01T09:45:00Z" w:id="412">
          <w:pPr>
            <w:pStyle w:val="Prrafodelista"/>
            <w:numPr>
              <w:numId w:val="75"/>
            </w:numPr>
            <w:tabs>
              <w:tab w:val="num" w:pos="720"/>
            </w:tabs>
            <w:spacing w:before="100" w:beforeAutospacing="1" w:after="100" w:afterAutospacing="1" w:line="360" w:lineRule="auto"/>
            <w:ind w:hanging="360"/>
          </w:pPr>
        </w:pPrChange>
      </w:pPr>
      <w:r w:rsidRPr="001D59AC">
        <w:rPr>
          <w:rFonts w:ascii="Calibri" w:hAnsi="Calibri" w:eastAsia="Times New Roman" w:cs="Calibri"/>
          <w:b/>
          <w:bCs/>
          <w:lang w:eastAsia="es-CO"/>
        </w:rPr>
        <w:t>Ejemplos específicos:</w:t>
      </w:r>
    </w:p>
    <w:p w:rsidRPr="001D59AC" w:rsidR="00185798" w:rsidRDefault="00185798" w14:paraId="0A54F577" w14:textId="77777777">
      <w:pPr>
        <w:numPr>
          <w:ilvl w:val="0"/>
          <w:numId w:val="56"/>
        </w:numPr>
        <w:spacing w:before="100" w:beforeAutospacing="1" w:after="100" w:afterAutospacing="1" w:line="360" w:lineRule="auto"/>
        <w:rPr>
          <w:rFonts w:ascii="Calibri" w:hAnsi="Calibri" w:eastAsia="Times New Roman" w:cs="Calibri"/>
          <w:lang w:eastAsia="es-CO"/>
        </w:rPr>
        <w:pPrChange w:author="LauraPGM" w:date="2025-10-01T09:45:00Z" w:id="413">
          <w:pPr>
            <w:numPr>
              <w:numId w:val="76"/>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Eficiencia del motor de la bomba de agua (%).</w:t>
      </w:r>
    </w:p>
    <w:p w:rsidRPr="001D59AC" w:rsidR="00185798" w:rsidRDefault="00185798" w14:paraId="785993AB" w14:textId="77777777">
      <w:pPr>
        <w:numPr>
          <w:ilvl w:val="0"/>
          <w:numId w:val="56"/>
        </w:numPr>
        <w:spacing w:before="100" w:beforeAutospacing="1" w:after="100" w:afterAutospacing="1" w:line="360" w:lineRule="auto"/>
        <w:rPr>
          <w:rFonts w:ascii="Calibri" w:hAnsi="Calibri" w:eastAsia="Times New Roman" w:cs="Calibri"/>
          <w:lang w:eastAsia="es-CO"/>
        </w:rPr>
        <w:pPrChange w:author="LauraPGM" w:date="2025-10-01T09:45:00Z" w:id="414">
          <w:pPr>
            <w:numPr>
              <w:numId w:val="76"/>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Coeficiente de Rendimiento (COP) de un equipo de aire acondicionado.</w:t>
      </w:r>
    </w:p>
    <w:p w:rsidRPr="001D59AC" w:rsidR="00185798" w:rsidRDefault="00185798" w14:paraId="1F83053A" w14:textId="4D8BBDF4">
      <w:pPr>
        <w:numPr>
          <w:ilvl w:val="0"/>
          <w:numId w:val="56"/>
        </w:numPr>
        <w:spacing w:before="100" w:beforeAutospacing="1" w:after="100" w:afterAutospacing="1" w:line="360" w:lineRule="auto"/>
        <w:rPr>
          <w:rFonts w:ascii="Calibri" w:hAnsi="Calibri" w:eastAsia="Times New Roman" w:cs="Calibri"/>
          <w:lang w:eastAsia="es-CO"/>
        </w:rPr>
        <w:pPrChange w:author="LauraPGM" w:date="2025-10-01T09:45:00Z" w:id="415">
          <w:pPr>
            <w:numPr>
              <w:numId w:val="76"/>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Lúmenes por vatio (lm</w:t>
      </w:r>
      <w:r w:rsidRPr="001D59AC" w:rsidR="00F00BB8">
        <w:rPr>
          <w:rFonts w:ascii="Calibri" w:hAnsi="Calibri" w:eastAsia="Times New Roman" w:cs="Calibri"/>
          <w:lang w:eastAsia="es-CO"/>
        </w:rPr>
        <w:t xml:space="preserve"> </w:t>
      </w:r>
      <w:r w:rsidRPr="001D59AC">
        <w:rPr>
          <w:rFonts w:ascii="Calibri" w:hAnsi="Calibri" w:eastAsia="Times New Roman" w:cs="Calibri"/>
          <w:lang w:eastAsia="es-CO"/>
        </w:rPr>
        <w:t>/</w:t>
      </w:r>
      <w:r w:rsidRPr="001D59AC" w:rsidR="00F00BB8">
        <w:rPr>
          <w:rFonts w:ascii="Calibri" w:hAnsi="Calibri" w:eastAsia="Times New Roman" w:cs="Calibri"/>
          <w:lang w:eastAsia="es-CO"/>
        </w:rPr>
        <w:t xml:space="preserve"> </w:t>
      </w:r>
      <w:r w:rsidRPr="001D59AC">
        <w:rPr>
          <w:rFonts w:ascii="Calibri" w:hAnsi="Calibri" w:eastAsia="Times New Roman" w:cs="Calibri"/>
          <w:lang w:eastAsia="es-CO"/>
        </w:rPr>
        <w:t>W) de luminarias en una nave industrial.</w:t>
      </w:r>
    </w:p>
    <w:p w:rsidRPr="001D59AC" w:rsidR="00185798" w:rsidRDefault="00185798" w14:paraId="006C5086" w14:textId="60D2F594">
      <w:pPr>
        <w:numPr>
          <w:ilvl w:val="0"/>
          <w:numId w:val="56"/>
        </w:numPr>
        <w:spacing w:before="100" w:beforeAutospacing="1" w:after="100" w:afterAutospacing="1" w:line="360" w:lineRule="auto"/>
        <w:rPr>
          <w:rFonts w:ascii="Calibri" w:hAnsi="Calibri" w:eastAsia="Times New Roman" w:cs="Calibri"/>
          <w:lang w:eastAsia="es-CO"/>
        </w:rPr>
        <w:pPrChange w:author="LauraPGM" w:date="2025-10-01T09:45:00Z" w:id="416">
          <w:pPr>
            <w:numPr>
              <w:numId w:val="76"/>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Consumo de energía por hora de funcionamiento de un compresor (</w:t>
      </w:r>
      <w:proofErr w:type="spellStart"/>
      <w:r w:rsidRPr="001D59AC">
        <w:rPr>
          <w:rFonts w:ascii="Calibri" w:hAnsi="Calibri" w:eastAsia="Times New Roman" w:cs="Calibri"/>
          <w:lang w:eastAsia="es-CO"/>
        </w:rPr>
        <w:t>kWh</w:t>
      </w:r>
      <w:proofErr w:type="spellEnd"/>
      <w:r w:rsidRPr="001D59AC" w:rsidR="00F00BB8">
        <w:rPr>
          <w:rFonts w:ascii="Calibri" w:hAnsi="Calibri" w:eastAsia="Times New Roman" w:cs="Calibri"/>
          <w:lang w:eastAsia="es-CO"/>
        </w:rPr>
        <w:t xml:space="preserve"> </w:t>
      </w:r>
      <w:r w:rsidRPr="001D59AC">
        <w:rPr>
          <w:rFonts w:ascii="Calibri" w:hAnsi="Calibri" w:eastAsia="Times New Roman" w:cs="Calibri"/>
          <w:lang w:eastAsia="es-CO"/>
        </w:rPr>
        <w:t>/</w:t>
      </w:r>
      <w:r w:rsidRPr="001D59AC" w:rsidR="00F00BB8">
        <w:rPr>
          <w:rFonts w:ascii="Calibri" w:hAnsi="Calibri" w:eastAsia="Times New Roman" w:cs="Calibri"/>
          <w:lang w:eastAsia="es-CO"/>
        </w:rPr>
        <w:t xml:space="preserve"> </w:t>
      </w:r>
      <w:r w:rsidRPr="001D59AC">
        <w:rPr>
          <w:rFonts w:ascii="Calibri" w:hAnsi="Calibri" w:eastAsia="Times New Roman" w:cs="Calibri"/>
          <w:lang w:eastAsia="es-CO"/>
        </w:rPr>
        <w:t>hora).</w:t>
      </w:r>
    </w:p>
    <w:p w:rsidRPr="001D59AC" w:rsidR="00185798" w:rsidRDefault="00185798" w14:paraId="50CBDC6F" w14:textId="1A2C7024">
      <w:pPr>
        <w:pStyle w:val="Prrafodelista"/>
        <w:numPr>
          <w:ilvl w:val="0"/>
          <w:numId w:val="42"/>
        </w:numPr>
        <w:spacing w:before="100" w:beforeAutospacing="1" w:after="100" w:afterAutospacing="1" w:line="360" w:lineRule="auto"/>
        <w:outlineLvl w:val="2"/>
        <w:rPr>
          <w:rFonts w:ascii="Calibri" w:hAnsi="Calibri" w:eastAsia="Times New Roman" w:cs="Calibri"/>
          <w:b/>
          <w:bCs/>
          <w:lang w:eastAsia="es-CO"/>
        </w:rPr>
        <w:pPrChange w:author="LauraPGM" w:date="2025-10-01T09:45:00Z" w:id="417">
          <w:pPr>
            <w:pStyle w:val="Prrafodelista"/>
            <w:numPr>
              <w:numId w:val="52"/>
            </w:numPr>
            <w:spacing w:before="100" w:beforeAutospacing="1" w:after="100" w:afterAutospacing="1" w:line="360" w:lineRule="auto"/>
            <w:ind w:hanging="360"/>
            <w:outlineLvl w:val="2"/>
          </w:pPr>
        </w:pPrChange>
      </w:pPr>
      <w:r w:rsidRPr="001D59AC">
        <w:rPr>
          <w:rFonts w:ascii="Calibri" w:hAnsi="Calibri" w:eastAsia="Times New Roman" w:cs="Calibri"/>
          <w:b/>
          <w:bCs/>
          <w:lang w:eastAsia="es-CO"/>
        </w:rPr>
        <w:t>Comparación con líneas base y objetivos</w:t>
      </w:r>
    </w:p>
    <w:p w:rsidRPr="001D59AC" w:rsidR="00F00BB8" w:rsidP="001D59AC" w:rsidRDefault="00F00BB8" w14:paraId="4851FE38" w14:textId="77777777">
      <w:pPr>
        <w:pStyle w:val="Prrafodelista"/>
        <w:spacing w:before="100" w:beforeAutospacing="1" w:after="100" w:afterAutospacing="1" w:line="360" w:lineRule="auto"/>
        <w:outlineLvl w:val="2"/>
        <w:rPr>
          <w:rFonts w:ascii="Calibri" w:hAnsi="Calibri" w:eastAsia="Times New Roman" w:cs="Calibri"/>
          <w:b/>
          <w:bCs/>
          <w:lang w:eastAsia="es-CO"/>
        </w:rPr>
      </w:pPr>
    </w:p>
    <w:p w:rsidRPr="001D59AC" w:rsidR="00185798" w:rsidRDefault="00185798" w14:paraId="37D47BCC" w14:textId="77777777">
      <w:pPr>
        <w:pStyle w:val="Prrafodelista"/>
        <w:numPr>
          <w:ilvl w:val="0"/>
          <w:numId w:val="55"/>
        </w:numPr>
        <w:spacing w:before="100" w:beforeAutospacing="1" w:after="100" w:afterAutospacing="1" w:line="360" w:lineRule="auto"/>
        <w:rPr>
          <w:rFonts w:ascii="Calibri" w:hAnsi="Calibri" w:eastAsia="Times New Roman" w:cs="Calibri"/>
          <w:lang w:eastAsia="es-CO"/>
        </w:rPr>
        <w:pPrChange w:author="LauraPGM" w:date="2025-10-01T09:45:00Z" w:id="418">
          <w:pPr>
            <w:pStyle w:val="Prrafodelista"/>
            <w:numPr>
              <w:numId w:val="75"/>
            </w:numPr>
            <w:tabs>
              <w:tab w:val="num" w:pos="720"/>
            </w:tabs>
            <w:spacing w:before="100" w:beforeAutospacing="1" w:after="100" w:afterAutospacing="1" w:line="360" w:lineRule="auto"/>
            <w:ind w:hanging="360"/>
          </w:pPr>
        </w:pPrChange>
      </w:pPr>
      <w:r w:rsidRPr="001D59AC">
        <w:rPr>
          <w:rFonts w:ascii="Calibri" w:hAnsi="Calibri" w:eastAsia="Times New Roman" w:cs="Calibri"/>
          <w:b/>
          <w:bCs/>
          <w:lang w:eastAsia="es-CO"/>
        </w:rPr>
        <w:t>Propósito:</w:t>
      </w:r>
      <w:r w:rsidRPr="001D59AC">
        <w:rPr>
          <w:rFonts w:ascii="Calibri" w:hAnsi="Calibri" w:eastAsia="Times New Roman" w:cs="Calibri"/>
          <w:lang w:eastAsia="es-CO"/>
        </w:rPr>
        <w:t xml:space="preserve"> estos </w:t>
      </w:r>
      <w:proofErr w:type="spellStart"/>
      <w:r w:rsidRPr="001D59AC">
        <w:rPr>
          <w:rFonts w:ascii="Calibri" w:hAnsi="Calibri" w:eastAsia="Times New Roman" w:cs="Calibri"/>
          <w:lang w:eastAsia="es-CO"/>
        </w:rPr>
        <w:t>IDEs</w:t>
      </w:r>
      <w:proofErr w:type="spellEnd"/>
      <w:r w:rsidRPr="001D59AC">
        <w:rPr>
          <w:rFonts w:ascii="Calibri" w:hAnsi="Calibri" w:eastAsia="Times New Roman" w:cs="Calibri"/>
          <w:lang w:eastAsia="es-CO"/>
        </w:rPr>
        <w:t xml:space="preserve"> permiten evaluar el progreso hacia los objetivos y metas energéticas de la organización. Su función es cuantificar mejoras, verificar el cumplimiento de objetivos y demostrar la mejora del desempeño energético exigida por estándares como ISO 50001.</w:t>
      </w:r>
    </w:p>
    <w:p w:rsidRPr="001D59AC" w:rsidR="00F00BB8" w:rsidP="001D59AC" w:rsidRDefault="00F00BB8" w14:paraId="5D51C91C" w14:textId="77777777">
      <w:pPr>
        <w:pStyle w:val="Prrafodelista"/>
        <w:spacing w:before="100" w:beforeAutospacing="1" w:after="100" w:afterAutospacing="1" w:line="360" w:lineRule="auto"/>
        <w:rPr>
          <w:rFonts w:ascii="Calibri" w:hAnsi="Calibri" w:eastAsia="Times New Roman" w:cs="Calibri"/>
          <w:lang w:eastAsia="es-CO"/>
        </w:rPr>
      </w:pPr>
    </w:p>
    <w:p w:rsidRPr="001D59AC" w:rsidR="00185798" w:rsidRDefault="00185798" w14:paraId="6D9E030B" w14:textId="77777777">
      <w:pPr>
        <w:pStyle w:val="Prrafodelista"/>
        <w:numPr>
          <w:ilvl w:val="0"/>
          <w:numId w:val="55"/>
        </w:numPr>
        <w:spacing w:before="100" w:beforeAutospacing="1" w:after="100" w:afterAutospacing="1" w:line="360" w:lineRule="auto"/>
        <w:rPr>
          <w:rFonts w:ascii="Calibri" w:hAnsi="Calibri" w:eastAsia="Times New Roman" w:cs="Calibri"/>
          <w:lang w:eastAsia="es-CO"/>
        </w:rPr>
        <w:pPrChange w:author="LauraPGM" w:date="2025-10-01T09:45:00Z" w:id="419">
          <w:pPr>
            <w:pStyle w:val="Prrafodelista"/>
            <w:numPr>
              <w:numId w:val="75"/>
            </w:numPr>
            <w:tabs>
              <w:tab w:val="num" w:pos="720"/>
            </w:tabs>
            <w:spacing w:before="100" w:beforeAutospacing="1" w:after="100" w:afterAutospacing="1" w:line="360" w:lineRule="auto"/>
            <w:ind w:hanging="360"/>
          </w:pPr>
        </w:pPrChange>
      </w:pPr>
      <w:r w:rsidRPr="001D59AC">
        <w:rPr>
          <w:rFonts w:ascii="Calibri" w:hAnsi="Calibri" w:eastAsia="Times New Roman" w:cs="Calibri"/>
          <w:b/>
          <w:bCs/>
          <w:lang w:eastAsia="es-CO"/>
        </w:rPr>
        <w:t>Características:</w:t>
      </w:r>
      <w:r w:rsidRPr="001D59AC">
        <w:rPr>
          <w:rFonts w:ascii="Calibri" w:hAnsi="Calibri" w:eastAsia="Times New Roman" w:cs="Calibri"/>
          <w:lang w:eastAsia="es-CO"/>
        </w:rPr>
        <w:t xml:space="preserve"> pueden ser absolutos o relativos, pero siempre se analizan en relación con la Línea Base Energética (LBE) y los objetivos establecidos. Usualmente se expresan como porcentajes de mejora o desviación respecto a la LBE, o como ahorros cuantificados.</w:t>
      </w:r>
    </w:p>
    <w:p w:rsidRPr="001D59AC" w:rsidR="00185798" w:rsidRDefault="00185798" w14:paraId="61E7B734" w14:textId="77777777">
      <w:pPr>
        <w:pStyle w:val="Prrafodelista"/>
        <w:numPr>
          <w:ilvl w:val="0"/>
          <w:numId w:val="55"/>
        </w:numPr>
        <w:spacing w:before="100" w:beforeAutospacing="1" w:after="100" w:afterAutospacing="1" w:line="360" w:lineRule="auto"/>
        <w:rPr>
          <w:rFonts w:ascii="Calibri" w:hAnsi="Calibri" w:eastAsia="Times New Roman" w:cs="Calibri"/>
          <w:lang w:eastAsia="es-CO"/>
        </w:rPr>
        <w:pPrChange w:author="LauraPGM" w:date="2025-10-01T09:45:00Z" w:id="420">
          <w:pPr>
            <w:pStyle w:val="Prrafodelista"/>
            <w:numPr>
              <w:numId w:val="75"/>
            </w:numPr>
            <w:tabs>
              <w:tab w:val="num" w:pos="720"/>
            </w:tabs>
            <w:spacing w:before="100" w:beforeAutospacing="1" w:after="100" w:afterAutospacing="1" w:line="360" w:lineRule="auto"/>
            <w:ind w:hanging="360"/>
          </w:pPr>
        </w:pPrChange>
      </w:pPr>
      <w:r w:rsidRPr="001D59AC">
        <w:rPr>
          <w:rFonts w:ascii="Calibri" w:hAnsi="Calibri" w:eastAsia="Times New Roman" w:cs="Calibri"/>
          <w:b/>
          <w:bCs/>
          <w:lang w:eastAsia="es-CO"/>
        </w:rPr>
        <w:t>Aplicaciones comunes:</w:t>
      </w:r>
    </w:p>
    <w:p w:rsidRPr="001D59AC" w:rsidR="00185798" w:rsidRDefault="00185798" w14:paraId="116C29A0" w14:textId="77777777">
      <w:pPr>
        <w:numPr>
          <w:ilvl w:val="0"/>
          <w:numId w:val="133"/>
        </w:numPr>
        <w:spacing w:before="100" w:beforeAutospacing="1" w:after="100" w:afterAutospacing="1" w:line="360" w:lineRule="auto"/>
        <w:rPr>
          <w:rFonts w:ascii="Calibri" w:hAnsi="Calibri" w:eastAsia="Times New Roman" w:cs="Calibri"/>
          <w:lang w:eastAsia="es-CO"/>
        </w:rPr>
        <w:pPrChange w:author="LauraPGM" w:date="2025-10-01T13:18:00Z" w:id="421">
          <w:pPr>
            <w:numPr>
              <w:numId w:val="77"/>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Medir el éxito de las iniciativas de eficiencia energética y validar ahorros.</w:t>
      </w:r>
    </w:p>
    <w:p w:rsidRPr="001D59AC" w:rsidR="00185798" w:rsidRDefault="00185798" w14:paraId="7D858988" w14:textId="77777777">
      <w:pPr>
        <w:numPr>
          <w:ilvl w:val="0"/>
          <w:numId w:val="133"/>
        </w:numPr>
        <w:spacing w:before="100" w:beforeAutospacing="1" w:after="100" w:afterAutospacing="1" w:line="360" w:lineRule="auto"/>
        <w:rPr>
          <w:rFonts w:ascii="Calibri" w:hAnsi="Calibri" w:eastAsia="Times New Roman" w:cs="Calibri"/>
          <w:lang w:eastAsia="es-CO"/>
        </w:rPr>
        <w:pPrChange w:author="LauraPGM" w:date="2025-10-01T13:18:00Z" w:id="422">
          <w:pPr>
            <w:numPr>
              <w:numId w:val="77"/>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Identificar si se cumplen las metas de reducción de consumo o mejora de eficiencia en los plazos previstos.</w:t>
      </w:r>
    </w:p>
    <w:p w:rsidRPr="001D59AC" w:rsidR="00185798" w:rsidRDefault="00185798" w14:paraId="06FA1F45" w14:textId="77777777">
      <w:pPr>
        <w:numPr>
          <w:ilvl w:val="0"/>
          <w:numId w:val="133"/>
        </w:numPr>
        <w:spacing w:before="100" w:beforeAutospacing="1" w:after="100" w:afterAutospacing="1" w:line="360" w:lineRule="auto"/>
        <w:rPr>
          <w:rFonts w:ascii="Calibri" w:hAnsi="Calibri" w:eastAsia="Times New Roman" w:cs="Calibri"/>
          <w:lang w:eastAsia="es-CO"/>
        </w:rPr>
        <w:pPrChange w:author="LauraPGM" w:date="2025-10-01T13:18:00Z" w:id="423">
          <w:pPr>
            <w:numPr>
              <w:numId w:val="77"/>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Comunicar el progreso a la dirección, auditores externos y partes interesadas.</w:t>
      </w:r>
    </w:p>
    <w:p w:rsidRPr="001D59AC" w:rsidR="00185798" w:rsidRDefault="00185798" w14:paraId="448E4D18" w14:textId="77777777">
      <w:pPr>
        <w:numPr>
          <w:ilvl w:val="0"/>
          <w:numId w:val="133"/>
        </w:numPr>
        <w:spacing w:before="100" w:beforeAutospacing="1" w:after="100" w:afterAutospacing="1" w:line="360" w:lineRule="auto"/>
        <w:rPr>
          <w:rFonts w:ascii="Calibri" w:hAnsi="Calibri" w:eastAsia="Times New Roman" w:cs="Calibri"/>
          <w:lang w:eastAsia="es-CO"/>
        </w:rPr>
        <w:pPrChange w:author="LauraPGM" w:date="2025-10-01T13:18:00Z" w:id="424">
          <w:pPr>
            <w:numPr>
              <w:numId w:val="77"/>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Detectar áreas con avances más lentos o que requieren acciones correctivas.</w:t>
      </w:r>
    </w:p>
    <w:p w:rsidRPr="001D59AC" w:rsidR="00185798" w:rsidRDefault="00185798" w14:paraId="22305FF2" w14:textId="77777777">
      <w:pPr>
        <w:numPr>
          <w:ilvl w:val="0"/>
          <w:numId w:val="133"/>
        </w:numPr>
        <w:spacing w:before="100" w:beforeAutospacing="1" w:after="100" w:afterAutospacing="1" w:line="360" w:lineRule="auto"/>
        <w:rPr>
          <w:rFonts w:ascii="Calibri" w:hAnsi="Calibri" w:eastAsia="Times New Roman" w:cs="Calibri"/>
          <w:lang w:eastAsia="es-CO"/>
        </w:rPr>
        <w:pPrChange w:author="LauraPGM" w:date="2025-10-01T13:18:00Z" w:id="425">
          <w:pPr>
            <w:numPr>
              <w:numId w:val="77"/>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Servir de base para la revisión por la dirección del sistema de gestión energética, requisito clave de ISO 50001.</w:t>
      </w:r>
    </w:p>
    <w:p w:rsidRPr="001D59AC" w:rsidR="00185798" w:rsidRDefault="00185798" w14:paraId="34DD92AB" w14:textId="77777777">
      <w:pPr>
        <w:pStyle w:val="Prrafodelista"/>
        <w:numPr>
          <w:ilvl w:val="0"/>
          <w:numId w:val="125"/>
        </w:numPr>
        <w:spacing w:before="100" w:beforeAutospacing="1" w:after="100" w:afterAutospacing="1" w:line="360" w:lineRule="auto"/>
        <w:rPr>
          <w:rFonts w:ascii="Calibri" w:hAnsi="Calibri" w:eastAsia="Times New Roman" w:cs="Calibri"/>
          <w:lang w:eastAsia="es-CO"/>
          <w:rPrChange w:author="LauraPGM" w:date="2025-10-01T09:54:00Z" w:id="426">
            <w:rPr>
              <w:lang w:eastAsia="es-CO"/>
            </w:rPr>
          </w:rPrChange>
        </w:rPr>
        <w:pPrChange w:author="LauraPGM" w:date="2025-10-01T09:54:00Z" w:id="427">
          <w:pPr>
            <w:pStyle w:val="Prrafodelista"/>
            <w:numPr>
              <w:numId w:val="78"/>
            </w:numPr>
            <w:tabs>
              <w:tab w:val="num" w:pos="720"/>
            </w:tabs>
            <w:spacing w:before="100" w:beforeAutospacing="1" w:after="100" w:afterAutospacing="1" w:line="360" w:lineRule="auto"/>
            <w:ind w:hanging="360"/>
          </w:pPr>
        </w:pPrChange>
      </w:pPr>
      <w:r w:rsidRPr="001D59AC">
        <w:rPr>
          <w:rFonts w:ascii="Calibri" w:hAnsi="Calibri" w:eastAsia="Times New Roman" w:cs="Calibri"/>
          <w:b/>
          <w:bCs/>
          <w:lang w:eastAsia="es-CO"/>
          <w:rPrChange w:author="LauraPGM" w:date="2025-10-01T09:54:00Z" w:id="428">
            <w:rPr>
              <w:lang w:eastAsia="es-CO"/>
            </w:rPr>
          </w:rPrChange>
        </w:rPr>
        <w:t>Ejemplos específicos:</w:t>
      </w:r>
    </w:p>
    <w:p w:rsidRPr="001D59AC" w:rsidR="00185798" w:rsidRDefault="00185798" w14:paraId="33507619" w14:textId="77777777">
      <w:pPr>
        <w:numPr>
          <w:ilvl w:val="0"/>
          <w:numId w:val="134"/>
        </w:numPr>
        <w:spacing w:before="100" w:beforeAutospacing="1" w:after="100" w:afterAutospacing="1" w:line="360" w:lineRule="auto"/>
        <w:rPr>
          <w:rFonts w:ascii="Calibri" w:hAnsi="Calibri" w:eastAsia="Times New Roman" w:cs="Calibri"/>
          <w:lang w:eastAsia="es-CO"/>
        </w:rPr>
        <w:pPrChange w:author="LauraPGM" w:date="2025-10-01T13:19:00Z" w:id="429">
          <w:pPr>
            <w:numPr>
              <w:numId w:val="79"/>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Porcentaje de reducción del consumo total de energía respecto a la línea base del año anterior.</w:t>
      </w:r>
    </w:p>
    <w:p w:rsidRPr="001D59AC" w:rsidR="00185798" w:rsidRDefault="00185798" w14:paraId="30CF7DF7" w14:textId="4817E83E">
      <w:pPr>
        <w:numPr>
          <w:ilvl w:val="0"/>
          <w:numId w:val="134"/>
        </w:numPr>
        <w:spacing w:before="100" w:beforeAutospacing="1" w:after="100" w:afterAutospacing="1" w:line="360" w:lineRule="auto"/>
        <w:rPr>
          <w:rFonts w:ascii="Calibri" w:hAnsi="Calibri" w:eastAsia="Times New Roman" w:cs="Calibri"/>
          <w:lang w:eastAsia="es-CO"/>
        </w:rPr>
        <w:pPrChange w:author="LauraPGM" w:date="2025-10-01T13:19:00Z" w:id="430">
          <w:pPr>
            <w:numPr>
              <w:numId w:val="79"/>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Porcentaje de mejora en la intensidad energética (</w:t>
      </w:r>
      <w:proofErr w:type="spellStart"/>
      <w:r w:rsidRPr="001D59AC">
        <w:rPr>
          <w:rFonts w:ascii="Calibri" w:hAnsi="Calibri" w:eastAsia="Times New Roman" w:cs="Calibri"/>
          <w:lang w:eastAsia="es-CO"/>
        </w:rPr>
        <w:t>kWh</w:t>
      </w:r>
      <w:proofErr w:type="spellEnd"/>
      <w:ins w:author="LauraPGM" w:date="2025-10-01T09:54:00Z" w:id="431">
        <w:r w:rsidR="001D59AC">
          <w:rPr>
            <w:rFonts w:ascii="Calibri" w:hAnsi="Calibri" w:eastAsia="Times New Roman" w:cs="Calibri"/>
            <w:lang w:eastAsia="es-CO"/>
          </w:rPr>
          <w:t xml:space="preserve"> </w:t>
        </w:r>
      </w:ins>
      <w:r w:rsidRPr="001D59AC">
        <w:rPr>
          <w:rFonts w:ascii="Calibri" w:hAnsi="Calibri" w:eastAsia="Times New Roman" w:cs="Calibri"/>
          <w:lang w:eastAsia="es-CO"/>
        </w:rPr>
        <w:t>/</w:t>
      </w:r>
      <w:ins w:author="LauraPGM" w:date="2025-10-06T20:59:00Z" w:id="432">
        <w:r w:rsidR="000076B5">
          <w:rPr>
            <w:rFonts w:ascii="Calibri" w:hAnsi="Calibri" w:eastAsia="Times New Roman" w:cs="Calibri"/>
            <w:lang w:eastAsia="es-CO"/>
          </w:rPr>
          <w:t xml:space="preserve"> </w:t>
        </w:r>
      </w:ins>
      <w:r w:rsidRPr="001D59AC">
        <w:rPr>
          <w:rFonts w:ascii="Calibri" w:hAnsi="Calibri" w:eastAsia="Times New Roman" w:cs="Calibri"/>
          <w:lang w:eastAsia="es-CO"/>
        </w:rPr>
        <w:t>unidad producida) en relación con el objetivo establecido para el trimestre.</w:t>
      </w:r>
    </w:p>
    <w:p w:rsidRPr="001D59AC" w:rsidR="00185798" w:rsidRDefault="00EE2A68" w14:paraId="23204140" w14:textId="4FE25738">
      <w:pPr>
        <w:numPr>
          <w:ilvl w:val="0"/>
          <w:numId w:val="134"/>
        </w:numPr>
        <w:spacing w:before="100" w:beforeAutospacing="1" w:after="100" w:afterAutospacing="1" w:line="360" w:lineRule="auto"/>
        <w:rPr>
          <w:rFonts w:ascii="Calibri" w:hAnsi="Calibri" w:eastAsia="Times New Roman" w:cs="Calibri"/>
          <w:lang w:eastAsia="es-CO"/>
        </w:rPr>
        <w:pPrChange w:author="LauraPGM" w:date="2025-10-01T13:19:00Z" w:id="433">
          <w:pPr>
            <w:numPr>
              <w:numId w:val="79"/>
            </w:numPr>
            <w:tabs>
              <w:tab w:val="num" w:pos="720"/>
            </w:tabs>
            <w:spacing w:before="100" w:beforeAutospacing="1" w:after="100" w:afterAutospacing="1" w:line="360" w:lineRule="auto"/>
            <w:ind w:left="720" w:hanging="360"/>
          </w:pPr>
        </w:pPrChange>
      </w:pPr>
      <w:r w:rsidRPr="001D59AC">
        <w:rPr>
          <w:rFonts w:ascii="Calibri" w:hAnsi="Calibri" w:eastAsia="Times New Roman" w:cs="Calibri"/>
          <w:noProof/>
          <w:lang w:eastAsia="es-CO"/>
        </w:rPr>
        <mc:AlternateContent>
          <mc:Choice Requires="wps">
            <w:drawing>
              <wp:anchor distT="0" distB="0" distL="114300" distR="114300" simplePos="0" relativeHeight="251685888" behindDoc="1" locked="0" layoutInCell="1" allowOverlap="1" wp14:anchorId="068A0C5E" wp14:editId="6C56480A">
                <wp:simplePos x="0" y="0"/>
                <wp:positionH relativeFrom="column">
                  <wp:posOffset>-104140</wp:posOffset>
                </wp:positionH>
                <wp:positionV relativeFrom="paragraph">
                  <wp:posOffset>529590</wp:posOffset>
                </wp:positionV>
                <wp:extent cx="6305550" cy="1035050"/>
                <wp:effectExtent l="57150" t="19050" r="76200" b="88900"/>
                <wp:wrapNone/>
                <wp:docPr id="5" name="Rectángulo 5"/>
                <wp:cNvGraphicFramePr/>
                <a:graphic xmlns:a="http://schemas.openxmlformats.org/drawingml/2006/main">
                  <a:graphicData uri="http://schemas.microsoft.com/office/word/2010/wordprocessingShape">
                    <wps:wsp>
                      <wps:cNvSpPr/>
                      <wps:spPr>
                        <a:xfrm>
                          <a:off x="0" y="0"/>
                          <a:ext cx="6305550" cy="103505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4C91814C">
              <v:rect id="Rectángulo 5" style="position:absolute;margin-left:-8.2pt;margin-top:41.7pt;width:496.5pt;height:81.5pt;z-index:-25163059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66B0C6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">
                <v:fill type="gradient" color2="#a7bfde [1620]" angle="180" focus="100%" rotate="t">
                  <o:fill v:ext="view" type="gradientUnscaled"/>
                </v:fill>
                <v:shadow on="t" color="black" opacity="22937f" offset="0,.63889mm" origin=",.5"/>
              </v:rect>
            </w:pict>
          </mc:Fallback>
        </mc:AlternateContent>
      </w:r>
      <w:r w:rsidRPr="001D59AC" w:rsidR="00185798">
        <w:rPr>
          <w:rFonts w:ascii="Calibri" w:hAnsi="Calibri" w:eastAsia="Times New Roman" w:cs="Calibri"/>
          <w:lang w:eastAsia="es-CO"/>
        </w:rPr>
        <w:t xml:space="preserve">Ahorro energético anual logrado (en </w:t>
      </w:r>
      <w:proofErr w:type="spellStart"/>
      <w:r w:rsidRPr="001D59AC" w:rsidR="00185798">
        <w:rPr>
          <w:rFonts w:ascii="Calibri" w:hAnsi="Calibri" w:eastAsia="Times New Roman" w:cs="Calibri"/>
          <w:lang w:eastAsia="es-CO"/>
        </w:rPr>
        <w:t>kWh</w:t>
      </w:r>
      <w:proofErr w:type="spellEnd"/>
      <w:r w:rsidRPr="001D59AC" w:rsidR="00185798">
        <w:rPr>
          <w:rFonts w:ascii="Calibri" w:hAnsi="Calibri" w:eastAsia="Times New Roman" w:cs="Calibri"/>
          <w:lang w:eastAsia="es-CO"/>
        </w:rPr>
        <w:t xml:space="preserve"> o en unidades monetarias) en comparación con la LBE ajustada por variables de impacto.</w:t>
      </w:r>
    </w:p>
    <w:p w:rsidRPr="001D59AC" w:rsidR="00EE2A68" w:rsidP="001D59AC" w:rsidRDefault="00EE2A68" w14:paraId="0CB24A03" w14:textId="06D25A3E">
      <w:pPr>
        <w:pStyle w:val="Normal0"/>
        <w:spacing w:line="360" w:lineRule="auto"/>
        <w:jc w:val="center"/>
        <w:rPr>
          <w:rFonts w:ascii="Calibri" w:hAnsi="Calibri" w:cs="Calibri"/>
          <w:b/>
        </w:rPr>
      </w:pPr>
      <w:r w:rsidRPr="001D59AC">
        <w:rPr>
          <w:rFonts w:ascii="Calibri" w:hAnsi="Calibri" w:cs="Calibri"/>
          <w:b/>
        </w:rPr>
        <w:t>Llamado a la acción</w:t>
      </w:r>
    </w:p>
    <w:p w:rsidRPr="001D59AC" w:rsidR="00DA5A3E" w:rsidP="001D59AC" w:rsidRDefault="00EE2A68" w14:paraId="6D4702A9" w14:textId="5BEA83A5">
      <w:pPr>
        <w:pStyle w:val="Normal0"/>
        <w:spacing w:line="360" w:lineRule="auto"/>
        <w:rPr>
          <w:rFonts w:ascii="Calibri" w:hAnsi="Calibri" w:cs="Calibri"/>
          <w:b/>
        </w:rPr>
      </w:pPr>
      <w:r w:rsidRPr="001D59AC">
        <w:rPr>
          <w:rFonts w:ascii="Calibri" w:hAnsi="Calibri" w:cs="Calibri"/>
          <w:b/>
        </w:rPr>
        <w:t xml:space="preserve">Para complementar, </w:t>
      </w:r>
      <w:ins w:author="LauraPGM" w:date="2025-10-01T16:04:00Z" w:id="434">
        <w:r w:rsidR="00C033DD">
          <w:rPr>
            <w:rFonts w:ascii="Calibri" w:hAnsi="Calibri" w:cs="Calibri"/>
            <w:b/>
          </w:rPr>
          <w:t>acceda a</w:t>
        </w:r>
      </w:ins>
      <w:ins w:author="LauraPGM" w:date="2025-10-01T16:05:00Z" w:id="435">
        <w:r w:rsidR="00C033DD">
          <w:rPr>
            <w:rFonts w:ascii="Calibri" w:hAnsi="Calibri" w:cs="Calibri"/>
            <w:b/>
          </w:rPr>
          <w:t xml:space="preserve">l siguiente </w:t>
        </w:r>
      </w:ins>
      <w:del w:author="LauraPGM" w:date="2025-10-01T16:04:00Z" w:id="436">
        <w:r w:rsidRPr="001D59AC" w:rsidDel="00C033DD">
          <w:rPr>
            <w:rFonts w:ascii="Calibri" w:hAnsi="Calibri" w:cs="Calibri"/>
            <w:b/>
          </w:rPr>
          <w:delText>ver</w:delText>
        </w:r>
      </w:del>
      <w:del w:author="LauraPGM" w:date="2025-10-01T16:05:00Z" w:id="437">
        <w:r w:rsidRPr="001D59AC" w:rsidDel="00C033DD">
          <w:rPr>
            <w:rFonts w:ascii="Calibri" w:hAnsi="Calibri" w:cs="Calibri"/>
            <w:b/>
          </w:rPr>
          <w:delText xml:space="preserve"> el </w:delText>
        </w:r>
      </w:del>
      <w:r w:rsidRPr="001D59AC">
        <w:rPr>
          <w:rFonts w:ascii="Calibri" w:hAnsi="Calibri" w:cs="Calibri"/>
          <w:b/>
        </w:rPr>
        <w:t>video “Qué son los indicadores de desempeño energético</w:t>
      </w:r>
      <w:commentRangeStart w:id="438"/>
      <w:commentRangeEnd w:id="438"/>
      <w:r w:rsidRPr="001D59AC">
        <w:rPr>
          <w:rStyle w:val="Refdecomentario"/>
          <w:rFonts w:ascii="Calibri" w:hAnsi="Calibri" w:cs="Calibri"/>
          <w:sz w:val="22"/>
          <w:szCs w:val="22"/>
        </w:rPr>
        <w:commentReference w:id="438"/>
      </w:r>
      <w:r w:rsidRPr="001D59AC">
        <w:rPr>
          <w:rFonts w:ascii="Calibri" w:hAnsi="Calibri" w:cs="Calibri"/>
          <w:b/>
        </w:rPr>
        <w:t xml:space="preserve">“  </w:t>
      </w:r>
    </w:p>
    <w:p w:rsidRPr="001D59AC" w:rsidR="00DA5A3E" w:rsidP="001D59AC" w:rsidRDefault="00DA5A3E" w14:paraId="583DFDA3" w14:textId="77777777">
      <w:pPr>
        <w:pStyle w:val="Normal0"/>
        <w:spacing w:line="360" w:lineRule="auto"/>
        <w:rPr>
          <w:rFonts w:ascii="Calibri" w:hAnsi="Calibri" w:cs="Calibri"/>
          <w:b/>
        </w:rPr>
      </w:pPr>
    </w:p>
    <w:p w:rsidRPr="001D59AC" w:rsidR="00DA5A3E" w:rsidP="001D59AC" w:rsidRDefault="00DA5A3E" w14:paraId="5D3833F3" w14:textId="77777777">
      <w:pPr>
        <w:pStyle w:val="Normal0"/>
        <w:spacing w:line="360" w:lineRule="auto"/>
        <w:rPr>
          <w:rFonts w:ascii="Calibri" w:hAnsi="Calibri" w:cs="Calibri"/>
          <w:b/>
        </w:rPr>
      </w:pPr>
    </w:p>
    <w:p w:rsidRPr="001D59AC" w:rsidR="00EE2A68" w:rsidDel="001D59AC" w:rsidP="001D59AC" w:rsidRDefault="00EE2A68" w14:paraId="3F4B9F6D" w14:textId="77777777">
      <w:pPr>
        <w:pStyle w:val="Normal0"/>
        <w:spacing w:line="360" w:lineRule="auto"/>
        <w:rPr>
          <w:del w:author="LauraPGM" w:date="2025-10-01T09:54:00Z" w:id="439"/>
          <w:rFonts w:ascii="Calibri" w:hAnsi="Calibri" w:cs="Calibri"/>
          <w:b/>
        </w:rPr>
      </w:pPr>
    </w:p>
    <w:p w:rsidRPr="001D59AC" w:rsidR="00A227A8" w:rsidDel="001D59AC" w:rsidP="001D59AC" w:rsidRDefault="00A227A8" w14:paraId="5CB18A83" w14:textId="77777777">
      <w:pPr>
        <w:pStyle w:val="Normal0"/>
        <w:spacing w:line="360" w:lineRule="auto"/>
        <w:rPr>
          <w:del w:author="LauraPGM" w:date="2025-10-01T09:54:00Z" w:id="440"/>
          <w:rFonts w:ascii="Calibri" w:hAnsi="Calibri" w:cs="Calibri"/>
          <w:b/>
        </w:rPr>
      </w:pPr>
    </w:p>
    <w:p w:rsidRPr="001D59AC" w:rsidR="00A227A8" w:rsidDel="001D59AC" w:rsidP="001D59AC" w:rsidRDefault="00A227A8" w14:paraId="221B9B09" w14:textId="77777777">
      <w:pPr>
        <w:pStyle w:val="Normal0"/>
        <w:spacing w:line="360" w:lineRule="auto"/>
        <w:rPr>
          <w:del w:author="LauraPGM" w:date="2025-10-01T09:54:00Z" w:id="441"/>
          <w:rFonts w:ascii="Calibri" w:hAnsi="Calibri" w:cs="Calibri"/>
          <w:b/>
        </w:rPr>
      </w:pPr>
    </w:p>
    <w:p w:rsidR="00A227A8" w:rsidDel="00E90BEE" w:rsidRDefault="00A227A8" w14:paraId="18175AC6" w14:textId="77777777">
      <w:pPr>
        <w:pStyle w:val="Normal0"/>
        <w:spacing w:line="360" w:lineRule="auto"/>
        <w:rPr>
          <w:del w:author="LauraPGM" w:date="2025-10-01T13:26:00Z" w:id="442"/>
          <w:rFonts w:ascii="Calibri" w:hAnsi="Calibri" w:cs="Calibri"/>
          <w:b/>
        </w:rPr>
      </w:pPr>
    </w:p>
    <w:p w:rsidRPr="001D59AC" w:rsidR="00E90BEE" w:rsidP="001D59AC" w:rsidRDefault="00E90BEE" w14:paraId="39D6EE30" w14:textId="77777777">
      <w:pPr>
        <w:pStyle w:val="Normal0"/>
        <w:spacing w:line="360" w:lineRule="auto"/>
        <w:rPr>
          <w:ins w:author="LauraPGM" w:date="2025-10-01T13:26:00Z" w:id="443"/>
          <w:rFonts w:ascii="Calibri" w:hAnsi="Calibri" w:cs="Calibri"/>
          <w:b/>
        </w:rPr>
      </w:pPr>
    </w:p>
    <w:p w:rsidR="00DA5A3E" w:rsidDel="002A19B8" w:rsidRDefault="00EE2A68" w14:paraId="092C202F" w14:textId="1130CBDF">
      <w:pPr>
        <w:pStyle w:val="Normal0"/>
        <w:numPr>
          <w:ilvl w:val="0"/>
          <w:numId w:val="28"/>
        </w:numPr>
        <w:spacing w:line="360" w:lineRule="auto"/>
        <w:rPr>
          <w:del w:author="LauraPGM" w:date="2025-10-01T09:54:00Z" w:id="444"/>
          <w:rFonts w:ascii="Calibri" w:hAnsi="Calibri" w:cs="Calibri"/>
          <w:b/>
        </w:rPr>
        <w:pPrChange w:author="LauraPGM" w:date="2025-10-01T13:26:00Z" w:id="445">
          <w:pPr>
            <w:pStyle w:val="Normal0"/>
            <w:spacing w:line="360" w:lineRule="auto"/>
          </w:pPr>
        </w:pPrChange>
      </w:pPr>
      <w:r w:rsidRPr="001D59AC">
        <w:rPr>
          <w:rFonts w:ascii="Calibri" w:hAnsi="Calibri" w:cs="Calibri"/>
          <w:b/>
        </w:rPr>
        <w:t xml:space="preserve">Establecimiento de Líneas Base Energéticas (LBE) y </w:t>
      </w:r>
      <w:ins w:author="LauraPGM" w:date="2025-10-06T21:00:00Z" w:id="446">
        <w:r w:rsidR="009574A1">
          <w:rPr>
            <w:rFonts w:ascii="Calibri" w:hAnsi="Calibri" w:cs="Calibri"/>
            <w:b/>
          </w:rPr>
          <w:t>v</w:t>
        </w:r>
      </w:ins>
      <w:del w:author="LauraPGM" w:date="2025-10-06T21:00:00Z" w:id="447">
        <w:r w:rsidRPr="001D59AC" w:rsidDel="009574A1">
          <w:rPr>
            <w:rFonts w:ascii="Calibri" w:hAnsi="Calibri" w:cs="Calibri"/>
            <w:b/>
          </w:rPr>
          <w:delText>V</w:delText>
        </w:r>
      </w:del>
      <w:r w:rsidRPr="001D59AC">
        <w:rPr>
          <w:rFonts w:ascii="Calibri" w:hAnsi="Calibri" w:cs="Calibri"/>
          <w:b/>
        </w:rPr>
        <w:t xml:space="preserve">ariables de </w:t>
      </w:r>
      <w:ins w:author="LauraPGM" w:date="2025-10-06T21:00:00Z" w:id="448">
        <w:r w:rsidR="009574A1">
          <w:rPr>
            <w:rFonts w:ascii="Calibri" w:hAnsi="Calibri" w:cs="Calibri"/>
            <w:b/>
          </w:rPr>
          <w:t>s</w:t>
        </w:r>
      </w:ins>
      <w:del w:author="LauraPGM" w:date="2025-10-06T21:00:00Z" w:id="449">
        <w:r w:rsidRPr="001D59AC" w:rsidDel="009574A1">
          <w:rPr>
            <w:rFonts w:ascii="Calibri" w:hAnsi="Calibri" w:cs="Calibri"/>
            <w:b/>
          </w:rPr>
          <w:delText>S</w:delText>
        </w:r>
      </w:del>
      <w:r w:rsidRPr="001D59AC">
        <w:rPr>
          <w:rFonts w:ascii="Calibri" w:hAnsi="Calibri" w:cs="Calibri"/>
          <w:b/>
        </w:rPr>
        <w:t>eguimiento</w:t>
      </w:r>
    </w:p>
    <w:p w:rsidRPr="001D59AC" w:rsidR="002A19B8" w:rsidRDefault="002A19B8" w14:paraId="24ADB511" w14:textId="77777777">
      <w:pPr>
        <w:pStyle w:val="Normal0"/>
        <w:numPr>
          <w:ilvl w:val="0"/>
          <w:numId w:val="28"/>
        </w:numPr>
        <w:spacing w:line="360" w:lineRule="auto"/>
        <w:rPr>
          <w:ins w:author="LauraPGM" w:date="2025-10-01T21:14:00Z" w:id="450"/>
          <w:rFonts w:ascii="Calibri" w:hAnsi="Calibri" w:cs="Calibri"/>
          <w:b/>
        </w:rPr>
        <w:pPrChange w:author="LauraPGM" w:date="2025-10-01T13:26:00Z" w:id="451">
          <w:pPr>
            <w:pStyle w:val="Normal0"/>
            <w:numPr>
              <w:numId w:val="29"/>
            </w:numPr>
            <w:spacing w:line="360" w:lineRule="auto"/>
            <w:ind w:left="720" w:hanging="360"/>
          </w:pPr>
        </w:pPrChange>
      </w:pPr>
    </w:p>
    <w:p w:rsidR="00DA5A3E" w:rsidRDefault="00DA5A3E" w14:paraId="07F4EB52" w14:textId="77777777">
      <w:pPr>
        <w:pStyle w:val="Normal0"/>
        <w:spacing w:line="360" w:lineRule="auto"/>
        <w:ind w:left="720"/>
        <w:rPr>
          <w:ins w:author="LauraPGM" w:date="2025-10-01T21:14:00Z" w:id="452"/>
          <w:rFonts w:ascii="Calibri" w:hAnsi="Calibri" w:cs="Calibri"/>
          <w:b/>
        </w:rPr>
        <w:pPrChange w:author="LauraPGM" w:date="2025-10-01T21:14:00Z" w:id="453">
          <w:pPr>
            <w:pStyle w:val="Normal0"/>
            <w:spacing w:line="360" w:lineRule="auto"/>
          </w:pPr>
        </w:pPrChange>
      </w:pPr>
    </w:p>
    <w:p w:rsidRPr="001D59AC" w:rsidR="002A19B8" w:rsidRDefault="002A19B8" w14:paraId="62C72464" w14:textId="5334E60B">
      <w:pPr>
        <w:pStyle w:val="Normal0"/>
        <w:spacing w:line="360" w:lineRule="auto"/>
        <w:ind w:left="720"/>
        <w:rPr>
          <w:rFonts w:ascii="Calibri" w:hAnsi="Calibri" w:cs="Calibri"/>
          <w:b/>
          <w:rPrChange w:author="LauraPGM" w:date="2025-10-01T09:54:00Z" w:id="454">
            <w:rPr>
              <w:b/>
            </w:rPr>
          </w:rPrChange>
        </w:rPr>
        <w:pPrChange w:author="LauraPGM" w:date="2025-10-01T21:14:00Z" w:id="455">
          <w:pPr>
            <w:pStyle w:val="Normal0"/>
            <w:spacing w:line="360" w:lineRule="auto"/>
          </w:pPr>
        </w:pPrChange>
      </w:pPr>
      <w:commentRangeStart w:id="456"/>
      <w:ins w:author="LauraPGM" w:date="2025-10-01T21:14:00Z" w:id="457">
        <w:r>
          <w:rPr>
            <w:noProof/>
            <w:lang w:eastAsia="es-CO"/>
          </w:rPr>
          <w:drawing>
            <wp:inline distT="0" distB="0" distL="0" distR="0" wp14:anchorId="2CCCEA00" wp14:editId="59BA4637">
              <wp:extent cx="3067050" cy="1968317"/>
              <wp:effectExtent l="0" t="0" r="0" b="0"/>
              <wp:docPr id="17" name="Imagen 17" descr="ISO 50001: ¿Como establecer la Línea Base Energé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O 50001: ¿Como establecer la Línea Base Energétic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4442" cy="1979479"/>
                      </a:xfrm>
                      <a:prstGeom prst="rect">
                        <a:avLst/>
                      </a:prstGeom>
                      <a:noFill/>
                      <a:ln>
                        <a:noFill/>
                      </a:ln>
                    </pic:spPr>
                  </pic:pic>
                </a:graphicData>
              </a:graphic>
            </wp:inline>
          </w:drawing>
        </w:r>
        <w:commentRangeEnd w:id="456"/>
        <w:r>
          <w:rPr>
            <w:rStyle w:val="Refdecomentario"/>
          </w:rPr>
          <w:commentReference w:id="456"/>
        </w:r>
      </w:ins>
    </w:p>
    <w:p w:rsidRPr="00D645B6" w:rsidR="0082293A" w:rsidP="001D59AC" w:rsidRDefault="0082293A" w14:paraId="6B1825C3" w14:textId="530221BD">
      <w:pPr>
        <w:spacing w:before="100" w:beforeAutospacing="1" w:after="100" w:afterAutospacing="1" w:line="360" w:lineRule="auto"/>
        <w:rPr>
          <w:rFonts w:ascii="Calibri" w:hAnsi="Calibri" w:eastAsia="Times New Roman" w:cs="Calibri"/>
          <w:lang w:eastAsia="es-CO"/>
          <w:rPrChange w:author="LauraPGM" w:date="2025-10-01T09:45:00Z" w:id="458">
            <w:rPr>
              <w:rFonts w:eastAsia="Times New Roman" w:asciiTheme="majorHAnsi" w:hAnsiTheme="majorHAnsi" w:cstheme="majorHAnsi"/>
              <w:lang w:eastAsia="es-CO"/>
            </w:rPr>
          </w:rPrChange>
        </w:rPr>
      </w:pPr>
      <w:r w:rsidRPr="00D645B6">
        <w:rPr>
          <w:rFonts w:ascii="Calibri" w:hAnsi="Calibri" w:eastAsia="Times New Roman" w:cs="Calibri"/>
          <w:lang w:eastAsia="es-CO"/>
          <w:rPrChange w:author="LauraPGM" w:date="2025-10-01T09:45:00Z" w:id="459">
            <w:rPr>
              <w:rFonts w:eastAsia="Times New Roman" w:asciiTheme="majorHAnsi" w:hAnsiTheme="majorHAnsi" w:cstheme="majorHAnsi"/>
              <w:lang w:eastAsia="es-CO"/>
            </w:rPr>
          </w:rPrChange>
        </w:rPr>
        <w:t>Una vez comprendidos los diversos tipos de Indicadores de Desempeño Energético (</w:t>
      </w:r>
      <w:proofErr w:type="spellStart"/>
      <w:r w:rsidRPr="00D645B6">
        <w:rPr>
          <w:rFonts w:ascii="Calibri" w:hAnsi="Calibri" w:eastAsia="Times New Roman" w:cs="Calibri"/>
          <w:lang w:eastAsia="es-CO"/>
          <w:rPrChange w:author="LauraPGM" w:date="2025-10-01T09:45:00Z" w:id="460">
            <w:rPr>
              <w:rFonts w:eastAsia="Times New Roman" w:asciiTheme="majorHAnsi" w:hAnsiTheme="majorHAnsi" w:cstheme="majorHAnsi"/>
              <w:lang w:eastAsia="es-CO"/>
            </w:rPr>
          </w:rPrChange>
        </w:rPr>
        <w:t>IDEs</w:t>
      </w:r>
      <w:proofErr w:type="spellEnd"/>
      <w:r w:rsidRPr="00D645B6">
        <w:rPr>
          <w:rFonts w:ascii="Calibri" w:hAnsi="Calibri" w:eastAsia="Times New Roman" w:cs="Calibri"/>
          <w:lang w:eastAsia="es-CO"/>
          <w:rPrChange w:author="LauraPGM" w:date="2025-10-01T09:45:00Z" w:id="461">
            <w:rPr>
              <w:rFonts w:eastAsia="Times New Roman" w:asciiTheme="majorHAnsi" w:hAnsiTheme="majorHAnsi" w:cstheme="majorHAnsi"/>
              <w:lang w:eastAsia="es-CO"/>
            </w:rPr>
          </w:rPrChange>
        </w:rPr>
        <w:t xml:space="preserve">) y su propósito, el siguiente paso fundamental en la gestión energética es establecer un punto de referencia sólido contra el cual medir el progreso. En este contexto surge la </w:t>
      </w:r>
      <w:r w:rsidRPr="00D645B6">
        <w:rPr>
          <w:rFonts w:ascii="Calibri" w:hAnsi="Calibri" w:eastAsia="Times New Roman" w:cs="Calibri"/>
          <w:bCs/>
          <w:lang w:eastAsia="es-CO"/>
          <w:rPrChange w:author="LauraPGM" w:date="2025-10-01T09:45:00Z" w:id="462">
            <w:rPr>
              <w:rFonts w:eastAsia="Times New Roman" w:asciiTheme="majorHAnsi" w:hAnsiTheme="majorHAnsi" w:cstheme="majorHAnsi"/>
              <w:bCs/>
              <w:lang w:eastAsia="es-CO"/>
            </w:rPr>
          </w:rPrChange>
        </w:rPr>
        <w:t>Línea Base Energética (LBE)</w:t>
      </w:r>
      <w:r w:rsidRPr="00D645B6">
        <w:rPr>
          <w:rFonts w:ascii="Calibri" w:hAnsi="Calibri" w:eastAsia="Times New Roman" w:cs="Calibri"/>
          <w:lang w:eastAsia="es-CO"/>
          <w:rPrChange w:author="LauraPGM" w:date="2025-10-01T09:45:00Z" w:id="463">
            <w:rPr>
              <w:rFonts w:eastAsia="Times New Roman" w:asciiTheme="majorHAnsi" w:hAnsiTheme="majorHAnsi" w:cstheme="majorHAnsi"/>
              <w:lang w:eastAsia="es-CO"/>
            </w:rPr>
          </w:rPrChange>
        </w:rPr>
        <w:t xml:space="preserve">, una herramienta indispensable para evaluar la mejora continua y justificar las inversiones en eficiencia. Asimismo, se definen las variables de seguimiento necesarias para el cálculo y ajuste de los </w:t>
      </w:r>
      <w:proofErr w:type="spellStart"/>
      <w:r w:rsidRPr="00D645B6">
        <w:rPr>
          <w:rFonts w:ascii="Calibri" w:hAnsi="Calibri" w:eastAsia="Times New Roman" w:cs="Calibri"/>
          <w:lang w:eastAsia="es-CO"/>
          <w:rPrChange w:author="LauraPGM" w:date="2025-10-01T09:45:00Z" w:id="464">
            <w:rPr>
              <w:rFonts w:eastAsia="Times New Roman" w:asciiTheme="majorHAnsi" w:hAnsiTheme="majorHAnsi" w:cstheme="majorHAnsi"/>
              <w:lang w:eastAsia="es-CO"/>
            </w:rPr>
          </w:rPrChange>
        </w:rPr>
        <w:t>IDEs</w:t>
      </w:r>
      <w:proofErr w:type="spellEnd"/>
      <w:r w:rsidRPr="00D645B6">
        <w:rPr>
          <w:rFonts w:ascii="Calibri" w:hAnsi="Calibri" w:eastAsia="Times New Roman" w:cs="Calibri"/>
          <w:lang w:eastAsia="es-CO"/>
          <w:rPrChange w:author="LauraPGM" w:date="2025-10-01T09:45:00Z" w:id="465">
            <w:rPr>
              <w:rFonts w:eastAsia="Times New Roman" w:asciiTheme="majorHAnsi" w:hAnsiTheme="majorHAnsi" w:cstheme="majorHAnsi"/>
              <w:lang w:eastAsia="es-CO"/>
            </w:rPr>
          </w:rPrChange>
        </w:rPr>
        <w:t>.</w:t>
      </w:r>
    </w:p>
    <w:p w:rsidRPr="00D645B6" w:rsidR="00A227A8" w:rsidP="001D59AC" w:rsidRDefault="0082293A" w14:paraId="09A623A0" w14:textId="5D7DAC99">
      <w:pPr>
        <w:spacing w:before="100" w:beforeAutospacing="1" w:after="100" w:afterAutospacing="1" w:line="360" w:lineRule="auto"/>
        <w:rPr>
          <w:rFonts w:ascii="Calibri" w:hAnsi="Calibri" w:eastAsia="Times New Roman" w:cs="Calibri"/>
          <w:lang w:eastAsia="es-CO"/>
          <w:rPrChange w:author="LauraPGM" w:date="2025-10-01T09:45:00Z" w:id="466">
            <w:rPr>
              <w:rFonts w:eastAsia="Times New Roman" w:asciiTheme="majorHAnsi" w:hAnsiTheme="majorHAnsi" w:cstheme="majorHAnsi"/>
              <w:lang w:eastAsia="es-CO"/>
            </w:rPr>
          </w:rPrChange>
        </w:rPr>
      </w:pPr>
      <w:r w:rsidRPr="00D645B6">
        <w:rPr>
          <w:rFonts w:ascii="Calibri" w:hAnsi="Calibri" w:eastAsia="Times New Roman" w:cs="Calibri"/>
          <w:b/>
          <w:bCs/>
          <w:lang w:eastAsia="es-CO"/>
          <w:rPrChange w:author="LauraPGM" w:date="2025-10-01T09:45:00Z" w:id="467">
            <w:rPr>
              <w:rFonts w:eastAsia="Times New Roman" w:asciiTheme="majorHAnsi" w:hAnsiTheme="majorHAnsi" w:cstheme="majorHAnsi"/>
              <w:b/>
              <w:bCs/>
              <w:lang w:eastAsia="es-CO"/>
            </w:rPr>
          </w:rPrChange>
        </w:rPr>
        <w:t>Definición de LBE:</w:t>
      </w:r>
      <w:ins w:author="LauraPGM" w:date="2025-10-01T09:55:00Z" w:id="468">
        <w:r w:rsidR="001D59AC">
          <w:rPr>
            <w:rFonts w:ascii="Calibri" w:hAnsi="Calibri" w:eastAsia="Times New Roman" w:cs="Calibri"/>
            <w:lang w:eastAsia="es-CO"/>
          </w:rPr>
          <w:t xml:space="preserve"> </w:t>
        </w:r>
      </w:ins>
      <w:del w:author="LauraPGM" w:date="2025-10-01T09:55:00Z" w:id="469">
        <w:r w:rsidRPr="00D645B6" w:rsidDel="001D59AC">
          <w:rPr>
            <w:rFonts w:ascii="Calibri" w:hAnsi="Calibri" w:eastAsia="Times New Roman" w:cs="Calibri"/>
            <w:lang w:eastAsia="es-CO"/>
            <w:rPrChange w:author="LauraPGM" w:date="2025-10-01T09:45:00Z" w:id="470">
              <w:rPr>
                <w:rFonts w:eastAsia="Times New Roman" w:asciiTheme="majorHAnsi" w:hAnsiTheme="majorHAnsi" w:cstheme="majorHAnsi"/>
                <w:lang w:eastAsia="es-CO"/>
              </w:rPr>
            </w:rPrChange>
          </w:rPr>
          <w:br/>
        </w:r>
      </w:del>
      <w:ins w:author="LauraPGM" w:date="2025-10-01T09:55:00Z" w:id="471">
        <w:r w:rsidR="001D59AC">
          <w:rPr>
            <w:rFonts w:ascii="Calibri" w:hAnsi="Calibri" w:eastAsia="Times New Roman" w:cs="Calibri"/>
            <w:lang w:eastAsia="es-CO"/>
          </w:rPr>
          <w:t>l</w:t>
        </w:r>
      </w:ins>
      <w:del w:author="LauraPGM" w:date="2025-10-01T09:55:00Z" w:id="472">
        <w:r w:rsidRPr="00D645B6" w:rsidDel="001D59AC">
          <w:rPr>
            <w:rFonts w:ascii="Calibri" w:hAnsi="Calibri" w:eastAsia="Times New Roman" w:cs="Calibri"/>
            <w:lang w:eastAsia="es-CO"/>
            <w:rPrChange w:author="LauraPGM" w:date="2025-10-01T09:45:00Z" w:id="473">
              <w:rPr>
                <w:rFonts w:eastAsia="Times New Roman" w:asciiTheme="majorHAnsi" w:hAnsiTheme="majorHAnsi" w:cstheme="majorHAnsi"/>
                <w:lang w:eastAsia="es-CO"/>
              </w:rPr>
            </w:rPrChange>
          </w:rPr>
          <w:delText>L</w:delText>
        </w:r>
      </w:del>
      <w:r w:rsidRPr="00D645B6">
        <w:rPr>
          <w:rFonts w:ascii="Calibri" w:hAnsi="Calibri" w:eastAsia="Times New Roman" w:cs="Calibri"/>
          <w:lang w:eastAsia="es-CO"/>
          <w:rPrChange w:author="LauraPGM" w:date="2025-10-01T09:45:00Z" w:id="474">
            <w:rPr>
              <w:rFonts w:eastAsia="Times New Roman" w:asciiTheme="majorHAnsi" w:hAnsiTheme="majorHAnsi" w:cstheme="majorHAnsi"/>
              <w:lang w:eastAsia="es-CO"/>
            </w:rPr>
          </w:rPrChange>
        </w:rPr>
        <w:t>a Línea Base Energética (LBE) es un punto de referencia cuantitativo que refleja el consumo o desempeño energético de una organización, proceso, equipo o instalación durante un período específico y bajo condiciones definidas. Puede entenderse como la “fotografía” del consumo energético previo a la implementación o evaluación de acciones de mejora.</w:t>
      </w:r>
    </w:p>
    <w:p w:rsidRPr="001D59AC" w:rsidR="00A227A8" w:rsidP="001D59AC" w:rsidRDefault="0082293A" w14:paraId="73D0DF29" w14:textId="2588796A">
      <w:pPr>
        <w:spacing w:before="100" w:beforeAutospacing="1" w:after="100" w:afterAutospacing="1" w:line="360" w:lineRule="auto"/>
        <w:rPr>
          <w:rFonts w:ascii="Calibri" w:hAnsi="Calibri" w:eastAsia="Times New Roman" w:cs="Calibri"/>
          <w:lang w:eastAsia="es-CO"/>
          <w:rPrChange w:author="LauraPGM" w:date="2025-10-01T09:55:00Z" w:id="475">
            <w:rPr>
              <w:rFonts w:eastAsia="Times New Roman" w:asciiTheme="majorHAnsi" w:hAnsiTheme="majorHAnsi" w:cstheme="majorHAnsi"/>
              <w:lang w:eastAsia="es-CO"/>
            </w:rPr>
          </w:rPrChange>
        </w:rPr>
      </w:pPr>
      <w:r w:rsidRPr="00D645B6">
        <w:rPr>
          <w:rFonts w:ascii="Calibri" w:hAnsi="Calibri" w:eastAsia="Times New Roman" w:cs="Calibri"/>
          <w:lang w:eastAsia="es-CO"/>
          <w:rPrChange w:author="LauraPGM" w:date="2025-10-01T09:45:00Z" w:id="476">
            <w:rPr>
              <w:rFonts w:eastAsia="Times New Roman" w:asciiTheme="majorHAnsi" w:hAnsiTheme="majorHAnsi" w:cstheme="majorHAnsi"/>
              <w:lang w:eastAsia="es-CO"/>
            </w:rPr>
          </w:rPrChange>
        </w:rPr>
        <w:t xml:space="preserve">La norma ISO 50001 define la LBE como </w:t>
      </w:r>
      <w:r w:rsidRPr="001D59AC">
        <w:rPr>
          <w:rFonts w:ascii="Calibri" w:hAnsi="Calibri" w:eastAsia="Times New Roman" w:cs="Calibri"/>
          <w:iCs/>
          <w:lang w:eastAsia="es-CO"/>
          <w:rPrChange w:author="LauraPGM" w:date="2025-10-01T09:55:00Z" w:id="477">
            <w:rPr>
              <w:rFonts w:eastAsia="Times New Roman" w:asciiTheme="majorHAnsi" w:hAnsiTheme="majorHAnsi" w:cstheme="majorHAnsi"/>
              <w:i/>
              <w:iCs/>
              <w:lang w:eastAsia="es-CO"/>
            </w:rPr>
          </w:rPrChange>
        </w:rPr>
        <w:t>“una referencia cuantitativa que proporciona una base para comparar el desempeño energético”</w:t>
      </w:r>
      <w:r w:rsidRPr="001D59AC">
        <w:rPr>
          <w:rFonts w:ascii="Calibri" w:hAnsi="Calibri" w:eastAsia="Times New Roman" w:cs="Calibri"/>
          <w:lang w:eastAsia="es-CO"/>
          <w:rPrChange w:author="LauraPGM" w:date="2025-10-01T09:55:00Z" w:id="478">
            <w:rPr>
              <w:rFonts w:eastAsia="Times New Roman" w:asciiTheme="majorHAnsi" w:hAnsiTheme="majorHAnsi" w:cstheme="majorHAnsi"/>
              <w:lang w:eastAsia="es-CO"/>
            </w:rPr>
          </w:rPrChange>
        </w:rPr>
        <w:t>.</w:t>
      </w:r>
    </w:p>
    <w:p w:rsidRPr="003E6C56" w:rsidR="0082293A" w:rsidRDefault="0082293A" w14:paraId="1567EDD6" w14:textId="77777777">
      <w:pPr>
        <w:pStyle w:val="Prrafodelista"/>
        <w:numPr>
          <w:ilvl w:val="0"/>
          <w:numId w:val="37"/>
        </w:numPr>
        <w:spacing w:before="100" w:beforeAutospacing="1" w:after="100" w:afterAutospacing="1" w:line="360" w:lineRule="auto"/>
        <w:rPr>
          <w:rFonts w:ascii="Calibri" w:hAnsi="Calibri" w:eastAsia="Times New Roman" w:cs="Calibri"/>
          <w:lang w:eastAsia="es-CO"/>
          <w:rPrChange w:author="LauraPGM" w:date="2025-10-01T13:19:00Z" w:id="479">
            <w:rPr>
              <w:rFonts w:eastAsia="Times New Roman" w:asciiTheme="majorHAnsi" w:hAnsiTheme="majorHAnsi" w:cstheme="majorHAnsi"/>
              <w:lang w:eastAsia="es-CO"/>
            </w:rPr>
          </w:rPrChange>
        </w:rPr>
        <w:pPrChange w:author="LauraPGM" w:date="2025-10-01T13:19:00Z" w:id="480">
          <w:pPr>
            <w:spacing w:before="100" w:beforeAutospacing="1" w:after="100" w:afterAutospacing="1" w:line="360" w:lineRule="auto"/>
          </w:pPr>
        </w:pPrChange>
      </w:pPr>
      <w:r w:rsidRPr="003E6C56">
        <w:rPr>
          <w:rFonts w:ascii="Calibri" w:hAnsi="Calibri" w:eastAsia="Times New Roman" w:cs="Calibri"/>
          <w:b/>
          <w:bCs/>
          <w:lang w:eastAsia="es-CO"/>
          <w:rPrChange w:author="LauraPGM" w:date="2025-10-01T13:19:00Z" w:id="481">
            <w:rPr>
              <w:rFonts w:eastAsia="Times New Roman" w:asciiTheme="majorHAnsi" w:hAnsiTheme="majorHAnsi" w:cstheme="majorHAnsi"/>
              <w:b/>
              <w:bCs/>
              <w:lang w:eastAsia="es-CO"/>
            </w:rPr>
          </w:rPrChange>
        </w:rPr>
        <w:t xml:space="preserve">Propósitos fundamentales de la </w:t>
      </w:r>
      <w:commentRangeStart w:id="482"/>
      <w:r w:rsidRPr="003E6C56">
        <w:rPr>
          <w:rFonts w:ascii="Calibri" w:hAnsi="Calibri" w:eastAsia="Times New Roman" w:cs="Calibri"/>
          <w:b/>
          <w:bCs/>
          <w:lang w:eastAsia="es-CO"/>
          <w:rPrChange w:author="LauraPGM" w:date="2025-10-01T13:19:00Z" w:id="483">
            <w:rPr>
              <w:rFonts w:eastAsia="Times New Roman" w:asciiTheme="majorHAnsi" w:hAnsiTheme="majorHAnsi" w:cstheme="majorHAnsi"/>
              <w:b/>
              <w:bCs/>
              <w:lang w:eastAsia="es-CO"/>
            </w:rPr>
          </w:rPrChange>
        </w:rPr>
        <w:t>LBE</w:t>
      </w:r>
      <w:commentRangeEnd w:id="482"/>
      <w:r w:rsidR="00C35F14">
        <w:rPr>
          <w:rStyle w:val="Refdecomentario"/>
        </w:rPr>
        <w:commentReference w:id="482"/>
      </w:r>
      <w:r w:rsidRPr="003E6C56">
        <w:rPr>
          <w:rFonts w:ascii="Calibri" w:hAnsi="Calibri" w:eastAsia="Times New Roman" w:cs="Calibri"/>
          <w:b/>
          <w:bCs/>
          <w:lang w:eastAsia="es-CO"/>
          <w:rPrChange w:author="LauraPGM" w:date="2025-10-01T13:19:00Z" w:id="484">
            <w:rPr>
              <w:rFonts w:eastAsia="Times New Roman" w:asciiTheme="majorHAnsi" w:hAnsiTheme="majorHAnsi" w:cstheme="majorHAnsi"/>
              <w:b/>
              <w:bCs/>
              <w:lang w:eastAsia="es-CO"/>
            </w:rPr>
          </w:rPrChange>
        </w:rPr>
        <w:t>:</w:t>
      </w:r>
    </w:p>
    <w:p w:rsidRPr="00D645B6" w:rsidR="0082293A" w:rsidRDefault="0082293A" w14:paraId="4F1BE6AF" w14:textId="77777777">
      <w:pPr>
        <w:numPr>
          <w:ilvl w:val="0"/>
          <w:numId w:val="135"/>
        </w:numPr>
        <w:spacing w:before="100" w:beforeAutospacing="1" w:after="100" w:afterAutospacing="1" w:line="360" w:lineRule="auto"/>
        <w:rPr>
          <w:rFonts w:ascii="Calibri" w:hAnsi="Calibri" w:eastAsia="Times New Roman" w:cs="Calibri"/>
          <w:lang w:eastAsia="es-CO"/>
          <w:rPrChange w:author="LauraPGM" w:date="2025-10-01T09:45:00Z" w:id="485">
            <w:rPr>
              <w:rFonts w:eastAsia="Times New Roman" w:asciiTheme="majorHAnsi" w:hAnsiTheme="majorHAnsi" w:cstheme="majorHAnsi"/>
              <w:lang w:eastAsia="es-CO"/>
            </w:rPr>
          </w:rPrChange>
        </w:rPr>
        <w:pPrChange w:author="LauraPGM" w:date="2025-10-01T13:19:00Z" w:id="486">
          <w:pPr>
            <w:numPr>
              <w:numId w:val="90"/>
            </w:numPr>
            <w:tabs>
              <w:tab w:val="num" w:pos="720"/>
            </w:tabs>
            <w:spacing w:before="100" w:beforeAutospacing="1" w:after="100" w:afterAutospacing="1" w:line="360" w:lineRule="auto"/>
            <w:ind w:left="720" w:hanging="360"/>
          </w:pPr>
        </w:pPrChange>
      </w:pPr>
      <w:r w:rsidRPr="00D645B6">
        <w:rPr>
          <w:rFonts w:ascii="Calibri" w:hAnsi="Calibri" w:eastAsia="Times New Roman" w:cs="Calibri"/>
          <w:b/>
          <w:bCs/>
          <w:lang w:eastAsia="es-CO"/>
          <w:rPrChange w:author="LauraPGM" w:date="2025-10-01T09:45:00Z" w:id="487">
            <w:rPr>
              <w:rFonts w:eastAsia="Times New Roman" w:asciiTheme="majorHAnsi" w:hAnsiTheme="majorHAnsi" w:cstheme="majorHAnsi"/>
              <w:b/>
              <w:bCs/>
              <w:lang w:eastAsia="es-CO"/>
            </w:rPr>
          </w:rPrChange>
        </w:rPr>
        <w:t>Cuantificar la mejora:</w:t>
      </w:r>
      <w:r w:rsidRPr="00D645B6">
        <w:rPr>
          <w:rFonts w:ascii="Calibri" w:hAnsi="Calibri" w:eastAsia="Times New Roman" w:cs="Calibri"/>
          <w:lang w:eastAsia="es-CO"/>
          <w:rPrChange w:author="LauraPGM" w:date="2025-10-01T09:45:00Z" w:id="488">
            <w:rPr>
              <w:rFonts w:eastAsia="Times New Roman" w:asciiTheme="majorHAnsi" w:hAnsiTheme="majorHAnsi" w:cstheme="majorHAnsi"/>
              <w:lang w:eastAsia="es-CO"/>
            </w:rPr>
          </w:rPrChange>
        </w:rPr>
        <w:t xml:space="preserve"> permite determinar si las iniciativas de eficiencia energética alcanzan los ahorros esperados. Sin una LBE, resulta imposible evaluar el progreso real.</w:t>
      </w:r>
    </w:p>
    <w:p w:rsidRPr="00D645B6" w:rsidR="0082293A" w:rsidRDefault="0082293A" w14:paraId="7C6DAD66" w14:textId="77777777">
      <w:pPr>
        <w:numPr>
          <w:ilvl w:val="0"/>
          <w:numId w:val="135"/>
        </w:numPr>
        <w:spacing w:before="100" w:beforeAutospacing="1" w:after="100" w:afterAutospacing="1" w:line="360" w:lineRule="auto"/>
        <w:rPr>
          <w:rFonts w:ascii="Calibri" w:hAnsi="Calibri" w:eastAsia="Times New Roman" w:cs="Calibri"/>
          <w:lang w:eastAsia="es-CO"/>
          <w:rPrChange w:author="LauraPGM" w:date="2025-10-01T09:45:00Z" w:id="489">
            <w:rPr>
              <w:rFonts w:eastAsia="Times New Roman" w:asciiTheme="majorHAnsi" w:hAnsiTheme="majorHAnsi" w:cstheme="majorHAnsi"/>
              <w:lang w:eastAsia="es-CO"/>
            </w:rPr>
          </w:rPrChange>
        </w:rPr>
        <w:pPrChange w:author="LauraPGM" w:date="2025-10-01T13:19:00Z" w:id="490">
          <w:pPr>
            <w:numPr>
              <w:numId w:val="90"/>
            </w:numPr>
            <w:tabs>
              <w:tab w:val="num" w:pos="720"/>
            </w:tabs>
            <w:spacing w:before="100" w:beforeAutospacing="1" w:after="100" w:afterAutospacing="1" w:line="360" w:lineRule="auto"/>
            <w:ind w:left="720" w:hanging="360"/>
          </w:pPr>
        </w:pPrChange>
      </w:pPr>
      <w:r w:rsidRPr="00D645B6">
        <w:rPr>
          <w:rFonts w:ascii="Calibri" w:hAnsi="Calibri" w:eastAsia="Times New Roman" w:cs="Calibri"/>
          <w:b/>
          <w:bCs/>
          <w:lang w:eastAsia="es-CO"/>
          <w:rPrChange w:author="LauraPGM" w:date="2025-10-01T09:45:00Z" w:id="491">
            <w:rPr>
              <w:rFonts w:eastAsia="Times New Roman" w:asciiTheme="majorHAnsi" w:hAnsiTheme="majorHAnsi" w:cstheme="majorHAnsi"/>
              <w:b/>
              <w:bCs/>
              <w:lang w:eastAsia="es-CO"/>
            </w:rPr>
          </w:rPrChange>
        </w:rPr>
        <w:t>Evaluar la efectividad:</w:t>
      </w:r>
      <w:r w:rsidRPr="00D645B6">
        <w:rPr>
          <w:rFonts w:ascii="Calibri" w:hAnsi="Calibri" w:eastAsia="Times New Roman" w:cs="Calibri"/>
          <w:lang w:eastAsia="es-CO"/>
          <w:rPrChange w:author="LauraPGM" w:date="2025-10-01T09:45:00Z" w:id="492">
            <w:rPr>
              <w:rFonts w:eastAsia="Times New Roman" w:asciiTheme="majorHAnsi" w:hAnsiTheme="majorHAnsi" w:cstheme="majorHAnsi"/>
              <w:lang w:eastAsia="es-CO"/>
            </w:rPr>
          </w:rPrChange>
        </w:rPr>
        <w:t xml:space="preserve"> ofrece una métrica clara para verificar la eficacia de las medidas operacionales, los cambios de comportamiento o las inversiones tecnológicas.</w:t>
      </w:r>
    </w:p>
    <w:p w:rsidRPr="00D645B6" w:rsidR="0082293A" w:rsidRDefault="0082293A" w14:paraId="16A21C7E" w14:textId="77777777">
      <w:pPr>
        <w:numPr>
          <w:ilvl w:val="0"/>
          <w:numId w:val="135"/>
        </w:numPr>
        <w:spacing w:before="100" w:beforeAutospacing="1" w:after="100" w:afterAutospacing="1" w:line="360" w:lineRule="auto"/>
        <w:rPr>
          <w:rFonts w:ascii="Calibri" w:hAnsi="Calibri" w:eastAsia="Times New Roman" w:cs="Calibri"/>
          <w:lang w:eastAsia="es-CO"/>
          <w:rPrChange w:author="LauraPGM" w:date="2025-10-01T09:45:00Z" w:id="493">
            <w:rPr>
              <w:rFonts w:eastAsia="Times New Roman" w:asciiTheme="majorHAnsi" w:hAnsiTheme="majorHAnsi" w:cstheme="majorHAnsi"/>
              <w:lang w:eastAsia="es-CO"/>
            </w:rPr>
          </w:rPrChange>
        </w:rPr>
        <w:pPrChange w:author="LauraPGM" w:date="2025-10-01T13:19:00Z" w:id="494">
          <w:pPr>
            <w:numPr>
              <w:numId w:val="90"/>
            </w:numPr>
            <w:tabs>
              <w:tab w:val="num" w:pos="720"/>
            </w:tabs>
            <w:spacing w:before="100" w:beforeAutospacing="1" w:after="100" w:afterAutospacing="1" w:line="360" w:lineRule="auto"/>
            <w:ind w:left="720" w:hanging="360"/>
          </w:pPr>
        </w:pPrChange>
      </w:pPr>
      <w:r w:rsidRPr="00D645B6">
        <w:rPr>
          <w:rFonts w:ascii="Calibri" w:hAnsi="Calibri" w:eastAsia="Times New Roman" w:cs="Calibri"/>
          <w:b/>
          <w:bCs/>
          <w:lang w:eastAsia="es-CO"/>
          <w:rPrChange w:author="LauraPGM" w:date="2025-10-01T09:45:00Z" w:id="495">
            <w:rPr>
              <w:rFonts w:eastAsia="Times New Roman" w:asciiTheme="majorHAnsi" w:hAnsiTheme="majorHAnsi" w:cstheme="majorHAnsi"/>
              <w:b/>
              <w:bCs/>
              <w:lang w:eastAsia="es-CO"/>
            </w:rPr>
          </w:rPrChange>
        </w:rPr>
        <w:t>Servir como referencia continua:</w:t>
      </w:r>
      <w:r w:rsidRPr="00D645B6">
        <w:rPr>
          <w:rFonts w:ascii="Calibri" w:hAnsi="Calibri" w:eastAsia="Times New Roman" w:cs="Calibri"/>
          <w:lang w:eastAsia="es-CO"/>
          <w:rPrChange w:author="LauraPGM" w:date="2025-10-01T09:45:00Z" w:id="496">
            <w:rPr>
              <w:rFonts w:eastAsia="Times New Roman" w:asciiTheme="majorHAnsi" w:hAnsiTheme="majorHAnsi" w:cstheme="majorHAnsi"/>
              <w:lang w:eastAsia="es-CO"/>
            </w:rPr>
          </w:rPrChange>
        </w:rPr>
        <w:t xml:space="preserve"> actúa como estándar frente al cual se compara el desempeño energético actual y futuro, incluso tras la implementación de mejoras.</w:t>
      </w:r>
    </w:p>
    <w:p w:rsidRPr="00D645B6" w:rsidR="0082293A" w:rsidRDefault="0082293A" w14:paraId="642BB9C1" w14:textId="77777777">
      <w:pPr>
        <w:numPr>
          <w:ilvl w:val="0"/>
          <w:numId w:val="135"/>
        </w:numPr>
        <w:spacing w:before="100" w:beforeAutospacing="1" w:after="100" w:afterAutospacing="1" w:line="360" w:lineRule="auto"/>
        <w:rPr>
          <w:rFonts w:ascii="Calibri" w:hAnsi="Calibri" w:eastAsia="Times New Roman" w:cs="Calibri"/>
          <w:lang w:eastAsia="es-CO"/>
          <w:rPrChange w:author="LauraPGM" w:date="2025-10-01T09:45:00Z" w:id="497">
            <w:rPr>
              <w:rFonts w:eastAsia="Times New Roman" w:asciiTheme="majorHAnsi" w:hAnsiTheme="majorHAnsi" w:cstheme="majorHAnsi"/>
              <w:lang w:eastAsia="es-CO"/>
            </w:rPr>
          </w:rPrChange>
        </w:rPr>
        <w:pPrChange w:author="LauraPGM" w:date="2025-10-01T13:19:00Z" w:id="498">
          <w:pPr>
            <w:numPr>
              <w:numId w:val="90"/>
            </w:numPr>
            <w:tabs>
              <w:tab w:val="num" w:pos="720"/>
            </w:tabs>
            <w:spacing w:before="100" w:beforeAutospacing="1" w:after="100" w:afterAutospacing="1" w:line="360" w:lineRule="auto"/>
            <w:ind w:left="720" w:hanging="360"/>
          </w:pPr>
        </w:pPrChange>
      </w:pPr>
      <w:r w:rsidRPr="00D645B6">
        <w:rPr>
          <w:rFonts w:ascii="Calibri" w:hAnsi="Calibri" w:eastAsia="Times New Roman" w:cs="Calibri"/>
          <w:b/>
          <w:bCs/>
          <w:lang w:eastAsia="es-CO"/>
          <w:rPrChange w:author="LauraPGM" w:date="2025-10-01T09:45:00Z" w:id="499">
            <w:rPr>
              <w:rFonts w:eastAsia="Times New Roman" w:asciiTheme="majorHAnsi" w:hAnsiTheme="majorHAnsi" w:cstheme="majorHAnsi"/>
              <w:b/>
              <w:bCs/>
              <w:lang w:eastAsia="es-CO"/>
            </w:rPr>
          </w:rPrChange>
        </w:rPr>
        <w:t>Apoyar la toma de decisiones:</w:t>
      </w:r>
      <w:r w:rsidRPr="00D645B6">
        <w:rPr>
          <w:rFonts w:ascii="Calibri" w:hAnsi="Calibri" w:eastAsia="Times New Roman" w:cs="Calibri"/>
          <w:lang w:eastAsia="es-CO"/>
          <w:rPrChange w:author="LauraPGM" w:date="2025-10-01T09:45:00Z" w:id="500">
            <w:rPr>
              <w:rFonts w:eastAsia="Times New Roman" w:asciiTheme="majorHAnsi" w:hAnsiTheme="majorHAnsi" w:cstheme="majorHAnsi"/>
              <w:lang w:eastAsia="es-CO"/>
            </w:rPr>
          </w:rPrChange>
        </w:rPr>
        <w:t xml:space="preserve"> en combinación con los </w:t>
      </w:r>
      <w:proofErr w:type="spellStart"/>
      <w:r w:rsidRPr="00D645B6">
        <w:rPr>
          <w:rFonts w:ascii="Calibri" w:hAnsi="Calibri" w:eastAsia="Times New Roman" w:cs="Calibri"/>
          <w:lang w:eastAsia="es-CO"/>
          <w:rPrChange w:author="LauraPGM" w:date="2025-10-01T09:45:00Z" w:id="501">
            <w:rPr>
              <w:rFonts w:eastAsia="Times New Roman" w:asciiTheme="majorHAnsi" w:hAnsiTheme="majorHAnsi" w:cstheme="majorHAnsi"/>
              <w:lang w:eastAsia="es-CO"/>
            </w:rPr>
          </w:rPrChange>
        </w:rPr>
        <w:t>IDEs</w:t>
      </w:r>
      <w:proofErr w:type="spellEnd"/>
      <w:r w:rsidRPr="00D645B6">
        <w:rPr>
          <w:rFonts w:ascii="Calibri" w:hAnsi="Calibri" w:eastAsia="Times New Roman" w:cs="Calibri"/>
          <w:lang w:eastAsia="es-CO"/>
          <w:rPrChange w:author="LauraPGM" w:date="2025-10-01T09:45:00Z" w:id="502">
            <w:rPr>
              <w:rFonts w:eastAsia="Times New Roman" w:asciiTheme="majorHAnsi" w:hAnsiTheme="majorHAnsi" w:cstheme="majorHAnsi"/>
              <w:lang w:eastAsia="es-CO"/>
            </w:rPr>
          </w:rPrChange>
        </w:rPr>
        <w:t>, aporta la base para justificar inversiones en proyectos de eficiencia energética, al demostrar su retorno potencial.</w:t>
      </w:r>
    </w:p>
    <w:p w:rsidRPr="00D645B6" w:rsidR="0082293A" w:rsidRDefault="0082293A" w14:paraId="7C8212DA" w14:textId="77777777">
      <w:pPr>
        <w:numPr>
          <w:ilvl w:val="0"/>
          <w:numId w:val="135"/>
        </w:numPr>
        <w:spacing w:before="100" w:beforeAutospacing="1" w:after="100" w:afterAutospacing="1" w:line="360" w:lineRule="auto"/>
        <w:rPr>
          <w:rFonts w:ascii="Calibri" w:hAnsi="Calibri" w:eastAsia="Times New Roman" w:cs="Calibri"/>
          <w:lang w:eastAsia="es-CO"/>
          <w:rPrChange w:author="LauraPGM" w:date="2025-10-01T09:45:00Z" w:id="503">
            <w:rPr>
              <w:rFonts w:eastAsia="Times New Roman" w:asciiTheme="majorHAnsi" w:hAnsiTheme="majorHAnsi" w:cstheme="majorHAnsi"/>
              <w:lang w:eastAsia="es-CO"/>
            </w:rPr>
          </w:rPrChange>
        </w:rPr>
        <w:pPrChange w:author="LauraPGM" w:date="2025-10-01T13:19:00Z" w:id="504">
          <w:pPr>
            <w:numPr>
              <w:numId w:val="90"/>
            </w:numPr>
            <w:tabs>
              <w:tab w:val="num" w:pos="720"/>
            </w:tabs>
            <w:spacing w:before="100" w:beforeAutospacing="1" w:after="100" w:afterAutospacing="1" w:line="360" w:lineRule="auto"/>
            <w:ind w:left="720" w:hanging="360"/>
          </w:pPr>
        </w:pPrChange>
      </w:pPr>
      <w:r w:rsidRPr="00D645B6">
        <w:rPr>
          <w:rFonts w:ascii="Calibri" w:hAnsi="Calibri" w:eastAsia="Times New Roman" w:cs="Calibri"/>
          <w:b/>
          <w:bCs/>
          <w:lang w:eastAsia="es-CO"/>
          <w:rPrChange w:author="LauraPGM" w:date="2025-10-01T09:45:00Z" w:id="505">
            <w:rPr>
              <w:rFonts w:eastAsia="Times New Roman" w:asciiTheme="majorHAnsi" w:hAnsiTheme="majorHAnsi" w:cstheme="majorHAnsi"/>
              <w:b/>
              <w:bCs/>
              <w:lang w:eastAsia="es-CO"/>
            </w:rPr>
          </w:rPrChange>
        </w:rPr>
        <w:t>Demostrar conformidad con la ISO 50001:</w:t>
      </w:r>
      <w:r w:rsidRPr="00D645B6">
        <w:rPr>
          <w:rFonts w:ascii="Calibri" w:hAnsi="Calibri" w:eastAsia="Times New Roman" w:cs="Calibri"/>
          <w:lang w:eastAsia="es-CO"/>
          <w:rPrChange w:author="LauraPGM" w:date="2025-10-01T09:45:00Z" w:id="506">
            <w:rPr>
              <w:rFonts w:eastAsia="Times New Roman" w:asciiTheme="majorHAnsi" w:hAnsiTheme="majorHAnsi" w:cstheme="majorHAnsi"/>
              <w:lang w:eastAsia="es-CO"/>
            </w:rPr>
          </w:rPrChange>
        </w:rPr>
        <w:t xml:space="preserve"> la norma exige el establecimiento de una LBE como requisito para evidenciar la mejora continua y obtener certificación.</w:t>
      </w:r>
    </w:p>
    <w:p w:rsidRPr="003E6C56" w:rsidR="0082293A" w:rsidRDefault="0082293A" w14:paraId="77F2ADA5" w14:textId="0A40582F">
      <w:pPr>
        <w:pStyle w:val="Prrafodelista"/>
        <w:numPr>
          <w:ilvl w:val="0"/>
          <w:numId w:val="37"/>
        </w:numPr>
        <w:spacing w:before="100" w:beforeAutospacing="1" w:after="100" w:afterAutospacing="1" w:line="360" w:lineRule="auto"/>
        <w:outlineLvl w:val="2"/>
        <w:rPr>
          <w:rFonts w:ascii="Calibri" w:hAnsi="Calibri" w:eastAsia="Times New Roman" w:cs="Calibri"/>
          <w:b/>
          <w:bCs/>
          <w:lang w:eastAsia="es-CO"/>
          <w:rPrChange w:author="LauraPGM" w:date="2025-10-01T13:19:00Z" w:id="507">
            <w:rPr>
              <w:rFonts w:eastAsia="Times New Roman" w:asciiTheme="majorHAnsi" w:hAnsiTheme="majorHAnsi" w:cstheme="majorHAnsi"/>
              <w:b/>
              <w:bCs/>
              <w:lang w:eastAsia="es-CO"/>
            </w:rPr>
          </w:rPrChange>
        </w:rPr>
        <w:pPrChange w:author="LauraPGM" w:date="2025-10-01T13:19:00Z" w:id="508">
          <w:pPr>
            <w:pStyle w:val="Prrafodelista"/>
            <w:numPr>
              <w:numId w:val="78"/>
            </w:numPr>
            <w:tabs>
              <w:tab w:val="num" w:pos="720"/>
            </w:tabs>
            <w:spacing w:before="100" w:beforeAutospacing="1" w:after="100" w:afterAutospacing="1" w:line="360" w:lineRule="auto"/>
            <w:ind w:hanging="360"/>
            <w:outlineLvl w:val="2"/>
          </w:pPr>
        </w:pPrChange>
      </w:pPr>
      <w:r w:rsidRPr="003E6C56">
        <w:rPr>
          <w:rFonts w:ascii="Calibri" w:hAnsi="Calibri" w:eastAsia="Times New Roman" w:cs="Calibri"/>
          <w:b/>
          <w:bCs/>
          <w:lang w:eastAsia="es-CO"/>
          <w:rPrChange w:author="LauraPGM" w:date="2025-10-01T13:19:00Z" w:id="509">
            <w:rPr>
              <w:rFonts w:eastAsia="Times New Roman" w:asciiTheme="majorHAnsi" w:hAnsiTheme="majorHAnsi" w:cstheme="majorHAnsi"/>
              <w:b/>
              <w:bCs/>
              <w:lang w:eastAsia="es-CO"/>
            </w:rPr>
          </w:rPrChange>
        </w:rPr>
        <w:t>Selección del período y datos para el establecimiento de la LBE</w:t>
      </w:r>
    </w:p>
    <w:p w:rsidRPr="003E6C56" w:rsidR="0082293A" w:rsidDel="003E6C56" w:rsidP="001D59AC" w:rsidRDefault="0082293A" w14:paraId="33FC92EC" w14:textId="5BCA7121">
      <w:pPr>
        <w:spacing w:before="100" w:beforeAutospacing="1" w:after="100" w:afterAutospacing="1" w:line="360" w:lineRule="auto"/>
        <w:rPr>
          <w:del w:author="LauraPGM" w:date="2025-10-01T13:19:00Z" w:id="510"/>
          <w:rFonts w:ascii="Calibri" w:hAnsi="Calibri" w:eastAsia="Times New Roman" w:cs="Calibri"/>
          <w:lang w:eastAsia="es-CO"/>
          <w:rPrChange w:author="LauraPGM" w:date="2025-10-01T13:20:00Z" w:id="511">
            <w:rPr>
              <w:del w:author="LauraPGM" w:date="2025-10-01T13:19:00Z" w:id="512"/>
              <w:rFonts w:eastAsia="Times New Roman" w:asciiTheme="majorHAnsi" w:hAnsiTheme="majorHAnsi" w:cstheme="majorHAnsi"/>
              <w:lang w:eastAsia="es-CO"/>
            </w:rPr>
          </w:rPrChange>
        </w:rPr>
      </w:pPr>
      <w:r w:rsidRPr="00D645B6">
        <w:rPr>
          <w:rFonts w:ascii="Calibri" w:hAnsi="Calibri" w:eastAsia="Times New Roman" w:cs="Calibri"/>
          <w:lang w:eastAsia="es-CO"/>
          <w:rPrChange w:author="LauraPGM" w:date="2025-10-01T09:45:00Z" w:id="513">
            <w:rPr>
              <w:rFonts w:eastAsia="Times New Roman" w:asciiTheme="majorHAnsi" w:hAnsiTheme="majorHAnsi" w:cstheme="majorHAnsi"/>
              <w:lang w:eastAsia="es-CO"/>
            </w:rPr>
          </w:rPrChange>
        </w:rPr>
        <w:t>La representatividad y la calidad de los datos son factores críticos para que la LBE sea confiable</w:t>
      </w:r>
      <w:ins w:author="LauraPGM" w:date="2025-10-01T13:19:00Z" w:id="514">
        <w:r w:rsidR="003E6C56">
          <w:rPr>
            <w:rFonts w:ascii="Calibri" w:hAnsi="Calibri" w:eastAsia="Times New Roman" w:cs="Calibri"/>
            <w:b/>
            <w:bCs/>
            <w:lang w:eastAsia="es-CO"/>
          </w:rPr>
          <w:t xml:space="preserve">, </w:t>
        </w:r>
        <w:r w:rsidRPr="003E6C56" w:rsidR="003E6C56">
          <w:rPr>
            <w:rFonts w:ascii="Calibri" w:hAnsi="Calibri" w:eastAsia="Times New Roman" w:cs="Calibri"/>
            <w:bCs/>
            <w:lang w:eastAsia="es-CO"/>
            <w:rPrChange w:author="LauraPGM" w:date="2025-10-01T13:20:00Z" w:id="515">
              <w:rPr>
                <w:rFonts w:ascii="Calibri" w:hAnsi="Calibri" w:eastAsia="Times New Roman" w:cs="Calibri"/>
                <w:b/>
                <w:bCs/>
                <w:lang w:eastAsia="es-CO"/>
              </w:rPr>
            </w:rPrChange>
          </w:rPr>
          <w:t xml:space="preserve">a </w:t>
        </w:r>
      </w:ins>
      <w:ins w:author="LauraPGM" w:date="2025-10-01T13:20:00Z" w:id="516">
        <w:r w:rsidRPr="003E6C56" w:rsidR="003E6C56">
          <w:rPr>
            <w:rFonts w:ascii="Calibri" w:hAnsi="Calibri" w:eastAsia="Times New Roman" w:cs="Calibri"/>
            <w:bCs/>
            <w:lang w:eastAsia="es-CO"/>
            <w:rPrChange w:author="LauraPGM" w:date="2025-10-01T13:20:00Z" w:id="517">
              <w:rPr>
                <w:rFonts w:ascii="Calibri" w:hAnsi="Calibri" w:eastAsia="Times New Roman" w:cs="Calibri"/>
                <w:b/>
                <w:bCs/>
                <w:lang w:eastAsia="es-CO"/>
              </w:rPr>
            </w:rPrChange>
          </w:rPr>
          <w:t>continuación</w:t>
        </w:r>
      </w:ins>
      <w:ins w:author="LauraPGM" w:date="2025-10-06T21:01:00Z" w:id="518">
        <w:r w:rsidR="00686887">
          <w:rPr>
            <w:rFonts w:ascii="Calibri" w:hAnsi="Calibri" w:eastAsia="Times New Roman" w:cs="Calibri"/>
            <w:bCs/>
            <w:lang w:eastAsia="es-CO"/>
          </w:rPr>
          <w:t>,</w:t>
        </w:r>
      </w:ins>
      <w:ins w:author="LauraPGM" w:date="2025-10-01T13:19:00Z" w:id="519">
        <w:r w:rsidRPr="003E6C56" w:rsidR="003E6C56">
          <w:rPr>
            <w:rFonts w:ascii="Calibri" w:hAnsi="Calibri" w:eastAsia="Times New Roman" w:cs="Calibri"/>
            <w:bCs/>
            <w:lang w:eastAsia="es-CO"/>
            <w:rPrChange w:author="LauraPGM" w:date="2025-10-01T13:20:00Z" w:id="520">
              <w:rPr>
                <w:rFonts w:ascii="Calibri" w:hAnsi="Calibri" w:eastAsia="Times New Roman" w:cs="Calibri"/>
                <w:b/>
                <w:bCs/>
                <w:lang w:eastAsia="es-CO"/>
              </w:rPr>
            </w:rPrChange>
          </w:rPr>
          <w:t xml:space="preserve"> </w:t>
        </w:r>
      </w:ins>
      <w:ins w:author="LauraPGM" w:date="2025-10-01T13:20:00Z" w:id="521">
        <w:r w:rsidRPr="003E6C56" w:rsidR="003E6C56">
          <w:rPr>
            <w:rFonts w:ascii="Calibri" w:hAnsi="Calibri" w:eastAsia="Times New Roman" w:cs="Calibri"/>
            <w:bCs/>
            <w:lang w:eastAsia="es-CO"/>
            <w:rPrChange w:author="LauraPGM" w:date="2025-10-01T13:20:00Z" w:id="522">
              <w:rPr>
                <w:rFonts w:ascii="Calibri" w:hAnsi="Calibri" w:eastAsia="Times New Roman" w:cs="Calibri"/>
                <w:b/>
                <w:bCs/>
                <w:lang w:eastAsia="es-CO"/>
              </w:rPr>
            </w:rPrChange>
          </w:rPr>
          <w:t xml:space="preserve">se describen los siguientes </w:t>
        </w:r>
      </w:ins>
      <w:del w:author="LauraPGM" w:date="2025-10-01T13:19:00Z" w:id="523">
        <w:r w:rsidRPr="003E6C56" w:rsidDel="003E6C56">
          <w:rPr>
            <w:rFonts w:ascii="Calibri" w:hAnsi="Calibri" w:eastAsia="Times New Roman" w:cs="Calibri"/>
            <w:lang w:eastAsia="es-CO"/>
            <w:rPrChange w:author="LauraPGM" w:date="2025-10-01T13:20:00Z" w:id="524">
              <w:rPr>
                <w:rFonts w:eastAsia="Times New Roman" w:asciiTheme="majorHAnsi" w:hAnsiTheme="majorHAnsi" w:cstheme="majorHAnsi"/>
                <w:lang w:eastAsia="es-CO"/>
              </w:rPr>
            </w:rPrChange>
          </w:rPr>
          <w:delText>.</w:delText>
        </w:r>
      </w:del>
    </w:p>
    <w:p w:rsidRPr="003E6C56" w:rsidR="0082293A" w:rsidRDefault="00E92238" w14:paraId="7B9D247F" w14:textId="1E0AD47F">
      <w:pPr>
        <w:spacing w:before="100" w:beforeAutospacing="1" w:after="100" w:afterAutospacing="1" w:line="360" w:lineRule="auto"/>
        <w:rPr>
          <w:rFonts w:ascii="Calibri" w:hAnsi="Calibri" w:eastAsia="Times New Roman" w:cs="Calibri"/>
          <w:lang w:eastAsia="es-CO"/>
          <w:rPrChange w:author="LauraPGM" w:date="2025-10-01T13:20:00Z" w:id="525">
            <w:rPr>
              <w:rFonts w:eastAsia="Times New Roman" w:asciiTheme="majorHAnsi" w:hAnsiTheme="majorHAnsi" w:cstheme="majorHAnsi"/>
              <w:lang w:eastAsia="es-CO"/>
            </w:rPr>
          </w:rPrChange>
        </w:rPr>
        <w:pPrChange w:author="LauraPGM" w:date="2025-10-01T13:19:00Z" w:id="526">
          <w:pPr>
            <w:pStyle w:val="Prrafodelista"/>
            <w:numPr>
              <w:numId w:val="78"/>
            </w:numPr>
            <w:tabs>
              <w:tab w:val="num" w:pos="720"/>
            </w:tabs>
            <w:spacing w:before="100" w:beforeAutospacing="1" w:after="100" w:afterAutospacing="1" w:line="360" w:lineRule="auto"/>
            <w:ind w:hanging="360"/>
          </w:pPr>
        </w:pPrChange>
      </w:pPr>
      <w:proofErr w:type="gramStart"/>
      <w:ins w:author="LauraPGM" w:date="2025-10-01T13:20:00Z" w:id="527">
        <w:r w:rsidRPr="00E83550">
          <w:rPr>
            <w:rFonts w:ascii="Calibri" w:hAnsi="Calibri" w:eastAsia="Times New Roman" w:cs="Calibri"/>
            <w:bCs/>
            <w:lang w:eastAsia="es-CO"/>
          </w:rPr>
          <w:t>c</w:t>
        </w:r>
      </w:ins>
      <w:proofErr w:type="gramEnd"/>
      <w:del w:author="LauraPGM" w:date="2025-10-01T13:20:00Z" w:id="528">
        <w:r w:rsidRPr="003E6C56" w:rsidDel="003E6C56" w:rsidR="0082293A">
          <w:rPr>
            <w:rFonts w:ascii="Calibri" w:hAnsi="Calibri" w:eastAsia="Times New Roman" w:cs="Calibri"/>
            <w:bCs/>
            <w:lang w:eastAsia="es-CO"/>
            <w:rPrChange w:author="LauraPGM" w:date="2025-10-01T13:20:00Z" w:id="529">
              <w:rPr>
                <w:rFonts w:eastAsia="Times New Roman" w:asciiTheme="majorHAnsi" w:hAnsiTheme="majorHAnsi" w:cstheme="majorHAnsi"/>
                <w:b/>
                <w:bCs/>
                <w:lang w:eastAsia="es-CO"/>
              </w:rPr>
            </w:rPrChange>
          </w:rPr>
          <w:delText>C</w:delText>
        </w:r>
      </w:del>
      <w:r w:rsidRPr="003E6C56" w:rsidR="0082293A">
        <w:rPr>
          <w:rFonts w:ascii="Calibri" w:hAnsi="Calibri" w:eastAsia="Times New Roman" w:cs="Calibri"/>
          <w:bCs/>
          <w:lang w:eastAsia="es-CO"/>
          <w:rPrChange w:author="LauraPGM" w:date="2025-10-01T13:20:00Z" w:id="530">
            <w:rPr>
              <w:rFonts w:eastAsia="Times New Roman" w:asciiTheme="majorHAnsi" w:hAnsiTheme="majorHAnsi" w:cstheme="majorHAnsi"/>
              <w:b/>
              <w:bCs/>
              <w:lang w:eastAsia="es-CO"/>
            </w:rPr>
          </w:rPrChange>
        </w:rPr>
        <w:t>riterios para la selección del período:</w:t>
      </w:r>
    </w:p>
    <w:p w:rsidRPr="00D645B6" w:rsidR="0082293A" w:rsidRDefault="0082293A" w14:paraId="568E2840" w14:textId="77777777">
      <w:pPr>
        <w:numPr>
          <w:ilvl w:val="0"/>
          <w:numId w:val="136"/>
        </w:numPr>
        <w:spacing w:before="100" w:beforeAutospacing="1" w:after="100" w:afterAutospacing="1" w:line="360" w:lineRule="auto"/>
        <w:rPr>
          <w:rFonts w:ascii="Calibri" w:hAnsi="Calibri" w:eastAsia="Times New Roman" w:cs="Calibri"/>
          <w:lang w:eastAsia="es-CO"/>
          <w:rPrChange w:author="LauraPGM" w:date="2025-10-01T09:45:00Z" w:id="531">
            <w:rPr>
              <w:rFonts w:eastAsia="Times New Roman" w:asciiTheme="majorHAnsi" w:hAnsiTheme="majorHAnsi" w:cstheme="majorHAnsi"/>
              <w:lang w:eastAsia="es-CO"/>
            </w:rPr>
          </w:rPrChange>
        </w:rPr>
        <w:pPrChange w:author="LauraPGM" w:date="2025-10-01T13:20:00Z" w:id="532">
          <w:pPr>
            <w:numPr>
              <w:numId w:val="91"/>
            </w:numPr>
            <w:spacing w:before="100" w:beforeAutospacing="1" w:after="100" w:afterAutospacing="1" w:line="360" w:lineRule="auto"/>
            <w:ind w:left="720" w:hanging="360"/>
          </w:pPr>
        </w:pPrChange>
      </w:pPr>
      <w:r w:rsidRPr="00D645B6">
        <w:rPr>
          <w:rFonts w:ascii="Calibri" w:hAnsi="Calibri" w:eastAsia="Times New Roman" w:cs="Calibri"/>
          <w:b/>
          <w:bCs/>
          <w:lang w:eastAsia="es-CO"/>
          <w:rPrChange w:author="LauraPGM" w:date="2025-10-01T09:45:00Z" w:id="533">
            <w:rPr>
              <w:rFonts w:eastAsia="Times New Roman" w:asciiTheme="majorHAnsi" w:hAnsiTheme="majorHAnsi" w:cstheme="majorHAnsi"/>
              <w:b/>
              <w:bCs/>
              <w:lang w:eastAsia="es-CO"/>
            </w:rPr>
          </w:rPrChange>
        </w:rPr>
        <w:t>Representatividad:</w:t>
      </w:r>
      <w:r w:rsidRPr="00D645B6">
        <w:rPr>
          <w:rFonts w:ascii="Calibri" w:hAnsi="Calibri" w:eastAsia="Times New Roman" w:cs="Calibri"/>
          <w:lang w:eastAsia="es-CO"/>
          <w:rPrChange w:author="LauraPGM" w:date="2025-10-01T09:45:00Z" w:id="534">
            <w:rPr>
              <w:rFonts w:eastAsia="Times New Roman" w:asciiTheme="majorHAnsi" w:hAnsiTheme="majorHAnsi" w:cstheme="majorHAnsi"/>
              <w:lang w:eastAsia="es-CO"/>
            </w:rPr>
          </w:rPrChange>
        </w:rPr>
        <w:t xml:space="preserve"> debe reflejar el consumo energético típico, abarcando un ciclo completo de operaciones (por ejemplo, un año si existe estacionalidad). Se excluyen periodos atípicos como huelgas, cierres prolongados o picos de producción excepcionales.</w:t>
      </w:r>
    </w:p>
    <w:p w:rsidRPr="00D645B6" w:rsidR="0082293A" w:rsidRDefault="0082293A" w14:paraId="26AB12DE" w14:textId="77777777">
      <w:pPr>
        <w:numPr>
          <w:ilvl w:val="0"/>
          <w:numId w:val="136"/>
        </w:numPr>
        <w:spacing w:before="100" w:beforeAutospacing="1" w:after="100" w:afterAutospacing="1" w:line="360" w:lineRule="auto"/>
        <w:rPr>
          <w:rFonts w:ascii="Calibri" w:hAnsi="Calibri" w:eastAsia="Times New Roman" w:cs="Calibri"/>
          <w:lang w:eastAsia="es-CO"/>
          <w:rPrChange w:author="LauraPGM" w:date="2025-10-01T09:45:00Z" w:id="535">
            <w:rPr>
              <w:rFonts w:eastAsia="Times New Roman" w:asciiTheme="majorHAnsi" w:hAnsiTheme="majorHAnsi" w:cstheme="majorHAnsi"/>
              <w:lang w:eastAsia="es-CO"/>
            </w:rPr>
          </w:rPrChange>
        </w:rPr>
        <w:pPrChange w:author="LauraPGM" w:date="2025-10-01T13:20:00Z" w:id="536">
          <w:pPr>
            <w:numPr>
              <w:numId w:val="91"/>
            </w:numPr>
            <w:spacing w:before="100" w:beforeAutospacing="1" w:after="100" w:afterAutospacing="1" w:line="360" w:lineRule="auto"/>
            <w:ind w:left="720" w:hanging="360"/>
          </w:pPr>
        </w:pPrChange>
      </w:pPr>
      <w:r w:rsidRPr="00D645B6">
        <w:rPr>
          <w:rFonts w:ascii="Calibri" w:hAnsi="Calibri" w:eastAsia="Times New Roman" w:cs="Calibri"/>
          <w:b/>
          <w:bCs/>
          <w:lang w:eastAsia="es-CO"/>
          <w:rPrChange w:author="LauraPGM" w:date="2025-10-01T09:45:00Z" w:id="537">
            <w:rPr>
              <w:rFonts w:eastAsia="Times New Roman" w:asciiTheme="majorHAnsi" w:hAnsiTheme="majorHAnsi" w:cstheme="majorHAnsi"/>
              <w:b/>
              <w:bCs/>
              <w:lang w:eastAsia="es-CO"/>
            </w:rPr>
          </w:rPrChange>
        </w:rPr>
        <w:t>Disponibilidad de datos:</w:t>
      </w:r>
      <w:r w:rsidRPr="00D645B6">
        <w:rPr>
          <w:rFonts w:ascii="Calibri" w:hAnsi="Calibri" w:eastAsia="Times New Roman" w:cs="Calibri"/>
          <w:lang w:eastAsia="es-CO"/>
          <w:rPrChange w:author="LauraPGM" w:date="2025-10-01T09:45:00Z" w:id="538">
            <w:rPr>
              <w:rFonts w:eastAsia="Times New Roman" w:asciiTheme="majorHAnsi" w:hAnsiTheme="majorHAnsi" w:cstheme="majorHAnsi"/>
              <w:lang w:eastAsia="es-CO"/>
            </w:rPr>
          </w:rPrChange>
        </w:rPr>
        <w:t xml:space="preserve"> se selecciona un período con información completa y confiable sobre consumo energético y variables relevantes (producción, clima, horas de operación, entre otras).</w:t>
      </w:r>
    </w:p>
    <w:p w:rsidRPr="003E6C56" w:rsidR="0082293A" w:rsidDel="003E6C56" w:rsidRDefault="0082293A" w14:paraId="0BFF8C8B" w14:textId="77777777">
      <w:pPr>
        <w:numPr>
          <w:ilvl w:val="0"/>
          <w:numId w:val="136"/>
        </w:numPr>
        <w:spacing w:before="100" w:beforeAutospacing="1" w:after="100" w:afterAutospacing="1" w:line="360" w:lineRule="auto"/>
        <w:rPr>
          <w:del w:author="LauraPGM" w:date="2025-10-01T13:20:00Z" w:id="539"/>
          <w:rFonts w:ascii="Calibri" w:hAnsi="Calibri" w:eastAsia="Times New Roman" w:cs="Calibri"/>
          <w:lang w:eastAsia="es-CO"/>
          <w:rPrChange w:author="LauraPGM" w:date="2025-10-01T13:20:00Z" w:id="540">
            <w:rPr>
              <w:del w:author="LauraPGM" w:date="2025-10-01T13:20:00Z" w:id="541"/>
              <w:rFonts w:ascii="Calibri" w:hAnsi="Calibri" w:eastAsia="Times New Roman" w:cs="Calibri"/>
              <w:b/>
              <w:bCs/>
              <w:lang w:eastAsia="es-CO"/>
            </w:rPr>
          </w:rPrChange>
        </w:rPr>
        <w:pPrChange w:author="LauraPGM" w:date="2025-10-01T13:20:00Z" w:id="542">
          <w:pPr>
            <w:numPr>
              <w:numId w:val="91"/>
            </w:numPr>
            <w:spacing w:before="100" w:beforeAutospacing="1" w:after="100" w:afterAutospacing="1" w:line="360" w:lineRule="auto"/>
            <w:ind w:left="720" w:hanging="360"/>
          </w:pPr>
        </w:pPrChange>
      </w:pPr>
      <w:r w:rsidRPr="00D645B6">
        <w:rPr>
          <w:rFonts w:ascii="Calibri" w:hAnsi="Calibri" w:eastAsia="Times New Roman" w:cs="Calibri"/>
          <w:b/>
          <w:bCs/>
          <w:lang w:eastAsia="es-CO"/>
          <w:rPrChange w:author="LauraPGM" w:date="2025-10-01T09:45:00Z" w:id="543">
            <w:rPr>
              <w:rFonts w:eastAsia="Times New Roman" w:asciiTheme="majorHAnsi" w:hAnsiTheme="majorHAnsi" w:cstheme="majorHAnsi"/>
              <w:b/>
              <w:bCs/>
              <w:lang w:eastAsia="es-CO"/>
            </w:rPr>
          </w:rPrChange>
        </w:rPr>
        <w:t>Longitud adecuada:</w:t>
      </w:r>
      <w:r w:rsidRPr="00D645B6">
        <w:rPr>
          <w:rFonts w:ascii="Calibri" w:hAnsi="Calibri" w:eastAsia="Times New Roman" w:cs="Calibri"/>
          <w:lang w:eastAsia="es-CO"/>
          <w:rPrChange w:author="LauraPGM" w:date="2025-10-01T09:45:00Z" w:id="544">
            <w:rPr>
              <w:rFonts w:eastAsia="Times New Roman" w:asciiTheme="majorHAnsi" w:hAnsiTheme="majorHAnsi" w:cstheme="majorHAnsi"/>
              <w:lang w:eastAsia="es-CO"/>
            </w:rPr>
          </w:rPrChange>
        </w:rPr>
        <w:t xml:space="preserve"> se recomienda un período de 12 meses, aunque puede ajustarse según la naturaleza del proceso.</w:t>
      </w:r>
    </w:p>
    <w:p w:rsidRPr="00D645B6" w:rsidR="003E6C56" w:rsidRDefault="003E6C56" w14:paraId="183D1CC2" w14:textId="77777777">
      <w:pPr>
        <w:numPr>
          <w:ilvl w:val="0"/>
          <w:numId w:val="136"/>
        </w:numPr>
        <w:spacing w:before="100" w:beforeAutospacing="1" w:after="100" w:afterAutospacing="1" w:line="360" w:lineRule="auto"/>
        <w:rPr>
          <w:ins w:author="LauraPGM" w:date="2025-10-01T13:20:00Z" w:id="545"/>
          <w:rFonts w:ascii="Calibri" w:hAnsi="Calibri" w:eastAsia="Times New Roman" w:cs="Calibri"/>
          <w:lang w:eastAsia="es-CO"/>
          <w:rPrChange w:author="LauraPGM" w:date="2025-10-01T09:45:00Z" w:id="546">
            <w:rPr>
              <w:ins w:author="LauraPGM" w:date="2025-10-01T13:20:00Z" w:id="547"/>
              <w:rFonts w:eastAsia="Times New Roman" w:asciiTheme="majorHAnsi" w:hAnsiTheme="majorHAnsi" w:cstheme="majorHAnsi"/>
              <w:lang w:eastAsia="es-CO"/>
            </w:rPr>
          </w:rPrChange>
        </w:rPr>
        <w:pPrChange w:author="LauraPGM" w:date="2025-10-01T13:20:00Z" w:id="548">
          <w:pPr>
            <w:numPr>
              <w:numId w:val="91"/>
            </w:numPr>
            <w:spacing w:before="100" w:beforeAutospacing="1" w:after="100" w:afterAutospacing="1" w:line="360" w:lineRule="auto"/>
            <w:ind w:left="720" w:hanging="360"/>
          </w:pPr>
        </w:pPrChange>
      </w:pPr>
    </w:p>
    <w:p w:rsidRPr="003E6C56" w:rsidR="0082293A" w:rsidRDefault="0082293A" w14:paraId="65BF6552" w14:textId="77777777">
      <w:pPr>
        <w:numPr>
          <w:ilvl w:val="0"/>
          <w:numId w:val="136"/>
        </w:numPr>
        <w:spacing w:before="100" w:beforeAutospacing="1" w:after="100" w:afterAutospacing="1" w:line="360" w:lineRule="auto"/>
        <w:rPr>
          <w:rFonts w:ascii="Calibri" w:hAnsi="Calibri" w:eastAsia="Times New Roman" w:cs="Calibri"/>
          <w:lang w:eastAsia="es-CO"/>
          <w:rPrChange w:author="LauraPGM" w:date="2025-10-01T13:20:00Z" w:id="549">
            <w:rPr>
              <w:rFonts w:eastAsia="Times New Roman" w:asciiTheme="majorHAnsi" w:hAnsiTheme="majorHAnsi" w:cstheme="majorHAnsi"/>
              <w:lang w:eastAsia="es-CO"/>
            </w:rPr>
          </w:rPrChange>
        </w:rPr>
        <w:pPrChange w:author="LauraPGM" w:date="2025-10-01T13:20:00Z" w:id="550">
          <w:pPr>
            <w:numPr>
              <w:numId w:val="91"/>
            </w:numPr>
            <w:spacing w:before="100" w:beforeAutospacing="1" w:after="100" w:afterAutospacing="1" w:line="360" w:lineRule="auto"/>
            <w:ind w:left="720" w:hanging="360"/>
          </w:pPr>
        </w:pPrChange>
      </w:pPr>
      <w:r w:rsidRPr="003E6C56">
        <w:rPr>
          <w:rFonts w:ascii="Calibri" w:hAnsi="Calibri" w:eastAsia="Times New Roman" w:cs="Calibri"/>
          <w:b/>
          <w:bCs/>
          <w:lang w:eastAsia="es-CO"/>
          <w:rPrChange w:author="LauraPGM" w:date="2025-10-01T13:20:00Z" w:id="551">
            <w:rPr>
              <w:rFonts w:eastAsia="Times New Roman" w:asciiTheme="majorHAnsi" w:hAnsiTheme="majorHAnsi" w:cstheme="majorHAnsi"/>
              <w:b/>
              <w:bCs/>
              <w:lang w:eastAsia="es-CO"/>
            </w:rPr>
          </w:rPrChange>
        </w:rPr>
        <w:t>Cercanía temporal:</w:t>
      </w:r>
      <w:r w:rsidRPr="003E6C56">
        <w:rPr>
          <w:rFonts w:ascii="Calibri" w:hAnsi="Calibri" w:eastAsia="Times New Roman" w:cs="Calibri"/>
          <w:lang w:eastAsia="es-CO"/>
          <w:rPrChange w:author="LauraPGM" w:date="2025-10-01T13:20:00Z" w:id="552">
            <w:rPr>
              <w:rFonts w:eastAsia="Times New Roman" w:asciiTheme="majorHAnsi" w:hAnsiTheme="majorHAnsi" w:cstheme="majorHAnsi"/>
              <w:lang w:eastAsia="es-CO"/>
            </w:rPr>
          </w:rPrChange>
        </w:rPr>
        <w:t xml:space="preserve"> conviene que el período sea reciente, reflejando condiciones operativas actuales.</w:t>
      </w:r>
    </w:p>
    <w:p w:rsidRPr="003E6C56" w:rsidR="0082293A" w:rsidRDefault="0082293A" w14:paraId="7A9ED6CC" w14:textId="77777777">
      <w:pPr>
        <w:pStyle w:val="Prrafodelista"/>
        <w:numPr>
          <w:ilvl w:val="0"/>
          <w:numId w:val="37"/>
        </w:numPr>
        <w:spacing w:before="100" w:beforeAutospacing="1" w:after="100" w:afterAutospacing="1" w:line="360" w:lineRule="auto"/>
        <w:rPr>
          <w:rFonts w:ascii="Calibri" w:hAnsi="Calibri" w:eastAsia="Times New Roman" w:cs="Calibri"/>
          <w:lang w:eastAsia="es-CO"/>
          <w:rPrChange w:author="LauraPGM" w:date="2025-10-01T13:20:00Z" w:id="553">
            <w:rPr>
              <w:rFonts w:eastAsia="Times New Roman" w:asciiTheme="majorHAnsi" w:hAnsiTheme="majorHAnsi" w:cstheme="majorHAnsi"/>
              <w:lang w:eastAsia="es-CO"/>
            </w:rPr>
          </w:rPrChange>
        </w:rPr>
        <w:pPrChange w:author="LauraPGM" w:date="2025-10-01T13:20:00Z" w:id="554">
          <w:pPr>
            <w:pStyle w:val="Prrafodelista"/>
            <w:numPr>
              <w:numId w:val="78"/>
            </w:numPr>
            <w:tabs>
              <w:tab w:val="num" w:pos="720"/>
            </w:tabs>
            <w:spacing w:before="100" w:beforeAutospacing="1" w:after="100" w:afterAutospacing="1" w:line="360" w:lineRule="auto"/>
            <w:ind w:hanging="360"/>
          </w:pPr>
        </w:pPrChange>
      </w:pPr>
      <w:r w:rsidRPr="003E6C56">
        <w:rPr>
          <w:rFonts w:ascii="Calibri" w:hAnsi="Calibri" w:eastAsia="Times New Roman" w:cs="Calibri"/>
          <w:b/>
          <w:bCs/>
          <w:lang w:eastAsia="es-CO"/>
          <w:rPrChange w:author="LauraPGM" w:date="2025-10-01T13:20:00Z" w:id="555">
            <w:rPr>
              <w:rFonts w:eastAsia="Times New Roman" w:asciiTheme="majorHAnsi" w:hAnsiTheme="majorHAnsi" w:cstheme="majorHAnsi"/>
              <w:b/>
              <w:bCs/>
              <w:lang w:eastAsia="es-CO"/>
            </w:rPr>
          </w:rPrChange>
        </w:rPr>
        <w:t>Recopilación y normalización de datos:</w:t>
      </w:r>
    </w:p>
    <w:p w:rsidRPr="00D645B6" w:rsidR="0082293A" w:rsidRDefault="0082293A" w14:paraId="3AA35269" w14:textId="77777777">
      <w:pPr>
        <w:numPr>
          <w:ilvl w:val="0"/>
          <w:numId w:val="137"/>
        </w:numPr>
        <w:spacing w:before="100" w:beforeAutospacing="1" w:after="100" w:afterAutospacing="1" w:line="360" w:lineRule="auto"/>
        <w:rPr>
          <w:rFonts w:ascii="Calibri" w:hAnsi="Calibri" w:eastAsia="Times New Roman" w:cs="Calibri"/>
          <w:lang w:eastAsia="es-CO"/>
          <w:rPrChange w:author="LauraPGM" w:date="2025-10-01T09:45:00Z" w:id="556">
            <w:rPr>
              <w:rFonts w:eastAsia="Times New Roman" w:asciiTheme="majorHAnsi" w:hAnsiTheme="majorHAnsi" w:cstheme="majorHAnsi"/>
              <w:lang w:eastAsia="es-CO"/>
            </w:rPr>
          </w:rPrChange>
        </w:rPr>
        <w:pPrChange w:author="LauraPGM" w:date="2025-10-01T13:20:00Z" w:id="557">
          <w:pPr>
            <w:numPr>
              <w:numId w:val="92"/>
            </w:numPr>
            <w:spacing w:before="100" w:beforeAutospacing="1" w:after="100" w:afterAutospacing="1" w:line="360" w:lineRule="auto"/>
            <w:ind w:left="720" w:hanging="360"/>
          </w:pPr>
        </w:pPrChange>
      </w:pPr>
      <w:r w:rsidRPr="00D645B6">
        <w:rPr>
          <w:rFonts w:ascii="Calibri" w:hAnsi="Calibri" w:eastAsia="Times New Roman" w:cs="Calibri"/>
          <w:b/>
          <w:bCs/>
          <w:lang w:eastAsia="es-CO"/>
          <w:rPrChange w:author="LauraPGM" w:date="2025-10-01T09:45:00Z" w:id="558">
            <w:rPr>
              <w:rFonts w:eastAsia="Times New Roman" w:asciiTheme="majorHAnsi" w:hAnsiTheme="majorHAnsi" w:cstheme="majorHAnsi"/>
              <w:b/>
              <w:bCs/>
              <w:lang w:eastAsia="es-CO"/>
            </w:rPr>
          </w:rPrChange>
        </w:rPr>
        <w:t>Fuentes de datos:</w:t>
      </w:r>
      <w:r w:rsidRPr="00D645B6">
        <w:rPr>
          <w:rFonts w:ascii="Calibri" w:hAnsi="Calibri" w:eastAsia="Times New Roman" w:cs="Calibri"/>
          <w:lang w:eastAsia="es-CO"/>
          <w:rPrChange w:author="LauraPGM" w:date="2025-10-01T09:45:00Z" w:id="559">
            <w:rPr>
              <w:rFonts w:eastAsia="Times New Roman" w:asciiTheme="majorHAnsi" w:hAnsiTheme="majorHAnsi" w:cstheme="majorHAnsi"/>
              <w:lang w:eastAsia="es-CO"/>
            </w:rPr>
          </w:rPrChange>
        </w:rPr>
        <w:t xml:space="preserve"> facturas de servicios públicos, </w:t>
      </w:r>
      <w:proofErr w:type="spellStart"/>
      <w:r w:rsidRPr="00D645B6">
        <w:rPr>
          <w:rFonts w:ascii="Calibri" w:hAnsi="Calibri" w:eastAsia="Times New Roman" w:cs="Calibri"/>
          <w:lang w:eastAsia="es-CO"/>
          <w:rPrChange w:author="LauraPGM" w:date="2025-10-01T09:45:00Z" w:id="560">
            <w:rPr>
              <w:rFonts w:eastAsia="Times New Roman" w:asciiTheme="majorHAnsi" w:hAnsiTheme="majorHAnsi" w:cstheme="majorHAnsi"/>
              <w:lang w:eastAsia="es-CO"/>
            </w:rPr>
          </w:rPrChange>
        </w:rPr>
        <w:t>submediciones</w:t>
      </w:r>
      <w:proofErr w:type="spellEnd"/>
      <w:r w:rsidRPr="00D645B6">
        <w:rPr>
          <w:rFonts w:ascii="Calibri" w:hAnsi="Calibri" w:eastAsia="Times New Roman" w:cs="Calibri"/>
          <w:lang w:eastAsia="es-CO"/>
          <w:rPrChange w:author="LauraPGM" w:date="2025-10-01T09:45:00Z" w:id="561">
            <w:rPr>
              <w:rFonts w:eastAsia="Times New Roman" w:asciiTheme="majorHAnsi" w:hAnsiTheme="majorHAnsi" w:cstheme="majorHAnsi"/>
              <w:lang w:eastAsia="es-CO"/>
            </w:rPr>
          </w:rPrChange>
        </w:rPr>
        <w:t>, registros de combustibles y sistemas de control.</w:t>
      </w:r>
    </w:p>
    <w:p w:rsidRPr="00D645B6" w:rsidR="0082293A" w:rsidRDefault="0082293A" w14:paraId="269D5B31" w14:textId="77777777">
      <w:pPr>
        <w:numPr>
          <w:ilvl w:val="0"/>
          <w:numId w:val="137"/>
        </w:numPr>
        <w:spacing w:before="100" w:beforeAutospacing="1" w:after="100" w:afterAutospacing="1" w:line="360" w:lineRule="auto"/>
        <w:rPr>
          <w:rFonts w:ascii="Calibri" w:hAnsi="Calibri" w:eastAsia="Times New Roman" w:cs="Calibri"/>
          <w:lang w:eastAsia="es-CO"/>
          <w:rPrChange w:author="LauraPGM" w:date="2025-10-01T09:45:00Z" w:id="562">
            <w:rPr>
              <w:rFonts w:eastAsia="Times New Roman" w:asciiTheme="majorHAnsi" w:hAnsiTheme="majorHAnsi" w:cstheme="majorHAnsi"/>
              <w:lang w:eastAsia="es-CO"/>
            </w:rPr>
          </w:rPrChange>
        </w:rPr>
        <w:pPrChange w:author="LauraPGM" w:date="2025-10-01T13:20:00Z" w:id="563">
          <w:pPr>
            <w:numPr>
              <w:numId w:val="92"/>
            </w:numPr>
            <w:spacing w:before="100" w:beforeAutospacing="1" w:after="100" w:afterAutospacing="1" w:line="360" w:lineRule="auto"/>
            <w:ind w:left="720" w:hanging="360"/>
          </w:pPr>
        </w:pPrChange>
      </w:pPr>
      <w:r w:rsidRPr="00D645B6">
        <w:rPr>
          <w:rFonts w:ascii="Calibri" w:hAnsi="Calibri" w:eastAsia="Times New Roman" w:cs="Calibri"/>
          <w:b/>
          <w:bCs/>
          <w:lang w:eastAsia="es-CO"/>
          <w:rPrChange w:author="LauraPGM" w:date="2025-10-01T09:45:00Z" w:id="564">
            <w:rPr>
              <w:rFonts w:eastAsia="Times New Roman" w:asciiTheme="majorHAnsi" w:hAnsiTheme="majorHAnsi" w:cstheme="majorHAnsi"/>
              <w:b/>
              <w:bCs/>
              <w:lang w:eastAsia="es-CO"/>
            </w:rPr>
          </w:rPrChange>
        </w:rPr>
        <w:t>Calidad de datos:</w:t>
      </w:r>
      <w:r w:rsidRPr="00D645B6">
        <w:rPr>
          <w:rFonts w:ascii="Calibri" w:hAnsi="Calibri" w:eastAsia="Times New Roman" w:cs="Calibri"/>
          <w:lang w:eastAsia="es-CO"/>
          <w:rPrChange w:author="LauraPGM" w:date="2025-10-01T09:45:00Z" w:id="565">
            <w:rPr>
              <w:rFonts w:eastAsia="Times New Roman" w:asciiTheme="majorHAnsi" w:hAnsiTheme="majorHAnsi" w:cstheme="majorHAnsi"/>
              <w:lang w:eastAsia="es-CO"/>
            </w:rPr>
          </w:rPrChange>
        </w:rPr>
        <w:t xml:space="preserve"> los registros deben ser precisos, consistentes y completos, corrigiendo errores o vacíos.</w:t>
      </w:r>
    </w:p>
    <w:p w:rsidRPr="00D645B6" w:rsidR="00A227A8" w:rsidRDefault="0082293A" w14:paraId="7BE6166A" w14:textId="77777777">
      <w:pPr>
        <w:numPr>
          <w:ilvl w:val="0"/>
          <w:numId w:val="137"/>
        </w:numPr>
        <w:spacing w:before="100" w:beforeAutospacing="1" w:after="100" w:afterAutospacing="1" w:line="360" w:lineRule="auto"/>
        <w:rPr>
          <w:rFonts w:ascii="Calibri" w:hAnsi="Calibri" w:eastAsia="Times New Roman" w:cs="Calibri"/>
          <w:lang w:eastAsia="es-CO"/>
          <w:rPrChange w:author="LauraPGM" w:date="2025-10-01T09:45:00Z" w:id="566">
            <w:rPr>
              <w:rFonts w:eastAsia="Times New Roman" w:asciiTheme="majorHAnsi" w:hAnsiTheme="majorHAnsi" w:cstheme="majorHAnsi"/>
              <w:lang w:eastAsia="es-CO"/>
            </w:rPr>
          </w:rPrChange>
        </w:rPr>
        <w:pPrChange w:author="LauraPGM" w:date="2025-10-01T13:20:00Z" w:id="567">
          <w:pPr>
            <w:numPr>
              <w:numId w:val="92"/>
            </w:numPr>
            <w:spacing w:before="100" w:beforeAutospacing="1" w:after="100" w:afterAutospacing="1" w:line="360" w:lineRule="auto"/>
            <w:ind w:left="720" w:hanging="360"/>
          </w:pPr>
        </w:pPrChange>
      </w:pPr>
      <w:r w:rsidRPr="00D645B6">
        <w:rPr>
          <w:rFonts w:ascii="Calibri" w:hAnsi="Calibri" w:eastAsia="Times New Roman" w:cs="Calibri"/>
          <w:b/>
          <w:bCs/>
          <w:lang w:eastAsia="es-CO"/>
          <w:rPrChange w:author="LauraPGM" w:date="2025-10-01T09:45:00Z" w:id="568">
            <w:rPr>
              <w:rFonts w:eastAsia="Times New Roman" w:asciiTheme="majorHAnsi" w:hAnsiTheme="majorHAnsi" w:cstheme="majorHAnsi"/>
              <w:b/>
              <w:bCs/>
              <w:lang w:eastAsia="es-CO"/>
            </w:rPr>
          </w:rPrChange>
        </w:rPr>
        <w:t>Normalización:</w:t>
      </w:r>
      <w:r w:rsidRPr="00D645B6">
        <w:rPr>
          <w:rFonts w:ascii="Calibri" w:hAnsi="Calibri" w:eastAsia="Times New Roman" w:cs="Calibri"/>
          <w:lang w:eastAsia="es-CO"/>
          <w:rPrChange w:author="LauraPGM" w:date="2025-10-01T09:45:00Z" w:id="569">
            <w:rPr>
              <w:rFonts w:eastAsia="Times New Roman" w:asciiTheme="majorHAnsi" w:hAnsiTheme="majorHAnsi" w:cstheme="majorHAnsi"/>
              <w:lang w:eastAsia="es-CO"/>
            </w:rPr>
          </w:rPrChange>
        </w:rPr>
        <w:t xml:space="preserve"> si el consumo depende de variables externas (clima, producción), los datos deben ajustarse para eliminar el efecto de dichas variaciones. Ejemplo: en edificios, el consumo puede normalizarse por “grados día” para aislar la influencia de la temperatura exterior.</w:t>
      </w:r>
    </w:p>
    <w:p w:rsidRPr="00EA7534" w:rsidR="0082293A" w:rsidRDefault="00E0579D" w14:paraId="23DCEE9F" w14:textId="758D0E83">
      <w:pPr>
        <w:pStyle w:val="Prrafodelista"/>
        <w:numPr>
          <w:ilvl w:val="1"/>
          <w:numId w:val="138"/>
        </w:numPr>
        <w:spacing w:before="100" w:beforeAutospacing="1" w:after="100" w:afterAutospacing="1" w:line="360" w:lineRule="auto"/>
        <w:rPr>
          <w:rFonts w:ascii="Calibri" w:hAnsi="Calibri" w:eastAsia="Times New Roman" w:cs="Calibri"/>
          <w:lang w:eastAsia="es-CO"/>
          <w:rPrChange w:author="LauraPGM" w:date="2025-10-01T13:21:00Z" w:id="570">
            <w:rPr>
              <w:rFonts w:eastAsia="Times New Roman" w:asciiTheme="majorHAnsi" w:hAnsiTheme="majorHAnsi" w:cstheme="majorHAnsi"/>
              <w:lang w:eastAsia="es-CO"/>
            </w:rPr>
          </w:rPrChange>
        </w:rPr>
        <w:pPrChange w:author="LauraPGM" w:date="2025-10-01T13:21:00Z" w:id="571">
          <w:pPr>
            <w:pStyle w:val="Prrafodelista"/>
            <w:numPr>
              <w:numId w:val="78"/>
            </w:numPr>
            <w:tabs>
              <w:tab w:val="num" w:pos="720"/>
            </w:tabs>
            <w:spacing w:before="100" w:beforeAutospacing="1" w:after="100" w:afterAutospacing="1" w:line="360" w:lineRule="auto"/>
            <w:ind w:hanging="360"/>
          </w:pPr>
        </w:pPrChange>
      </w:pPr>
      <w:ins w:author="LauraPGM" w:date="2025-10-06T21:02:00Z" w:id="572">
        <w:r>
          <w:rPr>
            <w:rFonts w:ascii="Calibri" w:hAnsi="Calibri" w:eastAsia="Times New Roman" w:cs="Calibri"/>
            <w:b/>
            <w:bCs/>
            <w:lang w:eastAsia="es-CO"/>
          </w:rPr>
          <w:t xml:space="preserve"> </w:t>
        </w:r>
      </w:ins>
      <w:r w:rsidRPr="00EA7534" w:rsidR="0082293A">
        <w:rPr>
          <w:rFonts w:ascii="Calibri" w:hAnsi="Calibri" w:eastAsia="Times New Roman" w:cs="Calibri"/>
          <w:b/>
          <w:bCs/>
          <w:lang w:eastAsia="es-CO"/>
          <w:rPrChange w:author="LauraPGM" w:date="2025-10-01T13:21:00Z" w:id="573">
            <w:rPr>
              <w:rFonts w:eastAsia="Times New Roman" w:asciiTheme="majorHAnsi" w:hAnsiTheme="majorHAnsi" w:cstheme="majorHAnsi"/>
              <w:b/>
              <w:bCs/>
              <w:lang w:eastAsia="es-CO"/>
            </w:rPr>
          </w:rPrChange>
        </w:rPr>
        <w:t>Metodologías para el cálculo de la LBE</w:t>
      </w:r>
    </w:p>
    <w:p w:rsidRPr="00D645B6" w:rsidR="0082293A" w:rsidDel="001D59AC" w:rsidP="001D59AC" w:rsidRDefault="0082293A" w14:paraId="6DBB17AF" w14:textId="3F72A0B7">
      <w:pPr>
        <w:spacing w:before="100" w:beforeAutospacing="1" w:after="100" w:afterAutospacing="1" w:line="360" w:lineRule="auto"/>
        <w:rPr>
          <w:del w:author="LauraPGM" w:date="2025-10-01T09:56:00Z" w:id="574"/>
          <w:rFonts w:ascii="Calibri" w:hAnsi="Calibri" w:eastAsia="Times New Roman" w:cs="Calibri"/>
          <w:lang w:eastAsia="es-CO"/>
          <w:rPrChange w:author="LauraPGM" w:date="2025-10-01T09:45:00Z" w:id="575">
            <w:rPr>
              <w:del w:author="LauraPGM" w:date="2025-10-01T09:56:00Z" w:id="576"/>
              <w:rFonts w:eastAsia="Times New Roman" w:asciiTheme="majorHAnsi" w:hAnsiTheme="majorHAnsi" w:cstheme="majorHAnsi"/>
              <w:lang w:eastAsia="es-CO"/>
            </w:rPr>
          </w:rPrChange>
        </w:rPr>
      </w:pPr>
      <w:r w:rsidRPr="00D645B6">
        <w:rPr>
          <w:rFonts w:ascii="Calibri" w:hAnsi="Calibri" w:eastAsia="Times New Roman" w:cs="Calibri"/>
          <w:lang w:eastAsia="es-CO"/>
          <w:rPrChange w:author="LauraPGM" w:date="2025-10-01T09:45:00Z" w:id="577">
            <w:rPr>
              <w:rFonts w:eastAsia="Times New Roman" w:asciiTheme="majorHAnsi" w:hAnsiTheme="majorHAnsi" w:cstheme="majorHAnsi"/>
              <w:lang w:eastAsia="es-CO"/>
            </w:rPr>
          </w:rPrChange>
        </w:rPr>
        <w:t>El cálculo de la LBE puede realizarse con modelos simples o mediante análisis estadísticos más avanzados</w:t>
      </w:r>
      <w:ins w:author="LauraPGM" w:date="2025-10-01T09:56:00Z" w:id="578">
        <w:r w:rsidR="001D59AC">
          <w:rPr>
            <w:rFonts w:ascii="Calibri" w:hAnsi="Calibri" w:eastAsia="Times New Roman" w:cs="Calibri"/>
            <w:lang w:eastAsia="es-CO"/>
          </w:rPr>
          <w:t>, a continuación</w:t>
        </w:r>
      </w:ins>
      <w:ins w:author="LauraPGM" w:date="2025-10-06T21:02:00Z" w:id="579">
        <w:r w:rsidR="00E0579D">
          <w:rPr>
            <w:rFonts w:ascii="Calibri" w:hAnsi="Calibri" w:eastAsia="Times New Roman" w:cs="Calibri"/>
            <w:lang w:eastAsia="es-CO"/>
          </w:rPr>
          <w:t>,</w:t>
        </w:r>
      </w:ins>
      <w:ins w:author="LauraPGM" w:date="2025-10-01T09:56:00Z" w:id="580">
        <w:r w:rsidR="001D59AC">
          <w:rPr>
            <w:rFonts w:ascii="Calibri" w:hAnsi="Calibri" w:eastAsia="Times New Roman" w:cs="Calibri"/>
            <w:lang w:eastAsia="es-CO"/>
          </w:rPr>
          <w:t xml:space="preserve"> se identifican los modelos simples: </w:t>
        </w:r>
      </w:ins>
      <w:del w:author="LauraPGM" w:date="2025-10-01T09:56:00Z" w:id="581">
        <w:r w:rsidRPr="00D645B6" w:rsidDel="001D59AC">
          <w:rPr>
            <w:rFonts w:ascii="Calibri" w:hAnsi="Calibri" w:eastAsia="Times New Roman" w:cs="Calibri"/>
            <w:lang w:eastAsia="es-CO"/>
            <w:rPrChange w:author="LauraPGM" w:date="2025-10-01T09:45:00Z" w:id="582">
              <w:rPr>
                <w:rFonts w:eastAsia="Times New Roman" w:asciiTheme="majorHAnsi" w:hAnsiTheme="majorHAnsi" w:cstheme="majorHAnsi"/>
                <w:lang w:eastAsia="es-CO"/>
              </w:rPr>
            </w:rPrChange>
          </w:rPr>
          <w:delText>.</w:delText>
        </w:r>
      </w:del>
    </w:p>
    <w:p w:rsidRPr="00D645B6" w:rsidR="0082293A" w:rsidP="001D59AC" w:rsidRDefault="0082293A" w14:paraId="3D88912E" w14:textId="77777777">
      <w:pPr>
        <w:spacing w:before="100" w:beforeAutospacing="1" w:after="100" w:afterAutospacing="1" w:line="360" w:lineRule="auto"/>
        <w:rPr>
          <w:rFonts w:ascii="Calibri" w:hAnsi="Calibri" w:eastAsia="Times New Roman" w:cs="Calibri"/>
          <w:lang w:eastAsia="es-CO"/>
          <w:rPrChange w:author="LauraPGM" w:date="2025-10-01T09:45:00Z" w:id="583">
            <w:rPr>
              <w:rFonts w:eastAsia="Times New Roman" w:asciiTheme="majorHAnsi" w:hAnsiTheme="majorHAnsi" w:cstheme="majorHAnsi"/>
              <w:lang w:eastAsia="es-CO"/>
            </w:rPr>
          </w:rPrChange>
        </w:rPr>
      </w:pPr>
      <w:del w:author="LauraPGM" w:date="2025-10-01T09:55:00Z" w:id="584">
        <w:r w:rsidRPr="00D645B6" w:rsidDel="001D59AC">
          <w:rPr>
            <w:rFonts w:ascii="Calibri" w:hAnsi="Calibri" w:eastAsia="Times New Roman" w:cs="Calibri"/>
            <w:b/>
            <w:bCs/>
            <w:lang w:eastAsia="es-CO"/>
            <w:rPrChange w:author="LauraPGM" w:date="2025-10-01T09:45:00Z" w:id="585">
              <w:rPr>
                <w:rFonts w:eastAsia="Times New Roman" w:asciiTheme="majorHAnsi" w:hAnsiTheme="majorHAnsi" w:cstheme="majorHAnsi"/>
                <w:b/>
                <w:bCs/>
                <w:lang w:eastAsia="es-CO"/>
              </w:rPr>
            </w:rPrChange>
          </w:rPr>
          <w:delText>Modelos simples:</w:delText>
        </w:r>
      </w:del>
    </w:p>
    <w:p w:rsidRPr="00D645B6" w:rsidR="0082293A" w:rsidRDefault="0082293A" w14:paraId="3B366E3F" w14:textId="77777777">
      <w:pPr>
        <w:numPr>
          <w:ilvl w:val="0"/>
          <w:numId w:val="64"/>
        </w:numPr>
        <w:spacing w:before="100" w:beforeAutospacing="1" w:after="100" w:afterAutospacing="1" w:line="360" w:lineRule="auto"/>
        <w:rPr>
          <w:rFonts w:ascii="Calibri" w:hAnsi="Calibri" w:eastAsia="Times New Roman" w:cs="Calibri"/>
          <w:lang w:eastAsia="es-CO"/>
          <w:rPrChange w:author="LauraPGM" w:date="2025-10-01T09:45:00Z" w:id="586">
            <w:rPr>
              <w:rFonts w:eastAsia="Times New Roman" w:asciiTheme="majorHAnsi" w:hAnsiTheme="majorHAnsi" w:cstheme="majorHAnsi"/>
              <w:lang w:eastAsia="es-CO"/>
            </w:rPr>
          </w:rPrChange>
        </w:rPr>
        <w:pPrChange w:author="LauraPGM" w:date="2025-10-01T09:45:00Z" w:id="587">
          <w:pPr>
            <w:numPr>
              <w:numId w:val="93"/>
            </w:numPr>
            <w:spacing w:before="100" w:beforeAutospacing="1" w:after="100" w:afterAutospacing="1" w:line="360" w:lineRule="auto"/>
            <w:ind w:left="720" w:hanging="360"/>
          </w:pPr>
        </w:pPrChange>
      </w:pPr>
      <w:r w:rsidRPr="00D645B6">
        <w:rPr>
          <w:rFonts w:ascii="Calibri" w:hAnsi="Calibri" w:eastAsia="Times New Roman" w:cs="Calibri"/>
          <w:b/>
          <w:bCs/>
          <w:lang w:eastAsia="es-CO"/>
          <w:rPrChange w:author="LauraPGM" w:date="2025-10-01T09:45:00Z" w:id="588">
            <w:rPr>
              <w:rFonts w:eastAsia="Times New Roman" w:asciiTheme="majorHAnsi" w:hAnsiTheme="majorHAnsi" w:cstheme="majorHAnsi"/>
              <w:b/>
              <w:bCs/>
              <w:lang w:eastAsia="es-CO"/>
            </w:rPr>
          </w:rPrChange>
        </w:rPr>
        <w:t>Promedio simple:</w:t>
      </w:r>
      <w:r w:rsidRPr="00D645B6">
        <w:rPr>
          <w:rFonts w:ascii="Calibri" w:hAnsi="Calibri" w:eastAsia="Times New Roman" w:cs="Calibri"/>
          <w:lang w:eastAsia="es-CO"/>
          <w:rPrChange w:author="LauraPGM" w:date="2025-10-01T09:45:00Z" w:id="589">
            <w:rPr>
              <w:rFonts w:eastAsia="Times New Roman" w:asciiTheme="majorHAnsi" w:hAnsiTheme="majorHAnsi" w:cstheme="majorHAnsi"/>
              <w:lang w:eastAsia="es-CO"/>
            </w:rPr>
          </w:rPrChange>
        </w:rPr>
        <w:t xml:space="preserve"> consumo promedio durante el período base; adecuado para consumos estables.</w:t>
      </w:r>
    </w:p>
    <w:p w:rsidRPr="00D645B6" w:rsidR="0082293A" w:rsidRDefault="0082293A" w14:paraId="32304D3D" w14:textId="77777777">
      <w:pPr>
        <w:numPr>
          <w:ilvl w:val="0"/>
          <w:numId w:val="64"/>
        </w:numPr>
        <w:spacing w:before="100" w:beforeAutospacing="1" w:after="100" w:afterAutospacing="1" w:line="360" w:lineRule="auto"/>
        <w:rPr>
          <w:rFonts w:ascii="Calibri" w:hAnsi="Calibri" w:eastAsia="Times New Roman" w:cs="Calibri"/>
          <w:lang w:eastAsia="es-CO"/>
          <w:rPrChange w:author="LauraPGM" w:date="2025-10-01T09:45:00Z" w:id="590">
            <w:rPr>
              <w:rFonts w:eastAsia="Times New Roman" w:asciiTheme="majorHAnsi" w:hAnsiTheme="majorHAnsi" w:cstheme="majorHAnsi"/>
              <w:lang w:eastAsia="es-CO"/>
            </w:rPr>
          </w:rPrChange>
        </w:rPr>
        <w:pPrChange w:author="LauraPGM" w:date="2025-10-01T09:45:00Z" w:id="591">
          <w:pPr>
            <w:numPr>
              <w:numId w:val="93"/>
            </w:numPr>
            <w:spacing w:before="100" w:beforeAutospacing="1" w:after="100" w:afterAutospacing="1" w:line="360" w:lineRule="auto"/>
            <w:ind w:left="720" w:hanging="360"/>
          </w:pPr>
        </w:pPrChange>
      </w:pPr>
      <w:r w:rsidRPr="00D645B6">
        <w:rPr>
          <w:rFonts w:ascii="Calibri" w:hAnsi="Calibri" w:eastAsia="Times New Roman" w:cs="Calibri"/>
          <w:b/>
          <w:bCs/>
          <w:lang w:eastAsia="es-CO"/>
          <w:rPrChange w:author="LauraPGM" w:date="2025-10-01T09:45:00Z" w:id="592">
            <w:rPr>
              <w:rFonts w:eastAsia="Times New Roman" w:asciiTheme="majorHAnsi" w:hAnsiTheme="majorHAnsi" w:cstheme="majorHAnsi"/>
              <w:b/>
              <w:bCs/>
              <w:lang w:eastAsia="es-CO"/>
            </w:rPr>
          </w:rPrChange>
        </w:rPr>
        <w:t>Promedio ponderado:</w:t>
      </w:r>
      <w:r w:rsidRPr="00D645B6">
        <w:rPr>
          <w:rFonts w:ascii="Calibri" w:hAnsi="Calibri" w:eastAsia="Times New Roman" w:cs="Calibri"/>
          <w:lang w:eastAsia="es-CO"/>
          <w:rPrChange w:author="LauraPGM" w:date="2025-10-01T09:45:00Z" w:id="593">
            <w:rPr>
              <w:rFonts w:eastAsia="Times New Roman" w:asciiTheme="majorHAnsi" w:hAnsiTheme="majorHAnsi" w:cstheme="majorHAnsi"/>
              <w:lang w:eastAsia="es-CO"/>
            </w:rPr>
          </w:rPrChange>
        </w:rPr>
        <w:t xml:space="preserve"> útil cuando existen distintos niveles de actividad, ponderando el consumo según cada nivel.</w:t>
      </w:r>
    </w:p>
    <w:p w:rsidRPr="00D645B6" w:rsidR="0082293A" w:rsidRDefault="0082293A" w14:paraId="020FFBA6" w14:textId="080E8751">
      <w:pPr>
        <w:numPr>
          <w:ilvl w:val="0"/>
          <w:numId w:val="64"/>
        </w:numPr>
        <w:spacing w:before="100" w:beforeAutospacing="1" w:after="100" w:afterAutospacing="1" w:line="360" w:lineRule="auto"/>
        <w:rPr>
          <w:rFonts w:ascii="Calibri" w:hAnsi="Calibri" w:eastAsia="Times New Roman" w:cs="Calibri"/>
          <w:lang w:eastAsia="es-CO"/>
          <w:rPrChange w:author="LauraPGM" w:date="2025-10-01T09:45:00Z" w:id="594">
            <w:rPr>
              <w:rFonts w:eastAsia="Times New Roman" w:asciiTheme="majorHAnsi" w:hAnsiTheme="majorHAnsi" w:cstheme="majorHAnsi"/>
              <w:lang w:eastAsia="es-CO"/>
            </w:rPr>
          </w:rPrChange>
        </w:rPr>
        <w:pPrChange w:author="LauraPGM" w:date="2025-10-01T09:45:00Z" w:id="595">
          <w:pPr>
            <w:numPr>
              <w:numId w:val="93"/>
            </w:numPr>
            <w:spacing w:before="100" w:beforeAutospacing="1" w:after="100" w:afterAutospacing="1" w:line="360" w:lineRule="auto"/>
            <w:ind w:left="720" w:hanging="360"/>
          </w:pPr>
        </w:pPrChange>
      </w:pPr>
      <w:r w:rsidRPr="00D645B6">
        <w:rPr>
          <w:rFonts w:ascii="Calibri" w:hAnsi="Calibri" w:eastAsia="Times New Roman" w:cs="Calibri"/>
          <w:b/>
          <w:bCs/>
          <w:lang w:eastAsia="es-CO"/>
          <w:rPrChange w:author="LauraPGM" w:date="2025-10-01T09:45:00Z" w:id="596">
            <w:rPr>
              <w:rFonts w:eastAsia="Times New Roman" w:asciiTheme="majorHAnsi" w:hAnsiTheme="majorHAnsi" w:cstheme="majorHAnsi"/>
              <w:b/>
              <w:bCs/>
              <w:lang w:eastAsia="es-CO"/>
            </w:rPr>
          </w:rPrChange>
        </w:rPr>
        <w:t>Índice de rendimiento:</w:t>
      </w:r>
      <w:r w:rsidRPr="00D645B6">
        <w:rPr>
          <w:rFonts w:ascii="Calibri" w:hAnsi="Calibri" w:eastAsia="Times New Roman" w:cs="Calibri"/>
          <w:lang w:eastAsia="es-CO"/>
          <w:rPrChange w:author="LauraPGM" w:date="2025-10-01T09:45:00Z" w:id="597">
            <w:rPr>
              <w:rFonts w:eastAsia="Times New Roman" w:asciiTheme="majorHAnsi" w:hAnsiTheme="majorHAnsi" w:cstheme="majorHAnsi"/>
              <w:lang w:eastAsia="es-CO"/>
            </w:rPr>
          </w:rPrChange>
        </w:rPr>
        <w:t xml:space="preserve"> uso de un IDE relativo (ejemplo: </w:t>
      </w:r>
      <w:proofErr w:type="spellStart"/>
      <w:r w:rsidRPr="00D645B6">
        <w:rPr>
          <w:rFonts w:ascii="Calibri" w:hAnsi="Calibri" w:eastAsia="Times New Roman" w:cs="Calibri"/>
          <w:lang w:eastAsia="es-CO"/>
          <w:rPrChange w:author="LauraPGM" w:date="2025-10-01T09:45:00Z" w:id="598">
            <w:rPr>
              <w:rFonts w:eastAsia="Times New Roman" w:asciiTheme="majorHAnsi" w:hAnsiTheme="majorHAnsi" w:cstheme="majorHAnsi"/>
              <w:lang w:eastAsia="es-CO"/>
            </w:rPr>
          </w:rPrChange>
        </w:rPr>
        <w:t>kWh</w:t>
      </w:r>
      <w:proofErr w:type="spellEnd"/>
      <w:ins w:author="LauraPGM" w:date="2025-10-01T13:23:00Z" w:id="599">
        <w:r w:rsidR="009F3150">
          <w:rPr>
            <w:rFonts w:ascii="Calibri" w:hAnsi="Calibri" w:eastAsia="Times New Roman" w:cs="Calibri"/>
            <w:lang w:eastAsia="es-CO"/>
          </w:rPr>
          <w:t xml:space="preserve"> </w:t>
        </w:r>
      </w:ins>
      <w:r w:rsidRPr="00D645B6">
        <w:rPr>
          <w:rFonts w:ascii="Calibri" w:hAnsi="Calibri" w:eastAsia="Times New Roman" w:cs="Calibri"/>
          <w:lang w:eastAsia="es-CO"/>
          <w:rPrChange w:author="LauraPGM" w:date="2025-10-01T09:45:00Z" w:id="600">
            <w:rPr>
              <w:rFonts w:eastAsia="Times New Roman" w:asciiTheme="majorHAnsi" w:hAnsiTheme="majorHAnsi" w:cstheme="majorHAnsi"/>
              <w:lang w:eastAsia="es-CO"/>
            </w:rPr>
          </w:rPrChange>
        </w:rPr>
        <w:t>/</w:t>
      </w:r>
      <w:ins w:author="LauraPGM" w:date="2025-10-01T13:23:00Z" w:id="601">
        <w:r w:rsidR="009F3150">
          <w:rPr>
            <w:rFonts w:ascii="Calibri" w:hAnsi="Calibri" w:eastAsia="Times New Roman" w:cs="Calibri"/>
            <w:lang w:eastAsia="es-CO"/>
          </w:rPr>
          <w:t xml:space="preserve"> </w:t>
        </w:r>
      </w:ins>
      <w:r w:rsidRPr="00D645B6">
        <w:rPr>
          <w:rFonts w:ascii="Calibri" w:hAnsi="Calibri" w:eastAsia="Times New Roman" w:cs="Calibri"/>
          <w:lang w:eastAsia="es-CO"/>
          <w:rPrChange w:author="LauraPGM" w:date="2025-10-01T09:45:00Z" w:id="602">
            <w:rPr>
              <w:rFonts w:eastAsia="Times New Roman" w:asciiTheme="majorHAnsi" w:hAnsiTheme="majorHAnsi" w:cstheme="majorHAnsi"/>
              <w:lang w:eastAsia="es-CO"/>
            </w:rPr>
          </w:rPrChange>
        </w:rPr>
        <w:t>unidad producida) cuando la relación entre energía y actividad es constante.</w:t>
      </w:r>
    </w:p>
    <w:p w:rsidRPr="009F3150" w:rsidR="0082293A" w:rsidRDefault="0082293A" w14:paraId="3A35C4A8" w14:textId="77777777">
      <w:pPr>
        <w:pStyle w:val="Prrafodelista"/>
        <w:numPr>
          <w:ilvl w:val="0"/>
          <w:numId w:val="37"/>
        </w:numPr>
        <w:spacing w:before="100" w:beforeAutospacing="1" w:after="100" w:afterAutospacing="1" w:line="360" w:lineRule="auto"/>
        <w:rPr>
          <w:rFonts w:ascii="Calibri" w:hAnsi="Calibri" w:eastAsia="Times New Roman" w:cs="Calibri"/>
          <w:lang w:eastAsia="es-CO"/>
          <w:rPrChange w:author="LauraPGM" w:date="2025-10-01T13:23:00Z" w:id="603">
            <w:rPr>
              <w:rFonts w:eastAsia="Times New Roman" w:asciiTheme="majorHAnsi" w:hAnsiTheme="majorHAnsi" w:cstheme="majorHAnsi"/>
              <w:lang w:eastAsia="es-CO"/>
            </w:rPr>
          </w:rPrChange>
        </w:rPr>
        <w:pPrChange w:author="LauraPGM" w:date="2025-10-01T13:23:00Z" w:id="604">
          <w:pPr>
            <w:spacing w:before="100" w:beforeAutospacing="1" w:after="100" w:afterAutospacing="1" w:line="360" w:lineRule="auto"/>
          </w:pPr>
        </w:pPrChange>
      </w:pPr>
      <w:r w:rsidRPr="009F3150">
        <w:rPr>
          <w:rFonts w:ascii="Calibri" w:hAnsi="Calibri" w:eastAsia="Times New Roman" w:cs="Calibri"/>
          <w:b/>
          <w:bCs/>
          <w:lang w:eastAsia="es-CO"/>
          <w:rPrChange w:author="LauraPGM" w:date="2025-10-01T13:23:00Z" w:id="605">
            <w:rPr>
              <w:rFonts w:eastAsia="Times New Roman" w:asciiTheme="majorHAnsi" w:hAnsiTheme="majorHAnsi" w:cstheme="majorHAnsi"/>
              <w:b/>
              <w:bCs/>
              <w:lang w:eastAsia="es-CO"/>
            </w:rPr>
          </w:rPrChange>
        </w:rPr>
        <w:t>Análisis de regresión básico:</w:t>
      </w:r>
    </w:p>
    <w:p w:rsidRPr="00D645B6" w:rsidR="0082293A" w:rsidRDefault="0082293A" w14:paraId="3BC62119" w14:textId="77777777">
      <w:pPr>
        <w:numPr>
          <w:ilvl w:val="0"/>
          <w:numId w:val="141"/>
        </w:numPr>
        <w:spacing w:before="100" w:beforeAutospacing="1" w:after="100" w:afterAutospacing="1" w:line="360" w:lineRule="auto"/>
        <w:rPr>
          <w:rFonts w:ascii="Calibri" w:hAnsi="Calibri" w:eastAsia="Times New Roman" w:cs="Calibri"/>
          <w:lang w:eastAsia="es-CO"/>
          <w:rPrChange w:author="LauraPGM" w:date="2025-10-01T09:45:00Z" w:id="606">
            <w:rPr>
              <w:rFonts w:eastAsia="Times New Roman" w:asciiTheme="majorHAnsi" w:hAnsiTheme="majorHAnsi" w:cstheme="majorHAnsi"/>
              <w:lang w:eastAsia="es-CO"/>
            </w:rPr>
          </w:rPrChange>
        </w:rPr>
        <w:pPrChange w:author="LauraPGM" w:date="2025-10-01T13:23:00Z" w:id="607">
          <w:pPr>
            <w:numPr>
              <w:numId w:val="94"/>
            </w:numPr>
            <w:tabs>
              <w:tab w:val="num" w:pos="360"/>
              <w:tab w:val="num" w:pos="720"/>
            </w:tabs>
            <w:spacing w:before="100" w:beforeAutospacing="1" w:after="100" w:afterAutospacing="1" w:line="360" w:lineRule="auto"/>
            <w:ind w:left="720" w:hanging="720"/>
          </w:pPr>
        </w:pPrChange>
      </w:pPr>
      <w:r w:rsidRPr="00D645B6">
        <w:rPr>
          <w:rFonts w:ascii="Calibri" w:hAnsi="Calibri" w:eastAsia="Times New Roman" w:cs="Calibri"/>
          <w:b/>
          <w:bCs/>
          <w:lang w:eastAsia="es-CO"/>
          <w:rPrChange w:author="LauraPGM" w:date="2025-10-01T09:45:00Z" w:id="608">
            <w:rPr>
              <w:rFonts w:eastAsia="Times New Roman" w:asciiTheme="majorHAnsi" w:hAnsiTheme="majorHAnsi" w:cstheme="majorHAnsi"/>
              <w:b/>
              <w:bCs/>
              <w:lang w:eastAsia="es-CO"/>
            </w:rPr>
          </w:rPrChange>
        </w:rPr>
        <w:t>Propósito:</w:t>
      </w:r>
      <w:r w:rsidRPr="00D645B6">
        <w:rPr>
          <w:rFonts w:ascii="Calibri" w:hAnsi="Calibri" w:eastAsia="Times New Roman" w:cs="Calibri"/>
          <w:lang w:eastAsia="es-CO"/>
          <w:rPrChange w:author="LauraPGM" w:date="2025-10-01T09:45:00Z" w:id="609">
            <w:rPr>
              <w:rFonts w:eastAsia="Times New Roman" w:asciiTheme="majorHAnsi" w:hAnsiTheme="majorHAnsi" w:cstheme="majorHAnsi"/>
              <w:lang w:eastAsia="es-CO"/>
            </w:rPr>
          </w:rPrChange>
        </w:rPr>
        <w:t xml:space="preserve"> establecer la relación matemática entre el consumo energético (variable dependiente) y factores de impacto como producción, clima o tiempo de operación.</w:t>
      </w:r>
    </w:p>
    <w:p w:rsidRPr="00D645B6" w:rsidR="0082293A" w:rsidRDefault="0082293A" w14:paraId="3AF0922D" w14:textId="77777777">
      <w:pPr>
        <w:numPr>
          <w:ilvl w:val="0"/>
          <w:numId w:val="141"/>
        </w:numPr>
        <w:spacing w:before="100" w:beforeAutospacing="1" w:after="100" w:afterAutospacing="1" w:line="360" w:lineRule="auto"/>
        <w:rPr>
          <w:rFonts w:ascii="Calibri" w:hAnsi="Calibri" w:eastAsia="Times New Roman" w:cs="Calibri"/>
          <w:lang w:eastAsia="es-CO"/>
          <w:rPrChange w:author="LauraPGM" w:date="2025-10-01T09:45:00Z" w:id="610">
            <w:rPr>
              <w:rFonts w:eastAsia="Times New Roman" w:asciiTheme="majorHAnsi" w:hAnsiTheme="majorHAnsi" w:cstheme="majorHAnsi"/>
              <w:lang w:eastAsia="es-CO"/>
            </w:rPr>
          </w:rPrChange>
        </w:rPr>
        <w:pPrChange w:author="LauraPGM" w:date="2025-10-01T13:23:00Z" w:id="611">
          <w:pPr>
            <w:numPr>
              <w:numId w:val="94"/>
            </w:numPr>
            <w:tabs>
              <w:tab w:val="num" w:pos="360"/>
              <w:tab w:val="num" w:pos="720"/>
            </w:tabs>
            <w:spacing w:before="100" w:beforeAutospacing="1" w:after="100" w:afterAutospacing="1" w:line="360" w:lineRule="auto"/>
            <w:ind w:left="720" w:hanging="720"/>
          </w:pPr>
        </w:pPrChange>
      </w:pPr>
      <w:r w:rsidRPr="00D645B6">
        <w:rPr>
          <w:rFonts w:ascii="Calibri" w:hAnsi="Calibri" w:eastAsia="Times New Roman" w:cs="Calibri"/>
          <w:b/>
          <w:bCs/>
          <w:lang w:eastAsia="es-CO"/>
          <w:rPrChange w:author="LauraPGM" w:date="2025-10-01T09:45:00Z" w:id="612">
            <w:rPr>
              <w:rFonts w:eastAsia="Times New Roman" w:asciiTheme="majorHAnsi" w:hAnsiTheme="majorHAnsi" w:cstheme="majorHAnsi"/>
              <w:b/>
              <w:bCs/>
              <w:lang w:eastAsia="es-CO"/>
            </w:rPr>
          </w:rPrChange>
        </w:rPr>
        <w:t>Regresión lineal simple:</w:t>
      </w:r>
      <w:r w:rsidRPr="00D645B6">
        <w:rPr>
          <w:rFonts w:ascii="Calibri" w:hAnsi="Calibri" w:eastAsia="Times New Roman" w:cs="Calibri"/>
          <w:lang w:eastAsia="es-CO"/>
          <w:rPrChange w:author="LauraPGM" w:date="2025-10-01T09:45:00Z" w:id="613">
            <w:rPr>
              <w:rFonts w:eastAsia="Times New Roman" w:asciiTheme="majorHAnsi" w:hAnsiTheme="majorHAnsi" w:cstheme="majorHAnsi"/>
              <w:lang w:eastAsia="es-CO"/>
            </w:rPr>
          </w:rPrChange>
        </w:rPr>
        <w:t xml:space="preserve"> útil cuando una sola variable influye linealmente en el consumo. La ecuación resultante se convierte en la LBE.</w:t>
      </w:r>
    </w:p>
    <w:p w:rsidRPr="00D645B6" w:rsidR="0082293A" w:rsidRDefault="0082293A" w14:paraId="3A2496E0" w14:textId="77777777">
      <w:pPr>
        <w:numPr>
          <w:ilvl w:val="1"/>
          <w:numId w:val="142"/>
        </w:numPr>
        <w:spacing w:before="100" w:beforeAutospacing="1" w:after="100" w:afterAutospacing="1" w:line="360" w:lineRule="auto"/>
        <w:rPr>
          <w:rFonts w:ascii="Calibri" w:hAnsi="Calibri" w:eastAsia="Times New Roman" w:cs="Calibri"/>
          <w:lang w:eastAsia="es-CO"/>
          <w:rPrChange w:author="LauraPGM" w:date="2025-10-01T09:45:00Z" w:id="614">
            <w:rPr>
              <w:rFonts w:eastAsia="Times New Roman" w:asciiTheme="majorHAnsi" w:hAnsiTheme="majorHAnsi" w:cstheme="majorHAnsi"/>
              <w:lang w:eastAsia="es-CO"/>
            </w:rPr>
          </w:rPrChange>
        </w:rPr>
        <w:pPrChange w:author="LauraPGM" w:date="2025-10-01T13:24:00Z" w:id="615">
          <w:pPr>
            <w:numPr>
              <w:ilvl w:val="1"/>
              <w:numId w:val="95"/>
            </w:numPr>
            <w:tabs>
              <w:tab w:val="num" w:pos="360"/>
              <w:tab w:val="num" w:pos="1440"/>
            </w:tabs>
            <w:spacing w:before="100" w:beforeAutospacing="1" w:after="100" w:afterAutospacing="1" w:line="360" w:lineRule="auto"/>
            <w:ind w:left="1440" w:hanging="720"/>
          </w:pPr>
        </w:pPrChange>
      </w:pPr>
      <w:r w:rsidRPr="00D645B6">
        <w:rPr>
          <w:rFonts w:ascii="Calibri" w:hAnsi="Calibri" w:eastAsia="Times New Roman" w:cs="Calibri"/>
          <w:b/>
          <w:iCs/>
          <w:lang w:eastAsia="es-CO"/>
          <w:rPrChange w:author="LauraPGM" w:date="2025-10-01T09:45:00Z" w:id="616">
            <w:rPr>
              <w:rFonts w:eastAsia="Times New Roman" w:asciiTheme="majorHAnsi" w:hAnsiTheme="majorHAnsi" w:cstheme="majorHAnsi"/>
              <w:b/>
              <w:iCs/>
              <w:lang w:eastAsia="es-CO"/>
            </w:rPr>
          </w:rPrChange>
        </w:rPr>
        <w:t>Ventajas:</w:t>
      </w:r>
      <w:r w:rsidRPr="00D645B6">
        <w:rPr>
          <w:rFonts w:ascii="Calibri" w:hAnsi="Calibri" w:eastAsia="Times New Roman" w:cs="Calibri"/>
          <w:lang w:eastAsia="es-CO"/>
          <w:rPrChange w:author="LauraPGM" w:date="2025-10-01T09:45:00Z" w:id="617">
            <w:rPr>
              <w:rFonts w:eastAsia="Times New Roman" w:asciiTheme="majorHAnsi" w:hAnsiTheme="majorHAnsi" w:cstheme="majorHAnsi"/>
              <w:lang w:eastAsia="es-CO"/>
            </w:rPr>
          </w:rPrChange>
        </w:rPr>
        <w:t xml:space="preserve"> permite ajustar el consumo esperado en función de la variable de impacto.</w:t>
      </w:r>
    </w:p>
    <w:p w:rsidRPr="00D645B6" w:rsidR="0082293A" w:rsidRDefault="0082293A" w14:paraId="28BCD0A4" w14:textId="77777777">
      <w:pPr>
        <w:numPr>
          <w:ilvl w:val="1"/>
          <w:numId w:val="142"/>
        </w:numPr>
        <w:spacing w:before="100" w:beforeAutospacing="1" w:after="100" w:afterAutospacing="1" w:line="360" w:lineRule="auto"/>
        <w:rPr>
          <w:rFonts w:ascii="Calibri" w:hAnsi="Calibri" w:eastAsia="Times New Roman" w:cs="Calibri"/>
          <w:lang w:eastAsia="es-CO"/>
          <w:rPrChange w:author="LauraPGM" w:date="2025-10-01T09:45:00Z" w:id="618">
            <w:rPr>
              <w:rFonts w:eastAsia="Times New Roman" w:asciiTheme="majorHAnsi" w:hAnsiTheme="majorHAnsi" w:cstheme="majorHAnsi"/>
              <w:lang w:eastAsia="es-CO"/>
            </w:rPr>
          </w:rPrChange>
        </w:rPr>
        <w:pPrChange w:author="LauraPGM" w:date="2025-10-01T13:24:00Z" w:id="619">
          <w:pPr>
            <w:numPr>
              <w:ilvl w:val="1"/>
              <w:numId w:val="95"/>
            </w:numPr>
            <w:tabs>
              <w:tab w:val="num" w:pos="360"/>
              <w:tab w:val="num" w:pos="1440"/>
            </w:tabs>
            <w:spacing w:before="100" w:beforeAutospacing="1" w:after="100" w:afterAutospacing="1" w:line="360" w:lineRule="auto"/>
            <w:ind w:left="1440" w:hanging="720"/>
          </w:pPr>
        </w:pPrChange>
      </w:pPr>
      <w:r w:rsidRPr="00D645B6">
        <w:rPr>
          <w:rFonts w:ascii="Calibri" w:hAnsi="Calibri" w:eastAsia="Times New Roman" w:cs="Calibri"/>
          <w:b/>
          <w:iCs/>
          <w:lang w:eastAsia="es-CO"/>
          <w:rPrChange w:author="LauraPGM" w:date="2025-10-01T09:45:00Z" w:id="620">
            <w:rPr>
              <w:rFonts w:eastAsia="Times New Roman" w:asciiTheme="majorHAnsi" w:hAnsiTheme="majorHAnsi" w:cstheme="majorHAnsi"/>
              <w:b/>
              <w:iCs/>
              <w:lang w:eastAsia="es-CO"/>
            </w:rPr>
          </w:rPrChange>
        </w:rPr>
        <w:t>Limitaciones:</w:t>
      </w:r>
      <w:r w:rsidRPr="00D645B6">
        <w:rPr>
          <w:rFonts w:ascii="Calibri" w:hAnsi="Calibri" w:eastAsia="Times New Roman" w:cs="Calibri"/>
          <w:lang w:eastAsia="es-CO"/>
          <w:rPrChange w:author="LauraPGM" w:date="2025-10-01T09:45:00Z" w:id="621">
            <w:rPr>
              <w:rFonts w:eastAsia="Times New Roman" w:asciiTheme="majorHAnsi" w:hAnsiTheme="majorHAnsi" w:cstheme="majorHAnsi"/>
              <w:lang w:eastAsia="es-CO"/>
            </w:rPr>
          </w:rPrChange>
        </w:rPr>
        <w:t xml:space="preserve"> asume relación lineal y puede ser insuficiente si influyen varias variables.</w:t>
      </w:r>
    </w:p>
    <w:p w:rsidRPr="001D59AC" w:rsidR="0082293A" w:rsidRDefault="0082293A" w14:paraId="6E9CDF12" w14:textId="77777777">
      <w:pPr>
        <w:pStyle w:val="Prrafodelista"/>
        <w:numPr>
          <w:ilvl w:val="0"/>
          <w:numId w:val="58"/>
        </w:numPr>
        <w:spacing w:before="100" w:beforeAutospacing="1" w:after="100" w:afterAutospacing="1" w:line="360" w:lineRule="auto"/>
        <w:rPr>
          <w:rFonts w:ascii="Calibri" w:hAnsi="Calibri" w:eastAsia="Times New Roman" w:cs="Calibri"/>
          <w:lang w:eastAsia="es-CO"/>
          <w:rPrChange w:author="LauraPGM" w:date="2025-10-01T09:58:00Z" w:id="622">
            <w:rPr>
              <w:rFonts w:eastAsia="Times New Roman" w:asciiTheme="majorHAnsi" w:hAnsiTheme="majorHAnsi" w:cstheme="majorHAnsi"/>
              <w:lang w:eastAsia="es-CO"/>
            </w:rPr>
          </w:rPrChange>
        </w:rPr>
        <w:pPrChange w:author="LauraPGM" w:date="2025-10-01T09:58:00Z" w:id="623">
          <w:pPr>
            <w:spacing w:before="100" w:beforeAutospacing="1" w:after="100" w:afterAutospacing="1" w:line="360" w:lineRule="auto"/>
          </w:pPr>
        </w:pPrChange>
      </w:pPr>
      <w:r w:rsidRPr="001D59AC">
        <w:rPr>
          <w:rFonts w:ascii="Calibri" w:hAnsi="Calibri" w:eastAsia="Times New Roman" w:cs="Calibri"/>
          <w:b/>
          <w:bCs/>
          <w:lang w:eastAsia="es-CO"/>
          <w:rPrChange w:author="LauraPGM" w:date="2025-10-01T09:58:00Z" w:id="624">
            <w:rPr>
              <w:rFonts w:eastAsia="Times New Roman" w:asciiTheme="majorHAnsi" w:hAnsiTheme="majorHAnsi" w:cstheme="majorHAnsi"/>
              <w:b/>
              <w:bCs/>
              <w:lang w:eastAsia="es-CO"/>
            </w:rPr>
          </w:rPrChange>
        </w:rPr>
        <w:t>Pasos básicos:</w:t>
      </w:r>
    </w:p>
    <w:p w:rsidRPr="00D645B6" w:rsidR="0082293A" w:rsidRDefault="0082293A" w14:paraId="132697EC" w14:textId="77777777">
      <w:pPr>
        <w:numPr>
          <w:ilvl w:val="0"/>
          <w:numId w:val="143"/>
        </w:numPr>
        <w:spacing w:before="100" w:beforeAutospacing="1" w:after="100" w:afterAutospacing="1" w:line="360" w:lineRule="auto"/>
        <w:rPr>
          <w:rFonts w:ascii="Calibri" w:hAnsi="Calibri" w:eastAsia="Times New Roman" w:cs="Calibri"/>
          <w:lang w:eastAsia="es-CO"/>
          <w:rPrChange w:author="LauraPGM" w:date="2025-10-01T09:45:00Z" w:id="625">
            <w:rPr>
              <w:rFonts w:eastAsia="Times New Roman" w:asciiTheme="majorHAnsi" w:hAnsiTheme="majorHAnsi" w:cstheme="majorHAnsi"/>
              <w:lang w:eastAsia="es-CO"/>
            </w:rPr>
          </w:rPrChange>
        </w:rPr>
        <w:pPrChange w:author="LauraPGM" w:date="2025-10-01T13:24:00Z" w:id="626">
          <w:pPr>
            <w:numPr>
              <w:numId w:val="86"/>
            </w:numPr>
            <w:tabs>
              <w:tab w:val="num" w:pos="720"/>
            </w:tabs>
            <w:spacing w:before="100" w:beforeAutospacing="1" w:after="100" w:afterAutospacing="1" w:line="360" w:lineRule="auto"/>
            <w:ind w:left="720" w:hanging="360"/>
          </w:pPr>
        </w:pPrChange>
      </w:pPr>
      <w:r w:rsidRPr="00D645B6">
        <w:rPr>
          <w:rFonts w:ascii="Calibri" w:hAnsi="Calibri" w:eastAsia="Times New Roman" w:cs="Calibri"/>
          <w:lang w:eastAsia="es-CO"/>
          <w:rPrChange w:author="LauraPGM" w:date="2025-10-01T09:45:00Z" w:id="627">
            <w:rPr>
              <w:rFonts w:eastAsia="Times New Roman" w:asciiTheme="majorHAnsi" w:hAnsiTheme="majorHAnsi" w:cstheme="majorHAnsi"/>
              <w:lang w:eastAsia="es-CO"/>
            </w:rPr>
          </w:rPrChange>
        </w:rPr>
        <w:t>Recopilar datos históricos de consumo y producción durante el período base.</w:t>
      </w:r>
    </w:p>
    <w:p w:rsidRPr="00D645B6" w:rsidR="0082293A" w:rsidRDefault="0082293A" w14:paraId="4A9EFF3E" w14:textId="77777777">
      <w:pPr>
        <w:numPr>
          <w:ilvl w:val="0"/>
          <w:numId w:val="143"/>
        </w:numPr>
        <w:spacing w:before="100" w:beforeAutospacing="1" w:after="100" w:afterAutospacing="1" w:line="360" w:lineRule="auto"/>
        <w:rPr>
          <w:rFonts w:ascii="Calibri" w:hAnsi="Calibri" w:eastAsia="Times New Roman" w:cs="Calibri"/>
          <w:lang w:eastAsia="es-CO"/>
          <w:rPrChange w:author="LauraPGM" w:date="2025-10-01T09:45:00Z" w:id="628">
            <w:rPr>
              <w:rFonts w:eastAsia="Times New Roman" w:asciiTheme="majorHAnsi" w:hAnsiTheme="majorHAnsi" w:cstheme="majorHAnsi"/>
              <w:lang w:eastAsia="es-CO"/>
            </w:rPr>
          </w:rPrChange>
        </w:rPr>
        <w:pPrChange w:author="LauraPGM" w:date="2025-10-01T13:24:00Z" w:id="629">
          <w:pPr>
            <w:numPr>
              <w:numId w:val="86"/>
            </w:numPr>
            <w:tabs>
              <w:tab w:val="num" w:pos="720"/>
            </w:tabs>
            <w:spacing w:before="100" w:beforeAutospacing="1" w:after="100" w:afterAutospacing="1" w:line="360" w:lineRule="auto"/>
            <w:ind w:left="720" w:hanging="360"/>
          </w:pPr>
        </w:pPrChange>
      </w:pPr>
      <w:r w:rsidRPr="00D645B6">
        <w:rPr>
          <w:rFonts w:ascii="Calibri" w:hAnsi="Calibri" w:eastAsia="Times New Roman" w:cs="Calibri"/>
          <w:lang w:eastAsia="es-CO"/>
          <w:rPrChange w:author="LauraPGM" w:date="2025-10-01T09:45:00Z" w:id="630">
            <w:rPr>
              <w:rFonts w:eastAsia="Times New Roman" w:asciiTheme="majorHAnsi" w:hAnsiTheme="majorHAnsi" w:cstheme="majorHAnsi"/>
              <w:lang w:eastAsia="es-CO"/>
            </w:rPr>
          </w:rPrChange>
        </w:rPr>
        <w:t>Graficar los datos para observar tendencias.</w:t>
      </w:r>
    </w:p>
    <w:p w:rsidRPr="00D645B6" w:rsidR="0082293A" w:rsidRDefault="0082293A" w14:paraId="50B2C471" w14:textId="77777777">
      <w:pPr>
        <w:numPr>
          <w:ilvl w:val="0"/>
          <w:numId w:val="143"/>
        </w:numPr>
        <w:spacing w:before="100" w:beforeAutospacing="1" w:after="100" w:afterAutospacing="1" w:line="360" w:lineRule="auto"/>
        <w:rPr>
          <w:rFonts w:ascii="Calibri" w:hAnsi="Calibri" w:eastAsia="Times New Roman" w:cs="Calibri"/>
          <w:lang w:eastAsia="es-CO"/>
          <w:rPrChange w:author="LauraPGM" w:date="2025-10-01T09:45:00Z" w:id="631">
            <w:rPr>
              <w:rFonts w:eastAsia="Times New Roman" w:asciiTheme="majorHAnsi" w:hAnsiTheme="majorHAnsi" w:cstheme="majorHAnsi"/>
              <w:lang w:eastAsia="es-CO"/>
            </w:rPr>
          </w:rPrChange>
        </w:rPr>
        <w:pPrChange w:author="LauraPGM" w:date="2025-10-01T13:24:00Z" w:id="632">
          <w:pPr>
            <w:numPr>
              <w:numId w:val="86"/>
            </w:numPr>
            <w:tabs>
              <w:tab w:val="num" w:pos="720"/>
            </w:tabs>
            <w:spacing w:before="100" w:beforeAutospacing="1" w:after="100" w:afterAutospacing="1" w:line="360" w:lineRule="auto"/>
            <w:ind w:left="720" w:hanging="360"/>
          </w:pPr>
        </w:pPrChange>
      </w:pPr>
      <w:r w:rsidRPr="00D645B6">
        <w:rPr>
          <w:rFonts w:ascii="Calibri" w:hAnsi="Calibri" w:eastAsia="Times New Roman" w:cs="Calibri"/>
          <w:lang w:eastAsia="es-CO"/>
          <w:rPrChange w:author="LauraPGM" w:date="2025-10-01T09:45:00Z" w:id="633">
            <w:rPr>
              <w:rFonts w:eastAsia="Times New Roman" w:asciiTheme="majorHAnsi" w:hAnsiTheme="majorHAnsi" w:cstheme="majorHAnsi"/>
              <w:lang w:eastAsia="es-CO"/>
            </w:rPr>
          </w:rPrChange>
        </w:rPr>
        <w:t xml:space="preserve">Calcular la ecuación de regresión con herramientas estadísticas (Excel, Google </w:t>
      </w:r>
      <w:proofErr w:type="spellStart"/>
      <w:r w:rsidRPr="00E0579D">
        <w:rPr>
          <w:rFonts w:ascii="Calibri" w:hAnsi="Calibri" w:eastAsia="Times New Roman" w:cs="Calibri"/>
          <w:lang w:eastAsia="es-CO"/>
          <w:rPrChange w:author="LauraPGM" w:date="2025-10-06T21:03:00Z" w:id="634">
            <w:rPr>
              <w:rFonts w:eastAsia="Times New Roman" w:asciiTheme="majorHAnsi" w:hAnsiTheme="majorHAnsi" w:cstheme="majorHAnsi"/>
              <w:lang w:eastAsia="es-CO"/>
            </w:rPr>
          </w:rPrChange>
        </w:rPr>
        <w:t>Sheets</w:t>
      </w:r>
      <w:proofErr w:type="spellEnd"/>
      <w:r w:rsidRPr="00D645B6">
        <w:rPr>
          <w:rFonts w:ascii="Calibri" w:hAnsi="Calibri" w:eastAsia="Times New Roman" w:cs="Calibri"/>
          <w:lang w:eastAsia="es-CO"/>
          <w:rPrChange w:author="LauraPGM" w:date="2025-10-01T09:45:00Z" w:id="635">
            <w:rPr>
              <w:rFonts w:eastAsia="Times New Roman" w:asciiTheme="majorHAnsi" w:hAnsiTheme="majorHAnsi" w:cstheme="majorHAnsi"/>
              <w:lang w:eastAsia="es-CO"/>
            </w:rPr>
          </w:rPrChange>
        </w:rPr>
        <w:t>).</w:t>
      </w:r>
    </w:p>
    <w:p w:rsidRPr="00D645B6" w:rsidR="0082293A" w:rsidRDefault="0082293A" w14:paraId="7526F17F" w14:textId="77777777">
      <w:pPr>
        <w:numPr>
          <w:ilvl w:val="0"/>
          <w:numId w:val="143"/>
        </w:numPr>
        <w:spacing w:before="100" w:beforeAutospacing="1" w:after="100" w:afterAutospacing="1" w:line="360" w:lineRule="auto"/>
        <w:rPr>
          <w:rFonts w:ascii="Calibri" w:hAnsi="Calibri" w:eastAsia="Times New Roman" w:cs="Calibri"/>
          <w:lang w:eastAsia="es-CO"/>
          <w:rPrChange w:author="LauraPGM" w:date="2025-10-01T09:45:00Z" w:id="636">
            <w:rPr>
              <w:rFonts w:eastAsia="Times New Roman" w:asciiTheme="majorHAnsi" w:hAnsiTheme="majorHAnsi" w:cstheme="majorHAnsi"/>
              <w:lang w:eastAsia="es-CO"/>
            </w:rPr>
          </w:rPrChange>
        </w:rPr>
        <w:pPrChange w:author="LauraPGM" w:date="2025-10-01T13:24:00Z" w:id="637">
          <w:pPr>
            <w:numPr>
              <w:numId w:val="86"/>
            </w:numPr>
            <w:tabs>
              <w:tab w:val="num" w:pos="720"/>
            </w:tabs>
            <w:spacing w:before="100" w:beforeAutospacing="1" w:after="100" w:afterAutospacing="1" w:line="360" w:lineRule="auto"/>
            <w:ind w:left="720" w:hanging="360"/>
          </w:pPr>
        </w:pPrChange>
      </w:pPr>
      <w:r w:rsidRPr="00D645B6">
        <w:rPr>
          <w:rFonts w:ascii="Calibri" w:hAnsi="Calibri" w:eastAsia="Times New Roman" w:cs="Calibri"/>
          <w:lang w:eastAsia="es-CO"/>
          <w:rPrChange w:author="LauraPGM" w:date="2025-10-01T09:45:00Z" w:id="638">
            <w:rPr>
              <w:rFonts w:eastAsia="Times New Roman" w:asciiTheme="majorHAnsi" w:hAnsiTheme="majorHAnsi" w:cstheme="majorHAnsi"/>
              <w:lang w:eastAsia="es-CO"/>
            </w:rPr>
          </w:rPrChange>
        </w:rPr>
        <w:t>Evaluar el modelo mediante el coeficiente de determinación (R²).</w:t>
      </w:r>
    </w:p>
    <w:p w:rsidRPr="00D645B6" w:rsidR="00B476D7" w:rsidP="001D59AC" w:rsidRDefault="0082293A" w14:paraId="5802E544" w14:textId="77777777">
      <w:pPr>
        <w:spacing w:before="100" w:beforeAutospacing="1" w:after="100" w:afterAutospacing="1" w:line="360" w:lineRule="auto"/>
        <w:rPr>
          <w:rFonts w:ascii="Calibri" w:hAnsi="Calibri" w:eastAsia="Times New Roman" w:cs="Calibri"/>
          <w:lang w:eastAsia="es-CO"/>
          <w:rPrChange w:author="LauraPGM" w:date="2025-10-01T09:45:00Z" w:id="639">
            <w:rPr>
              <w:rFonts w:eastAsia="Times New Roman" w:asciiTheme="majorHAnsi" w:hAnsiTheme="majorHAnsi" w:cstheme="majorHAnsi"/>
              <w:lang w:eastAsia="es-CO"/>
            </w:rPr>
          </w:rPrChange>
        </w:rPr>
      </w:pPr>
      <w:r w:rsidRPr="00D645B6">
        <w:rPr>
          <w:rFonts w:ascii="Calibri" w:hAnsi="Calibri" w:eastAsia="Times New Roman" w:cs="Calibri"/>
          <w:b/>
          <w:bCs/>
          <w:lang w:eastAsia="es-CO"/>
          <w:rPrChange w:author="LauraPGM" w:date="2025-10-01T09:45:00Z" w:id="640">
            <w:rPr>
              <w:rFonts w:eastAsia="Times New Roman" w:asciiTheme="majorHAnsi" w:hAnsiTheme="majorHAnsi" w:cstheme="majorHAnsi"/>
              <w:b/>
              <w:bCs/>
              <w:lang w:eastAsia="es-CO"/>
            </w:rPr>
          </w:rPrChange>
        </w:rPr>
        <w:t>Resultado:</w:t>
      </w:r>
      <w:r w:rsidRPr="00D645B6">
        <w:rPr>
          <w:rFonts w:ascii="Calibri" w:hAnsi="Calibri" w:eastAsia="Times New Roman" w:cs="Calibri"/>
          <w:lang w:eastAsia="es-CO"/>
          <w:rPrChange w:author="LauraPGM" w:date="2025-10-01T09:45:00Z" w:id="641">
            <w:rPr>
              <w:rFonts w:eastAsia="Times New Roman" w:asciiTheme="majorHAnsi" w:hAnsiTheme="majorHAnsi" w:cstheme="majorHAnsi"/>
              <w:lang w:eastAsia="es-CO"/>
            </w:rPr>
          </w:rPrChange>
        </w:rPr>
        <w:t xml:space="preserve"> la ecuación obtenida permite predecir el consumo esperado para futuros niveles de producción, constituyendo la LBE.</w:t>
      </w:r>
    </w:p>
    <w:p w:rsidRPr="00E90BEE" w:rsidR="0082293A" w:rsidRDefault="0082293A" w14:paraId="40246D0D" w14:textId="022243B7">
      <w:pPr>
        <w:pStyle w:val="Prrafodelista"/>
        <w:numPr>
          <w:ilvl w:val="0"/>
          <w:numId w:val="37"/>
        </w:numPr>
        <w:spacing w:before="100" w:beforeAutospacing="1" w:after="100" w:afterAutospacing="1" w:line="360" w:lineRule="auto"/>
        <w:rPr>
          <w:rFonts w:ascii="Calibri" w:hAnsi="Calibri" w:eastAsia="Times New Roman" w:cs="Calibri"/>
          <w:lang w:eastAsia="es-CO"/>
          <w:rPrChange w:author="LauraPGM" w:date="2025-10-01T13:25:00Z" w:id="642">
            <w:rPr>
              <w:rFonts w:eastAsia="Times New Roman" w:asciiTheme="majorHAnsi" w:hAnsiTheme="majorHAnsi" w:cstheme="majorHAnsi"/>
              <w:lang w:eastAsia="es-CO"/>
            </w:rPr>
          </w:rPrChange>
        </w:rPr>
        <w:pPrChange w:author="LauraPGM" w:date="2025-10-01T13:25:00Z" w:id="643">
          <w:pPr>
            <w:pStyle w:val="Prrafodelista"/>
            <w:numPr>
              <w:numId w:val="96"/>
            </w:numPr>
            <w:tabs>
              <w:tab w:val="num" w:pos="360"/>
              <w:tab w:val="num" w:pos="720"/>
            </w:tabs>
            <w:spacing w:before="100" w:beforeAutospacing="1" w:after="100" w:afterAutospacing="1" w:line="360" w:lineRule="auto"/>
            <w:ind w:hanging="720"/>
          </w:pPr>
        </w:pPrChange>
      </w:pPr>
      <w:r w:rsidRPr="00E90BEE">
        <w:rPr>
          <w:rFonts w:ascii="Calibri" w:hAnsi="Calibri" w:eastAsia="Times New Roman" w:cs="Calibri"/>
          <w:b/>
          <w:bCs/>
          <w:lang w:eastAsia="es-CO"/>
          <w:rPrChange w:author="LauraPGM" w:date="2025-10-01T13:25:00Z" w:id="644">
            <w:rPr>
              <w:rFonts w:eastAsia="Times New Roman" w:asciiTheme="majorHAnsi" w:hAnsiTheme="majorHAnsi" w:cstheme="majorHAnsi"/>
              <w:b/>
              <w:bCs/>
              <w:lang w:eastAsia="es-CO"/>
            </w:rPr>
          </w:rPrChange>
        </w:rPr>
        <w:t>Establecimiento de variables de seguimiento</w:t>
      </w:r>
    </w:p>
    <w:p w:rsidRPr="00D645B6" w:rsidR="0082293A" w:rsidP="001D59AC" w:rsidRDefault="0082293A" w14:paraId="50785467" w14:textId="775C54C2">
      <w:pPr>
        <w:spacing w:before="100" w:beforeAutospacing="1" w:after="100" w:afterAutospacing="1" w:line="360" w:lineRule="auto"/>
        <w:rPr>
          <w:rFonts w:ascii="Calibri" w:hAnsi="Calibri" w:eastAsia="Times New Roman" w:cs="Calibri"/>
          <w:lang w:eastAsia="es-CO"/>
          <w:rPrChange w:author="LauraPGM" w:date="2025-10-01T09:45:00Z" w:id="645">
            <w:rPr>
              <w:rFonts w:eastAsia="Times New Roman" w:asciiTheme="majorHAnsi" w:hAnsiTheme="majorHAnsi" w:cstheme="majorHAnsi"/>
              <w:lang w:eastAsia="es-CO"/>
            </w:rPr>
          </w:rPrChange>
        </w:rPr>
      </w:pPr>
      <w:r w:rsidRPr="00D645B6">
        <w:rPr>
          <w:rFonts w:ascii="Calibri" w:hAnsi="Calibri" w:eastAsia="Times New Roman" w:cs="Calibri"/>
          <w:lang w:eastAsia="es-CO"/>
          <w:rPrChange w:author="LauraPGM" w:date="2025-10-01T09:45:00Z" w:id="646">
            <w:rPr>
              <w:rFonts w:eastAsia="Times New Roman" w:asciiTheme="majorHAnsi" w:hAnsiTheme="majorHAnsi" w:cstheme="majorHAnsi"/>
              <w:lang w:eastAsia="es-CO"/>
            </w:rPr>
          </w:rPrChange>
        </w:rPr>
        <w:t xml:space="preserve">El éxito de la LBE y de los </w:t>
      </w:r>
      <w:proofErr w:type="spellStart"/>
      <w:r w:rsidRPr="00D645B6">
        <w:rPr>
          <w:rFonts w:ascii="Calibri" w:hAnsi="Calibri" w:eastAsia="Times New Roman" w:cs="Calibri"/>
          <w:lang w:eastAsia="es-CO"/>
          <w:rPrChange w:author="LauraPGM" w:date="2025-10-01T09:45:00Z" w:id="647">
            <w:rPr>
              <w:rFonts w:eastAsia="Times New Roman" w:asciiTheme="majorHAnsi" w:hAnsiTheme="majorHAnsi" w:cstheme="majorHAnsi"/>
              <w:lang w:eastAsia="es-CO"/>
            </w:rPr>
          </w:rPrChange>
        </w:rPr>
        <w:t>IDEs</w:t>
      </w:r>
      <w:proofErr w:type="spellEnd"/>
      <w:r w:rsidRPr="00D645B6">
        <w:rPr>
          <w:rFonts w:ascii="Calibri" w:hAnsi="Calibri" w:eastAsia="Times New Roman" w:cs="Calibri"/>
          <w:lang w:eastAsia="es-CO"/>
          <w:rPrChange w:author="LauraPGM" w:date="2025-10-01T09:45:00Z" w:id="648">
            <w:rPr>
              <w:rFonts w:eastAsia="Times New Roman" w:asciiTheme="majorHAnsi" w:hAnsiTheme="majorHAnsi" w:cstheme="majorHAnsi"/>
              <w:lang w:eastAsia="es-CO"/>
            </w:rPr>
          </w:rPrChange>
        </w:rPr>
        <w:t xml:space="preserve"> depende de la correcta selección de variables de seguimiento</w:t>
      </w:r>
      <w:ins w:author="LauraPGM" w:date="2025-10-01T09:59:00Z" w:id="649">
        <w:r w:rsidR="001D59AC">
          <w:rPr>
            <w:rFonts w:ascii="Calibri" w:hAnsi="Calibri" w:eastAsia="Times New Roman" w:cs="Calibri"/>
            <w:lang w:eastAsia="es-CO"/>
          </w:rPr>
          <w:t>, a continuación</w:t>
        </w:r>
      </w:ins>
      <w:ins w:author="LauraPGM" w:date="2025-10-06T21:04:00Z" w:id="650">
        <w:r w:rsidR="0072587A">
          <w:rPr>
            <w:rFonts w:ascii="Calibri" w:hAnsi="Calibri" w:eastAsia="Times New Roman" w:cs="Calibri"/>
            <w:lang w:eastAsia="es-CO"/>
          </w:rPr>
          <w:t>,</w:t>
        </w:r>
      </w:ins>
      <w:ins w:author="LauraPGM" w:date="2025-10-01T09:59:00Z" w:id="651">
        <w:r w:rsidR="001D59AC">
          <w:rPr>
            <w:rFonts w:ascii="Calibri" w:hAnsi="Calibri" w:eastAsia="Times New Roman" w:cs="Calibri"/>
            <w:lang w:eastAsia="es-CO"/>
          </w:rPr>
          <w:t xml:space="preserve"> se describen las siguientes variables. </w:t>
        </w:r>
      </w:ins>
      <w:del w:author="LauraPGM" w:date="2025-10-01T09:59:00Z" w:id="652">
        <w:r w:rsidRPr="00D645B6" w:rsidDel="001D59AC">
          <w:rPr>
            <w:rFonts w:ascii="Calibri" w:hAnsi="Calibri" w:eastAsia="Times New Roman" w:cs="Calibri"/>
            <w:lang w:eastAsia="es-CO"/>
            <w:rPrChange w:author="LauraPGM" w:date="2025-10-01T09:45:00Z" w:id="653">
              <w:rPr>
                <w:rFonts w:eastAsia="Times New Roman" w:asciiTheme="majorHAnsi" w:hAnsiTheme="majorHAnsi" w:cstheme="majorHAnsi"/>
                <w:lang w:eastAsia="es-CO"/>
              </w:rPr>
            </w:rPrChange>
          </w:rPr>
          <w:delText>.</w:delText>
        </w:r>
      </w:del>
    </w:p>
    <w:p w:rsidRPr="001D59AC" w:rsidR="0082293A" w:rsidDel="001D59AC" w:rsidRDefault="0082293A" w14:paraId="334AD49A" w14:textId="308BDADD">
      <w:pPr>
        <w:numPr>
          <w:ilvl w:val="0"/>
          <w:numId w:val="144"/>
        </w:numPr>
        <w:spacing w:before="100" w:beforeAutospacing="1" w:after="100" w:afterAutospacing="1" w:line="360" w:lineRule="auto"/>
        <w:rPr>
          <w:del w:author="LauraPGM" w:date="2025-10-01T09:59:00Z" w:id="654"/>
          <w:rFonts w:ascii="Calibri" w:hAnsi="Calibri" w:eastAsia="Times New Roman" w:cs="Calibri"/>
          <w:lang w:eastAsia="es-CO"/>
          <w:rPrChange w:author="LauraPGM" w:date="2025-10-01T09:59:00Z" w:id="655">
            <w:rPr>
              <w:del w:author="LauraPGM" w:date="2025-10-01T09:59:00Z" w:id="656"/>
              <w:rFonts w:eastAsia="Times New Roman" w:asciiTheme="majorHAnsi" w:hAnsiTheme="majorHAnsi" w:cstheme="majorHAnsi"/>
              <w:lang w:eastAsia="es-CO"/>
            </w:rPr>
          </w:rPrChange>
        </w:rPr>
        <w:pPrChange w:author="LauraPGM" w:date="2025-10-01T13:25:00Z" w:id="657">
          <w:pPr>
            <w:spacing w:before="100" w:beforeAutospacing="1" w:after="100" w:afterAutospacing="1" w:line="360" w:lineRule="auto"/>
          </w:pPr>
        </w:pPrChange>
      </w:pPr>
      <w:del w:author="LauraPGM" w:date="2025-10-01T09:59:00Z" w:id="658">
        <w:r w:rsidRPr="001D59AC" w:rsidDel="001D59AC">
          <w:rPr>
            <w:rFonts w:ascii="Calibri" w:hAnsi="Calibri" w:eastAsia="Times New Roman" w:cs="Calibri"/>
            <w:bCs/>
            <w:lang w:eastAsia="es-CO"/>
            <w:rPrChange w:author="LauraPGM" w:date="2025-10-01T09:59:00Z" w:id="659">
              <w:rPr>
                <w:rFonts w:eastAsia="Times New Roman" w:asciiTheme="majorHAnsi" w:hAnsiTheme="majorHAnsi" w:cstheme="majorHAnsi"/>
                <w:b/>
                <w:bCs/>
                <w:lang w:eastAsia="es-CO"/>
              </w:rPr>
            </w:rPrChange>
          </w:rPr>
          <w:delText>Identificación de variables clave:</w:delText>
        </w:r>
      </w:del>
    </w:p>
    <w:p w:rsidRPr="00D645B6" w:rsidR="0082293A" w:rsidRDefault="0082293A" w14:paraId="58CAE1F9" w14:textId="77777777">
      <w:pPr>
        <w:numPr>
          <w:ilvl w:val="0"/>
          <w:numId w:val="144"/>
        </w:numPr>
        <w:spacing w:before="100" w:beforeAutospacing="1" w:after="100" w:afterAutospacing="1" w:line="360" w:lineRule="auto"/>
        <w:rPr>
          <w:rFonts w:ascii="Calibri" w:hAnsi="Calibri" w:eastAsia="Times New Roman" w:cs="Calibri"/>
          <w:lang w:eastAsia="es-CO"/>
          <w:rPrChange w:author="LauraPGM" w:date="2025-10-01T09:45:00Z" w:id="660">
            <w:rPr>
              <w:rFonts w:eastAsia="Times New Roman" w:asciiTheme="majorHAnsi" w:hAnsiTheme="majorHAnsi" w:cstheme="majorHAnsi"/>
              <w:lang w:eastAsia="es-CO"/>
            </w:rPr>
          </w:rPrChange>
        </w:rPr>
        <w:pPrChange w:author="LauraPGM" w:date="2025-10-01T13:25:00Z" w:id="661">
          <w:pPr>
            <w:numPr>
              <w:numId w:val="97"/>
            </w:numPr>
            <w:tabs>
              <w:tab w:val="num" w:pos="360"/>
              <w:tab w:val="num" w:pos="720"/>
            </w:tabs>
            <w:spacing w:before="100" w:beforeAutospacing="1" w:after="100" w:afterAutospacing="1" w:line="360" w:lineRule="auto"/>
            <w:ind w:left="720" w:hanging="720"/>
          </w:pPr>
        </w:pPrChange>
      </w:pPr>
      <w:r w:rsidRPr="00D645B6">
        <w:rPr>
          <w:rFonts w:ascii="Calibri" w:hAnsi="Calibri" w:eastAsia="Times New Roman" w:cs="Calibri"/>
          <w:b/>
          <w:lang w:eastAsia="es-CO"/>
          <w:rPrChange w:author="LauraPGM" w:date="2025-10-01T09:45:00Z" w:id="662">
            <w:rPr>
              <w:rFonts w:eastAsia="Times New Roman" w:asciiTheme="majorHAnsi" w:hAnsiTheme="majorHAnsi" w:cstheme="majorHAnsi"/>
              <w:b/>
              <w:lang w:eastAsia="es-CO"/>
            </w:rPr>
          </w:rPrChange>
        </w:rPr>
        <w:t>Producción o actividad:</w:t>
      </w:r>
      <w:r w:rsidRPr="00D645B6">
        <w:rPr>
          <w:rFonts w:ascii="Calibri" w:hAnsi="Calibri" w:eastAsia="Times New Roman" w:cs="Calibri"/>
          <w:lang w:eastAsia="es-CO"/>
          <w:rPrChange w:author="LauraPGM" w:date="2025-10-01T09:45:00Z" w:id="663">
            <w:rPr>
              <w:rFonts w:eastAsia="Times New Roman" w:asciiTheme="majorHAnsi" w:hAnsiTheme="majorHAnsi" w:cstheme="majorHAnsi"/>
              <w:lang w:eastAsia="es-CO"/>
            </w:rPr>
          </w:rPrChange>
        </w:rPr>
        <w:t xml:space="preserve"> unidades producidas, servicios prestados, metros cuadrados ocupados.</w:t>
      </w:r>
    </w:p>
    <w:p w:rsidRPr="00D645B6" w:rsidR="0082293A" w:rsidRDefault="0082293A" w14:paraId="7A4BF8FA" w14:textId="3502BE79">
      <w:pPr>
        <w:numPr>
          <w:ilvl w:val="0"/>
          <w:numId w:val="144"/>
        </w:numPr>
        <w:spacing w:before="100" w:beforeAutospacing="1" w:after="100" w:afterAutospacing="1" w:line="360" w:lineRule="auto"/>
        <w:rPr>
          <w:rFonts w:ascii="Calibri" w:hAnsi="Calibri" w:eastAsia="Times New Roman" w:cs="Calibri"/>
          <w:lang w:eastAsia="es-CO"/>
          <w:rPrChange w:author="LauraPGM" w:date="2025-10-01T09:45:00Z" w:id="664">
            <w:rPr>
              <w:rFonts w:eastAsia="Times New Roman" w:asciiTheme="majorHAnsi" w:hAnsiTheme="majorHAnsi" w:cstheme="majorHAnsi"/>
              <w:lang w:eastAsia="es-CO"/>
            </w:rPr>
          </w:rPrChange>
        </w:rPr>
        <w:pPrChange w:author="LauraPGM" w:date="2025-10-01T13:25:00Z" w:id="665">
          <w:pPr>
            <w:numPr>
              <w:numId w:val="97"/>
            </w:numPr>
            <w:tabs>
              <w:tab w:val="num" w:pos="360"/>
              <w:tab w:val="num" w:pos="720"/>
            </w:tabs>
            <w:spacing w:before="100" w:beforeAutospacing="1" w:after="100" w:afterAutospacing="1" w:line="360" w:lineRule="auto"/>
            <w:ind w:left="720" w:hanging="720"/>
          </w:pPr>
        </w:pPrChange>
      </w:pPr>
      <w:r w:rsidRPr="00D645B6">
        <w:rPr>
          <w:rFonts w:ascii="Calibri" w:hAnsi="Calibri" w:eastAsia="Times New Roman" w:cs="Calibri"/>
          <w:b/>
          <w:lang w:eastAsia="es-CO"/>
          <w:rPrChange w:author="LauraPGM" w:date="2025-10-01T09:45:00Z" w:id="666">
            <w:rPr>
              <w:rFonts w:eastAsia="Times New Roman" w:asciiTheme="majorHAnsi" w:hAnsiTheme="majorHAnsi" w:cstheme="majorHAnsi"/>
              <w:b/>
              <w:lang w:eastAsia="es-CO"/>
            </w:rPr>
          </w:rPrChange>
        </w:rPr>
        <w:t>Clima:</w:t>
      </w:r>
      <w:r w:rsidRPr="00D645B6">
        <w:rPr>
          <w:rFonts w:ascii="Calibri" w:hAnsi="Calibri" w:eastAsia="Times New Roman" w:cs="Calibri"/>
          <w:lang w:eastAsia="es-CO"/>
          <w:rPrChange w:author="LauraPGM" w:date="2025-10-01T09:45:00Z" w:id="667">
            <w:rPr>
              <w:rFonts w:eastAsia="Times New Roman" w:asciiTheme="majorHAnsi" w:hAnsiTheme="majorHAnsi" w:cstheme="majorHAnsi"/>
              <w:lang w:eastAsia="es-CO"/>
            </w:rPr>
          </w:rPrChange>
        </w:rPr>
        <w:t xml:space="preserve"> grados día de calefacción</w:t>
      </w:r>
      <w:ins w:author="LauraPGM" w:date="2025-10-01T09:58:00Z" w:id="668">
        <w:r w:rsidR="001D59AC">
          <w:rPr>
            <w:rFonts w:ascii="Calibri" w:hAnsi="Calibri" w:eastAsia="Times New Roman" w:cs="Calibri"/>
            <w:lang w:eastAsia="es-CO"/>
          </w:rPr>
          <w:t xml:space="preserve"> </w:t>
        </w:r>
      </w:ins>
      <w:r w:rsidRPr="00D645B6">
        <w:rPr>
          <w:rFonts w:ascii="Calibri" w:hAnsi="Calibri" w:eastAsia="Times New Roman" w:cs="Calibri"/>
          <w:lang w:eastAsia="es-CO"/>
          <w:rPrChange w:author="LauraPGM" w:date="2025-10-01T09:45:00Z" w:id="669">
            <w:rPr>
              <w:rFonts w:eastAsia="Times New Roman" w:asciiTheme="majorHAnsi" w:hAnsiTheme="majorHAnsi" w:cstheme="majorHAnsi"/>
              <w:lang w:eastAsia="es-CO"/>
            </w:rPr>
          </w:rPrChange>
        </w:rPr>
        <w:t>/</w:t>
      </w:r>
      <w:ins w:author="LauraPGM" w:date="2025-10-01T09:58:00Z" w:id="670">
        <w:r w:rsidR="001D59AC">
          <w:rPr>
            <w:rFonts w:ascii="Calibri" w:hAnsi="Calibri" w:eastAsia="Times New Roman" w:cs="Calibri"/>
            <w:lang w:eastAsia="es-CO"/>
          </w:rPr>
          <w:t xml:space="preserve"> </w:t>
        </w:r>
      </w:ins>
      <w:r w:rsidRPr="00D645B6">
        <w:rPr>
          <w:rFonts w:ascii="Calibri" w:hAnsi="Calibri" w:eastAsia="Times New Roman" w:cs="Calibri"/>
          <w:lang w:eastAsia="es-CO"/>
          <w:rPrChange w:author="LauraPGM" w:date="2025-10-01T09:45:00Z" w:id="671">
            <w:rPr>
              <w:rFonts w:eastAsia="Times New Roman" w:asciiTheme="majorHAnsi" w:hAnsiTheme="majorHAnsi" w:cstheme="majorHAnsi"/>
              <w:lang w:eastAsia="es-CO"/>
            </w:rPr>
          </w:rPrChange>
        </w:rPr>
        <w:t>refrigeración, temperatura y humedad.</w:t>
      </w:r>
    </w:p>
    <w:p w:rsidRPr="00D645B6" w:rsidR="0082293A" w:rsidRDefault="0082293A" w14:paraId="4F9B81C2" w14:textId="77777777">
      <w:pPr>
        <w:numPr>
          <w:ilvl w:val="0"/>
          <w:numId w:val="144"/>
        </w:numPr>
        <w:spacing w:before="100" w:beforeAutospacing="1" w:after="100" w:afterAutospacing="1" w:line="360" w:lineRule="auto"/>
        <w:rPr>
          <w:rFonts w:ascii="Calibri" w:hAnsi="Calibri" w:eastAsia="Times New Roman" w:cs="Calibri"/>
          <w:lang w:eastAsia="es-CO"/>
          <w:rPrChange w:author="LauraPGM" w:date="2025-10-01T09:45:00Z" w:id="672">
            <w:rPr>
              <w:rFonts w:eastAsia="Times New Roman" w:asciiTheme="majorHAnsi" w:hAnsiTheme="majorHAnsi" w:cstheme="majorHAnsi"/>
              <w:lang w:eastAsia="es-CO"/>
            </w:rPr>
          </w:rPrChange>
        </w:rPr>
        <w:pPrChange w:author="LauraPGM" w:date="2025-10-01T13:25:00Z" w:id="673">
          <w:pPr>
            <w:numPr>
              <w:numId w:val="97"/>
            </w:numPr>
            <w:tabs>
              <w:tab w:val="num" w:pos="360"/>
              <w:tab w:val="num" w:pos="720"/>
            </w:tabs>
            <w:spacing w:before="100" w:beforeAutospacing="1" w:after="100" w:afterAutospacing="1" w:line="360" w:lineRule="auto"/>
            <w:ind w:left="720" w:hanging="720"/>
          </w:pPr>
        </w:pPrChange>
      </w:pPr>
      <w:r w:rsidRPr="00D645B6">
        <w:rPr>
          <w:rFonts w:ascii="Calibri" w:hAnsi="Calibri" w:eastAsia="Times New Roman" w:cs="Calibri"/>
          <w:b/>
          <w:lang w:eastAsia="es-CO"/>
          <w:rPrChange w:author="LauraPGM" w:date="2025-10-01T09:45:00Z" w:id="674">
            <w:rPr>
              <w:rFonts w:eastAsia="Times New Roman" w:asciiTheme="majorHAnsi" w:hAnsiTheme="majorHAnsi" w:cstheme="majorHAnsi"/>
              <w:b/>
              <w:lang w:eastAsia="es-CO"/>
            </w:rPr>
          </w:rPrChange>
        </w:rPr>
        <w:t>Horas de operación:</w:t>
      </w:r>
      <w:r w:rsidRPr="00D645B6">
        <w:rPr>
          <w:rFonts w:ascii="Calibri" w:hAnsi="Calibri" w:eastAsia="Times New Roman" w:cs="Calibri"/>
          <w:lang w:eastAsia="es-CO"/>
          <w:rPrChange w:author="LauraPGM" w:date="2025-10-01T09:45:00Z" w:id="675">
            <w:rPr>
              <w:rFonts w:eastAsia="Times New Roman" w:asciiTheme="majorHAnsi" w:hAnsiTheme="majorHAnsi" w:cstheme="majorHAnsi"/>
              <w:lang w:eastAsia="es-CO"/>
            </w:rPr>
          </w:rPrChange>
        </w:rPr>
        <w:t xml:space="preserve"> turnos o tiempo de funcionamiento de la planta.</w:t>
      </w:r>
    </w:p>
    <w:p w:rsidRPr="00D645B6" w:rsidR="0082293A" w:rsidRDefault="0082293A" w14:paraId="1BCDE1E5" w14:textId="77777777">
      <w:pPr>
        <w:numPr>
          <w:ilvl w:val="0"/>
          <w:numId w:val="144"/>
        </w:numPr>
        <w:spacing w:before="100" w:beforeAutospacing="1" w:after="100" w:afterAutospacing="1" w:line="360" w:lineRule="auto"/>
        <w:rPr>
          <w:rFonts w:ascii="Calibri" w:hAnsi="Calibri" w:eastAsia="Times New Roman" w:cs="Calibri"/>
          <w:lang w:eastAsia="es-CO"/>
          <w:rPrChange w:author="LauraPGM" w:date="2025-10-01T09:45:00Z" w:id="676">
            <w:rPr>
              <w:rFonts w:eastAsia="Times New Roman" w:asciiTheme="majorHAnsi" w:hAnsiTheme="majorHAnsi" w:cstheme="majorHAnsi"/>
              <w:lang w:eastAsia="es-CO"/>
            </w:rPr>
          </w:rPrChange>
        </w:rPr>
        <w:pPrChange w:author="LauraPGM" w:date="2025-10-01T13:25:00Z" w:id="677">
          <w:pPr>
            <w:numPr>
              <w:numId w:val="97"/>
            </w:numPr>
            <w:tabs>
              <w:tab w:val="num" w:pos="360"/>
              <w:tab w:val="num" w:pos="720"/>
            </w:tabs>
            <w:spacing w:before="100" w:beforeAutospacing="1" w:after="100" w:afterAutospacing="1" w:line="360" w:lineRule="auto"/>
            <w:ind w:left="720" w:hanging="720"/>
          </w:pPr>
        </w:pPrChange>
      </w:pPr>
      <w:r w:rsidRPr="00D645B6">
        <w:rPr>
          <w:rFonts w:ascii="Calibri" w:hAnsi="Calibri" w:eastAsia="Times New Roman" w:cs="Calibri"/>
          <w:b/>
          <w:lang w:eastAsia="es-CO"/>
          <w:rPrChange w:author="LauraPGM" w:date="2025-10-01T09:45:00Z" w:id="678">
            <w:rPr>
              <w:rFonts w:eastAsia="Times New Roman" w:asciiTheme="majorHAnsi" w:hAnsiTheme="majorHAnsi" w:cstheme="majorHAnsi"/>
              <w:b/>
              <w:lang w:eastAsia="es-CO"/>
            </w:rPr>
          </w:rPrChange>
        </w:rPr>
        <w:t>Condiciones del proceso:</w:t>
      </w:r>
      <w:r w:rsidRPr="00D645B6">
        <w:rPr>
          <w:rFonts w:ascii="Calibri" w:hAnsi="Calibri" w:eastAsia="Times New Roman" w:cs="Calibri"/>
          <w:lang w:eastAsia="es-CO"/>
          <w:rPrChange w:author="LauraPGM" w:date="2025-10-01T09:45:00Z" w:id="679">
            <w:rPr>
              <w:rFonts w:eastAsia="Times New Roman" w:asciiTheme="majorHAnsi" w:hAnsiTheme="majorHAnsi" w:cstheme="majorHAnsi"/>
              <w:lang w:eastAsia="es-CO"/>
            </w:rPr>
          </w:rPrChange>
        </w:rPr>
        <w:t xml:space="preserve"> temperatura, presión, caudal.</w:t>
      </w:r>
    </w:p>
    <w:p w:rsidRPr="00D645B6" w:rsidR="0082293A" w:rsidRDefault="0082293A" w14:paraId="445FCFAE" w14:textId="77777777">
      <w:pPr>
        <w:numPr>
          <w:ilvl w:val="0"/>
          <w:numId w:val="144"/>
        </w:numPr>
        <w:spacing w:before="100" w:beforeAutospacing="1" w:after="100" w:afterAutospacing="1" w:line="360" w:lineRule="auto"/>
        <w:rPr>
          <w:rFonts w:ascii="Calibri" w:hAnsi="Calibri" w:eastAsia="Times New Roman" w:cs="Calibri"/>
          <w:lang w:eastAsia="es-CO"/>
          <w:rPrChange w:author="LauraPGM" w:date="2025-10-01T09:45:00Z" w:id="680">
            <w:rPr>
              <w:rFonts w:eastAsia="Times New Roman" w:asciiTheme="majorHAnsi" w:hAnsiTheme="majorHAnsi" w:cstheme="majorHAnsi"/>
              <w:lang w:eastAsia="es-CO"/>
            </w:rPr>
          </w:rPrChange>
        </w:rPr>
        <w:pPrChange w:author="LauraPGM" w:date="2025-10-01T13:25:00Z" w:id="681">
          <w:pPr>
            <w:numPr>
              <w:numId w:val="97"/>
            </w:numPr>
            <w:tabs>
              <w:tab w:val="num" w:pos="360"/>
              <w:tab w:val="num" w:pos="720"/>
            </w:tabs>
            <w:spacing w:before="100" w:beforeAutospacing="1" w:after="100" w:afterAutospacing="1" w:line="360" w:lineRule="auto"/>
            <w:ind w:left="720" w:hanging="720"/>
          </w:pPr>
        </w:pPrChange>
      </w:pPr>
      <w:r w:rsidRPr="00D645B6">
        <w:rPr>
          <w:rFonts w:ascii="Calibri" w:hAnsi="Calibri" w:eastAsia="Times New Roman" w:cs="Calibri"/>
          <w:b/>
          <w:lang w:eastAsia="es-CO"/>
          <w:rPrChange w:author="LauraPGM" w:date="2025-10-01T09:45:00Z" w:id="682">
            <w:rPr>
              <w:rFonts w:eastAsia="Times New Roman" w:asciiTheme="majorHAnsi" w:hAnsiTheme="majorHAnsi" w:cstheme="majorHAnsi"/>
              <w:b/>
              <w:lang w:eastAsia="es-CO"/>
            </w:rPr>
          </w:rPrChange>
        </w:rPr>
        <w:t>Ocupación:</w:t>
      </w:r>
      <w:r w:rsidRPr="00D645B6">
        <w:rPr>
          <w:rFonts w:ascii="Calibri" w:hAnsi="Calibri" w:eastAsia="Times New Roman" w:cs="Calibri"/>
          <w:lang w:eastAsia="es-CO"/>
          <w:rPrChange w:author="LauraPGM" w:date="2025-10-01T09:45:00Z" w:id="683">
            <w:rPr>
              <w:rFonts w:eastAsia="Times New Roman" w:asciiTheme="majorHAnsi" w:hAnsiTheme="majorHAnsi" w:cstheme="majorHAnsi"/>
              <w:lang w:eastAsia="es-CO"/>
            </w:rPr>
          </w:rPrChange>
        </w:rPr>
        <w:t xml:space="preserve"> número de personas en un edificio.</w:t>
      </w:r>
    </w:p>
    <w:p w:rsidRPr="00E90BEE" w:rsidR="0082293A" w:rsidRDefault="0082293A" w14:paraId="2AAF169C" w14:textId="77777777">
      <w:pPr>
        <w:pStyle w:val="Prrafodelista"/>
        <w:numPr>
          <w:ilvl w:val="0"/>
          <w:numId w:val="37"/>
        </w:numPr>
        <w:spacing w:before="100" w:beforeAutospacing="1" w:after="100" w:afterAutospacing="1" w:line="360" w:lineRule="auto"/>
        <w:rPr>
          <w:rFonts w:ascii="Calibri" w:hAnsi="Calibri" w:eastAsia="Times New Roman" w:cs="Calibri"/>
          <w:lang w:eastAsia="es-CO"/>
          <w:rPrChange w:author="LauraPGM" w:date="2025-10-01T13:25:00Z" w:id="684">
            <w:rPr>
              <w:rFonts w:eastAsia="Times New Roman" w:asciiTheme="majorHAnsi" w:hAnsiTheme="majorHAnsi" w:cstheme="majorHAnsi"/>
              <w:lang w:eastAsia="es-CO"/>
            </w:rPr>
          </w:rPrChange>
        </w:rPr>
        <w:pPrChange w:author="LauraPGM" w:date="2025-10-01T13:25:00Z" w:id="685">
          <w:pPr>
            <w:spacing w:before="100" w:beforeAutospacing="1" w:after="100" w:afterAutospacing="1" w:line="360" w:lineRule="auto"/>
          </w:pPr>
        </w:pPrChange>
      </w:pPr>
      <w:r w:rsidRPr="00E90BEE">
        <w:rPr>
          <w:rFonts w:ascii="Calibri" w:hAnsi="Calibri" w:eastAsia="Times New Roman" w:cs="Calibri"/>
          <w:b/>
          <w:bCs/>
          <w:lang w:eastAsia="es-CO"/>
          <w:rPrChange w:author="LauraPGM" w:date="2025-10-01T13:25:00Z" w:id="686">
            <w:rPr>
              <w:rFonts w:eastAsia="Times New Roman" w:asciiTheme="majorHAnsi" w:hAnsiTheme="majorHAnsi" w:cstheme="majorHAnsi"/>
              <w:b/>
              <w:bCs/>
              <w:lang w:eastAsia="es-CO"/>
            </w:rPr>
          </w:rPrChange>
        </w:rPr>
        <w:t>Frecuencia y métodos de recolección:</w:t>
      </w:r>
    </w:p>
    <w:p w:rsidRPr="00D645B6" w:rsidR="0082293A" w:rsidRDefault="00B476D7" w14:paraId="1A0334B1" w14:textId="0959D7A7">
      <w:pPr>
        <w:numPr>
          <w:ilvl w:val="0"/>
          <w:numId w:val="145"/>
        </w:numPr>
        <w:spacing w:before="100" w:beforeAutospacing="1" w:after="100" w:afterAutospacing="1" w:line="360" w:lineRule="auto"/>
        <w:rPr>
          <w:rFonts w:ascii="Calibri" w:hAnsi="Calibri" w:eastAsia="Times New Roman" w:cs="Calibri"/>
          <w:lang w:eastAsia="es-CO"/>
          <w:rPrChange w:author="LauraPGM" w:date="2025-10-01T09:45:00Z" w:id="687">
            <w:rPr>
              <w:rFonts w:eastAsia="Times New Roman" w:asciiTheme="majorHAnsi" w:hAnsiTheme="majorHAnsi" w:cstheme="majorHAnsi"/>
              <w:lang w:eastAsia="es-CO"/>
            </w:rPr>
          </w:rPrChange>
        </w:rPr>
        <w:pPrChange w:author="LauraPGM" w:date="2025-10-01T13:25:00Z" w:id="688">
          <w:pPr>
            <w:numPr>
              <w:numId w:val="98"/>
            </w:numPr>
            <w:tabs>
              <w:tab w:val="num" w:pos="360"/>
              <w:tab w:val="num" w:pos="720"/>
            </w:tabs>
            <w:spacing w:before="100" w:beforeAutospacing="1" w:after="100" w:afterAutospacing="1" w:line="360" w:lineRule="auto"/>
            <w:ind w:left="720" w:hanging="720"/>
          </w:pPr>
        </w:pPrChange>
      </w:pPr>
      <w:r w:rsidRPr="00D645B6">
        <w:rPr>
          <w:rFonts w:ascii="Calibri" w:hAnsi="Calibri" w:eastAsia="Times New Roman" w:cs="Calibri"/>
          <w:b/>
          <w:lang w:eastAsia="es-CO"/>
          <w:rPrChange w:author="LauraPGM" w:date="2025-10-01T09:45:00Z" w:id="689">
            <w:rPr>
              <w:rFonts w:eastAsia="Times New Roman" w:asciiTheme="majorHAnsi" w:hAnsiTheme="majorHAnsi" w:cstheme="majorHAnsi"/>
              <w:b/>
              <w:lang w:eastAsia="es-CO"/>
            </w:rPr>
          </w:rPrChange>
        </w:rPr>
        <w:t>F</w:t>
      </w:r>
      <w:r w:rsidRPr="00D645B6" w:rsidR="0082293A">
        <w:rPr>
          <w:rFonts w:ascii="Calibri" w:hAnsi="Calibri" w:eastAsia="Times New Roman" w:cs="Calibri"/>
          <w:b/>
          <w:lang w:eastAsia="es-CO"/>
          <w:rPrChange w:author="LauraPGM" w:date="2025-10-01T09:45:00Z" w:id="690">
            <w:rPr>
              <w:rFonts w:eastAsia="Times New Roman" w:asciiTheme="majorHAnsi" w:hAnsiTheme="majorHAnsi" w:cstheme="majorHAnsi"/>
              <w:b/>
              <w:lang w:eastAsia="es-CO"/>
            </w:rPr>
          </w:rPrChange>
        </w:rPr>
        <w:t>recuencia</w:t>
      </w:r>
      <w:r w:rsidRPr="00D645B6">
        <w:rPr>
          <w:rFonts w:ascii="Calibri" w:hAnsi="Calibri" w:eastAsia="Times New Roman" w:cs="Calibri"/>
          <w:b/>
          <w:lang w:eastAsia="es-CO"/>
          <w:rPrChange w:author="LauraPGM" w:date="2025-10-01T09:45:00Z" w:id="691">
            <w:rPr>
              <w:rFonts w:eastAsia="Times New Roman" w:asciiTheme="majorHAnsi" w:hAnsiTheme="majorHAnsi" w:cstheme="majorHAnsi"/>
              <w:b/>
              <w:lang w:eastAsia="es-CO"/>
            </w:rPr>
          </w:rPrChange>
        </w:rPr>
        <w:t>:</w:t>
      </w:r>
      <w:r w:rsidRPr="00D645B6" w:rsidR="0082293A">
        <w:rPr>
          <w:rFonts w:ascii="Calibri" w:hAnsi="Calibri" w:eastAsia="Times New Roman" w:cs="Calibri"/>
          <w:lang w:eastAsia="es-CO"/>
          <w:rPrChange w:author="LauraPGM" w:date="2025-10-01T09:45:00Z" w:id="692">
            <w:rPr>
              <w:rFonts w:eastAsia="Times New Roman" w:asciiTheme="majorHAnsi" w:hAnsiTheme="majorHAnsi" w:cstheme="majorHAnsi"/>
              <w:lang w:eastAsia="es-CO"/>
            </w:rPr>
          </w:rPrChange>
        </w:rPr>
        <w:t xml:space="preserve"> debe adecuarse a la variabilidad del proceso (diaria, semanal, mensual).</w:t>
      </w:r>
    </w:p>
    <w:p w:rsidRPr="00D645B6" w:rsidR="0082293A" w:rsidRDefault="0082293A" w14:paraId="080931DC" w14:textId="131CDCF1">
      <w:pPr>
        <w:numPr>
          <w:ilvl w:val="0"/>
          <w:numId w:val="145"/>
        </w:numPr>
        <w:spacing w:before="100" w:beforeAutospacing="1" w:after="100" w:afterAutospacing="1" w:line="360" w:lineRule="auto"/>
        <w:rPr>
          <w:rFonts w:ascii="Calibri" w:hAnsi="Calibri" w:eastAsia="Times New Roman" w:cs="Calibri"/>
          <w:lang w:eastAsia="es-CO"/>
          <w:rPrChange w:author="LauraPGM" w:date="2025-10-01T09:45:00Z" w:id="693">
            <w:rPr>
              <w:rFonts w:eastAsia="Times New Roman" w:asciiTheme="majorHAnsi" w:hAnsiTheme="majorHAnsi" w:cstheme="majorHAnsi"/>
              <w:lang w:eastAsia="es-CO"/>
            </w:rPr>
          </w:rPrChange>
        </w:rPr>
        <w:pPrChange w:author="LauraPGM" w:date="2025-10-01T13:25:00Z" w:id="694">
          <w:pPr>
            <w:numPr>
              <w:numId w:val="98"/>
            </w:numPr>
            <w:tabs>
              <w:tab w:val="num" w:pos="360"/>
              <w:tab w:val="num" w:pos="720"/>
            </w:tabs>
            <w:spacing w:before="100" w:beforeAutospacing="1" w:after="100" w:afterAutospacing="1" w:line="360" w:lineRule="auto"/>
            <w:ind w:left="720" w:hanging="720"/>
          </w:pPr>
        </w:pPrChange>
      </w:pPr>
      <w:r w:rsidRPr="00D645B6">
        <w:rPr>
          <w:rFonts w:ascii="Calibri" w:hAnsi="Calibri" w:eastAsia="Times New Roman" w:cs="Calibri"/>
          <w:b/>
          <w:lang w:eastAsia="es-CO"/>
          <w:rPrChange w:author="LauraPGM" w:date="2025-10-01T09:45:00Z" w:id="695">
            <w:rPr>
              <w:rFonts w:eastAsia="Times New Roman" w:asciiTheme="majorHAnsi" w:hAnsiTheme="majorHAnsi" w:cstheme="majorHAnsi"/>
              <w:b/>
              <w:lang w:eastAsia="es-CO"/>
            </w:rPr>
          </w:rPrChange>
        </w:rPr>
        <w:t>Métodos:</w:t>
      </w:r>
      <w:r w:rsidRPr="00D645B6">
        <w:rPr>
          <w:rFonts w:ascii="Calibri" w:hAnsi="Calibri" w:eastAsia="Times New Roman" w:cs="Calibri"/>
          <w:lang w:eastAsia="es-CO"/>
          <w:rPrChange w:author="LauraPGM" w:date="2025-10-01T09:45:00Z" w:id="696">
            <w:rPr>
              <w:rFonts w:eastAsia="Times New Roman" w:asciiTheme="majorHAnsi" w:hAnsiTheme="majorHAnsi" w:cstheme="majorHAnsi"/>
              <w:lang w:eastAsia="es-CO"/>
            </w:rPr>
          </w:rPrChange>
        </w:rPr>
        <w:t xml:space="preserve"> lecturas manuales, sistemas automáticos, integración con SCADA</w:t>
      </w:r>
      <w:ins w:author="LauraPGM" w:date="2025-10-06T21:05:00Z" w:id="697">
        <w:r w:rsidRPr="0072587A" w:rsidR="0072587A">
          <w:t xml:space="preserve"> </w:t>
        </w:r>
      </w:ins>
      <w:ins w:author="LauraPGM" w:date="2025-10-09T06:51:00Z" w:id="698">
        <w:r w:rsidR="00363B4F">
          <w:t>(</w:t>
        </w:r>
      </w:ins>
      <w:proofErr w:type="spellStart"/>
      <w:ins w:author="LauraPGM" w:date="2025-10-06T21:05:00Z" w:id="699">
        <w:r w:rsidRPr="0072587A" w:rsidR="0072587A">
          <w:rPr>
            <w:rFonts w:ascii="Calibri" w:hAnsi="Calibri" w:eastAsia="Times New Roman" w:cs="Calibri"/>
            <w:i/>
            <w:lang w:eastAsia="es-CO"/>
            <w:rPrChange w:author="LauraPGM" w:date="2025-10-06T21:06:00Z" w:id="700">
              <w:rPr>
                <w:rFonts w:ascii="Calibri" w:hAnsi="Calibri" w:eastAsia="Times New Roman" w:cs="Calibri"/>
                <w:lang w:eastAsia="es-CO"/>
              </w:rPr>
            </w:rPrChange>
          </w:rPr>
          <w:t>Supervisory</w:t>
        </w:r>
        <w:proofErr w:type="spellEnd"/>
        <w:r w:rsidRPr="0072587A" w:rsidR="0072587A">
          <w:rPr>
            <w:rFonts w:ascii="Calibri" w:hAnsi="Calibri" w:eastAsia="Times New Roman" w:cs="Calibri"/>
            <w:lang w:eastAsia="es-CO"/>
          </w:rPr>
          <w:t xml:space="preserve"> Control and Data </w:t>
        </w:r>
        <w:proofErr w:type="spellStart"/>
        <w:r w:rsidRPr="0072587A" w:rsidR="0072587A">
          <w:rPr>
            <w:rFonts w:ascii="Calibri" w:hAnsi="Calibri" w:eastAsia="Times New Roman" w:cs="Calibri"/>
            <w:i/>
            <w:lang w:eastAsia="es-CO"/>
            <w:rPrChange w:author="LauraPGM" w:date="2025-10-06T21:07:00Z" w:id="701">
              <w:rPr>
                <w:rFonts w:ascii="Calibri" w:hAnsi="Calibri" w:eastAsia="Times New Roman" w:cs="Calibri"/>
                <w:lang w:eastAsia="es-CO"/>
              </w:rPr>
            </w:rPrChange>
          </w:rPr>
          <w:t>Acquisition</w:t>
        </w:r>
      </w:ins>
      <w:proofErr w:type="spellEnd"/>
      <w:ins w:author="LauraPGM" w:date="2025-10-09T06:51:00Z" w:id="702">
        <w:r w:rsidR="00363B4F">
          <w:rPr>
            <w:rFonts w:ascii="Calibri" w:hAnsi="Calibri" w:eastAsia="Times New Roman" w:cs="Calibri"/>
            <w:i/>
            <w:lang w:eastAsia="es-CO"/>
          </w:rPr>
          <w:t>)</w:t>
        </w:r>
      </w:ins>
      <w:ins w:author="LauraPGM" w:date="2025-10-06T21:05:00Z" w:id="703">
        <w:r w:rsidR="0072587A">
          <w:rPr>
            <w:rFonts w:ascii="Calibri" w:hAnsi="Calibri" w:eastAsia="Times New Roman" w:cs="Calibri"/>
            <w:lang w:eastAsia="es-CO"/>
          </w:rPr>
          <w:t xml:space="preserve"> </w:t>
        </w:r>
      </w:ins>
      <w:r w:rsidRPr="00D645B6">
        <w:rPr>
          <w:rFonts w:ascii="Calibri" w:hAnsi="Calibri" w:eastAsia="Times New Roman" w:cs="Calibri"/>
          <w:lang w:eastAsia="es-CO"/>
          <w:rPrChange w:author="LauraPGM" w:date="2025-10-01T09:45:00Z" w:id="704">
            <w:rPr>
              <w:rFonts w:eastAsia="Times New Roman" w:asciiTheme="majorHAnsi" w:hAnsiTheme="majorHAnsi" w:cstheme="majorHAnsi"/>
              <w:lang w:eastAsia="es-CO"/>
            </w:rPr>
          </w:rPrChange>
        </w:rPr>
        <w:t xml:space="preserve"> o BMS</w:t>
      </w:r>
      <w:ins w:author="LauraPGM" w:date="2025-10-06T21:06:00Z" w:id="705">
        <w:r w:rsidRPr="0072587A" w:rsidR="0072587A">
          <w:t xml:space="preserve"> </w:t>
        </w:r>
      </w:ins>
      <w:ins w:author="LauraPGM" w:date="2025-10-09T06:51:00Z" w:id="706">
        <w:r w:rsidR="00363B4F">
          <w:t>(</w:t>
        </w:r>
      </w:ins>
      <w:proofErr w:type="spellStart"/>
      <w:ins w:author="LauraPGM" w:date="2025-10-06T21:06:00Z" w:id="707">
        <w:r w:rsidRPr="0072587A" w:rsidR="0072587A">
          <w:rPr>
            <w:rFonts w:ascii="Calibri" w:hAnsi="Calibri" w:eastAsia="Times New Roman" w:cs="Calibri"/>
            <w:i/>
            <w:lang w:eastAsia="es-CO"/>
            <w:rPrChange w:author="LauraPGM" w:date="2025-10-06T21:07:00Z" w:id="708">
              <w:rPr>
                <w:rFonts w:ascii="Calibri" w:hAnsi="Calibri" w:eastAsia="Times New Roman" w:cs="Calibri"/>
                <w:lang w:eastAsia="es-CO"/>
              </w:rPr>
            </w:rPrChange>
          </w:rPr>
          <w:t>Building</w:t>
        </w:r>
        <w:proofErr w:type="spellEnd"/>
        <w:r w:rsidRPr="0072587A" w:rsidR="0072587A">
          <w:rPr>
            <w:rFonts w:ascii="Calibri" w:hAnsi="Calibri" w:eastAsia="Times New Roman" w:cs="Calibri"/>
            <w:lang w:eastAsia="es-CO"/>
          </w:rPr>
          <w:t xml:space="preserve"> </w:t>
        </w:r>
        <w:r w:rsidRPr="0072587A" w:rsidR="0072587A">
          <w:rPr>
            <w:rFonts w:ascii="Calibri" w:hAnsi="Calibri" w:eastAsia="Times New Roman" w:cs="Calibri"/>
            <w:i/>
            <w:lang w:eastAsia="es-CO"/>
            <w:rPrChange w:author="LauraPGM" w:date="2025-10-06T21:07:00Z" w:id="709">
              <w:rPr>
                <w:rFonts w:ascii="Calibri" w:hAnsi="Calibri" w:eastAsia="Times New Roman" w:cs="Calibri"/>
                <w:lang w:eastAsia="es-CO"/>
              </w:rPr>
            </w:rPrChange>
          </w:rPr>
          <w:t xml:space="preserve">Management </w:t>
        </w:r>
        <w:proofErr w:type="spellStart"/>
        <w:r w:rsidRPr="0072587A" w:rsidR="0072587A">
          <w:rPr>
            <w:rFonts w:ascii="Calibri" w:hAnsi="Calibri" w:eastAsia="Times New Roman" w:cs="Calibri"/>
            <w:i/>
            <w:lang w:eastAsia="es-CO"/>
            <w:rPrChange w:author="LauraPGM" w:date="2025-10-06T21:07:00Z" w:id="710">
              <w:rPr>
                <w:rFonts w:ascii="Calibri" w:hAnsi="Calibri" w:eastAsia="Times New Roman" w:cs="Calibri"/>
                <w:lang w:eastAsia="es-CO"/>
              </w:rPr>
            </w:rPrChange>
          </w:rPr>
          <w:t>System</w:t>
        </w:r>
      </w:ins>
      <w:proofErr w:type="spellEnd"/>
      <w:ins w:author="LauraPGM" w:date="2025-10-09T06:51:00Z" w:id="711">
        <w:r w:rsidR="00363B4F">
          <w:rPr>
            <w:rFonts w:ascii="Calibri" w:hAnsi="Calibri" w:eastAsia="Times New Roman" w:cs="Calibri"/>
            <w:i/>
            <w:lang w:eastAsia="es-CO"/>
          </w:rPr>
          <w:t>)</w:t>
        </w:r>
      </w:ins>
      <w:ins w:author="LauraPGM" w:date="2025-10-06T21:06:00Z" w:id="712">
        <w:r w:rsidR="0072587A">
          <w:rPr>
            <w:rFonts w:ascii="Calibri" w:hAnsi="Calibri" w:eastAsia="Times New Roman" w:cs="Calibri"/>
            <w:lang w:eastAsia="es-CO"/>
          </w:rPr>
          <w:t>.</w:t>
        </w:r>
      </w:ins>
      <w:del w:author="LauraPGM" w:date="2025-10-06T21:06:00Z" w:id="713">
        <w:r w:rsidRPr="00D645B6" w:rsidDel="0072587A">
          <w:rPr>
            <w:rFonts w:ascii="Calibri" w:hAnsi="Calibri" w:eastAsia="Times New Roman" w:cs="Calibri"/>
            <w:lang w:eastAsia="es-CO"/>
            <w:rPrChange w:author="LauraPGM" w:date="2025-10-01T09:45:00Z" w:id="714">
              <w:rPr>
                <w:rFonts w:eastAsia="Times New Roman" w:asciiTheme="majorHAnsi" w:hAnsiTheme="majorHAnsi" w:cstheme="majorHAnsi"/>
                <w:lang w:eastAsia="es-CO"/>
              </w:rPr>
            </w:rPrChange>
          </w:rPr>
          <w:delText>.</w:delText>
        </w:r>
      </w:del>
    </w:p>
    <w:p w:rsidRPr="00E90BEE" w:rsidR="0082293A" w:rsidRDefault="0082293A" w14:paraId="63CA8A4E" w14:textId="77777777">
      <w:pPr>
        <w:pStyle w:val="Prrafodelista"/>
        <w:numPr>
          <w:ilvl w:val="0"/>
          <w:numId w:val="37"/>
        </w:numPr>
        <w:spacing w:before="100" w:beforeAutospacing="1" w:after="100" w:afterAutospacing="1" w:line="360" w:lineRule="auto"/>
        <w:rPr>
          <w:rFonts w:ascii="Calibri" w:hAnsi="Calibri" w:eastAsia="Times New Roman" w:cs="Calibri"/>
          <w:lang w:eastAsia="es-CO"/>
          <w:rPrChange w:author="LauraPGM" w:date="2025-10-01T13:25:00Z" w:id="715">
            <w:rPr>
              <w:rFonts w:eastAsia="Times New Roman" w:asciiTheme="majorHAnsi" w:hAnsiTheme="majorHAnsi" w:cstheme="majorHAnsi"/>
              <w:lang w:eastAsia="es-CO"/>
            </w:rPr>
          </w:rPrChange>
        </w:rPr>
        <w:pPrChange w:author="LauraPGM" w:date="2025-10-01T13:25:00Z" w:id="716">
          <w:pPr>
            <w:spacing w:before="100" w:beforeAutospacing="1" w:after="100" w:afterAutospacing="1" w:line="360" w:lineRule="auto"/>
          </w:pPr>
        </w:pPrChange>
      </w:pPr>
      <w:r w:rsidRPr="00E90BEE">
        <w:rPr>
          <w:rFonts w:ascii="Calibri" w:hAnsi="Calibri" w:eastAsia="Times New Roman" w:cs="Calibri"/>
          <w:b/>
          <w:bCs/>
          <w:lang w:eastAsia="es-CO"/>
          <w:rPrChange w:author="LauraPGM" w:date="2025-10-01T13:25:00Z" w:id="717">
            <w:rPr>
              <w:rFonts w:eastAsia="Times New Roman" w:asciiTheme="majorHAnsi" w:hAnsiTheme="majorHAnsi" w:cstheme="majorHAnsi"/>
              <w:b/>
              <w:bCs/>
              <w:lang w:eastAsia="es-CO"/>
            </w:rPr>
          </w:rPrChange>
        </w:rPr>
        <w:t xml:space="preserve">Integración con los </w:t>
      </w:r>
      <w:proofErr w:type="spellStart"/>
      <w:r w:rsidRPr="00E90BEE">
        <w:rPr>
          <w:rFonts w:ascii="Calibri" w:hAnsi="Calibri" w:eastAsia="Times New Roman" w:cs="Calibri"/>
          <w:b/>
          <w:bCs/>
          <w:lang w:eastAsia="es-CO"/>
          <w:rPrChange w:author="LauraPGM" w:date="2025-10-01T13:25:00Z" w:id="718">
            <w:rPr>
              <w:rFonts w:eastAsia="Times New Roman" w:asciiTheme="majorHAnsi" w:hAnsiTheme="majorHAnsi" w:cstheme="majorHAnsi"/>
              <w:b/>
              <w:bCs/>
              <w:lang w:eastAsia="es-CO"/>
            </w:rPr>
          </w:rPrChange>
        </w:rPr>
        <w:t>IDEs</w:t>
      </w:r>
      <w:proofErr w:type="spellEnd"/>
      <w:r w:rsidRPr="00E90BEE">
        <w:rPr>
          <w:rFonts w:ascii="Calibri" w:hAnsi="Calibri" w:eastAsia="Times New Roman" w:cs="Calibri"/>
          <w:b/>
          <w:bCs/>
          <w:lang w:eastAsia="es-CO"/>
          <w:rPrChange w:author="LauraPGM" w:date="2025-10-01T13:25:00Z" w:id="719">
            <w:rPr>
              <w:rFonts w:eastAsia="Times New Roman" w:asciiTheme="majorHAnsi" w:hAnsiTheme="majorHAnsi" w:cstheme="majorHAnsi"/>
              <w:b/>
              <w:bCs/>
              <w:lang w:eastAsia="es-CO"/>
            </w:rPr>
          </w:rPrChange>
        </w:rPr>
        <w:t>:</w:t>
      </w:r>
    </w:p>
    <w:p w:rsidRPr="00D645B6" w:rsidR="0082293A" w:rsidRDefault="0082293A" w14:paraId="6C28B3D1" w14:textId="6AF0B113">
      <w:pPr>
        <w:numPr>
          <w:ilvl w:val="0"/>
          <w:numId w:val="146"/>
        </w:numPr>
        <w:spacing w:before="100" w:beforeAutospacing="1" w:after="100" w:afterAutospacing="1" w:line="360" w:lineRule="auto"/>
        <w:rPr>
          <w:rFonts w:ascii="Calibri" w:hAnsi="Calibri" w:eastAsia="Times New Roman" w:cs="Calibri"/>
          <w:lang w:eastAsia="es-CO"/>
          <w:rPrChange w:author="LauraPGM" w:date="2025-10-01T09:45:00Z" w:id="720">
            <w:rPr>
              <w:rFonts w:eastAsia="Times New Roman" w:asciiTheme="majorHAnsi" w:hAnsiTheme="majorHAnsi" w:cstheme="majorHAnsi"/>
              <w:lang w:eastAsia="es-CO"/>
            </w:rPr>
          </w:rPrChange>
        </w:rPr>
        <w:pPrChange w:author="LauraPGM" w:date="2025-10-01T13:25:00Z" w:id="721">
          <w:pPr>
            <w:numPr>
              <w:numId w:val="99"/>
            </w:numPr>
            <w:tabs>
              <w:tab w:val="num" w:pos="360"/>
              <w:tab w:val="num" w:pos="720"/>
            </w:tabs>
            <w:spacing w:before="100" w:beforeAutospacing="1" w:after="100" w:afterAutospacing="1" w:line="360" w:lineRule="auto"/>
            <w:ind w:left="720" w:hanging="720"/>
          </w:pPr>
        </w:pPrChange>
      </w:pPr>
      <w:r w:rsidRPr="00D645B6">
        <w:rPr>
          <w:rFonts w:ascii="Calibri" w:hAnsi="Calibri" w:eastAsia="Times New Roman" w:cs="Calibri"/>
          <w:lang w:eastAsia="es-CO"/>
          <w:rPrChange w:author="LauraPGM" w:date="2025-10-01T09:45:00Z" w:id="722">
            <w:rPr>
              <w:rFonts w:eastAsia="Times New Roman" w:asciiTheme="majorHAnsi" w:hAnsiTheme="majorHAnsi" w:cstheme="majorHAnsi"/>
              <w:lang w:eastAsia="es-CO"/>
            </w:rPr>
          </w:rPrChange>
        </w:rPr>
        <w:t xml:space="preserve">En </w:t>
      </w:r>
      <w:proofErr w:type="spellStart"/>
      <w:r w:rsidRPr="00D645B6">
        <w:rPr>
          <w:rFonts w:ascii="Calibri" w:hAnsi="Calibri" w:eastAsia="Times New Roman" w:cs="Calibri"/>
          <w:lang w:eastAsia="es-CO"/>
          <w:rPrChange w:author="LauraPGM" w:date="2025-10-01T09:45:00Z" w:id="723">
            <w:rPr>
              <w:rFonts w:eastAsia="Times New Roman" w:asciiTheme="majorHAnsi" w:hAnsiTheme="majorHAnsi" w:cstheme="majorHAnsi"/>
              <w:lang w:eastAsia="es-CO"/>
            </w:rPr>
          </w:rPrChange>
        </w:rPr>
        <w:t>IDEs</w:t>
      </w:r>
      <w:proofErr w:type="spellEnd"/>
      <w:r w:rsidRPr="00D645B6">
        <w:rPr>
          <w:rFonts w:ascii="Calibri" w:hAnsi="Calibri" w:eastAsia="Times New Roman" w:cs="Calibri"/>
          <w:lang w:eastAsia="es-CO"/>
          <w:rPrChange w:author="LauraPGM" w:date="2025-10-01T09:45:00Z" w:id="724">
            <w:rPr>
              <w:rFonts w:eastAsia="Times New Roman" w:asciiTheme="majorHAnsi" w:hAnsiTheme="majorHAnsi" w:cstheme="majorHAnsi"/>
              <w:lang w:eastAsia="es-CO"/>
            </w:rPr>
          </w:rPrChange>
        </w:rPr>
        <w:t xml:space="preserve"> relativos, la variable de seguimiento constituye el denominador (ejemplo: </w:t>
      </w:r>
      <w:proofErr w:type="spellStart"/>
      <w:r w:rsidRPr="00D645B6">
        <w:rPr>
          <w:rFonts w:ascii="Calibri" w:hAnsi="Calibri" w:eastAsia="Times New Roman" w:cs="Calibri"/>
          <w:lang w:eastAsia="es-CO"/>
          <w:rPrChange w:author="LauraPGM" w:date="2025-10-01T09:45:00Z" w:id="725">
            <w:rPr>
              <w:rFonts w:eastAsia="Times New Roman" w:asciiTheme="majorHAnsi" w:hAnsiTheme="majorHAnsi" w:cstheme="majorHAnsi"/>
              <w:lang w:eastAsia="es-CO"/>
            </w:rPr>
          </w:rPrChange>
        </w:rPr>
        <w:t>kWh</w:t>
      </w:r>
      <w:proofErr w:type="spellEnd"/>
      <w:ins w:author="LauraPGM" w:date="2025-10-01T11:25:00Z" w:id="726">
        <w:r w:rsidR="00510C78">
          <w:rPr>
            <w:rFonts w:ascii="Calibri" w:hAnsi="Calibri" w:eastAsia="Times New Roman" w:cs="Calibri"/>
            <w:lang w:eastAsia="es-CO"/>
          </w:rPr>
          <w:t xml:space="preserve"> </w:t>
        </w:r>
      </w:ins>
      <w:r w:rsidRPr="00D645B6">
        <w:rPr>
          <w:rFonts w:ascii="Calibri" w:hAnsi="Calibri" w:eastAsia="Times New Roman" w:cs="Calibri"/>
          <w:lang w:eastAsia="es-CO"/>
          <w:rPrChange w:author="LauraPGM" w:date="2025-10-01T09:45:00Z" w:id="727">
            <w:rPr>
              <w:rFonts w:eastAsia="Times New Roman" w:asciiTheme="majorHAnsi" w:hAnsiTheme="majorHAnsi" w:cstheme="majorHAnsi"/>
              <w:lang w:eastAsia="es-CO"/>
            </w:rPr>
          </w:rPrChange>
        </w:rPr>
        <w:t>/</w:t>
      </w:r>
      <w:ins w:author="LauraPGM" w:date="2025-10-01T11:25:00Z" w:id="728">
        <w:r w:rsidR="00510C78">
          <w:rPr>
            <w:rFonts w:ascii="Calibri" w:hAnsi="Calibri" w:eastAsia="Times New Roman" w:cs="Calibri"/>
            <w:lang w:eastAsia="es-CO"/>
          </w:rPr>
          <w:t xml:space="preserve"> </w:t>
        </w:r>
      </w:ins>
      <w:r w:rsidRPr="00D645B6">
        <w:rPr>
          <w:rFonts w:ascii="Calibri" w:hAnsi="Calibri" w:eastAsia="Times New Roman" w:cs="Calibri"/>
          <w:lang w:eastAsia="es-CO"/>
          <w:rPrChange w:author="LauraPGM" w:date="2025-10-01T09:45:00Z" w:id="729">
            <w:rPr>
              <w:rFonts w:eastAsia="Times New Roman" w:asciiTheme="majorHAnsi" w:hAnsiTheme="majorHAnsi" w:cstheme="majorHAnsi"/>
              <w:lang w:eastAsia="es-CO"/>
            </w:rPr>
          </w:rPrChange>
        </w:rPr>
        <w:t>unidad producida).</w:t>
      </w:r>
    </w:p>
    <w:p w:rsidRPr="00D645B6" w:rsidR="0082293A" w:rsidRDefault="0082293A" w14:paraId="70873ED3" w14:textId="77777777">
      <w:pPr>
        <w:numPr>
          <w:ilvl w:val="0"/>
          <w:numId w:val="146"/>
        </w:numPr>
        <w:spacing w:before="100" w:beforeAutospacing="1" w:after="100" w:afterAutospacing="1" w:line="360" w:lineRule="auto"/>
        <w:rPr>
          <w:rFonts w:ascii="Calibri" w:hAnsi="Calibri" w:eastAsia="Times New Roman" w:cs="Calibri"/>
          <w:lang w:eastAsia="es-CO"/>
          <w:rPrChange w:author="LauraPGM" w:date="2025-10-01T09:45:00Z" w:id="730">
            <w:rPr>
              <w:rFonts w:eastAsia="Times New Roman" w:asciiTheme="majorHAnsi" w:hAnsiTheme="majorHAnsi" w:cstheme="majorHAnsi"/>
              <w:lang w:eastAsia="es-CO"/>
            </w:rPr>
          </w:rPrChange>
        </w:rPr>
        <w:pPrChange w:author="LauraPGM" w:date="2025-10-01T13:25:00Z" w:id="731">
          <w:pPr>
            <w:numPr>
              <w:numId w:val="99"/>
            </w:numPr>
            <w:tabs>
              <w:tab w:val="num" w:pos="360"/>
              <w:tab w:val="num" w:pos="720"/>
            </w:tabs>
            <w:spacing w:before="100" w:beforeAutospacing="1" w:after="100" w:afterAutospacing="1" w:line="360" w:lineRule="auto"/>
            <w:ind w:left="720" w:hanging="720"/>
          </w:pPr>
        </w:pPrChange>
      </w:pPr>
      <w:r w:rsidRPr="00D645B6">
        <w:rPr>
          <w:rFonts w:ascii="Calibri" w:hAnsi="Calibri" w:eastAsia="Times New Roman" w:cs="Calibri"/>
          <w:lang w:eastAsia="es-CO"/>
          <w:rPrChange w:author="LauraPGM" w:date="2025-10-01T09:45:00Z" w:id="732">
            <w:rPr>
              <w:rFonts w:eastAsia="Times New Roman" w:asciiTheme="majorHAnsi" w:hAnsiTheme="majorHAnsi" w:cstheme="majorHAnsi"/>
              <w:lang w:eastAsia="es-CO"/>
            </w:rPr>
          </w:rPrChange>
        </w:rPr>
        <w:t xml:space="preserve">En </w:t>
      </w:r>
      <w:proofErr w:type="spellStart"/>
      <w:r w:rsidRPr="00D645B6">
        <w:rPr>
          <w:rFonts w:ascii="Calibri" w:hAnsi="Calibri" w:eastAsia="Times New Roman" w:cs="Calibri"/>
          <w:lang w:eastAsia="es-CO"/>
          <w:rPrChange w:author="LauraPGM" w:date="2025-10-01T09:45:00Z" w:id="733">
            <w:rPr>
              <w:rFonts w:eastAsia="Times New Roman" w:asciiTheme="majorHAnsi" w:hAnsiTheme="majorHAnsi" w:cstheme="majorHAnsi"/>
              <w:lang w:eastAsia="es-CO"/>
            </w:rPr>
          </w:rPrChange>
        </w:rPr>
        <w:t>IDEs</w:t>
      </w:r>
      <w:proofErr w:type="spellEnd"/>
      <w:r w:rsidRPr="00D645B6">
        <w:rPr>
          <w:rFonts w:ascii="Calibri" w:hAnsi="Calibri" w:eastAsia="Times New Roman" w:cs="Calibri"/>
          <w:lang w:eastAsia="es-CO"/>
          <w:rPrChange w:author="LauraPGM" w:date="2025-10-01T09:45:00Z" w:id="734">
            <w:rPr>
              <w:rFonts w:eastAsia="Times New Roman" w:asciiTheme="majorHAnsi" w:hAnsiTheme="majorHAnsi" w:cstheme="majorHAnsi"/>
              <w:lang w:eastAsia="es-CO"/>
            </w:rPr>
          </w:rPrChange>
        </w:rPr>
        <w:t xml:space="preserve"> normalizados, se utilizan variables de ajuste (ejemplo: grados día).</w:t>
      </w:r>
    </w:p>
    <w:p w:rsidRPr="00D645B6" w:rsidR="0082293A" w:rsidP="001D59AC" w:rsidRDefault="0082293A" w14:paraId="4307A9F2" w14:textId="01FC80F3">
      <w:pPr>
        <w:spacing w:before="100" w:beforeAutospacing="1" w:after="100" w:afterAutospacing="1" w:line="360" w:lineRule="auto"/>
        <w:rPr>
          <w:rFonts w:ascii="Calibri" w:hAnsi="Calibri" w:eastAsia="Times New Roman" w:cs="Calibri"/>
          <w:lang w:eastAsia="es-CO"/>
          <w:rPrChange w:author="LauraPGM" w:date="2025-10-01T09:45:00Z" w:id="735">
            <w:rPr>
              <w:rFonts w:eastAsia="Times New Roman" w:asciiTheme="majorHAnsi" w:hAnsiTheme="majorHAnsi" w:cstheme="majorHAnsi"/>
              <w:lang w:eastAsia="es-CO"/>
            </w:rPr>
          </w:rPrChange>
        </w:rPr>
      </w:pPr>
      <w:r w:rsidRPr="00D645B6">
        <w:rPr>
          <w:rFonts w:ascii="Calibri" w:hAnsi="Calibri" w:eastAsia="Times New Roman" w:cs="Calibri"/>
          <w:lang w:eastAsia="es-CO"/>
          <w:rPrChange w:author="LauraPGM" w:date="2025-10-01T09:45:00Z" w:id="736">
            <w:rPr>
              <w:rFonts w:eastAsia="Times New Roman" w:asciiTheme="majorHAnsi" w:hAnsiTheme="majorHAnsi" w:cstheme="majorHAnsi"/>
              <w:lang w:eastAsia="es-CO"/>
            </w:rPr>
          </w:rPrChange>
        </w:rPr>
        <w:t xml:space="preserve">El establecimiento de una Línea Base Energética sólida y la correcta identificación de variables de seguimiento constituyen pasos esenciales en la gestión energética. Estos elementos no solo permiten el cálculo y la interpretación precisa de los </w:t>
      </w:r>
      <w:proofErr w:type="spellStart"/>
      <w:r w:rsidRPr="00D645B6">
        <w:rPr>
          <w:rFonts w:ascii="Calibri" w:hAnsi="Calibri" w:eastAsia="Times New Roman" w:cs="Calibri"/>
          <w:lang w:eastAsia="es-CO"/>
          <w:rPrChange w:author="LauraPGM" w:date="2025-10-01T09:45:00Z" w:id="737">
            <w:rPr>
              <w:rFonts w:eastAsia="Times New Roman" w:asciiTheme="majorHAnsi" w:hAnsiTheme="majorHAnsi" w:cstheme="majorHAnsi"/>
              <w:lang w:eastAsia="es-CO"/>
            </w:rPr>
          </w:rPrChange>
        </w:rPr>
        <w:t>IDEs</w:t>
      </w:r>
      <w:proofErr w:type="spellEnd"/>
      <w:r w:rsidRPr="00D645B6">
        <w:rPr>
          <w:rFonts w:ascii="Calibri" w:hAnsi="Calibri" w:eastAsia="Times New Roman" w:cs="Calibri"/>
          <w:lang w:eastAsia="es-CO"/>
          <w:rPrChange w:author="LauraPGM" w:date="2025-10-01T09:45:00Z" w:id="738">
            <w:rPr>
              <w:rFonts w:eastAsia="Times New Roman" w:asciiTheme="majorHAnsi" w:hAnsiTheme="majorHAnsi" w:cstheme="majorHAnsi"/>
              <w:lang w:eastAsia="es-CO"/>
            </w:rPr>
          </w:rPrChange>
        </w:rPr>
        <w:t>, sino que también garantizan el cumplimiento de los requisitos de la norma ISO 50001, facilitando la mejora continua y la toma de decisiones estratégicas.</w:t>
      </w:r>
    </w:p>
    <w:p w:rsidR="00424C06" w:rsidDel="00E83550" w:rsidRDefault="00E90BEE" w14:paraId="2BB2D448" w14:textId="4EEBA7F1">
      <w:pPr>
        <w:spacing w:line="360" w:lineRule="auto"/>
        <w:jc w:val="center"/>
        <w:rPr>
          <w:del w:author="LauraPGM" w:date="2025-10-06T21:08:00Z" w:id="739"/>
          <w:rFonts w:ascii="Calibri" w:hAnsi="Calibri" w:cs="Calibri"/>
          <w:b/>
          <w:bCs/>
          <w:i/>
          <w:iCs/>
          <w:lang w:eastAsia="es-MX"/>
        </w:rPr>
        <w:pPrChange w:author="LauraPGM" w:date="2025-10-06T21:08:00Z" w:id="740">
          <w:pPr/>
        </w:pPrChange>
      </w:pPr>
      <w:r w:rsidRPr="00D645B6">
        <w:rPr>
          <w:rFonts w:ascii="Calibri" w:hAnsi="Calibri" w:eastAsia="Times New Roman" w:cs="Calibri"/>
          <w:noProof/>
          <w:lang w:eastAsia="es-CO"/>
          <w:rPrChange w:author="LauraPGM" w:date="2025-10-01T09:45:00Z" w:id="741">
            <w:rPr>
              <w:rFonts w:eastAsia="Times New Roman" w:asciiTheme="majorHAnsi" w:hAnsiTheme="majorHAnsi" w:cstheme="majorHAnsi"/>
              <w:noProof/>
              <w:lang w:eastAsia="es-CO"/>
            </w:rPr>
          </w:rPrChange>
        </w:rPr>
        <mc:AlternateContent>
          <mc:Choice Requires="wps">
            <w:drawing>
              <wp:anchor distT="0" distB="0" distL="114300" distR="114300" simplePos="0" relativeHeight="251686912" behindDoc="1" locked="0" layoutInCell="1" allowOverlap="1" wp14:anchorId="36640574" wp14:editId="15B23FA5">
                <wp:simplePos x="0" y="0"/>
                <wp:positionH relativeFrom="column">
                  <wp:posOffset>-116840</wp:posOffset>
                </wp:positionH>
                <wp:positionV relativeFrom="paragraph">
                  <wp:posOffset>-52705</wp:posOffset>
                </wp:positionV>
                <wp:extent cx="6451600" cy="971550"/>
                <wp:effectExtent l="57150" t="19050" r="82550" b="95250"/>
                <wp:wrapNone/>
                <wp:docPr id="6" name="Rectángulo 6"/>
                <wp:cNvGraphicFramePr/>
                <a:graphic xmlns:a="http://schemas.openxmlformats.org/drawingml/2006/main">
                  <a:graphicData uri="http://schemas.microsoft.com/office/word/2010/wordprocessingShape">
                    <wps:wsp>
                      <wps:cNvSpPr/>
                      <wps:spPr>
                        <a:xfrm>
                          <a:off x="0" y="0"/>
                          <a:ext cx="6451600" cy="97155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211C303D">
              <v:rect id="Rectángulo 6" style="position:absolute;margin-left:-9.2pt;margin-top:-4.15pt;width:508pt;height:76.5pt;z-index:-2516295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175567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">
                <v:fill type="gradient" color2="#a7bfde [1620]" angle="180" focus="100%" rotate="t">
                  <o:fill v:ext="view" type="gradientUnscaled"/>
                </v:fill>
                <v:shadow on="t" color="black" opacity="22937f" offset="0,.63889mm" origin=",.5"/>
              </v:rect>
            </w:pict>
          </mc:Fallback>
        </mc:AlternateContent>
      </w:r>
      <w:r w:rsidRPr="00D645B6" w:rsidR="00424C06">
        <w:rPr>
          <w:rFonts w:ascii="Calibri" w:hAnsi="Calibri" w:cs="Calibri"/>
          <w:highlight w:val="cyan"/>
          <w:lang w:eastAsia="es-MX"/>
          <w:rPrChange w:author="LauraPGM" w:date="2025-10-01T09:45:00Z" w:id="742">
            <w:rPr>
              <w:highlight w:val="cyan"/>
              <w:lang w:eastAsia="es-MX"/>
            </w:rPr>
          </w:rPrChange>
        </w:rPr>
        <w:t>Llamado a la acción:</w:t>
      </w:r>
    </w:p>
    <w:p w:rsidRPr="00D645B6" w:rsidR="00E83550" w:rsidRDefault="00E83550" w14:paraId="6E2D7F85" w14:textId="77777777">
      <w:pPr>
        <w:spacing w:line="360" w:lineRule="auto"/>
        <w:jc w:val="center"/>
        <w:rPr>
          <w:ins w:author="LauraPGM" w:date="2025-10-06T21:08:00Z" w:id="743"/>
          <w:rFonts w:ascii="Calibri" w:hAnsi="Calibri" w:cs="Calibri"/>
          <w:lang w:eastAsia="es-MX"/>
          <w:rPrChange w:author="LauraPGM" w:date="2025-10-01T09:45:00Z" w:id="744">
            <w:rPr>
              <w:ins w:author="LauraPGM" w:date="2025-10-06T21:08:00Z" w:id="745"/>
              <w:lang w:eastAsia="es-MX"/>
            </w:rPr>
          </w:rPrChange>
        </w:rPr>
        <w:pPrChange w:author="LauraPGM" w:date="2025-10-01T09:45:00Z" w:id="746">
          <w:pPr>
            <w:jc w:val="center"/>
          </w:pPr>
        </w:pPrChange>
      </w:pPr>
    </w:p>
    <w:p w:rsidRPr="00E83550" w:rsidR="00DA5A3E" w:rsidRDefault="00424C06" w14:paraId="59F4512D" w14:textId="283A9612">
      <w:pPr>
        <w:spacing w:line="360" w:lineRule="auto"/>
        <w:rPr>
          <w:rFonts w:ascii="Calibri" w:hAnsi="Calibri" w:cs="Calibri"/>
          <w:b/>
          <w:rPrChange w:author="LauraPGM" w:date="2025-10-06T21:08:00Z" w:id="747">
            <w:rPr>
              <w:b/>
            </w:rPr>
          </w:rPrChange>
        </w:rPr>
        <w:pPrChange w:author="LauraPGM" w:date="2025-10-06T21:08:00Z" w:id="748">
          <w:pPr/>
        </w:pPrChange>
      </w:pPr>
      <w:del w:author="LauraPGM" w:date="2025-10-06T21:08:00Z" w:id="749">
        <w:r w:rsidRPr="00E83550" w:rsidDel="00E83550">
          <w:rPr>
            <w:rFonts w:ascii="Calibri" w:hAnsi="Calibri" w:cs="Calibri"/>
            <w:lang w:eastAsia="es-MX"/>
            <w:rPrChange w:author="LauraPGM" w:date="2025-10-06T21:08:00Z" w:id="750">
              <w:rPr>
                <w:lang w:eastAsia="es-MX"/>
              </w:rPr>
            </w:rPrChange>
          </w:rPr>
          <w:delText>Para complementar información, acceda al siguiente video en YouTube</w:delText>
        </w:r>
        <w:r w:rsidRPr="00E83550" w:rsidDel="00E83550">
          <w:rPr>
            <w:rFonts w:ascii="Calibri" w:hAnsi="Calibri" w:cs="Calibri"/>
            <w:b/>
            <w:bCs/>
            <w:lang w:eastAsia="es-MX"/>
            <w:rPrChange w:author="LauraPGM" w:date="2025-10-06T21:08:00Z" w:id="751">
              <w:rPr>
                <w:b/>
                <w:bCs/>
                <w:lang w:eastAsia="es-MX"/>
              </w:rPr>
            </w:rPrChange>
          </w:rPr>
          <w:delText xml:space="preserve"> </w:delText>
        </w:r>
        <w:r w:rsidRPr="00E83550" w:rsidDel="00E83550">
          <w:rPr>
            <w:rFonts w:ascii="Calibri" w:hAnsi="Calibri" w:cs="Calibri"/>
            <w:b/>
            <w:bCs/>
            <w:iCs/>
            <w:lang w:eastAsia="es-MX"/>
            <w:rPrChange w:author="LauraPGM" w:date="2025-10-06T21:08:00Z" w:id="752">
              <w:rPr>
                <w:b/>
                <w:bCs/>
                <w:i/>
                <w:iCs/>
                <w:lang w:eastAsia="es-MX"/>
              </w:rPr>
            </w:rPrChange>
          </w:rPr>
          <w:delText>“</w:delText>
        </w:r>
      </w:del>
      <w:ins w:author="LauraPGM" w:date="2025-10-06T21:09:00Z" w:id="753">
        <w:r w:rsidR="00E83550">
          <w:rPr>
            <w:rFonts w:ascii="Calibri" w:hAnsi="Calibri" w:cs="Calibri"/>
            <w:b/>
            <w:bCs/>
            <w:iCs/>
            <w:lang w:eastAsia="es-MX"/>
          </w:rPr>
          <w:t>L</w:t>
        </w:r>
      </w:ins>
      <w:del w:author="LauraPGM" w:date="2025-10-06T21:09:00Z" w:id="754">
        <w:r w:rsidRPr="00E83550" w:rsidDel="00E83550">
          <w:rPr>
            <w:rFonts w:ascii="Calibri" w:hAnsi="Calibri" w:cs="Calibri"/>
            <w:b/>
            <w:bCs/>
            <w:iCs/>
            <w:lang w:eastAsia="es-MX"/>
            <w:rPrChange w:author="LauraPGM" w:date="2025-10-06T21:08:00Z" w:id="755">
              <w:rPr>
                <w:b/>
                <w:bCs/>
                <w:i/>
                <w:iCs/>
                <w:lang w:eastAsia="es-MX"/>
              </w:rPr>
            </w:rPrChange>
          </w:rPr>
          <w:delText>l</w:delText>
        </w:r>
      </w:del>
      <w:r w:rsidRPr="00E83550">
        <w:rPr>
          <w:rFonts w:ascii="Calibri" w:hAnsi="Calibri" w:cs="Calibri"/>
          <w:b/>
          <w:bCs/>
          <w:iCs/>
          <w:lang w:eastAsia="es-MX"/>
          <w:rPrChange w:author="LauraPGM" w:date="2025-10-06T21:08:00Z" w:id="756">
            <w:rPr>
              <w:b/>
              <w:bCs/>
              <w:i/>
              <w:iCs/>
              <w:lang w:eastAsia="es-MX"/>
            </w:rPr>
          </w:rPrChange>
        </w:rPr>
        <w:t xml:space="preserve">ínea </w:t>
      </w:r>
      <w:ins w:author="LauraPGM" w:date="2025-10-06T21:09:00Z" w:id="757">
        <w:r w:rsidR="00E83550">
          <w:rPr>
            <w:rFonts w:ascii="Calibri" w:hAnsi="Calibri" w:cs="Calibri"/>
            <w:b/>
            <w:bCs/>
            <w:iCs/>
            <w:lang w:eastAsia="es-MX"/>
          </w:rPr>
          <w:t>B</w:t>
        </w:r>
      </w:ins>
      <w:del w:author="LauraPGM" w:date="2025-10-06T21:09:00Z" w:id="758">
        <w:r w:rsidRPr="00E83550" w:rsidDel="00E83550">
          <w:rPr>
            <w:rFonts w:ascii="Calibri" w:hAnsi="Calibri" w:cs="Calibri"/>
            <w:b/>
            <w:bCs/>
            <w:iCs/>
            <w:lang w:eastAsia="es-MX"/>
            <w:rPrChange w:author="LauraPGM" w:date="2025-10-06T21:08:00Z" w:id="759">
              <w:rPr>
                <w:b/>
                <w:bCs/>
                <w:i/>
                <w:iCs/>
                <w:lang w:eastAsia="es-MX"/>
              </w:rPr>
            </w:rPrChange>
          </w:rPr>
          <w:delText>b</w:delText>
        </w:r>
      </w:del>
      <w:r w:rsidRPr="00E83550">
        <w:rPr>
          <w:rFonts w:ascii="Calibri" w:hAnsi="Calibri" w:cs="Calibri"/>
          <w:b/>
          <w:bCs/>
          <w:iCs/>
          <w:lang w:eastAsia="es-MX"/>
          <w:rPrChange w:author="LauraPGM" w:date="2025-10-06T21:08:00Z" w:id="760">
            <w:rPr>
              <w:b/>
              <w:bCs/>
              <w:i/>
              <w:iCs/>
              <w:lang w:eastAsia="es-MX"/>
            </w:rPr>
          </w:rPrChange>
        </w:rPr>
        <w:t xml:space="preserve">ase </w:t>
      </w:r>
      <w:ins w:author="LauraPGM" w:date="2025-10-06T21:09:00Z" w:id="761">
        <w:r w:rsidR="00E83550">
          <w:rPr>
            <w:rFonts w:ascii="Calibri" w:hAnsi="Calibri" w:cs="Calibri"/>
            <w:b/>
            <w:bCs/>
            <w:iCs/>
            <w:lang w:eastAsia="es-MX"/>
          </w:rPr>
          <w:t>E</w:t>
        </w:r>
      </w:ins>
      <w:del w:author="LauraPGM" w:date="2025-10-06T21:09:00Z" w:id="762">
        <w:r w:rsidRPr="00E83550" w:rsidDel="00E83550">
          <w:rPr>
            <w:rFonts w:ascii="Calibri" w:hAnsi="Calibri" w:cs="Calibri"/>
            <w:b/>
            <w:bCs/>
            <w:iCs/>
            <w:lang w:eastAsia="es-MX"/>
            <w:rPrChange w:author="LauraPGM" w:date="2025-10-06T21:08:00Z" w:id="763">
              <w:rPr>
                <w:b/>
                <w:bCs/>
                <w:i/>
                <w:iCs/>
                <w:lang w:eastAsia="es-MX"/>
              </w:rPr>
            </w:rPrChange>
          </w:rPr>
          <w:delText>e</w:delText>
        </w:r>
      </w:del>
      <w:r w:rsidRPr="00E83550">
        <w:rPr>
          <w:rFonts w:ascii="Calibri" w:hAnsi="Calibri" w:cs="Calibri"/>
          <w:b/>
          <w:bCs/>
          <w:iCs/>
          <w:lang w:eastAsia="es-MX"/>
          <w:rPrChange w:author="LauraPGM" w:date="2025-10-06T21:08:00Z" w:id="764">
            <w:rPr>
              <w:b/>
              <w:bCs/>
              <w:i/>
              <w:iCs/>
              <w:lang w:eastAsia="es-MX"/>
            </w:rPr>
          </w:rPrChange>
        </w:rPr>
        <w:t xml:space="preserve">nergética bajo la norma (ISO 50001) eficiencia </w:t>
      </w:r>
      <w:commentRangeStart w:id="765"/>
      <w:r w:rsidRPr="00E83550">
        <w:rPr>
          <w:rFonts w:ascii="Calibri" w:hAnsi="Calibri" w:cs="Calibri"/>
          <w:b/>
          <w:bCs/>
          <w:iCs/>
          <w:lang w:eastAsia="es-MX"/>
          <w:rPrChange w:author="LauraPGM" w:date="2025-10-06T21:08:00Z" w:id="766">
            <w:rPr>
              <w:b/>
              <w:bCs/>
              <w:i/>
              <w:iCs/>
              <w:lang w:eastAsia="es-MX"/>
            </w:rPr>
          </w:rPrChange>
        </w:rPr>
        <w:t>energética</w:t>
      </w:r>
      <w:commentRangeEnd w:id="765"/>
      <w:r w:rsidRPr="00E83550">
        <w:rPr>
          <w:rStyle w:val="Refdecomentario"/>
          <w:rFonts w:ascii="Calibri" w:hAnsi="Calibri" w:cs="Calibri"/>
          <w:sz w:val="22"/>
          <w:szCs w:val="22"/>
          <w:rPrChange w:author="LauraPGM" w:date="2025-10-06T21:08:00Z" w:id="767">
            <w:rPr>
              <w:rStyle w:val="Refdecomentario"/>
            </w:rPr>
          </w:rPrChange>
        </w:rPr>
        <w:commentReference w:id="765"/>
      </w:r>
      <w:ins w:author="LauraPGM" w:date="2025-10-06T21:08:00Z" w:id="768">
        <w:r w:rsidR="00E83550">
          <w:rPr>
            <w:rFonts w:ascii="Calibri" w:hAnsi="Calibri" w:cs="Calibri"/>
            <w:b/>
          </w:rPr>
          <w:t>, p</w:t>
        </w:r>
        <w:r w:rsidRPr="00E83550" w:rsidR="00E83550">
          <w:rPr>
            <w:rFonts w:ascii="Calibri" w:hAnsi="Calibri" w:cs="Calibri"/>
            <w:b/>
          </w:rPr>
          <w:t>ara complementar e</w:t>
        </w:r>
        <w:r w:rsidR="00E83550">
          <w:rPr>
            <w:rFonts w:ascii="Calibri" w:hAnsi="Calibri" w:cs="Calibri"/>
            <w:b/>
          </w:rPr>
          <w:t xml:space="preserve">l tema abordado, se invita a </w:t>
        </w:r>
      </w:ins>
      <w:ins w:author="LauraPGM" w:date="2025-10-06T21:10:00Z" w:id="769">
        <w:r w:rsidR="00E83550">
          <w:rPr>
            <w:rFonts w:ascii="Calibri" w:hAnsi="Calibri" w:cs="Calibri"/>
            <w:b/>
          </w:rPr>
          <w:t>explorar</w:t>
        </w:r>
      </w:ins>
      <w:ins w:author="LauraPGM" w:date="2025-10-06T21:08:00Z" w:id="770">
        <w:r w:rsidRPr="00E83550" w:rsidR="00E83550">
          <w:rPr>
            <w:rFonts w:ascii="Calibri" w:hAnsi="Calibri" w:cs="Calibri"/>
            <w:b/>
          </w:rPr>
          <w:t xml:space="preserve"> el siguiente video:</w:t>
        </w:r>
      </w:ins>
      <w:del w:author="LauraPGM" w:date="2025-10-06T21:08:00Z" w:id="771">
        <w:r w:rsidRPr="00E83550" w:rsidDel="00E83550">
          <w:rPr>
            <w:rFonts w:ascii="Calibri" w:hAnsi="Calibri" w:cs="Calibri"/>
            <w:b/>
            <w:rPrChange w:author="LauraPGM" w:date="2025-10-06T21:08:00Z" w:id="772">
              <w:rPr>
                <w:b/>
                <w:bCs/>
                <w:i/>
                <w:iCs/>
                <w:lang w:eastAsia="es-MX"/>
              </w:rPr>
            </w:rPrChange>
          </w:rPr>
          <w:delText>”</w:delText>
        </w:r>
        <w:r w:rsidRPr="00E83550" w:rsidDel="00E83550">
          <w:rPr>
            <w:rFonts w:ascii="Calibri" w:hAnsi="Calibri" w:cs="Calibri"/>
            <w:b/>
            <w:rPrChange w:author="LauraPGM" w:date="2025-10-06T21:08:00Z" w:id="773">
              <w:rPr>
                <w:i/>
                <w:iCs/>
                <w:lang w:eastAsia="es-MX"/>
              </w:rPr>
            </w:rPrChange>
          </w:rPr>
          <w:delText>.</w:delText>
        </w:r>
      </w:del>
    </w:p>
    <w:p w:rsidRPr="00D645B6" w:rsidR="00DA5A3E" w:rsidP="001D59AC" w:rsidRDefault="00DA5A3E" w14:paraId="0CDB0185" w14:textId="77777777">
      <w:pPr>
        <w:pStyle w:val="Normal0"/>
        <w:spacing w:line="360" w:lineRule="auto"/>
        <w:rPr>
          <w:rFonts w:ascii="Calibri" w:hAnsi="Calibri" w:cs="Calibri"/>
          <w:b/>
          <w:rPrChange w:author="LauraPGM" w:date="2025-10-01T09:45:00Z" w:id="774">
            <w:rPr>
              <w:b/>
            </w:rPr>
          </w:rPrChange>
        </w:rPr>
      </w:pPr>
    </w:p>
    <w:p w:rsidRPr="00D645B6" w:rsidR="00DA5A3E" w:rsidP="001D59AC" w:rsidRDefault="00DA5A3E" w14:paraId="48D5FA72" w14:textId="77777777">
      <w:pPr>
        <w:pStyle w:val="Normal0"/>
        <w:spacing w:line="360" w:lineRule="auto"/>
        <w:rPr>
          <w:rFonts w:ascii="Calibri" w:hAnsi="Calibri" w:cs="Calibri"/>
          <w:b/>
          <w:rPrChange w:author="LauraPGM" w:date="2025-10-01T09:45:00Z" w:id="775">
            <w:rPr>
              <w:b/>
            </w:rPr>
          </w:rPrChange>
        </w:rPr>
      </w:pPr>
    </w:p>
    <w:p w:rsidRPr="00D645B6" w:rsidR="00DA5A3E" w:rsidDel="00E90BEE" w:rsidRDefault="00E90BEE" w14:paraId="53F5CAEB" w14:textId="1D5A2D1A">
      <w:pPr>
        <w:pStyle w:val="Normal0"/>
        <w:numPr>
          <w:ilvl w:val="0"/>
          <w:numId w:val="147"/>
        </w:numPr>
        <w:spacing w:line="360" w:lineRule="auto"/>
        <w:jc w:val="both"/>
        <w:rPr>
          <w:del w:author="LauraPGM" w:date="2025-10-01T13:26:00Z" w:id="776"/>
          <w:rFonts w:ascii="Calibri" w:hAnsi="Calibri" w:cs="Calibri"/>
          <w:b/>
          <w:rPrChange w:author="LauraPGM" w:date="2025-10-01T09:45:00Z" w:id="777">
            <w:rPr>
              <w:del w:author="LauraPGM" w:date="2025-10-01T13:26:00Z" w:id="778"/>
              <w:b/>
            </w:rPr>
          </w:rPrChange>
        </w:rPr>
        <w:pPrChange w:author="LauraPGM" w:date="2025-10-01T13:26:00Z" w:id="779">
          <w:pPr>
            <w:pStyle w:val="Normal0"/>
            <w:spacing w:line="360" w:lineRule="auto"/>
            <w:jc w:val="both"/>
          </w:pPr>
        </w:pPrChange>
      </w:pPr>
      <w:ins w:author="LauraPGM" w:date="2025-10-01T13:26:00Z" w:id="780">
        <w:r>
          <w:rPr>
            <w:rFonts w:ascii="Calibri" w:hAnsi="Calibri" w:cs="Calibri"/>
            <w:b/>
          </w:rPr>
          <w:t xml:space="preserve">3. </w:t>
        </w:r>
      </w:ins>
    </w:p>
    <w:p w:rsidRPr="001D59AC" w:rsidR="00DA5A3E" w:rsidDel="00E90BEE" w:rsidRDefault="00424C06" w14:paraId="17767B9B" w14:textId="57702F75">
      <w:pPr>
        <w:pStyle w:val="Normal0"/>
        <w:numPr>
          <w:ilvl w:val="0"/>
          <w:numId w:val="28"/>
        </w:numPr>
        <w:spacing w:line="360" w:lineRule="auto"/>
        <w:rPr>
          <w:del w:author="LauraPGM" w:date="2025-10-01T13:25:00Z" w:id="781"/>
          <w:rFonts w:ascii="Calibri" w:hAnsi="Calibri" w:cs="Calibri"/>
          <w:b/>
        </w:rPr>
        <w:pPrChange w:author="LauraPGM" w:date="2025-10-01T13:26:00Z" w:id="782">
          <w:pPr>
            <w:pStyle w:val="Normal0"/>
            <w:spacing w:line="360" w:lineRule="auto"/>
            <w:jc w:val="both"/>
          </w:pPr>
        </w:pPrChange>
      </w:pPr>
      <w:del w:author="LauraPGM" w:date="2025-10-01T13:26:00Z" w:id="783">
        <w:r w:rsidRPr="001D59AC" w:rsidDel="00E90BEE">
          <w:rPr>
            <w:rFonts w:ascii="Calibri" w:hAnsi="Calibri" w:cs="Calibri"/>
            <w:b/>
          </w:rPr>
          <w:delText>3.</w:delText>
        </w:r>
        <w:r w:rsidRPr="001D59AC" w:rsidDel="00E90BEE">
          <w:rPr>
            <w:rFonts w:ascii="Calibri" w:hAnsi="Calibri" w:cs="Calibri"/>
            <w:b/>
          </w:rPr>
          <w:tab/>
        </w:r>
      </w:del>
      <w:r w:rsidRPr="001D59AC">
        <w:rPr>
          <w:rFonts w:ascii="Calibri" w:hAnsi="Calibri" w:cs="Calibri"/>
          <w:b/>
        </w:rPr>
        <w:t xml:space="preserve">Cálculo e </w:t>
      </w:r>
      <w:ins w:author="LauraPGM" w:date="2025-10-06T21:18:00Z" w:id="784">
        <w:r w:rsidR="004B0566">
          <w:rPr>
            <w:rFonts w:ascii="Calibri" w:hAnsi="Calibri" w:cs="Calibri"/>
            <w:b/>
          </w:rPr>
          <w:t>i</w:t>
        </w:r>
      </w:ins>
      <w:del w:author="LauraPGM" w:date="2025-10-06T21:18:00Z" w:id="785">
        <w:r w:rsidRPr="001D59AC" w:rsidDel="004B0566">
          <w:rPr>
            <w:rFonts w:ascii="Calibri" w:hAnsi="Calibri" w:cs="Calibri"/>
            <w:b/>
          </w:rPr>
          <w:delText>I</w:delText>
        </w:r>
      </w:del>
      <w:r w:rsidRPr="001D59AC">
        <w:rPr>
          <w:rFonts w:ascii="Calibri" w:hAnsi="Calibri" w:cs="Calibri"/>
          <w:b/>
        </w:rPr>
        <w:t>nterpretación de Indicadores de Desempeño Energético</w:t>
      </w:r>
    </w:p>
    <w:p w:rsidRPr="001D59AC" w:rsidR="00DA5A3E" w:rsidP="001D59AC" w:rsidRDefault="00DA5A3E" w14:paraId="3770A1CE" w14:textId="77777777">
      <w:pPr>
        <w:pStyle w:val="Normal0"/>
        <w:spacing w:line="360" w:lineRule="auto"/>
        <w:jc w:val="both"/>
        <w:rPr>
          <w:rFonts w:ascii="Calibri" w:hAnsi="Calibri" w:cs="Calibri"/>
          <w:b/>
        </w:rPr>
      </w:pPr>
    </w:p>
    <w:p w:rsidR="003B1B7E" w:rsidP="001D59AC" w:rsidRDefault="003B1B7E" w14:paraId="41E770B2" w14:textId="139725C5">
      <w:pPr>
        <w:spacing w:before="100" w:beforeAutospacing="1" w:after="100" w:afterAutospacing="1" w:line="360" w:lineRule="auto"/>
        <w:rPr>
          <w:ins w:author="LauraPGM" w:date="2025-10-01T21:33:00Z" w:id="786"/>
          <w:rFonts w:ascii="Calibri" w:hAnsi="Calibri" w:eastAsia="Times New Roman" w:cs="Calibri"/>
          <w:lang w:eastAsia="es-CO"/>
        </w:rPr>
      </w:pPr>
      <w:commentRangeStart w:id="787"/>
      <w:ins w:author="LauraPGM" w:date="2025-10-01T21:33:00Z" w:id="788">
        <w:r>
          <w:rPr>
            <w:noProof/>
            <w:lang w:eastAsia="es-CO"/>
          </w:rPr>
          <w:drawing>
            <wp:inline distT="0" distB="0" distL="0" distR="0" wp14:anchorId="2890B9EE" wp14:editId="50D67B70">
              <wp:extent cx="3374316" cy="1562100"/>
              <wp:effectExtent l="0" t="0" r="0" b="0"/>
              <wp:docPr id="23" name="Imagen 23" descr="Indicadores de gestión empresarial: características, tipos y ejemp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icadores de gestión empresarial: características, tipos y ejempl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1726" cy="1579419"/>
                      </a:xfrm>
                      <a:prstGeom prst="rect">
                        <a:avLst/>
                      </a:prstGeom>
                      <a:noFill/>
                      <a:ln>
                        <a:noFill/>
                      </a:ln>
                    </pic:spPr>
                  </pic:pic>
                </a:graphicData>
              </a:graphic>
            </wp:inline>
          </w:drawing>
        </w:r>
        <w:commentRangeEnd w:id="787"/>
        <w:r>
          <w:rPr>
            <w:rStyle w:val="Refdecomentario"/>
          </w:rPr>
          <w:commentReference w:id="787"/>
        </w:r>
      </w:ins>
    </w:p>
    <w:p w:rsidRPr="001D59AC" w:rsidR="00424C06" w:rsidP="001D59AC" w:rsidRDefault="00424C06" w14:paraId="55FCC061" w14:textId="613CCDE6">
      <w:pPr>
        <w:spacing w:before="100" w:beforeAutospacing="1" w:after="100" w:afterAutospacing="1" w:line="360" w:lineRule="auto"/>
        <w:rPr>
          <w:rFonts w:ascii="Calibri" w:hAnsi="Calibri" w:eastAsia="Times New Roman" w:cs="Calibri"/>
          <w:lang w:eastAsia="es-CO"/>
        </w:rPr>
      </w:pPr>
      <w:r w:rsidRPr="001D59AC">
        <w:rPr>
          <w:rFonts w:ascii="Calibri" w:hAnsi="Calibri" w:eastAsia="Times New Roman" w:cs="Calibri"/>
          <w:lang w:eastAsia="es-CO"/>
        </w:rPr>
        <w:t>Una vez comprendidos los distintos tipos de Indicadores de Desempeño Energético (</w:t>
      </w:r>
      <w:proofErr w:type="spellStart"/>
      <w:r w:rsidRPr="001D59AC">
        <w:rPr>
          <w:rFonts w:ascii="Calibri" w:hAnsi="Calibri" w:eastAsia="Times New Roman" w:cs="Calibri"/>
          <w:lang w:eastAsia="es-CO"/>
        </w:rPr>
        <w:t>IDEs</w:t>
      </w:r>
      <w:proofErr w:type="spellEnd"/>
      <w:r w:rsidRPr="001D59AC">
        <w:rPr>
          <w:rFonts w:ascii="Calibri" w:hAnsi="Calibri" w:eastAsia="Times New Roman" w:cs="Calibri"/>
          <w:lang w:eastAsia="es-CO"/>
        </w:rPr>
        <w:t xml:space="preserve">) y establecida la Línea Base Energética (LBE), el siguiente paso crítico es la </w:t>
      </w:r>
      <w:r w:rsidRPr="00510C78">
        <w:rPr>
          <w:rFonts w:ascii="Calibri" w:hAnsi="Calibri" w:eastAsia="Times New Roman" w:cs="Calibri"/>
          <w:bCs/>
          <w:lang w:eastAsia="es-CO"/>
          <w:rPrChange w:author="LauraPGM" w:date="2025-10-01T11:25:00Z" w:id="789">
            <w:rPr>
              <w:rFonts w:ascii="Calibri" w:hAnsi="Calibri" w:eastAsia="Times New Roman" w:cs="Calibri"/>
              <w:b/>
              <w:bCs/>
              <w:lang w:eastAsia="es-CO"/>
            </w:rPr>
          </w:rPrChange>
        </w:rPr>
        <w:t>implementación práctica</w:t>
      </w:r>
      <w:r w:rsidRPr="001D59AC">
        <w:rPr>
          <w:rFonts w:ascii="Calibri" w:hAnsi="Calibri" w:eastAsia="Times New Roman" w:cs="Calibri"/>
          <w:lang w:eastAsia="es-CO"/>
        </w:rPr>
        <w:t>, es decir, el cálculo real de estos indicadores y, lo más relevante, su correcta aplicación.</w:t>
      </w:r>
      <w:r w:rsidRPr="001D59AC" w:rsidR="00A0190B">
        <w:rPr>
          <w:rFonts w:ascii="Calibri" w:hAnsi="Calibri" w:eastAsia="Times New Roman" w:cs="Calibri"/>
          <w:lang w:eastAsia="es-CO"/>
        </w:rPr>
        <w:t xml:space="preserve"> </w:t>
      </w:r>
      <w:r w:rsidRPr="001D59AC">
        <w:rPr>
          <w:rFonts w:ascii="Calibri" w:hAnsi="Calibri" w:eastAsia="Times New Roman" w:cs="Calibri"/>
          <w:lang w:eastAsia="es-CO"/>
        </w:rPr>
        <w:t>El cálculo de un IDE consiste en una operación matemática que relaciona el consumo de energía con las variables de impacto relevantes. La precisión de este cálculo depende directamente de la calidad y disponibilidad de los datos utilizados.</w:t>
      </w:r>
    </w:p>
    <w:p w:rsidRPr="00E90BEE" w:rsidR="00424C06" w:rsidRDefault="00424C06" w14:paraId="5C6D2D44" w14:textId="77777777">
      <w:pPr>
        <w:pStyle w:val="Prrafodelista"/>
        <w:numPr>
          <w:ilvl w:val="0"/>
          <w:numId w:val="37"/>
        </w:numPr>
        <w:spacing w:before="100" w:beforeAutospacing="1" w:after="100" w:afterAutospacing="1" w:line="360" w:lineRule="auto"/>
        <w:rPr>
          <w:rFonts w:ascii="Calibri" w:hAnsi="Calibri" w:eastAsia="Times New Roman" w:cs="Calibri"/>
          <w:lang w:eastAsia="es-CO"/>
          <w:rPrChange w:author="LauraPGM" w:date="2025-10-01T13:27:00Z" w:id="790">
            <w:rPr>
              <w:lang w:eastAsia="es-CO"/>
            </w:rPr>
          </w:rPrChange>
        </w:rPr>
        <w:pPrChange w:author="LauraPGM" w:date="2025-10-01T13:27:00Z" w:id="791">
          <w:pPr>
            <w:pStyle w:val="Prrafodelista"/>
            <w:numPr>
              <w:numId w:val="78"/>
            </w:numPr>
            <w:tabs>
              <w:tab w:val="num" w:pos="720"/>
            </w:tabs>
            <w:spacing w:before="100" w:beforeAutospacing="1" w:after="100" w:afterAutospacing="1" w:line="360" w:lineRule="auto"/>
            <w:ind w:hanging="360"/>
          </w:pPr>
        </w:pPrChange>
      </w:pPr>
      <w:r w:rsidRPr="00E90BEE">
        <w:rPr>
          <w:rFonts w:ascii="Calibri" w:hAnsi="Calibri" w:eastAsia="Times New Roman" w:cs="Calibri"/>
          <w:b/>
          <w:bCs/>
          <w:lang w:eastAsia="es-CO"/>
          <w:rPrChange w:author="LauraPGM" w:date="2025-10-01T13:27:00Z" w:id="792">
            <w:rPr>
              <w:lang w:eastAsia="es-CO"/>
            </w:rPr>
          </w:rPrChange>
        </w:rPr>
        <w:t>Principios generales para el cálculo:</w:t>
      </w:r>
    </w:p>
    <w:p w:rsidRPr="001D59AC" w:rsidR="00424C06" w:rsidRDefault="00424C06" w14:paraId="636E7659" w14:textId="12AAFDCB">
      <w:pPr>
        <w:numPr>
          <w:ilvl w:val="0"/>
          <w:numId w:val="148"/>
        </w:numPr>
        <w:spacing w:before="100" w:beforeAutospacing="1" w:after="100" w:afterAutospacing="1" w:line="360" w:lineRule="auto"/>
        <w:rPr>
          <w:rFonts w:ascii="Calibri" w:hAnsi="Calibri" w:eastAsia="Times New Roman" w:cs="Calibri"/>
          <w:lang w:eastAsia="es-CO"/>
        </w:rPr>
        <w:pPrChange w:author="LauraPGM" w:date="2025-10-01T13:27:00Z" w:id="793">
          <w:pPr>
            <w:numPr>
              <w:numId w:val="100"/>
            </w:numPr>
            <w:tabs>
              <w:tab w:val="num" w:pos="360"/>
              <w:tab w:val="num" w:pos="720"/>
            </w:tabs>
            <w:spacing w:before="100" w:beforeAutospacing="1" w:after="100" w:afterAutospacing="1" w:line="360" w:lineRule="auto"/>
            <w:ind w:left="720" w:hanging="720"/>
          </w:pPr>
        </w:pPrChange>
      </w:pPr>
      <w:r w:rsidRPr="001D59AC">
        <w:rPr>
          <w:rFonts w:ascii="Calibri" w:hAnsi="Calibri" w:eastAsia="Times New Roman" w:cs="Calibri"/>
          <w:b/>
          <w:bCs/>
          <w:lang w:eastAsia="es-CO"/>
        </w:rPr>
        <w:t>Identificación del IDE:</w:t>
      </w:r>
      <w:r w:rsidRPr="001D59AC">
        <w:rPr>
          <w:rFonts w:ascii="Calibri" w:hAnsi="Calibri" w:eastAsia="Times New Roman" w:cs="Calibri"/>
          <w:lang w:eastAsia="es-CO"/>
        </w:rPr>
        <w:t xml:space="preserve"> definir con claridad qué indicador se calculará (por ejemplo, </w:t>
      </w:r>
      <w:proofErr w:type="spellStart"/>
      <w:r w:rsidRPr="001D59AC">
        <w:rPr>
          <w:rFonts w:ascii="Calibri" w:hAnsi="Calibri" w:eastAsia="Times New Roman" w:cs="Calibri"/>
          <w:lang w:eastAsia="es-CO"/>
        </w:rPr>
        <w:t>kWh</w:t>
      </w:r>
      <w:proofErr w:type="spellEnd"/>
      <w:r w:rsidRPr="001D59AC" w:rsidR="00A0190B">
        <w:rPr>
          <w:rFonts w:ascii="Calibri" w:hAnsi="Calibri" w:eastAsia="Times New Roman" w:cs="Calibri"/>
          <w:lang w:eastAsia="es-CO"/>
        </w:rPr>
        <w:t xml:space="preserve"> </w:t>
      </w:r>
      <w:r w:rsidRPr="001D59AC">
        <w:rPr>
          <w:rFonts w:ascii="Calibri" w:hAnsi="Calibri" w:eastAsia="Times New Roman" w:cs="Calibri"/>
          <w:lang w:eastAsia="es-CO"/>
        </w:rPr>
        <w:t>/</w:t>
      </w:r>
      <w:ins w:author="LauraPGM" w:date="2025-10-01T13:27:00Z" w:id="794">
        <w:r w:rsidR="00E90BEE">
          <w:rPr>
            <w:rFonts w:ascii="Calibri" w:hAnsi="Calibri" w:eastAsia="Times New Roman" w:cs="Calibri"/>
            <w:lang w:eastAsia="es-CO"/>
          </w:rPr>
          <w:t xml:space="preserve"> </w:t>
        </w:r>
      </w:ins>
      <w:r w:rsidRPr="001D59AC">
        <w:rPr>
          <w:rFonts w:ascii="Calibri" w:hAnsi="Calibri" w:eastAsia="Times New Roman" w:cs="Calibri"/>
          <w:lang w:eastAsia="es-CO"/>
        </w:rPr>
        <w:t>unidad producida, eficiencia de una caldera).</w:t>
      </w:r>
    </w:p>
    <w:p w:rsidRPr="001D59AC" w:rsidR="00424C06" w:rsidRDefault="00424C06" w14:paraId="1FBF1CB6" w14:textId="77777777">
      <w:pPr>
        <w:numPr>
          <w:ilvl w:val="0"/>
          <w:numId w:val="148"/>
        </w:numPr>
        <w:spacing w:before="100" w:beforeAutospacing="1" w:after="100" w:afterAutospacing="1" w:line="360" w:lineRule="auto"/>
        <w:rPr>
          <w:rFonts w:ascii="Calibri" w:hAnsi="Calibri" w:eastAsia="Times New Roman" w:cs="Calibri"/>
          <w:lang w:eastAsia="es-CO"/>
        </w:rPr>
        <w:pPrChange w:author="LauraPGM" w:date="2025-10-01T13:27:00Z" w:id="795">
          <w:pPr>
            <w:numPr>
              <w:numId w:val="100"/>
            </w:numPr>
            <w:tabs>
              <w:tab w:val="num" w:pos="360"/>
              <w:tab w:val="num" w:pos="720"/>
            </w:tabs>
            <w:spacing w:before="100" w:beforeAutospacing="1" w:after="100" w:afterAutospacing="1" w:line="360" w:lineRule="auto"/>
            <w:ind w:left="720" w:hanging="720"/>
          </w:pPr>
        </w:pPrChange>
      </w:pPr>
      <w:r w:rsidRPr="001D59AC">
        <w:rPr>
          <w:rFonts w:ascii="Calibri" w:hAnsi="Calibri" w:eastAsia="Times New Roman" w:cs="Calibri"/>
          <w:b/>
          <w:bCs/>
          <w:lang w:eastAsia="es-CO"/>
        </w:rPr>
        <w:t>Recopilación de datos:</w:t>
      </w:r>
      <w:r w:rsidRPr="001D59AC">
        <w:rPr>
          <w:rFonts w:ascii="Calibri" w:hAnsi="Calibri" w:eastAsia="Times New Roman" w:cs="Calibri"/>
          <w:lang w:eastAsia="es-CO"/>
        </w:rPr>
        <w:t xml:space="preserve"> garantizar que se disponga de todos los datos necesarios tanto para el numerador (consumo de energía) como para el denominador (variable de impacto, cuando corresponda). Ambos deben corresponder al mismo período de tiempo.</w:t>
      </w:r>
    </w:p>
    <w:p w:rsidRPr="001D59AC" w:rsidR="00424C06" w:rsidRDefault="00424C06" w14:paraId="01BD2692" w14:textId="77777777">
      <w:pPr>
        <w:numPr>
          <w:ilvl w:val="0"/>
          <w:numId w:val="148"/>
        </w:numPr>
        <w:spacing w:before="100" w:beforeAutospacing="1" w:after="100" w:afterAutospacing="1" w:line="360" w:lineRule="auto"/>
        <w:rPr>
          <w:rFonts w:ascii="Calibri" w:hAnsi="Calibri" w:eastAsia="Times New Roman" w:cs="Calibri"/>
          <w:lang w:eastAsia="es-CO"/>
        </w:rPr>
        <w:pPrChange w:author="LauraPGM" w:date="2025-10-01T13:27:00Z" w:id="796">
          <w:pPr>
            <w:numPr>
              <w:numId w:val="100"/>
            </w:numPr>
            <w:tabs>
              <w:tab w:val="num" w:pos="360"/>
              <w:tab w:val="num" w:pos="720"/>
            </w:tabs>
            <w:spacing w:before="100" w:beforeAutospacing="1" w:after="100" w:afterAutospacing="1" w:line="360" w:lineRule="auto"/>
            <w:ind w:left="720" w:hanging="720"/>
          </w:pPr>
        </w:pPrChange>
      </w:pPr>
      <w:r w:rsidRPr="001D59AC">
        <w:rPr>
          <w:rFonts w:ascii="Calibri" w:hAnsi="Calibri" w:eastAsia="Times New Roman" w:cs="Calibri"/>
          <w:b/>
          <w:bCs/>
          <w:lang w:eastAsia="es-CO"/>
        </w:rPr>
        <w:t>Unidades consistentes:</w:t>
      </w:r>
      <w:r w:rsidRPr="001D59AC">
        <w:rPr>
          <w:rFonts w:ascii="Calibri" w:hAnsi="Calibri" w:eastAsia="Times New Roman" w:cs="Calibri"/>
          <w:lang w:eastAsia="es-CO"/>
        </w:rPr>
        <w:t xml:space="preserve"> asegurar la homogeneidad en las unidades de medida para evitar errores en el cálculo. En caso necesario, realizar conversiones (por ejemplo, de m³ de gas a </w:t>
      </w:r>
      <w:proofErr w:type="spellStart"/>
      <w:r w:rsidRPr="001D59AC">
        <w:rPr>
          <w:rFonts w:ascii="Calibri" w:hAnsi="Calibri" w:eastAsia="Times New Roman" w:cs="Calibri"/>
          <w:lang w:eastAsia="es-CO"/>
        </w:rPr>
        <w:t>kWh</w:t>
      </w:r>
      <w:proofErr w:type="spellEnd"/>
      <w:r w:rsidRPr="001D59AC">
        <w:rPr>
          <w:rFonts w:ascii="Calibri" w:hAnsi="Calibri" w:eastAsia="Times New Roman" w:cs="Calibri"/>
          <w:lang w:eastAsia="es-CO"/>
        </w:rPr>
        <w:t>).</w:t>
      </w:r>
    </w:p>
    <w:p w:rsidRPr="001D59AC" w:rsidR="00424C06" w:rsidRDefault="00424C06" w14:paraId="507D6835" w14:textId="77777777">
      <w:pPr>
        <w:numPr>
          <w:ilvl w:val="0"/>
          <w:numId w:val="148"/>
        </w:numPr>
        <w:spacing w:before="100" w:beforeAutospacing="1" w:after="100" w:afterAutospacing="1" w:line="360" w:lineRule="auto"/>
        <w:rPr>
          <w:rFonts w:ascii="Calibri" w:hAnsi="Calibri" w:eastAsia="Times New Roman" w:cs="Calibri"/>
          <w:lang w:eastAsia="es-CO"/>
        </w:rPr>
        <w:pPrChange w:author="LauraPGM" w:date="2025-10-01T13:27:00Z" w:id="797">
          <w:pPr>
            <w:numPr>
              <w:numId w:val="100"/>
            </w:numPr>
            <w:tabs>
              <w:tab w:val="num" w:pos="360"/>
              <w:tab w:val="num" w:pos="720"/>
            </w:tabs>
            <w:spacing w:before="100" w:beforeAutospacing="1" w:after="100" w:afterAutospacing="1" w:line="360" w:lineRule="auto"/>
            <w:ind w:left="720" w:hanging="720"/>
          </w:pPr>
        </w:pPrChange>
      </w:pPr>
      <w:r w:rsidRPr="001D59AC">
        <w:rPr>
          <w:rFonts w:ascii="Calibri" w:hAnsi="Calibri" w:eastAsia="Times New Roman" w:cs="Calibri"/>
          <w:b/>
          <w:bCs/>
          <w:lang w:eastAsia="es-CO"/>
        </w:rPr>
        <w:t>Fórmula definida:</w:t>
      </w:r>
      <w:r w:rsidRPr="001D59AC">
        <w:rPr>
          <w:rFonts w:ascii="Calibri" w:hAnsi="Calibri" w:eastAsia="Times New Roman" w:cs="Calibri"/>
          <w:lang w:eastAsia="es-CO"/>
        </w:rPr>
        <w:t xml:space="preserve"> emplear la fórmula adecuada según el tipo de IDE que se calcule.</w:t>
      </w:r>
    </w:p>
    <w:p w:rsidRPr="00E90BEE" w:rsidR="00424C06" w:rsidRDefault="00424C06" w14:paraId="7613A9CC" w14:textId="77777777">
      <w:pPr>
        <w:pStyle w:val="Prrafodelista"/>
        <w:numPr>
          <w:ilvl w:val="0"/>
          <w:numId w:val="37"/>
        </w:numPr>
        <w:spacing w:before="100" w:beforeAutospacing="1" w:after="100" w:afterAutospacing="1" w:line="360" w:lineRule="auto"/>
        <w:rPr>
          <w:rFonts w:ascii="Calibri" w:hAnsi="Calibri" w:eastAsia="Times New Roman" w:cs="Calibri"/>
          <w:lang w:eastAsia="es-CO"/>
          <w:rPrChange w:author="LauraPGM" w:date="2025-10-01T13:27:00Z" w:id="798">
            <w:rPr>
              <w:lang w:eastAsia="es-CO"/>
            </w:rPr>
          </w:rPrChange>
        </w:rPr>
        <w:pPrChange w:author="LauraPGM" w:date="2025-10-01T13:27:00Z" w:id="799">
          <w:pPr>
            <w:spacing w:before="100" w:beforeAutospacing="1" w:after="100" w:afterAutospacing="1" w:line="360" w:lineRule="auto"/>
          </w:pPr>
        </w:pPrChange>
      </w:pPr>
      <w:r w:rsidRPr="00E90BEE">
        <w:rPr>
          <w:rFonts w:ascii="Calibri" w:hAnsi="Calibri" w:eastAsia="Times New Roman" w:cs="Calibri"/>
          <w:b/>
          <w:bCs/>
          <w:lang w:eastAsia="es-CO"/>
          <w:rPrChange w:author="LauraPGM" w:date="2025-10-01T13:27:00Z" w:id="800">
            <w:rPr>
              <w:lang w:eastAsia="es-CO"/>
            </w:rPr>
          </w:rPrChange>
        </w:rPr>
        <w:t>Ejemplos de cálculo por tipo de IDE:</w:t>
      </w:r>
    </w:p>
    <w:p w:rsidRPr="001D59AC" w:rsidR="00A0190B" w:rsidRDefault="00A0190B" w14:paraId="11C580A0" w14:textId="35EE2B44">
      <w:pPr>
        <w:numPr>
          <w:ilvl w:val="0"/>
          <w:numId w:val="73"/>
        </w:numPr>
        <w:spacing w:line="360" w:lineRule="auto"/>
        <w:rPr>
          <w:rFonts w:ascii="Calibri" w:hAnsi="Calibri" w:cs="Calibri"/>
          <w:lang w:eastAsia="es-MX"/>
        </w:rPr>
        <w:pPrChange w:author="LauraPGM" w:date="2025-10-01T09:45:00Z" w:id="801">
          <w:pPr>
            <w:numPr>
              <w:numId w:val="101"/>
            </w:numPr>
            <w:tabs>
              <w:tab w:val="num" w:pos="360"/>
              <w:tab w:val="num" w:pos="720"/>
            </w:tabs>
            <w:spacing w:line="360" w:lineRule="auto"/>
            <w:ind w:left="720" w:hanging="720"/>
          </w:pPr>
        </w:pPrChange>
      </w:pPr>
      <w:proofErr w:type="spellStart"/>
      <w:r w:rsidRPr="001D59AC">
        <w:rPr>
          <w:rFonts w:ascii="Calibri" w:hAnsi="Calibri" w:cs="Calibri"/>
          <w:b/>
          <w:bCs/>
          <w:lang w:eastAsia="es-MX"/>
        </w:rPr>
        <w:t>IDEs</w:t>
      </w:r>
      <w:proofErr w:type="spellEnd"/>
      <w:r w:rsidRPr="001D59AC">
        <w:rPr>
          <w:rFonts w:ascii="Calibri" w:hAnsi="Calibri" w:cs="Calibri"/>
          <w:b/>
          <w:bCs/>
          <w:lang w:eastAsia="es-MX"/>
        </w:rPr>
        <w:t xml:space="preserve"> </w:t>
      </w:r>
      <w:ins w:author="LauraPGM" w:date="2025-10-06T21:18:00Z" w:id="802">
        <w:r w:rsidR="004B0566">
          <w:rPr>
            <w:rFonts w:ascii="Calibri" w:hAnsi="Calibri" w:cs="Calibri"/>
            <w:b/>
            <w:bCs/>
            <w:lang w:eastAsia="es-MX"/>
          </w:rPr>
          <w:t>a</w:t>
        </w:r>
      </w:ins>
      <w:del w:author="LauraPGM" w:date="2025-10-06T21:18:00Z" w:id="803">
        <w:r w:rsidRPr="001D59AC" w:rsidDel="004B0566">
          <w:rPr>
            <w:rFonts w:ascii="Calibri" w:hAnsi="Calibri" w:cs="Calibri"/>
            <w:b/>
            <w:bCs/>
            <w:lang w:eastAsia="es-MX"/>
          </w:rPr>
          <w:delText>A</w:delText>
        </w:r>
      </w:del>
      <w:r w:rsidRPr="001D59AC">
        <w:rPr>
          <w:rFonts w:ascii="Calibri" w:hAnsi="Calibri" w:cs="Calibri"/>
          <w:b/>
          <w:bCs/>
          <w:lang w:eastAsia="es-MX"/>
        </w:rPr>
        <w:t>bsolutos (</w:t>
      </w:r>
      <w:ins w:author="LauraPGM" w:date="2025-10-01T13:27:00Z" w:id="804">
        <w:r w:rsidR="00E90BEE">
          <w:rPr>
            <w:rFonts w:ascii="Calibri" w:hAnsi="Calibri" w:cs="Calibri"/>
            <w:b/>
            <w:bCs/>
            <w:lang w:eastAsia="es-MX"/>
          </w:rPr>
          <w:t>c</w:t>
        </w:r>
      </w:ins>
      <w:del w:author="LauraPGM" w:date="2025-10-01T13:27:00Z" w:id="805">
        <w:r w:rsidRPr="001D59AC" w:rsidDel="00E90BEE">
          <w:rPr>
            <w:rFonts w:ascii="Calibri" w:hAnsi="Calibri" w:cs="Calibri"/>
            <w:b/>
            <w:bCs/>
            <w:lang w:eastAsia="es-MX"/>
          </w:rPr>
          <w:delText>C</w:delText>
        </w:r>
      </w:del>
      <w:r w:rsidRPr="001D59AC">
        <w:rPr>
          <w:rFonts w:ascii="Calibri" w:hAnsi="Calibri" w:cs="Calibri"/>
          <w:b/>
          <w:bCs/>
          <w:lang w:eastAsia="es-MX"/>
        </w:rPr>
        <w:t xml:space="preserve">onsumo </w:t>
      </w:r>
      <w:ins w:author="LauraPGM" w:date="2025-10-01T13:27:00Z" w:id="806">
        <w:r w:rsidR="00E90BEE">
          <w:rPr>
            <w:rFonts w:ascii="Calibri" w:hAnsi="Calibri" w:cs="Calibri"/>
            <w:b/>
            <w:bCs/>
            <w:lang w:eastAsia="es-MX"/>
          </w:rPr>
          <w:t>t</w:t>
        </w:r>
      </w:ins>
      <w:del w:author="LauraPGM" w:date="2025-10-01T13:27:00Z" w:id="807">
        <w:r w:rsidRPr="001D59AC" w:rsidDel="00E90BEE">
          <w:rPr>
            <w:rFonts w:ascii="Calibri" w:hAnsi="Calibri" w:cs="Calibri"/>
            <w:b/>
            <w:bCs/>
            <w:lang w:eastAsia="es-MX"/>
          </w:rPr>
          <w:delText>T</w:delText>
        </w:r>
      </w:del>
      <w:r w:rsidRPr="001D59AC">
        <w:rPr>
          <w:rFonts w:ascii="Calibri" w:hAnsi="Calibri" w:cs="Calibri"/>
          <w:b/>
          <w:bCs/>
          <w:lang w:eastAsia="es-MX"/>
        </w:rPr>
        <w:t>otal):</w:t>
      </w:r>
    </w:p>
    <w:p w:rsidRPr="001D59AC" w:rsidR="00A0190B" w:rsidRDefault="00A0190B" w14:paraId="60E43E9C" w14:textId="502FF199">
      <w:pPr>
        <w:numPr>
          <w:ilvl w:val="1"/>
          <w:numId w:val="74"/>
        </w:numPr>
        <w:spacing w:line="360" w:lineRule="auto"/>
        <w:rPr>
          <w:rFonts w:ascii="Calibri" w:hAnsi="Calibri" w:cs="Calibri"/>
          <w:lang w:eastAsia="es-MX"/>
        </w:rPr>
        <w:pPrChange w:author="LauraPGM" w:date="2025-10-01T09:45:00Z" w:id="808">
          <w:pPr>
            <w:numPr>
              <w:ilvl w:val="1"/>
              <w:numId w:val="102"/>
            </w:numPr>
            <w:tabs>
              <w:tab w:val="num" w:pos="360"/>
              <w:tab w:val="num" w:pos="1440"/>
            </w:tabs>
            <w:spacing w:line="360" w:lineRule="auto"/>
            <w:ind w:left="1440" w:hanging="720"/>
          </w:pPr>
        </w:pPrChange>
      </w:pPr>
      <w:r w:rsidRPr="001D59AC">
        <w:rPr>
          <w:rFonts w:ascii="Calibri" w:hAnsi="Calibri" w:cs="Calibri"/>
          <w:b/>
          <w:bCs/>
          <w:lang w:eastAsia="es-MX"/>
        </w:rPr>
        <w:t>Fórmula:</w:t>
      </w:r>
      <w:r w:rsidRPr="00510C78">
        <w:rPr>
          <w:rFonts w:ascii="Calibri" w:hAnsi="Calibri" w:cs="Calibri"/>
          <w:lang w:eastAsia="es-MX"/>
        </w:rPr>
        <w:t xml:space="preserve"> </w:t>
      </w:r>
      <m:oMath>
        <m:r>
          <w:ins w:author="LauraPGM" w:date="2025-10-01T13:28:00Z" w:id="809">
            <m:rPr>
              <m:sty m:val="p"/>
            </m:rPr>
            <w:rPr>
              <w:rFonts w:ascii="Cambria Math" w:hAnsi="Cambria Math" w:cs="Calibri"/>
              <w:lang w:eastAsia="es-MX"/>
            </w:rPr>
            <m:t>c</m:t>
          </w:ins>
        </m:r>
        <m:r>
          <w:del w:author="LauraPGM" w:date="2025-10-01T13:28:00Z" w:id="810">
            <m:rPr>
              <m:sty m:val="p"/>
            </m:rPr>
            <w:rPr>
              <w:rFonts w:ascii="Cambria Math" w:hAnsi="Cambria Math" w:cs="Calibri"/>
              <w:lang w:eastAsia="es-MX"/>
            </w:rPr>
            <m:t>C</m:t>
          </w:del>
        </m:r>
        <m:r>
          <m:rPr>
            <m:sty m:val="p"/>
          </m:rPr>
          <w:rPr>
            <w:rFonts w:ascii="Cambria Math" w:hAnsi="Cambria Math" w:cs="Calibri"/>
            <w:lang w:eastAsia="es-MX"/>
          </w:rPr>
          <m:t xml:space="preserve">onsumo total de energía= </m:t>
        </m:r>
        <m:nary>
          <m:naryPr>
            <m:chr m:val="∑"/>
            <m:limLoc m:val="undOvr"/>
            <m:subHide m:val="1"/>
            <m:supHide m:val="1"/>
            <m:ctrlPr>
              <w:ins w:author="LauraPGM" w:date="2025-10-09T09:57:00Z" w:id="811">
                <w:rPr>
                  <w:rFonts w:ascii="Cambria Math" w:hAnsi="Cambria Math" w:cs="Calibri"/>
                  <w:lang w:eastAsia="es-MX"/>
                </w:rPr>
              </w:ins>
            </m:ctrlPr>
          </m:naryPr>
          <m:sub/>
          <m:sup/>
          <m:e>
            <m:r>
              <w:ins w:author="LauraPGM" w:date="2025-10-01T13:28:00Z" w:id="812">
                <m:rPr>
                  <m:sty m:val="p"/>
                </m:rPr>
                <w:rPr>
                  <w:rFonts w:ascii="Cambria Math" w:hAnsi="Cambria Math" w:cs="Calibri"/>
                  <w:lang w:eastAsia="es-MX"/>
                </w:rPr>
                <m:t>c</m:t>
              </w:ins>
            </m:r>
            <m:r>
              <w:del w:author="LauraPGM" w:date="2025-10-01T13:28:00Z" w:id="813">
                <m:rPr>
                  <m:sty m:val="p"/>
                </m:rPr>
                <w:rPr>
                  <w:rFonts w:ascii="Cambria Math" w:hAnsi="Cambria Math" w:cs="Calibri"/>
                  <w:lang w:eastAsia="es-MX"/>
                </w:rPr>
                <m:t>C</m:t>
              </w:del>
            </m:r>
            <m:r>
              <m:rPr>
                <m:sty m:val="p"/>
              </m:rPr>
              <w:rPr>
                <w:rFonts w:ascii="Cambria Math" w:hAnsi="Cambria Math" w:cs="Calibri"/>
                <w:lang w:eastAsia="es-MX"/>
              </w:rPr>
              <m:t xml:space="preserve">onsumo por </m:t>
            </m:r>
            <m:r>
              <w:ins w:author="LauraPGM" w:date="2025-10-01T13:28:00Z" w:id="814">
                <m:rPr>
                  <m:sty m:val="p"/>
                </m:rPr>
                <w:rPr>
                  <w:rFonts w:ascii="Cambria Math" w:hAnsi="Cambria Math" w:cs="Calibri"/>
                  <w:lang w:eastAsia="es-MX"/>
                </w:rPr>
                <m:t>f</m:t>
              </w:ins>
            </m:r>
            <m:r>
              <w:del w:author="LauraPGM" w:date="2025-10-01T13:28:00Z" w:id="815">
                <m:rPr>
                  <m:sty m:val="p"/>
                </m:rPr>
                <w:rPr>
                  <w:rFonts w:ascii="Cambria Math" w:hAnsi="Cambria Math" w:cs="Calibri"/>
                  <w:lang w:eastAsia="es-MX"/>
                </w:rPr>
                <m:t>f</m:t>
              </w:del>
            </m:r>
            <m:r>
              <m:rPr>
                <m:sty m:val="p"/>
              </m:rPr>
              <w:rPr>
                <w:rFonts w:ascii="Cambria Math" w:hAnsi="Cambria Math" w:cs="Calibri"/>
                <w:lang w:eastAsia="es-MX"/>
              </w:rPr>
              <m:t>uente de energía</m:t>
            </m:r>
          </m:e>
        </m:nary>
      </m:oMath>
    </w:p>
    <w:p w:rsidRPr="001D59AC" w:rsidR="00A0190B" w:rsidRDefault="00A0190B" w14:paraId="2F42C143" w14:textId="03FFE0AF">
      <w:pPr>
        <w:numPr>
          <w:ilvl w:val="1"/>
          <w:numId w:val="74"/>
        </w:numPr>
        <w:spacing w:line="360" w:lineRule="auto"/>
        <w:rPr>
          <w:rFonts w:ascii="Calibri" w:hAnsi="Calibri" w:cs="Calibri"/>
          <w:lang w:eastAsia="es-MX"/>
        </w:rPr>
        <w:pPrChange w:author="LauraPGM" w:date="2025-10-01T09:45:00Z" w:id="816">
          <w:pPr>
            <w:numPr>
              <w:ilvl w:val="1"/>
              <w:numId w:val="102"/>
            </w:numPr>
            <w:tabs>
              <w:tab w:val="num" w:pos="360"/>
              <w:tab w:val="num" w:pos="1440"/>
            </w:tabs>
            <w:spacing w:line="360" w:lineRule="auto"/>
            <w:ind w:left="1440" w:hanging="720"/>
          </w:pPr>
        </w:pPrChange>
      </w:pPr>
      <w:r w:rsidRPr="001D59AC">
        <w:rPr>
          <w:rFonts w:ascii="Calibri" w:hAnsi="Calibri" w:cs="Calibri"/>
          <w:b/>
          <w:bCs/>
          <w:lang w:eastAsia="es-MX"/>
        </w:rPr>
        <w:t xml:space="preserve">Datos </w:t>
      </w:r>
      <w:ins w:author="LauraPGM" w:date="2025-10-06T21:18:00Z" w:id="817">
        <w:r w:rsidR="004B0566">
          <w:rPr>
            <w:rFonts w:ascii="Calibri" w:hAnsi="Calibri" w:cs="Calibri"/>
            <w:b/>
            <w:bCs/>
            <w:lang w:eastAsia="es-MX"/>
          </w:rPr>
          <w:t>n</w:t>
        </w:r>
      </w:ins>
      <w:del w:author="LauraPGM" w:date="2025-10-06T21:18:00Z" w:id="818">
        <w:r w:rsidRPr="001D59AC" w:rsidDel="004B0566">
          <w:rPr>
            <w:rFonts w:ascii="Calibri" w:hAnsi="Calibri" w:cs="Calibri"/>
            <w:b/>
            <w:bCs/>
            <w:lang w:eastAsia="es-MX"/>
          </w:rPr>
          <w:delText>N</w:delText>
        </w:r>
      </w:del>
      <w:r w:rsidRPr="001D59AC">
        <w:rPr>
          <w:rFonts w:ascii="Calibri" w:hAnsi="Calibri" w:cs="Calibri"/>
          <w:b/>
          <w:bCs/>
          <w:lang w:eastAsia="es-MX"/>
        </w:rPr>
        <w:t>ecesarios:</w:t>
      </w:r>
      <w:r w:rsidRPr="001D59AC">
        <w:rPr>
          <w:rFonts w:ascii="Calibri" w:hAnsi="Calibri" w:cs="Calibri"/>
          <w:lang w:eastAsia="es-MX"/>
        </w:rPr>
        <w:t xml:space="preserve"> registros de facturas de electricidad, gas, diésel, etc., en un período específico.</w:t>
      </w:r>
    </w:p>
    <w:p w:rsidRPr="001D59AC" w:rsidR="00A0190B" w:rsidRDefault="00A0190B" w14:paraId="2EFCF1F8" w14:textId="46E8D416">
      <w:pPr>
        <w:numPr>
          <w:ilvl w:val="1"/>
          <w:numId w:val="73"/>
        </w:numPr>
        <w:spacing w:line="360" w:lineRule="auto"/>
        <w:rPr>
          <w:rFonts w:ascii="Calibri" w:hAnsi="Calibri" w:cs="Calibri"/>
          <w:lang w:eastAsia="es-MX"/>
        </w:rPr>
        <w:pPrChange w:author="LauraPGM" w:date="2025-10-01T09:45:00Z" w:id="819">
          <w:pPr>
            <w:numPr>
              <w:ilvl w:val="1"/>
              <w:numId w:val="101"/>
            </w:numPr>
            <w:tabs>
              <w:tab w:val="num" w:pos="360"/>
              <w:tab w:val="num" w:pos="1440"/>
            </w:tabs>
            <w:spacing w:line="360" w:lineRule="auto"/>
            <w:ind w:left="1440" w:hanging="720"/>
          </w:pPr>
        </w:pPrChange>
      </w:pPr>
      <w:r w:rsidRPr="001D59AC">
        <w:rPr>
          <w:rFonts w:ascii="Calibri" w:hAnsi="Calibri" w:cs="Calibri"/>
          <w:b/>
          <w:bCs/>
          <w:lang w:eastAsia="es-MX"/>
        </w:rPr>
        <w:t>Ejemplo:</w:t>
      </w:r>
      <w:r w:rsidRPr="001D59AC" w:rsidR="0006551F">
        <w:rPr>
          <w:rFonts w:ascii="Calibri" w:hAnsi="Calibri" w:cs="Calibri"/>
          <w:lang w:eastAsia="es-MX"/>
        </w:rPr>
        <w:t xml:space="preserve"> una fábrica consume 50.</w:t>
      </w:r>
      <w:r w:rsidRPr="001D59AC">
        <w:rPr>
          <w:rFonts w:ascii="Calibri" w:hAnsi="Calibri" w:cs="Calibri"/>
          <w:lang w:eastAsia="es-MX"/>
        </w:rPr>
        <w:t xml:space="preserve">000 </w:t>
      </w:r>
      <w:proofErr w:type="spellStart"/>
      <w:r w:rsidRPr="001D59AC">
        <w:rPr>
          <w:rFonts w:ascii="Calibri" w:hAnsi="Calibri" w:cs="Calibri"/>
          <w:lang w:eastAsia="es-MX"/>
        </w:rPr>
        <w:t>kWh</w:t>
      </w:r>
      <w:proofErr w:type="spellEnd"/>
      <w:r w:rsidRPr="001D59AC">
        <w:rPr>
          <w:rFonts w:ascii="Calibri" w:hAnsi="Calibri" w:cs="Calibri"/>
          <w:lang w:eastAsia="es-MX"/>
        </w:rPr>
        <w:t xml:space="preserve"> de electri</w:t>
      </w:r>
      <w:r w:rsidRPr="001D59AC" w:rsidR="0006551F">
        <w:rPr>
          <w:rFonts w:ascii="Calibri" w:hAnsi="Calibri" w:cs="Calibri"/>
          <w:lang w:eastAsia="es-MX"/>
        </w:rPr>
        <w:t>cidad y 10.</w:t>
      </w:r>
      <w:r w:rsidRPr="001D59AC">
        <w:rPr>
          <w:rFonts w:ascii="Calibri" w:hAnsi="Calibri" w:cs="Calibri"/>
          <w:lang w:eastAsia="es-MX"/>
        </w:rPr>
        <w:t xml:space="preserve">000 m³ de gas natural en un mes. </w:t>
      </w:r>
    </w:p>
    <w:p w:rsidRPr="001D59AC" w:rsidR="00A0190B" w:rsidRDefault="00A0190B" w14:paraId="38DB8DA3" w14:textId="77777777">
      <w:pPr>
        <w:numPr>
          <w:ilvl w:val="2"/>
          <w:numId w:val="75"/>
        </w:numPr>
        <w:spacing w:line="360" w:lineRule="auto"/>
        <w:rPr>
          <w:rFonts w:ascii="Calibri" w:hAnsi="Calibri" w:cs="Calibri"/>
          <w:lang w:eastAsia="es-MX"/>
        </w:rPr>
        <w:pPrChange w:author="LauraPGM" w:date="2025-10-01T09:45:00Z" w:id="820">
          <w:pPr>
            <w:numPr>
              <w:ilvl w:val="2"/>
              <w:numId w:val="103"/>
            </w:numPr>
            <w:tabs>
              <w:tab w:val="num" w:pos="360"/>
              <w:tab w:val="num" w:pos="2160"/>
            </w:tabs>
            <w:spacing w:line="360" w:lineRule="auto"/>
            <w:ind w:left="2160" w:hanging="720"/>
          </w:pPr>
        </w:pPrChange>
      </w:pPr>
      <w:r w:rsidRPr="001D59AC">
        <w:rPr>
          <w:rFonts w:ascii="Calibri" w:hAnsi="Calibri" w:cs="Calibri"/>
          <w:lang w:eastAsia="es-MX"/>
        </w:rPr>
        <w:t xml:space="preserve">Si 1 m³ de gas natural equivale a 10 </w:t>
      </w:r>
      <w:proofErr w:type="spellStart"/>
      <w:r w:rsidRPr="001D59AC">
        <w:rPr>
          <w:rFonts w:ascii="Calibri" w:hAnsi="Calibri" w:cs="Calibri"/>
          <w:lang w:eastAsia="es-MX"/>
        </w:rPr>
        <w:t>kWh</w:t>
      </w:r>
      <w:proofErr w:type="spellEnd"/>
      <w:r w:rsidRPr="001D59AC">
        <w:rPr>
          <w:rFonts w:ascii="Calibri" w:hAnsi="Calibri" w:cs="Calibri"/>
          <w:lang w:eastAsia="es-MX"/>
        </w:rPr>
        <w:t xml:space="preserve"> (valor aproximado para fines ilustrativos).</w:t>
      </w:r>
    </w:p>
    <w:p w:rsidRPr="001D59AC" w:rsidR="00A0190B" w:rsidRDefault="0006551F" w14:paraId="59D5782F" w14:textId="51444A27">
      <w:pPr>
        <w:numPr>
          <w:ilvl w:val="2"/>
          <w:numId w:val="75"/>
        </w:numPr>
        <w:spacing w:line="360" w:lineRule="auto"/>
        <w:rPr>
          <w:rFonts w:ascii="Calibri" w:hAnsi="Calibri" w:cs="Calibri"/>
          <w:lang w:eastAsia="es-MX"/>
        </w:rPr>
        <w:pPrChange w:author="LauraPGM" w:date="2025-10-01T09:45:00Z" w:id="821">
          <w:pPr>
            <w:numPr>
              <w:ilvl w:val="2"/>
              <w:numId w:val="103"/>
            </w:numPr>
            <w:tabs>
              <w:tab w:val="num" w:pos="360"/>
              <w:tab w:val="num" w:pos="2160"/>
            </w:tabs>
            <w:spacing w:line="360" w:lineRule="auto"/>
            <w:ind w:left="2160" w:hanging="720"/>
          </w:pPr>
        </w:pPrChange>
      </w:pPr>
      <w:r w:rsidRPr="001D59AC">
        <w:rPr>
          <w:rFonts w:ascii="Calibri" w:hAnsi="Calibri" w:cs="Calibri"/>
          <w:lang w:eastAsia="es-MX"/>
        </w:rPr>
        <w:t xml:space="preserve">Consumo de gas en </w:t>
      </w:r>
      <w:proofErr w:type="spellStart"/>
      <w:r w:rsidRPr="001D59AC">
        <w:rPr>
          <w:rFonts w:ascii="Calibri" w:hAnsi="Calibri" w:cs="Calibri"/>
          <w:lang w:eastAsia="es-MX"/>
        </w:rPr>
        <w:t>kWh</w:t>
      </w:r>
      <w:proofErr w:type="spellEnd"/>
      <w:r w:rsidRPr="001D59AC">
        <w:rPr>
          <w:rFonts w:ascii="Calibri" w:hAnsi="Calibri" w:cs="Calibri"/>
          <w:lang w:eastAsia="es-MX"/>
        </w:rPr>
        <w:t xml:space="preserve"> = 10.</w:t>
      </w:r>
      <w:r w:rsidRPr="001D59AC" w:rsidR="00A0190B">
        <w:rPr>
          <w:rFonts w:ascii="Calibri" w:hAnsi="Calibri" w:cs="Calibri"/>
          <w:lang w:eastAsia="es-MX"/>
        </w:rPr>
        <w:t>000 m</w:t>
      </w:r>
      <w:r w:rsidRPr="001D59AC" w:rsidR="00A0190B">
        <w:rPr>
          <w:rFonts w:ascii="Calibri" w:hAnsi="Calibri" w:cs="Calibri"/>
          <w:vertAlign w:val="superscript"/>
          <w:lang w:eastAsia="es-MX"/>
        </w:rPr>
        <w:t xml:space="preserve">3 </w:t>
      </w:r>
      <w:r w:rsidRPr="001D59AC" w:rsidR="00A0190B">
        <w:rPr>
          <w:rFonts w:ascii="Calibri" w:hAnsi="Calibri" w:cs="Calibri"/>
          <w:lang w:eastAsia="es-MX"/>
        </w:rPr>
        <w:t>× 10 </w:t>
      </w:r>
      <w:proofErr w:type="spellStart"/>
      <w:r w:rsidRPr="001D59AC" w:rsidR="00A0190B">
        <w:rPr>
          <w:rFonts w:ascii="Calibri" w:hAnsi="Calibri" w:cs="Calibri"/>
          <w:lang w:eastAsia="es-MX"/>
        </w:rPr>
        <w:t>kWh</w:t>
      </w:r>
      <w:proofErr w:type="spellEnd"/>
      <w:r w:rsidRPr="001D59AC">
        <w:rPr>
          <w:rFonts w:ascii="Calibri" w:hAnsi="Calibri" w:cs="Calibri"/>
          <w:lang w:eastAsia="es-MX"/>
        </w:rPr>
        <w:t xml:space="preserve"> </w:t>
      </w:r>
      <w:r w:rsidRPr="001D59AC" w:rsidR="00A0190B">
        <w:rPr>
          <w:rFonts w:ascii="Calibri" w:hAnsi="Calibri" w:cs="Calibri"/>
          <w:lang w:eastAsia="es-MX"/>
        </w:rPr>
        <w:t>/</w:t>
      </w:r>
      <w:ins w:author="LauraPGM" w:date="2025-10-06T21:19:00Z" w:id="822">
        <w:r w:rsidR="006D4E8F">
          <w:rPr>
            <w:rFonts w:ascii="Calibri" w:hAnsi="Calibri" w:cs="Calibri"/>
            <w:lang w:eastAsia="es-MX"/>
          </w:rPr>
          <w:t xml:space="preserve"> </w:t>
        </w:r>
      </w:ins>
      <w:r w:rsidRPr="001D59AC" w:rsidR="00A0190B">
        <w:rPr>
          <w:rFonts w:ascii="Calibri" w:hAnsi="Calibri" w:cs="Calibri"/>
          <w:lang w:eastAsia="es-MX"/>
        </w:rPr>
        <w:t>m</w:t>
      </w:r>
      <w:r w:rsidRPr="001D59AC" w:rsidR="00A0190B">
        <w:rPr>
          <w:rFonts w:ascii="Calibri" w:hAnsi="Calibri" w:cs="Calibri"/>
          <w:vertAlign w:val="superscript"/>
          <w:lang w:eastAsia="es-MX"/>
        </w:rPr>
        <w:t>3</w:t>
      </w:r>
      <w:r w:rsidRPr="001D59AC">
        <w:rPr>
          <w:rFonts w:ascii="Calibri" w:hAnsi="Calibri" w:cs="Calibri"/>
          <w:lang w:eastAsia="es-MX"/>
        </w:rPr>
        <w:t xml:space="preserve"> = 100.</w:t>
      </w:r>
      <w:r w:rsidRPr="001D59AC" w:rsidR="00A0190B">
        <w:rPr>
          <w:rFonts w:ascii="Calibri" w:hAnsi="Calibri" w:cs="Calibri"/>
          <w:lang w:eastAsia="es-MX"/>
        </w:rPr>
        <w:t>000 </w:t>
      </w:r>
      <w:proofErr w:type="spellStart"/>
      <w:r w:rsidRPr="001D59AC" w:rsidR="00A0190B">
        <w:rPr>
          <w:rFonts w:ascii="Calibri" w:hAnsi="Calibri" w:cs="Calibri"/>
          <w:lang w:eastAsia="es-MX"/>
        </w:rPr>
        <w:t>kWh</w:t>
      </w:r>
      <w:proofErr w:type="spellEnd"/>
      <w:r w:rsidRPr="001D59AC" w:rsidR="00A0190B">
        <w:rPr>
          <w:rFonts w:ascii="Calibri" w:hAnsi="Calibri" w:cs="Calibri"/>
          <w:lang w:eastAsia="es-MX"/>
        </w:rPr>
        <w:t>.</w:t>
      </w:r>
    </w:p>
    <w:p w:rsidRPr="001D59AC" w:rsidR="00A0190B" w:rsidRDefault="00A0190B" w14:paraId="6D709856" w14:textId="7FF1A8CD">
      <w:pPr>
        <w:numPr>
          <w:ilvl w:val="2"/>
          <w:numId w:val="75"/>
        </w:numPr>
        <w:spacing w:line="360" w:lineRule="auto"/>
        <w:rPr>
          <w:rFonts w:ascii="Calibri" w:hAnsi="Calibri" w:cs="Calibri"/>
          <w:lang w:eastAsia="es-MX"/>
        </w:rPr>
        <w:pPrChange w:author="LauraPGM" w:date="2025-10-01T09:45:00Z" w:id="823">
          <w:pPr>
            <w:numPr>
              <w:ilvl w:val="2"/>
              <w:numId w:val="103"/>
            </w:numPr>
            <w:tabs>
              <w:tab w:val="num" w:pos="360"/>
              <w:tab w:val="num" w:pos="2160"/>
            </w:tabs>
            <w:spacing w:line="360" w:lineRule="auto"/>
            <w:ind w:left="2160" w:hanging="720"/>
          </w:pPr>
        </w:pPrChange>
      </w:pPr>
      <w:r w:rsidRPr="001D59AC">
        <w:rPr>
          <w:rFonts w:ascii="Calibri" w:hAnsi="Calibri" w:cs="Calibri"/>
          <w:bCs/>
          <w:lang w:eastAsia="es-MX"/>
        </w:rPr>
        <w:t>Consum</w:t>
      </w:r>
      <w:r w:rsidRPr="001D59AC" w:rsidR="0006551F">
        <w:rPr>
          <w:rFonts w:ascii="Calibri" w:hAnsi="Calibri" w:cs="Calibri"/>
          <w:bCs/>
          <w:lang w:eastAsia="es-MX"/>
        </w:rPr>
        <w:t xml:space="preserve">o </w:t>
      </w:r>
      <w:ins w:author="LauraPGM" w:date="2025-10-06T21:19:00Z" w:id="824">
        <w:r w:rsidR="006D4E8F">
          <w:rPr>
            <w:rFonts w:ascii="Calibri" w:hAnsi="Calibri" w:cs="Calibri"/>
            <w:bCs/>
            <w:lang w:eastAsia="es-MX"/>
          </w:rPr>
          <w:t>t</w:t>
        </w:r>
      </w:ins>
      <w:del w:author="LauraPGM" w:date="2025-10-06T21:19:00Z" w:id="825">
        <w:r w:rsidRPr="001D59AC" w:rsidDel="006D4E8F" w:rsidR="0006551F">
          <w:rPr>
            <w:rFonts w:ascii="Calibri" w:hAnsi="Calibri" w:cs="Calibri"/>
            <w:bCs/>
            <w:lang w:eastAsia="es-MX"/>
          </w:rPr>
          <w:delText>T</w:delText>
        </w:r>
      </w:del>
      <w:r w:rsidRPr="001D59AC" w:rsidR="0006551F">
        <w:rPr>
          <w:rFonts w:ascii="Calibri" w:hAnsi="Calibri" w:cs="Calibri"/>
          <w:bCs/>
          <w:lang w:eastAsia="es-MX"/>
        </w:rPr>
        <w:t xml:space="preserve">otal de </w:t>
      </w:r>
      <w:ins w:author="LauraPGM" w:date="2025-10-06T21:19:00Z" w:id="826">
        <w:r w:rsidR="006D4E8F">
          <w:rPr>
            <w:rFonts w:ascii="Calibri" w:hAnsi="Calibri" w:cs="Calibri"/>
            <w:bCs/>
            <w:lang w:eastAsia="es-MX"/>
          </w:rPr>
          <w:t>e</w:t>
        </w:r>
      </w:ins>
      <w:del w:author="LauraPGM" w:date="2025-10-06T21:19:00Z" w:id="827">
        <w:r w:rsidRPr="001D59AC" w:rsidDel="006D4E8F" w:rsidR="0006551F">
          <w:rPr>
            <w:rFonts w:ascii="Calibri" w:hAnsi="Calibri" w:cs="Calibri"/>
            <w:bCs/>
            <w:lang w:eastAsia="es-MX"/>
          </w:rPr>
          <w:delText>E</w:delText>
        </w:r>
      </w:del>
      <w:r w:rsidRPr="001D59AC" w:rsidR="0006551F">
        <w:rPr>
          <w:rFonts w:ascii="Calibri" w:hAnsi="Calibri" w:cs="Calibri"/>
          <w:bCs/>
          <w:lang w:eastAsia="es-MX"/>
        </w:rPr>
        <w:t>nergía del mes = 50.</w:t>
      </w:r>
      <w:r w:rsidRPr="001D59AC">
        <w:rPr>
          <w:rFonts w:ascii="Calibri" w:hAnsi="Calibri" w:cs="Calibri"/>
          <w:bCs/>
          <w:lang w:eastAsia="es-MX"/>
        </w:rPr>
        <w:t>000 </w:t>
      </w:r>
      <w:proofErr w:type="spellStart"/>
      <w:r w:rsidRPr="001D59AC">
        <w:rPr>
          <w:rFonts w:ascii="Calibri" w:hAnsi="Calibri" w:cs="Calibri"/>
          <w:bCs/>
          <w:lang w:eastAsia="es-MX"/>
        </w:rPr>
        <w:t>kWh</w:t>
      </w:r>
      <w:proofErr w:type="spellEnd"/>
      <w:r w:rsidRPr="001D59AC">
        <w:rPr>
          <w:rFonts w:ascii="Calibri" w:hAnsi="Calibri" w:cs="Calibri"/>
          <w:bCs/>
          <w:lang w:eastAsia="es-MX"/>
        </w:rPr>
        <w:t> (electricidad) + 10</w:t>
      </w:r>
      <w:r w:rsidRPr="001D59AC" w:rsidR="0006551F">
        <w:rPr>
          <w:rFonts w:ascii="Calibri" w:hAnsi="Calibri" w:cs="Calibri"/>
          <w:bCs/>
          <w:lang w:eastAsia="es-MX"/>
        </w:rPr>
        <w:t>0.000 </w:t>
      </w:r>
      <w:proofErr w:type="spellStart"/>
      <w:r w:rsidRPr="001D59AC" w:rsidR="0006551F">
        <w:rPr>
          <w:rFonts w:ascii="Calibri" w:hAnsi="Calibri" w:cs="Calibri"/>
          <w:bCs/>
          <w:lang w:eastAsia="es-MX"/>
        </w:rPr>
        <w:t>kWh</w:t>
      </w:r>
      <w:proofErr w:type="spellEnd"/>
      <w:r w:rsidRPr="001D59AC" w:rsidR="0006551F">
        <w:rPr>
          <w:rFonts w:ascii="Calibri" w:hAnsi="Calibri" w:cs="Calibri"/>
          <w:bCs/>
          <w:lang w:eastAsia="es-MX"/>
        </w:rPr>
        <w:t> (gas) = 150.</w:t>
      </w:r>
      <w:r w:rsidRPr="001D59AC">
        <w:rPr>
          <w:rFonts w:ascii="Calibri" w:hAnsi="Calibri" w:cs="Calibri"/>
          <w:bCs/>
          <w:lang w:eastAsia="es-MX"/>
        </w:rPr>
        <w:t>000 </w:t>
      </w:r>
      <w:proofErr w:type="spellStart"/>
      <w:r w:rsidRPr="001D59AC">
        <w:rPr>
          <w:rFonts w:ascii="Calibri" w:hAnsi="Calibri" w:cs="Calibri"/>
          <w:bCs/>
          <w:lang w:eastAsia="es-MX"/>
        </w:rPr>
        <w:t>kWh</w:t>
      </w:r>
      <w:proofErr w:type="spellEnd"/>
      <w:r w:rsidRPr="001D59AC">
        <w:rPr>
          <w:rFonts w:ascii="Calibri" w:hAnsi="Calibri" w:cs="Calibri"/>
          <w:bCs/>
          <w:lang w:eastAsia="es-MX"/>
        </w:rPr>
        <w:t>.</w:t>
      </w:r>
    </w:p>
    <w:p w:rsidRPr="001D59AC" w:rsidR="00A0190B" w:rsidP="001D59AC" w:rsidRDefault="00A0190B" w14:paraId="1390FF59" w14:textId="77777777">
      <w:pPr>
        <w:spacing w:line="360" w:lineRule="auto"/>
        <w:ind w:left="2160"/>
        <w:rPr>
          <w:rFonts w:ascii="Calibri" w:hAnsi="Calibri" w:cs="Calibri"/>
          <w:lang w:eastAsia="es-MX"/>
        </w:rPr>
      </w:pPr>
    </w:p>
    <w:p w:rsidRPr="001D59AC" w:rsidR="00A0190B" w:rsidRDefault="00A0190B" w14:paraId="3CA0C695" w14:textId="2E56B515">
      <w:pPr>
        <w:numPr>
          <w:ilvl w:val="0"/>
          <w:numId w:val="73"/>
        </w:numPr>
        <w:spacing w:line="360" w:lineRule="auto"/>
        <w:rPr>
          <w:rFonts w:ascii="Calibri" w:hAnsi="Calibri" w:cs="Calibri"/>
          <w:lang w:eastAsia="es-MX"/>
        </w:rPr>
        <w:pPrChange w:author="LauraPGM" w:date="2025-10-01T09:45:00Z" w:id="828">
          <w:pPr>
            <w:numPr>
              <w:numId w:val="101"/>
            </w:numPr>
            <w:tabs>
              <w:tab w:val="num" w:pos="360"/>
              <w:tab w:val="num" w:pos="720"/>
            </w:tabs>
            <w:spacing w:line="360" w:lineRule="auto"/>
            <w:ind w:left="720" w:hanging="720"/>
          </w:pPr>
        </w:pPrChange>
      </w:pPr>
      <w:proofErr w:type="spellStart"/>
      <w:r w:rsidRPr="001D59AC">
        <w:rPr>
          <w:rFonts w:ascii="Calibri" w:hAnsi="Calibri" w:cs="Calibri"/>
          <w:b/>
          <w:bCs/>
          <w:lang w:eastAsia="es-MX"/>
        </w:rPr>
        <w:t>IDEs</w:t>
      </w:r>
      <w:proofErr w:type="spellEnd"/>
      <w:r w:rsidRPr="001D59AC">
        <w:rPr>
          <w:rFonts w:ascii="Calibri" w:hAnsi="Calibri" w:cs="Calibri"/>
          <w:b/>
          <w:bCs/>
          <w:lang w:eastAsia="es-MX"/>
        </w:rPr>
        <w:t xml:space="preserve"> </w:t>
      </w:r>
      <w:ins w:author="LauraPGM" w:date="2025-10-06T21:26:00Z" w:id="829">
        <w:r w:rsidR="00430CDF">
          <w:rPr>
            <w:rFonts w:ascii="Calibri" w:hAnsi="Calibri" w:cs="Calibri"/>
            <w:b/>
            <w:bCs/>
            <w:lang w:eastAsia="es-MX"/>
          </w:rPr>
          <w:t>r</w:t>
        </w:r>
      </w:ins>
      <w:del w:author="LauraPGM" w:date="2025-10-06T21:26:00Z" w:id="830">
        <w:r w:rsidRPr="001D59AC" w:rsidDel="00430CDF">
          <w:rPr>
            <w:rFonts w:ascii="Calibri" w:hAnsi="Calibri" w:cs="Calibri"/>
            <w:b/>
            <w:bCs/>
            <w:lang w:eastAsia="es-MX"/>
          </w:rPr>
          <w:delText>R</w:delText>
        </w:r>
      </w:del>
      <w:r w:rsidRPr="001D59AC">
        <w:rPr>
          <w:rFonts w:ascii="Calibri" w:hAnsi="Calibri" w:cs="Calibri"/>
          <w:b/>
          <w:bCs/>
          <w:lang w:eastAsia="es-MX"/>
        </w:rPr>
        <w:t>elativos (</w:t>
      </w:r>
      <w:ins w:author="LauraPGM" w:date="2025-10-06T21:26:00Z" w:id="831">
        <w:r w:rsidR="00430CDF">
          <w:rPr>
            <w:rFonts w:ascii="Calibri" w:hAnsi="Calibri" w:cs="Calibri"/>
            <w:b/>
            <w:bCs/>
            <w:lang w:eastAsia="es-MX"/>
          </w:rPr>
          <w:t>i</w:t>
        </w:r>
      </w:ins>
      <w:del w:author="LauraPGM" w:date="2025-10-06T21:26:00Z" w:id="832">
        <w:r w:rsidRPr="001D59AC" w:rsidDel="00430CDF">
          <w:rPr>
            <w:rFonts w:ascii="Calibri" w:hAnsi="Calibri" w:cs="Calibri"/>
            <w:b/>
            <w:bCs/>
            <w:lang w:eastAsia="es-MX"/>
          </w:rPr>
          <w:delText>I</w:delText>
        </w:r>
      </w:del>
      <w:r w:rsidRPr="001D59AC">
        <w:rPr>
          <w:rFonts w:ascii="Calibri" w:hAnsi="Calibri" w:cs="Calibri"/>
          <w:b/>
          <w:bCs/>
          <w:lang w:eastAsia="es-MX"/>
        </w:rPr>
        <w:t xml:space="preserve">ntensidad </w:t>
      </w:r>
      <w:ins w:author="LauraPGM" w:date="2025-10-06T21:26:00Z" w:id="833">
        <w:r w:rsidR="00430CDF">
          <w:rPr>
            <w:rFonts w:ascii="Calibri" w:hAnsi="Calibri" w:cs="Calibri"/>
            <w:b/>
            <w:bCs/>
            <w:lang w:eastAsia="es-MX"/>
          </w:rPr>
          <w:t>e</w:t>
        </w:r>
      </w:ins>
      <w:del w:author="LauraPGM" w:date="2025-10-06T21:26:00Z" w:id="834">
        <w:r w:rsidRPr="001D59AC" w:rsidDel="00430CDF">
          <w:rPr>
            <w:rFonts w:ascii="Calibri" w:hAnsi="Calibri" w:cs="Calibri"/>
            <w:b/>
            <w:bCs/>
            <w:lang w:eastAsia="es-MX"/>
          </w:rPr>
          <w:delText>E</w:delText>
        </w:r>
      </w:del>
      <w:r w:rsidRPr="001D59AC">
        <w:rPr>
          <w:rFonts w:ascii="Calibri" w:hAnsi="Calibri" w:cs="Calibri"/>
          <w:b/>
          <w:bCs/>
          <w:lang w:eastAsia="es-MX"/>
        </w:rPr>
        <w:t xml:space="preserve">nergética / </w:t>
      </w:r>
      <w:ins w:author="LauraPGM" w:date="2025-10-06T21:26:00Z" w:id="835">
        <w:r w:rsidR="00430CDF">
          <w:rPr>
            <w:rFonts w:ascii="Calibri" w:hAnsi="Calibri" w:cs="Calibri"/>
            <w:b/>
            <w:bCs/>
            <w:lang w:eastAsia="es-MX"/>
          </w:rPr>
          <w:t>c</w:t>
        </w:r>
      </w:ins>
      <w:del w:author="LauraPGM" w:date="2025-10-06T21:26:00Z" w:id="836">
        <w:r w:rsidRPr="001D59AC" w:rsidDel="00430CDF">
          <w:rPr>
            <w:rFonts w:ascii="Calibri" w:hAnsi="Calibri" w:cs="Calibri"/>
            <w:b/>
            <w:bCs/>
            <w:lang w:eastAsia="es-MX"/>
          </w:rPr>
          <w:delText>C</w:delText>
        </w:r>
      </w:del>
      <w:r w:rsidRPr="001D59AC">
        <w:rPr>
          <w:rFonts w:ascii="Calibri" w:hAnsi="Calibri" w:cs="Calibri"/>
          <w:b/>
          <w:bCs/>
          <w:lang w:eastAsia="es-MX"/>
        </w:rPr>
        <w:t xml:space="preserve">onsumo </w:t>
      </w:r>
      <w:ins w:author="LauraPGM" w:date="2025-10-06T21:26:00Z" w:id="837">
        <w:r w:rsidR="00430CDF">
          <w:rPr>
            <w:rFonts w:ascii="Calibri" w:hAnsi="Calibri" w:cs="Calibri"/>
            <w:b/>
            <w:bCs/>
            <w:lang w:eastAsia="es-MX"/>
          </w:rPr>
          <w:t>e</w:t>
        </w:r>
      </w:ins>
      <w:del w:author="LauraPGM" w:date="2025-10-06T21:26:00Z" w:id="838">
        <w:r w:rsidRPr="001D59AC" w:rsidDel="00430CDF">
          <w:rPr>
            <w:rFonts w:ascii="Calibri" w:hAnsi="Calibri" w:cs="Calibri"/>
            <w:b/>
            <w:bCs/>
            <w:lang w:eastAsia="es-MX"/>
          </w:rPr>
          <w:delText>E</w:delText>
        </w:r>
      </w:del>
      <w:r w:rsidRPr="001D59AC">
        <w:rPr>
          <w:rFonts w:ascii="Calibri" w:hAnsi="Calibri" w:cs="Calibri"/>
          <w:b/>
          <w:bCs/>
          <w:lang w:eastAsia="es-MX"/>
        </w:rPr>
        <w:t>specífico):</w:t>
      </w:r>
    </w:p>
    <w:p w:rsidRPr="001D59AC" w:rsidR="00A0190B" w:rsidP="001D59AC" w:rsidRDefault="00A0190B" w14:paraId="37A058CA" w14:textId="77777777">
      <w:pPr>
        <w:spacing w:line="360" w:lineRule="auto"/>
        <w:rPr>
          <w:rFonts w:ascii="Calibri" w:hAnsi="Calibri" w:cs="Calibri"/>
          <w:lang w:eastAsia="es-MX"/>
        </w:rPr>
      </w:pPr>
    </w:p>
    <w:p w:rsidRPr="001D59AC" w:rsidR="00A0190B" w:rsidP="001D59AC" w:rsidRDefault="00A0190B" w14:paraId="1D7B1979" w14:textId="4BAB981F">
      <w:pPr>
        <w:spacing w:line="360" w:lineRule="auto"/>
        <w:rPr>
          <w:rFonts w:ascii="Calibri" w:hAnsi="Calibri" w:cs="Calibri"/>
          <w:b/>
          <w:iCs/>
          <w:lang w:eastAsia="es-MX"/>
        </w:rPr>
      </w:pPr>
      <w:r w:rsidRPr="001D59AC">
        <w:rPr>
          <w:rFonts w:ascii="Calibri" w:hAnsi="Calibri" w:cs="Calibri"/>
          <w:b/>
          <w:iCs/>
          <w:lang w:eastAsia="es-MX"/>
        </w:rPr>
        <w:t xml:space="preserve">Figura 1. </w:t>
      </w:r>
      <w:r w:rsidRPr="001D59AC" w:rsidR="0006551F">
        <w:rPr>
          <w:rFonts w:ascii="Calibri" w:hAnsi="Calibri" w:cs="Calibri"/>
          <w:b/>
          <w:iCs/>
          <w:lang w:eastAsia="es-MX"/>
        </w:rPr>
        <w:t xml:space="preserve"> F</w:t>
      </w:r>
      <w:ins w:author="LauraPGM" w:date="2025-10-06T21:26:00Z" w:id="839">
        <w:r w:rsidR="00430CDF">
          <w:rPr>
            <w:rFonts w:ascii="Calibri" w:hAnsi="Calibri" w:cs="Calibri"/>
            <w:b/>
            <w:iCs/>
            <w:lang w:eastAsia="es-MX"/>
          </w:rPr>
          <w:t>ó</w:t>
        </w:r>
      </w:ins>
      <w:del w:author="LauraPGM" w:date="2025-10-06T21:26:00Z" w:id="840">
        <w:r w:rsidRPr="001D59AC" w:rsidDel="00430CDF" w:rsidR="0006551F">
          <w:rPr>
            <w:rFonts w:ascii="Calibri" w:hAnsi="Calibri" w:cs="Calibri"/>
            <w:b/>
            <w:iCs/>
            <w:lang w:eastAsia="es-MX"/>
          </w:rPr>
          <w:delText>o</w:delText>
        </w:r>
      </w:del>
      <w:r w:rsidRPr="001D59AC" w:rsidR="0006551F">
        <w:rPr>
          <w:rFonts w:ascii="Calibri" w:hAnsi="Calibri" w:cs="Calibri"/>
          <w:b/>
          <w:iCs/>
          <w:lang w:eastAsia="es-MX"/>
        </w:rPr>
        <w:t>rmula e</w:t>
      </w:r>
      <w:r w:rsidRPr="001D59AC">
        <w:rPr>
          <w:rFonts w:ascii="Calibri" w:hAnsi="Calibri" w:cs="Calibri"/>
          <w:b/>
          <w:iCs/>
          <w:lang w:eastAsia="es-MX"/>
        </w:rPr>
        <w:t xml:space="preserve">cuación 1 – IDE </w:t>
      </w:r>
      <w:ins w:author="LauraPGM" w:date="2025-10-06T21:26:00Z" w:id="841">
        <w:r w:rsidR="00430CDF">
          <w:rPr>
            <w:rFonts w:ascii="Calibri" w:hAnsi="Calibri" w:cs="Calibri"/>
            <w:b/>
            <w:iCs/>
            <w:lang w:eastAsia="es-MX"/>
          </w:rPr>
          <w:t>r</w:t>
        </w:r>
      </w:ins>
      <w:commentRangeStart w:id="842"/>
      <w:del w:author="LauraPGM" w:date="2025-10-06T21:26:00Z" w:id="843">
        <w:r w:rsidRPr="001D59AC" w:rsidDel="00430CDF">
          <w:rPr>
            <w:rFonts w:ascii="Calibri" w:hAnsi="Calibri" w:cs="Calibri"/>
            <w:b/>
            <w:iCs/>
            <w:lang w:eastAsia="es-MX"/>
          </w:rPr>
          <w:delText>R</w:delText>
        </w:r>
      </w:del>
      <w:r w:rsidRPr="001D59AC">
        <w:rPr>
          <w:rFonts w:ascii="Calibri" w:hAnsi="Calibri" w:cs="Calibri"/>
          <w:b/>
          <w:iCs/>
          <w:lang w:eastAsia="es-MX"/>
        </w:rPr>
        <w:t>elativo</w:t>
      </w:r>
      <w:commentRangeEnd w:id="842"/>
      <w:r w:rsidRPr="00D645B6" w:rsidR="00A532F7">
        <w:rPr>
          <w:rStyle w:val="Refdecomentario"/>
          <w:rFonts w:ascii="Calibri" w:hAnsi="Calibri" w:cs="Calibri"/>
          <w:sz w:val="22"/>
          <w:szCs w:val="22"/>
          <w:rPrChange w:author="LauraPGM" w:date="2025-10-01T09:45:00Z" w:id="844">
            <w:rPr>
              <w:rStyle w:val="Refdecomentario"/>
            </w:rPr>
          </w:rPrChange>
        </w:rPr>
        <w:commentReference w:id="842"/>
      </w:r>
    </w:p>
    <w:p w:rsidRPr="001D59AC" w:rsidR="00A0190B" w:rsidP="001D59AC" w:rsidRDefault="00A0190B" w14:paraId="168CF380" w14:textId="77777777">
      <w:pPr>
        <w:spacing w:line="360" w:lineRule="auto"/>
        <w:ind w:left="1440"/>
        <w:jc w:val="center"/>
        <w:rPr>
          <w:rFonts w:ascii="Calibri" w:hAnsi="Calibri" w:cs="Calibri"/>
          <w:lang w:eastAsia="es-MX"/>
        </w:rPr>
      </w:pPr>
    </w:p>
    <w:p w:rsidRPr="001D59AC" w:rsidR="00A0190B" w:rsidP="001D59AC" w:rsidRDefault="00A0190B" w14:paraId="38664659" w14:textId="74541982">
      <w:pPr>
        <w:spacing w:line="360" w:lineRule="auto"/>
        <w:ind w:left="1440"/>
        <w:rPr>
          <w:rFonts w:ascii="Calibri" w:hAnsi="Calibri" w:cs="Calibri"/>
          <w:lang w:eastAsia="es-MX"/>
        </w:rPr>
      </w:pPr>
      <m:oMath>
        <m:r>
          <m:rPr>
            <m:sty m:val="p"/>
          </m:rPr>
          <w:rPr>
            <w:rFonts w:ascii="Cambria Math" w:hAnsi="Cambria Math" w:cs="Calibri"/>
            <w:lang w:eastAsia="es-MX"/>
          </w:rPr>
          <m:t xml:space="preserve">IDE </m:t>
        </m:r>
        <m:r>
          <w:ins w:author="LauraPGM" w:date="2025-10-06T21:27:00Z" w:id="845">
            <m:rPr>
              <m:sty m:val="p"/>
            </m:rPr>
            <w:rPr>
              <w:rFonts w:ascii="Cambria Math" w:hAnsi="Cambria Math" w:cs="Calibri"/>
              <w:lang w:eastAsia="es-MX"/>
            </w:rPr>
            <m:t>r</m:t>
          </w:ins>
        </m:r>
        <m:r>
          <w:del w:author="LauraPGM" w:date="2025-10-06T21:27:00Z" w:id="846">
            <m:rPr>
              <m:sty m:val="p"/>
            </m:rPr>
            <w:rPr>
              <w:rFonts w:ascii="Cambria Math" w:hAnsi="Cambria Math" w:cs="Calibri"/>
              <w:lang w:eastAsia="es-MX"/>
            </w:rPr>
            <m:t>R</m:t>
          </w:del>
        </m:r>
        <m:r>
          <m:rPr>
            <m:sty m:val="p"/>
          </m:rPr>
          <w:rPr>
            <w:rFonts w:ascii="Cambria Math" w:hAnsi="Cambria Math" w:cs="Calibri"/>
            <w:lang w:eastAsia="es-MX"/>
          </w:rPr>
          <m:t>elativo=</m:t>
        </m:r>
        <m:f>
          <m:fPr>
            <m:ctrlPr>
              <w:ins w:author="LauraPGM" w:date="2025-10-09T09:57:00Z" w:id="847">
                <w:rPr>
                  <w:rFonts w:ascii="Cambria Math" w:hAnsi="Cambria Math" w:cs="Calibri"/>
                  <w:lang w:eastAsia="es-MX"/>
                </w:rPr>
              </w:ins>
            </m:ctrlPr>
          </m:fPr>
          <m:num>
            <m:r>
              <m:rPr>
                <m:sty m:val="p"/>
              </m:rPr>
              <w:rPr>
                <w:rFonts w:ascii="Cambria Math" w:hAnsi="Cambria Math" w:cs="Calibri"/>
                <w:lang w:eastAsia="es-MX"/>
              </w:rPr>
              <m:t>Consumo total de energía</m:t>
            </m:r>
          </m:num>
          <m:den>
            <m:r>
              <m:rPr>
                <m:sty m:val="p"/>
              </m:rPr>
              <w:rPr>
                <w:rFonts w:ascii="Cambria Math" w:hAnsi="Cambria Math" w:cs="Calibri"/>
                <w:lang w:eastAsia="es-MX"/>
              </w:rPr>
              <m:t>Variable de actividad o producción</m:t>
            </m:r>
          </m:den>
        </m:f>
      </m:oMath>
      <w:r w:rsidRPr="001D59AC">
        <w:rPr>
          <w:rFonts w:ascii="Calibri" w:hAnsi="Calibri" w:cs="Calibri"/>
          <w:lang w:eastAsia="es-MX"/>
        </w:rPr>
        <w:t xml:space="preserve">   </w:t>
      </w:r>
    </w:p>
    <w:p w:rsidRPr="001D59AC" w:rsidR="00A0190B" w:rsidP="001D59AC" w:rsidRDefault="00A0190B" w14:paraId="46A59DCC" w14:textId="77777777">
      <w:pPr>
        <w:spacing w:line="360" w:lineRule="auto"/>
        <w:ind w:left="1440"/>
        <w:rPr>
          <w:rFonts w:ascii="Calibri" w:hAnsi="Calibri" w:cs="Calibri"/>
          <w:lang w:eastAsia="es-MX"/>
        </w:rPr>
      </w:pPr>
    </w:p>
    <w:p w:rsidRPr="001D59AC" w:rsidR="00A0190B" w:rsidRDefault="00A0190B" w14:paraId="5AA3704D" w14:textId="71CC3562">
      <w:pPr>
        <w:numPr>
          <w:ilvl w:val="1"/>
          <w:numId w:val="149"/>
        </w:numPr>
        <w:spacing w:line="360" w:lineRule="auto"/>
        <w:rPr>
          <w:rFonts w:ascii="Calibri" w:hAnsi="Calibri" w:cs="Calibri"/>
          <w:lang w:eastAsia="es-MX"/>
        </w:rPr>
        <w:pPrChange w:author="LauraPGM" w:date="2025-10-01T13:28:00Z" w:id="848">
          <w:pPr>
            <w:numPr>
              <w:ilvl w:val="1"/>
              <w:numId w:val="101"/>
            </w:numPr>
            <w:tabs>
              <w:tab w:val="num" w:pos="360"/>
              <w:tab w:val="num" w:pos="1440"/>
            </w:tabs>
            <w:spacing w:line="360" w:lineRule="auto"/>
            <w:ind w:left="1440" w:hanging="720"/>
          </w:pPr>
        </w:pPrChange>
      </w:pPr>
      <w:r w:rsidRPr="001D59AC">
        <w:rPr>
          <w:rFonts w:ascii="Calibri" w:hAnsi="Calibri" w:cs="Calibri"/>
          <w:b/>
          <w:bCs/>
          <w:lang w:eastAsia="es-MX"/>
        </w:rPr>
        <w:t xml:space="preserve">Datos </w:t>
      </w:r>
      <w:ins w:author="LauraPGM" w:date="2025-10-09T06:53:00Z" w:id="849">
        <w:r w:rsidR="00595DAA">
          <w:rPr>
            <w:rFonts w:ascii="Calibri" w:hAnsi="Calibri" w:cs="Calibri"/>
            <w:b/>
            <w:bCs/>
            <w:lang w:eastAsia="es-MX"/>
          </w:rPr>
          <w:t>n</w:t>
        </w:r>
      </w:ins>
      <w:del w:author="LauraPGM" w:date="2025-10-09T06:53:00Z" w:id="850">
        <w:r w:rsidRPr="001D59AC" w:rsidDel="00595DAA">
          <w:rPr>
            <w:rFonts w:ascii="Calibri" w:hAnsi="Calibri" w:cs="Calibri"/>
            <w:b/>
            <w:bCs/>
            <w:lang w:eastAsia="es-MX"/>
          </w:rPr>
          <w:delText>N</w:delText>
        </w:r>
      </w:del>
      <w:r w:rsidRPr="001D59AC">
        <w:rPr>
          <w:rFonts w:ascii="Calibri" w:hAnsi="Calibri" w:cs="Calibri"/>
          <w:b/>
          <w:bCs/>
          <w:lang w:eastAsia="es-MX"/>
        </w:rPr>
        <w:t>ecesarios:</w:t>
      </w:r>
      <w:r w:rsidRPr="001D59AC">
        <w:rPr>
          <w:rFonts w:ascii="Calibri" w:hAnsi="Calibri" w:cs="Calibri"/>
          <w:lang w:eastAsia="es-MX"/>
        </w:rPr>
        <w:t xml:space="preserve"> consumo de energía y la medida de actividad / producción para el mismo período.</w:t>
      </w:r>
    </w:p>
    <w:p w:rsidRPr="001D59AC" w:rsidR="00A0190B" w:rsidRDefault="00A0190B" w14:paraId="0AE59151" w14:textId="02407E3F">
      <w:pPr>
        <w:numPr>
          <w:ilvl w:val="1"/>
          <w:numId w:val="149"/>
        </w:numPr>
        <w:spacing w:line="360" w:lineRule="auto"/>
        <w:rPr>
          <w:rFonts w:ascii="Calibri" w:hAnsi="Calibri" w:cs="Calibri"/>
          <w:lang w:eastAsia="es-MX"/>
        </w:rPr>
        <w:pPrChange w:author="LauraPGM" w:date="2025-10-01T13:28:00Z" w:id="851">
          <w:pPr>
            <w:numPr>
              <w:ilvl w:val="1"/>
              <w:numId w:val="101"/>
            </w:numPr>
            <w:tabs>
              <w:tab w:val="num" w:pos="360"/>
              <w:tab w:val="num" w:pos="1440"/>
            </w:tabs>
            <w:spacing w:line="360" w:lineRule="auto"/>
            <w:ind w:left="1440" w:hanging="720"/>
          </w:pPr>
        </w:pPrChange>
      </w:pPr>
      <w:r w:rsidRPr="001D59AC">
        <w:rPr>
          <w:rFonts w:ascii="Calibri" w:hAnsi="Calibri" w:cs="Calibri"/>
          <w:b/>
          <w:bCs/>
          <w:lang w:eastAsia="es-MX"/>
        </w:rPr>
        <w:t>Ejemplo:</w:t>
      </w:r>
      <w:r w:rsidRPr="001D59AC" w:rsidR="0006551F">
        <w:rPr>
          <w:rFonts w:ascii="Calibri" w:hAnsi="Calibri" w:cs="Calibri"/>
          <w:lang w:eastAsia="es-MX"/>
        </w:rPr>
        <w:t xml:space="preserve"> la misma fábrica consume 150.000 </w:t>
      </w:r>
      <w:proofErr w:type="spellStart"/>
      <w:r w:rsidRPr="001D59AC" w:rsidR="0006551F">
        <w:rPr>
          <w:rFonts w:ascii="Calibri" w:hAnsi="Calibri" w:cs="Calibri"/>
          <w:lang w:eastAsia="es-MX"/>
        </w:rPr>
        <w:t>kWh</w:t>
      </w:r>
      <w:proofErr w:type="spellEnd"/>
      <w:r w:rsidRPr="001D59AC" w:rsidR="0006551F">
        <w:rPr>
          <w:rFonts w:ascii="Calibri" w:hAnsi="Calibri" w:cs="Calibri"/>
          <w:lang w:eastAsia="es-MX"/>
        </w:rPr>
        <w:t xml:space="preserve"> en un mes y produce 30.</w:t>
      </w:r>
      <w:r w:rsidRPr="001D59AC">
        <w:rPr>
          <w:rFonts w:ascii="Calibri" w:hAnsi="Calibri" w:cs="Calibri"/>
          <w:lang w:eastAsia="es-MX"/>
        </w:rPr>
        <w:t xml:space="preserve">000 unidades de producto. </w:t>
      </w:r>
    </w:p>
    <w:p w:rsidRPr="001D59AC" w:rsidR="00A0190B" w:rsidRDefault="0006551F" w14:paraId="78C22171" w14:textId="7A85FB5F">
      <w:pPr>
        <w:numPr>
          <w:ilvl w:val="1"/>
          <w:numId w:val="149"/>
        </w:numPr>
        <w:spacing w:line="360" w:lineRule="auto"/>
        <w:rPr>
          <w:rFonts w:ascii="Calibri" w:hAnsi="Calibri" w:cs="Calibri"/>
          <w:lang w:eastAsia="es-MX"/>
        </w:rPr>
        <w:pPrChange w:author="LauraPGM" w:date="2025-10-01T13:28:00Z" w:id="852">
          <w:pPr>
            <w:numPr>
              <w:ilvl w:val="1"/>
              <w:numId w:val="101"/>
            </w:numPr>
            <w:tabs>
              <w:tab w:val="num" w:pos="360"/>
              <w:tab w:val="num" w:pos="1440"/>
            </w:tabs>
            <w:spacing w:line="360" w:lineRule="auto"/>
            <w:ind w:left="1440" w:hanging="720"/>
          </w:pPr>
        </w:pPrChange>
      </w:pPr>
      <w:r w:rsidRPr="001D59AC">
        <w:rPr>
          <w:rFonts w:ascii="Calibri" w:hAnsi="Calibri" w:cs="Calibri"/>
          <w:bCs/>
          <w:lang w:eastAsia="es-MX"/>
        </w:rPr>
        <w:t xml:space="preserve">Intensidad </w:t>
      </w:r>
      <w:ins w:author="LauraPGM" w:date="2025-10-06T21:28:00Z" w:id="853">
        <w:r w:rsidR="009D204B">
          <w:rPr>
            <w:rFonts w:ascii="Calibri" w:hAnsi="Calibri" w:cs="Calibri"/>
            <w:bCs/>
            <w:lang w:eastAsia="es-MX"/>
          </w:rPr>
          <w:t>e</w:t>
        </w:r>
      </w:ins>
      <w:del w:author="LauraPGM" w:date="2025-10-06T21:27:00Z" w:id="854">
        <w:r w:rsidRPr="001D59AC" w:rsidDel="009D204B">
          <w:rPr>
            <w:rFonts w:ascii="Calibri" w:hAnsi="Calibri" w:cs="Calibri"/>
            <w:bCs/>
            <w:lang w:eastAsia="es-MX"/>
          </w:rPr>
          <w:delText>E</w:delText>
        </w:r>
      </w:del>
      <w:r w:rsidRPr="001D59AC">
        <w:rPr>
          <w:rFonts w:ascii="Calibri" w:hAnsi="Calibri" w:cs="Calibri"/>
          <w:bCs/>
          <w:lang w:eastAsia="es-MX"/>
        </w:rPr>
        <w:t>nergética =</w:t>
      </w:r>
      <w:ins w:author="LauraPGM" w:date="2025-10-06T21:28:00Z" w:id="855">
        <w:r w:rsidR="009D204B">
          <w:rPr>
            <w:rFonts w:ascii="Calibri" w:hAnsi="Calibri" w:cs="Calibri"/>
            <w:bCs/>
            <w:lang w:eastAsia="es-MX"/>
          </w:rPr>
          <w:t xml:space="preserve"> </w:t>
        </w:r>
      </w:ins>
      <w:r w:rsidRPr="001D59AC">
        <w:rPr>
          <w:rFonts w:ascii="Calibri" w:hAnsi="Calibri" w:cs="Calibri"/>
          <w:bCs/>
          <w:lang w:eastAsia="es-MX"/>
        </w:rPr>
        <w:t>150.000 </w:t>
      </w:r>
      <w:proofErr w:type="spellStart"/>
      <w:r w:rsidRPr="001D59AC">
        <w:rPr>
          <w:rFonts w:ascii="Calibri" w:hAnsi="Calibri" w:cs="Calibri"/>
          <w:bCs/>
          <w:lang w:eastAsia="es-MX"/>
        </w:rPr>
        <w:t>kWh</w:t>
      </w:r>
      <w:proofErr w:type="spellEnd"/>
      <w:r w:rsidRPr="001D59AC">
        <w:rPr>
          <w:rFonts w:ascii="Calibri" w:hAnsi="Calibri" w:cs="Calibri"/>
          <w:bCs/>
          <w:lang w:eastAsia="es-MX"/>
        </w:rPr>
        <w:t> / 30.</w:t>
      </w:r>
      <w:r w:rsidRPr="001D59AC" w:rsidR="00A0190B">
        <w:rPr>
          <w:rFonts w:ascii="Calibri" w:hAnsi="Calibri" w:cs="Calibri"/>
          <w:bCs/>
          <w:lang w:eastAsia="es-MX"/>
        </w:rPr>
        <w:t>000 unidades = 5 </w:t>
      </w:r>
      <w:proofErr w:type="spellStart"/>
      <w:r w:rsidRPr="001D59AC" w:rsidR="00A0190B">
        <w:rPr>
          <w:rFonts w:ascii="Calibri" w:hAnsi="Calibri" w:cs="Calibri"/>
          <w:bCs/>
          <w:lang w:eastAsia="es-MX"/>
        </w:rPr>
        <w:t>kWh</w:t>
      </w:r>
      <w:proofErr w:type="spellEnd"/>
      <w:r w:rsidRPr="001D59AC">
        <w:rPr>
          <w:rFonts w:ascii="Calibri" w:hAnsi="Calibri" w:cs="Calibri"/>
          <w:bCs/>
          <w:lang w:eastAsia="es-MX"/>
        </w:rPr>
        <w:t xml:space="preserve"> </w:t>
      </w:r>
      <w:r w:rsidRPr="001D59AC" w:rsidR="00A0190B">
        <w:rPr>
          <w:rFonts w:ascii="Calibri" w:hAnsi="Calibri" w:cs="Calibri"/>
          <w:bCs/>
          <w:lang w:eastAsia="es-MX"/>
        </w:rPr>
        <w:t>/</w:t>
      </w:r>
      <w:r w:rsidRPr="001D59AC">
        <w:rPr>
          <w:rFonts w:ascii="Calibri" w:hAnsi="Calibri" w:cs="Calibri"/>
          <w:bCs/>
          <w:lang w:eastAsia="es-MX"/>
        </w:rPr>
        <w:t xml:space="preserve"> </w:t>
      </w:r>
      <w:r w:rsidRPr="001D59AC" w:rsidR="00A0190B">
        <w:rPr>
          <w:rFonts w:ascii="Calibri" w:hAnsi="Calibri" w:cs="Calibri"/>
          <w:bCs/>
          <w:lang w:eastAsia="es-MX"/>
        </w:rPr>
        <w:t>unidad producida</w:t>
      </w:r>
    </w:p>
    <w:p w:rsidRPr="001D59AC" w:rsidR="00A0190B" w:rsidP="001D59AC" w:rsidRDefault="00A0190B" w14:paraId="4A89EFC6" w14:textId="77777777">
      <w:pPr>
        <w:spacing w:line="360" w:lineRule="auto"/>
        <w:ind w:left="2160"/>
        <w:rPr>
          <w:rFonts w:ascii="Calibri" w:hAnsi="Calibri" w:cs="Calibri"/>
          <w:lang w:eastAsia="es-MX"/>
        </w:rPr>
      </w:pPr>
    </w:p>
    <w:p w:rsidRPr="001D59AC" w:rsidR="00A0190B" w:rsidRDefault="00A0190B" w14:paraId="77FD3982" w14:textId="44526365">
      <w:pPr>
        <w:numPr>
          <w:ilvl w:val="0"/>
          <w:numId w:val="73"/>
        </w:numPr>
        <w:spacing w:line="360" w:lineRule="auto"/>
        <w:rPr>
          <w:rFonts w:ascii="Calibri" w:hAnsi="Calibri" w:cs="Calibri"/>
          <w:lang w:eastAsia="es-MX"/>
        </w:rPr>
        <w:pPrChange w:author="LauraPGM" w:date="2025-10-01T09:45:00Z" w:id="856">
          <w:pPr>
            <w:numPr>
              <w:numId w:val="101"/>
            </w:numPr>
            <w:tabs>
              <w:tab w:val="num" w:pos="360"/>
              <w:tab w:val="num" w:pos="720"/>
            </w:tabs>
            <w:spacing w:line="360" w:lineRule="auto"/>
            <w:ind w:left="720" w:hanging="720"/>
          </w:pPr>
        </w:pPrChange>
      </w:pPr>
      <w:proofErr w:type="spellStart"/>
      <w:r w:rsidRPr="001D59AC">
        <w:rPr>
          <w:rFonts w:ascii="Calibri" w:hAnsi="Calibri" w:cs="Calibri"/>
          <w:b/>
          <w:bCs/>
          <w:lang w:eastAsia="es-MX"/>
        </w:rPr>
        <w:t>IDEs</w:t>
      </w:r>
      <w:proofErr w:type="spellEnd"/>
      <w:r w:rsidRPr="001D59AC">
        <w:rPr>
          <w:rFonts w:ascii="Calibri" w:hAnsi="Calibri" w:cs="Calibri"/>
          <w:b/>
          <w:bCs/>
          <w:lang w:eastAsia="es-MX"/>
        </w:rPr>
        <w:t xml:space="preserve"> </w:t>
      </w:r>
      <w:ins w:author="LauraPGM" w:date="2025-10-06T21:28:00Z" w:id="857">
        <w:r w:rsidR="000065F9">
          <w:rPr>
            <w:rFonts w:ascii="Calibri" w:hAnsi="Calibri" w:cs="Calibri"/>
            <w:b/>
            <w:bCs/>
            <w:lang w:eastAsia="es-MX"/>
          </w:rPr>
          <w:t>b</w:t>
        </w:r>
      </w:ins>
      <w:del w:author="LauraPGM" w:date="2025-10-06T21:28:00Z" w:id="858">
        <w:r w:rsidRPr="001D59AC" w:rsidDel="000065F9">
          <w:rPr>
            <w:rFonts w:ascii="Calibri" w:hAnsi="Calibri" w:cs="Calibri"/>
            <w:b/>
            <w:bCs/>
            <w:lang w:eastAsia="es-MX"/>
          </w:rPr>
          <w:delText>B</w:delText>
        </w:r>
      </w:del>
      <w:r w:rsidRPr="001D59AC">
        <w:rPr>
          <w:rFonts w:ascii="Calibri" w:hAnsi="Calibri" w:cs="Calibri"/>
          <w:b/>
          <w:bCs/>
          <w:lang w:eastAsia="es-MX"/>
        </w:rPr>
        <w:t xml:space="preserve">asados en </w:t>
      </w:r>
      <w:ins w:author="LauraPGM" w:date="2025-10-06T21:28:00Z" w:id="859">
        <w:r w:rsidR="000065F9">
          <w:rPr>
            <w:rFonts w:ascii="Calibri" w:hAnsi="Calibri" w:cs="Calibri"/>
            <w:b/>
            <w:bCs/>
            <w:lang w:eastAsia="es-MX"/>
          </w:rPr>
          <w:t>r</w:t>
        </w:r>
      </w:ins>
      <w:del w:author="LauraPGM" w:date="2025-10-06T21:28:00Z" w:id="860">
        <w:r w:rsidRPr="001D59AC" w:rsidDel="000065F9">
          <w:rPr>
            <w:rFonts w:ascii="Calibri" w:hAnsi="Calibri" w:cs="Calibri"/>
            <w:b/>
            <w:bCs/>
            <w:lang w:eastAsia="es-MX"/>
          </w:rPr>
          <w:delText>R</w:delText>
        </w:r>
      </w:del>
      <w:r w:rsidRPr="001D59AC">
        <w:rPr>
          <w:rFonts w:ascii="Calibri" w:hAnsi="Calibri" w:cs="Calibri"/>
          <w:b/>
          <w:bCs/>
          <w:lang w:eastAsia="es-MX"/>
        </w:rPr>
        <w:t>endimiento (</w:t>
      </w:r>
      <w:ins w:author="LauraPGM" w:date="2025-10-06T21:28:00Z" w:id="861">
        <w:r w:rsidR="000065F9">
          <w:rPr>
            <w:rFonts w:ascii="Calibri" w:hAnsi="Calibri" w:cs="Calibri"/>
            <w:b/>
            <w:bCs/>
            <w:lang w:eastAsia="es-MX"/>
          </w:rPr>
          <w:t>e</w:t>
        </w:r>
      </w:ins>
      <w:del w:author="LauraPGM" w:date="2025-10-06T21:28:00Z" w:id="862">
        <w:r w:rsidRPr="001D59AC" w:rsidDel="000065F9">
          <w:rPr>
            <w:rFonts w:ascii="Calibri" w:hAnsi="Calibri" w:cs="Calibri"/>
            <w:b/>
            <w:bCs/>
            <w:lang w:eastAsia="es-MX"/>
          </w:rPr>
          <w:delText>E</w:delText>
        </w:r>
      </w:del>
      <w:r w:rsidRPr="001D59AC">
        <w:rPr>
          <w:rFonts w:ascii="Calibri" w:hAnsi="Calibri" w:cs="Calibri"/>
          <w:b/>
          <w:bCs/>
          <w:lang w:eastAsia="es-MX"/>
        </w:rPr>
        <w:t xml:space="preserve">ficiencia de </w:t>
      </w:r>
      <w:ins w:author="LauraPGM" w:date="2025-10-06T21:28:00Z" w:id="863">
        <w:r w:rsidR="000065F9">
          <w:rPr>
            <w:rFonts w:ascii="Calibri" w:hAnsi="Calibri" w:cs="Calibri"/>
            <w:b/>
            <w:bCs/>
            <w:lang w:eastAsia="es-MX"/>
          </w:rPr>
          <w:t>e</w:t>
        </w:r>
      </w:ins>
      <w:del w:author="LauraPGM" w:date="2025-10-06T21:28:00Z" w:id="864">
        <w:r w:rsidRPr="001D59AC" w:rsidDel="000065F9">
          <w:rPr>
            <w:rFonts w:ascii="Calibri" w:hAnsi="Calibri" w:cs="Calibri"/>
            <w:b/>
            <w:bCs/>
            <w:lang w:eastAsia="es-MX"/>
          </w:rPr>
          <w:delText>E</w:delText>
        </w:r>
      </w:del>
      <w:r w:rsidRPr="001D59AC">
        <w:rPr>
          <w:rFonts w:ascii="Calibri" w:hAnsi="Calibri" w:cs="Calibri"/>
          <w:b/>
          <w:bCs/>
          <w:lang w:eastAsia="es-MX"/>
        </w:rPr>
        <w:t>quipos</w:t>
      </w:r>
      <w:r w:rsidRPr="001D59AC" w:rsidR="0006551F">
        <w:rPr>
          <w:rFonts w:ascii="Calibri" w:hAnsi="Calibri" w:cs="Calibri"/>
          <w:b/>
          <w:bCs/>
          <w:lang w:eastAsia="es-MX"/>
        </w:rPr>
        <w:t xml:space="preserve"> </w:t>
      </w:r>
      <w:r w:rsidRPr="001D59AC">
        <w:rPr>
          <w:rFonts w:ascii="Calibri" w:hAnsi="Calibri" w:cs="Calibri"/>
          <w:b/>
          <w:bCs/>
          <w:lang w:eastAsia="es-MX"/>
        </w:rPr>
        <w:t>/</w:t>
      </w:r>
      <w:r w:rsidRPr="001D59AC" w:rsidR="0006551F">
        <w:rPr>
          <w:rFonts w:ascii="Calibri" w:hAnsi="Calibri" w:cs="Calibri"/>
          <w:b/>
          <w:bCs/>
          <w:lang w:eastAsia="es-MX"/>
        </w:rPr>
        <w:t xml:space="preserve"> </w:t>
      </w:r>
      <w:ins w:author="LauraPGM" w:date="2025-10-06T21:28:00Z" w:id="865">
        <w:r w:rsidR="000065F9">
          <w:rPr>
            <w:rFonts w:ascii="Calibri" w:hAnsi="Calibri" w:cs="Calibri"/>
            <w:b/>
            <w:bCs/>
            <w:lang w:eastAsia="es-MX"/>
          </w:rPr>
          <w:t>s</w:t>
        </w:r>
      </w:ins>
      <w:del w:author="LauraPGM" w:date="2025-10-06T21:28:00Z" w:id="866">
        <w:r w:rsidRPr="001D59AC" w:rsidDel="000065F9">
          <w:rPr>
            <w:rFonts w:ascii="Calibri" w:hAnsi="Calibri" w:cs="Calibri"/>
            <w:b/>
            <w:bCs/>
            <w:lang w:eastAsia="es-MX"/>
          </w:rPr>
          <w:delText>S</w:delText>
        </w:r>
      </w:del>
      <w:r w:rsidRPr="001D59AC">
        <w:rPr>
          <w:rFonts w:ascii="Calibri" w:hAnsi="Calibri" w:cs="Calibri"/>
          <w:b/>
          <w:bCs/>
          <w:lang w:eastAsia="es-MX"/>
        </w:rPr>
        <w:t>istemas):</w:t>
      </w:r>
    </w:p>
    <w:p w:rsidRPr="001D59AC" w:rsidR="00A0190B" w:rsidP="001D59AC" w:rsidRDefault="00A0190B" w14:paraId="48942E2E" w14:textId="77777777">
      <w:pPr>
        <w:spacing w:line="360" w:lineRule="auto"/>
        <w:ind w:left="1440"/>
        <w:rPr>
          <w:rFonts w:ascii="Calibri" w:hAnsi="Calibri" w:cs="Calibri"/>
          <w:lang w:eastAsia="es-MX"/>
        </w:rPr>
      </w:pPr>
    </w:p>
    <w:p w:rsidRPr="001D59AC" w:rsidR="00A0190B" w:rsidP="001D59AC" w:rsidRDefault="00A0190B" w14:paraId="77BC8196" w14:textId="3DE11EAB">
      <w:pPr>
        <w:spacing w:line="360" w:lineRule="auto"/>
        <w:rPr>
          <w:rFonts w:ascii="Calibri" w:hAnsi="Calibri" w:cs="Calibri"/>
          <w:b/>
          <w:iCs/>
          <w:lang w:eastAsia="es-MX"/>
        </w:rPr>
      </w:pPr>
      <w:r w:rsidRPr="001D59AC">
        <w:rPr>
          <w:rFonts w:ascii="Calibri" w:hAnsi="Calibri" w:cs="Calibri"/>
          <w:b/>
          <w:iCs/>
          <w:lang w:eastAsia="es-MX"/>
        </w:rPr>
        <w:t xml:space="preserve">Figura 2. </w:t>
      </w:r>
      <w:r w:rsidRPr="001D59AC" w:rsidR="0006551F">
        <w:rPr>
          <w:rFonts w:ascii="Calibri" w:hAnsi="Calibri" w:cs="Calibri"/>
          <w:b/>
          <w:iCs/>
          <w:lang w:eastAsia="es-MX"/>
        </w:rPr>
        <w:t>F</w:t>
      </w:r>
      <w:ins w:author="LauraPGM" w:date="2025-10-09T06:54:00Z" w:id="867">
        <w:r w:rsidR="00595DAA">
          <w:rPr>
            <w:rFonts w:ascii="Calibri" w:hAnsi="Calibri" w:cs="Calibri"/>
            <w:b/>
            <w:iCs/>
            <w:lang w:eastAsia="es-MX"/>
          </w:rPr>
          <w:t>ó</w:t>
        </w:r>
      </w:ins>
      <w:del w:author="LauraPGM" w:date="2025-10-09T06:54:00Z" w:id="868">
        <w:r w:rsidRPr="001D59AC" w:rsidDel="00595DAA" w:rsidR="0006551F">
          <w:rPr>
            <w:rFonts w:ascii="Calibri" w:hAnsi="Calibri" w:cs="Calibri"/>
            <w:b/>
            <w:iCs/>
            <w:lang w:eastAsia="es-MX"/>
          </w:rPr>
          <w:delText>o</w:delText>
        </w:r>
      </w:del>
      <w:r w:rsidRPr="001D59AC" w:rsidR="0006551F">
        <w:rPr>
          <w:rFonts w:ascii="Calibri" w:hAnsi="Calibri" w:cs="Calibri"/>
          <w:b/>
          <w:iCs/>
          <w:lang w:eastAsia="es-MX"/>
        </w:rPr>
        <w:t>rmula e</w:t>
      </w:r>
      <w:r w:rsidRPr="001D59AC">
        <w:rPr>
          <w:rFonts w:ascii="Calibri" w:hAnsi="Calibri" w:cs="Calibri"/>
          <w:b/>
          <w:iCs/>
          <w:lang w:eastAsia="es-MX"/>
        </w:rPr>
        <w:t xml:space="preserve">cuación 2 – IDE basado en </w:t>
      </w:r>
      <w:commentRangeStart w:id="869"/>
      <w:r w:rsidRPr="001D59AC">
        <w:rPr>
          <w:rFonts w:ascii="Calibri" w:hAnsi="Calibri" w:cs="Calibri"/>
          <w:b/>
          <w:iCs/>
          <w:lang w:eastAsia="es-MX"/>
        </w:rPr>
        <w:t>rendimiento</w:t>
      </w:r>
      <w:commentRangeEnd w:id="869"/>
      <w:r w:rsidRPr="00D645B6" w:rsidR="0006551F">
        <w:rPr>
          <w:rStyle w:val="Refdecomentario"/>
          <w:rFonts w:ascii="Calibri" w:hAnsi="Calibri" w:cs="Calibri"/>
          <w:sz w:val="22"/>
          <w:szCs w:val="22"/>
          <w:rPrChange w:author="LauraPGM" w:date="2025-10-01T09:45:00Z" w:id="870">
            <w:rPr>
              <w:rStyle w:val="Refdecomentario"/>
            </w:rPr>
          </w:rPrChange>
        </w:rPr>
        <w:commentReference w:id="869"/>
      </w:r>
    </w:p>
    <w:p w:rsidRPr="001D59AC" w:rsidR="00A0190B" w:rsidP="001D59AC" w:rsidRDefault="00A0190B" w14:paraId="15C44065" w14:textId="77777777">
      <w:pPr>
        <w:spacing w:line="360" w:lineRule="auto"/>
        <w:ind w:left="1440"/>
        <w:rPr>
          <w:rFonts w:ascii="Calibri" w:hAnsi="Calibri" w:cs="Calibri"/>
          <w:lang w:eastAsia="es-MX"/>
        </w:rPr>
      </w:pPr>
    </w:p>
    <w:p w:rsidRPr="001D59AC" w:rsidR="00A0190B" w:rsidP="001D59AC" w:rsidRDefault="00A0190B" w14:paraId="24E7218F" w14:textId="5440A050">
      <w:pPr>
        <w:spacing w:line="360" w:lineRule="auto"/>
        <w:ind w:left="1440"/>
        <w:rPr>
          <w:rFonts w:ascii="Calibri" w:hAnsi="Calibri" w:cs="Calibri"/>
          <w:lang w:eastAsia="es-MX"/>
        </w:rPr>
      </w:pPr>
      <m:oMathPara>
        <m:oMathParaPr>
          <m:jc m:val="left"/>
        </m:oMathParaPr>
        <m:oMath>
          <m:r>
            <m:rPr>
              <m:sty m:val="p"/>
            </m:rPr>
            <w:rPr>
              <w:rFonts w:ascii="Cambria Math" w:hAnsi="Cambria Math" w:cs="Calibri"/>
              <w:lang w:eastAsia="es-MX"/>
            </w:rPr>
            <m:t xml:space="preserve">Eficiencia </m:t>
          </m:r>
          <m:d>
            <m:dPr>
              <m:ctrlPr>
                <w:ins w:author="LauraPGM" w:date="2025-10-09T09:57:00Z" w:id="871">
                  <w:rPr>
                    <w:rFonts w:ascii="Cambria Math" w:hAnsi="Cambria Math" w:cs="Calibri"/>
                    <w:lang w:eastAsia="es-MX"/>
                  </w:rPr>
                </w:ins>
              </m:ctrlPr>
            </m:dPr>
            <m:e>
              <m:r>
                <m:rPr>
                  <m:sty m:val="p"/>
                </m:rPr>
                <w:rPr>
                  <w:rFonts w:ascii="Cambria Math" w:hAnsi="Cambria Math" w:cs="Calibri"/>
                  <w:lang w:eastAsia="es-MX"/>
                </w:rPr>
                <m:t xml:space="preserve"> %</m:t>
              </m:r>
            </m:e>
          </m:d>
          <m:r>
            <m:rPr>
              <m:sty m:val="p"/>
            </m:rPr>
            <w:rPr>
              <w:rFonts w:ascii="Cambria Math" w:hAnsi="Cambria Math" w:cs="Calibri"/>
              <w:lang w:eastAsia="es-MX"/>
            </w:rPr>
            <m:t>=</m:t>
          </m:r>
          <m:d>
            <m:dPr>
              <m:ctrlPr>
                <w:ins w:author="LauraPGM" w:date="2025-10-09T09:57:00Z" w:id="872">
                  <w:rPr>
                    <w:rFonts w:ascii="Cambria Math" w:hAnsi="Cambria Math" w:cs="Calibri"/>
                    <w:lang w:eastAsia="es-MX"/>
                  </w:rPr>
                </w:ins>
              </m:ctrlPr>
            </m:dPr>
            <m:e>
              <m:f>
                <m:fPr>
                  <m:ctrlPr>
                    <w:ins w:author="LauraPGM" w:date="2025-10-09T09:57:00Z" w:id="873">
                      <w:rPr>
                        <w:rFonts w:ascii="Cambria Math" w:hAnsi="Cambria Math" w:cs="Calibri"/>
                        <w:lang w:eastAsia="es-MX"/>
                      </w:rPr>
                    </w:ins>
                  </m:ctrlPr>
                </m:fPr>
                <m:num>
                  <m:r>
                    <m:rPr>
                      <m:sty m:val="p"/>
                    </m:rPr>
                    <w:rPr>
                      <w:rFonts w:ascii="Cambria Math" w:hAnsi="Cambria Math" w:cs="Calibri"/>
                      <w:lang w:eastAsia="es-MX"/>
                    </w:rPr>
                    <m:t>Energía util de salida</m:t>
                  </m:r>
                </m:num>
                <m:den>
                  <m:r>
                    <m:rPr>
                      <m:sty m:val="p"/>
                    </m:rPr>
                    <w:rPr>
                      <w:rFonts w:ascii="Cambria Math" w:hAnsi="Cambria Math" w:cs="Calibri"/>
                      <w:lang w:eastAsia="es-MX"/>
                    </w:rPr>
                    <m:t>Energía de entrada</m:t>
                  </m:r>
                </m:den>
              </m:f>
            </m:e>
          </m:d>
          <m:r>
            <w:ins w:author="LauraPGM" w:date="2025-10-06T21:29:00Z" w:id="874">
              <m:rPr>
                <m:sty m:val="p"/>
              </m:rPr>
              <w:rPr>
                <w:rFonts w:ascii="Cambria Math" w:hAnsi="Cambria Math" w:cs="Calibri"/>
                <w:lang w:eastAsia="es-MX"/>
              </w:rPr>
              <m:t xml:space="preserve"> </m:t>
            </w:ins>
          </m:r>
          <m:r>
            <m:rPr>
              <m:sty m:val="p"/>
            </m:rPr>
            <w:rPr>
              <w:rFonts w:ascii="Cambria Math" w:hAnsi="Cambria Math" w:cs="Calibri"/>
              <w:lang w:eastAsia="es-MX"/>
            </w:rPr>
            <m:t>x 100</m:t>
          </m:r>
        </m:oMath>
      </m:oMathPara>
    </w:p>
    <w:p w:rsidRPr="001D59AC" w:rsidR="00A0190B" w:rsidP="001D59AC" w:rsidRDefault="00A0190B" w14:paraId="51FF2DA2" w14:textId="77777777">
      <w:pPr>
        <w:spacing w:line="360" w:lineRule="auto"/>
        <w:ind w:left="1440"/>
        <w:rPr>
          <w:rFonts w:ascii="Calibri" w:hAnsi="Calibri" w:cs="Calibri"/>
          <w:lang w:eastAsia="es-MX"/>
        </w:rPr>
      </w:pPr>
    </w:p>
    <w:p w:rsidRPr="001D59AC" w:rsidR="00A0190B" w:rsidRDefault="00A0190B" w14:paraId="45869304" w14:textId="6C1A524D">
      <w:pPr>
        <w:numPr>
          <w:ilvl w:val="1"/>
          <w:numId w:val="150"/>
        </w:numPr>
        <w:spacing w:line="360" w:lineRule="auto"/>
        <w:rPr>
          <w:rFonts w:ascii="Calibri" w:hAnsi="Calibri" w:cs="Calibri"/>
          <w:lang w:eastAsia="es-MX"/>
        </w:rPr>
        <w:pPrChange w:author="LauraPGM" w:date="2025-10-01T13:29:00Z" w:id="875">
          <w:pPr>
            <w:numPr>
              <w:ilvl w:val="1"/>
              <w:numId w:val="101"/>
            </w:numPr>
            <w:tabs>
              <w:tab w:val="num" w:pos="360"/>
              <w:tab w:val="num" w:pos="1440"/>
            </w:tabs>
            <w:spacing w:line="360" w:lineRule="auto"/>
            <w:ind w:left="1440" w:hanging="720"/>
          </w:pPr>
        </w:pPrChange>
      </w:pPr>
      <w:r w:rsidRPr="001D59AC">
        <w:rPr>
          <w:rFonts w:ascii="Calibri" w:hAnsi="Calibri" w:cs="Calibri"/>
          <w:b/>
          <w:bCs/>
          <w:lang w:eastAsia="es-MX"/>
        </w:rPr>
        <w:t xml:space="preserve">Datos </w:t>
      </w:r>
      <w:ins w:author="LauraPGM" w:date="2025-10-06T21:29:00Z" w:id="876">
        <w:r w:rsidR="0001630B">
          <w:rPr>
            <w:rFonts w:ascii="Calibri" w:hAnsi="Calibri" w:cs="Calibri"/>
            <w:b/>
            <w:bCs/>
            <w:lang w:eastAsia="es-MX"/>
          </w:rPr>
          <w:t>n</w:t>
        </w:r>
      </w:ins>
      <w:del w:author="LauraPGM" w:date="2025-10-06T21:29:00Z" w:id="877">
        <w:r w:rsidRPr="001D59AC" w:rsidDel="0001630B">
          <w:rPr>
            <w:rFonts w:ascii="Calibri" w:hAnsi="Calibri" w:cs="Calibri"/>
            <w:b/>
            <w:bCs/>
            <w:lang w:eastAsia="es-MX"/>
          </w:rPr>
          <w:delText>N</w:delText>
        </w:r>
      </w:del>
      <w:r w:rsidRPr="001D59AC">
        <w:rPr>
          <w:rFonts w:ascii="Calibri" w:hAnsi="Calibri" w:cs="Calibri"/>
          <w:b/>
          <w:bCs/>
          <w:lang w:eastAsia="es-MX"/>
        </w:rPr>
        <w:t>ecesarios:</w:t>
      </w:r>
      <w:r w:rsidRPr="001D59AC">
        <w:rPr>
          <w:rFonts w:ascii="Calibri" w:hAnsi="Calibri" w:cs="Calibri"/>
          <w:lang w:eastAsia="es-MX"/>
        </w:rPr>
        <w:t xml:space="preserve"> medidas de la energía que el equipo produce (útil) y la energía que consume (entrada).</w:t>
      </w:r>
    </w:p>
    <w:p w:rsidRPr="001D59AC" w:rsidR="00A0190B" w:rsidRDefault="00A0190B" w14:paraId="371375DC" w14:textId="7F17AF5E">
      <w:pPr>
        <w:numPr>
          <w:ilvl w:val="1"/>
          <w:numId w:val="150"/>
        </w:numPr>
        <w:spacing w:line="360" w:lineRule="auto"/>
        <w:rPr>
          <w:rFonts w:ascii="Calibri" w:hAnsi="Calibri" w:cs="Calibri"/>
          <w:lang w:eastAsia="es-MX"/>
        </w:rPr>
        <w:pPrChange w:author="LauraPGM" w:date="2025-10-01T13:29:00Z" w:id="878">
          <w:pPr>
            <w:numPr>
              <w:ilvl w:val="1"/>
              <w:numId w:val="101"/>
            </w:numPr>
            <w:tabs>
              <w:tab w:val="num" w:pos="360"/>
              <w:tab w:val="num" w:pos="1440"/>
            </w:tabs>
            <w:spacing w:line="360" w:lineRule="auto"/>
            <w:ind w:left="1440" w:hanging="720"/>
          </w:pPr>
        </w:pPrChange>
      </w:pPr>
      <w:r w:rsidRPr="001D59AC">
        <w:rPr>
          <w:rFonts w:ascii="Calibri" w:hAnsi="Calibri" w:cs="Calibri"/>
          <w:b/>
          <w:bCs/>
          <w:lang w:eastAsia="es-MX"/>
        </w:rPr>
        <w:t>Ejemplo:</w:t>
      </w:r>
      <w:r w:rsidRPr="001D59AC" w:rsidR="0006551F">
        <w:rPr>
          <w:rFonts w:ascii="Calibri" w:hAnsi="Calibri" w:cs="Calibri"/>
          <w:lang w:eastAsia="es-MX"/>
        </w:rPr>
        <w:t xml:space="preserve"> una caldera consume 1.</w:t>
      </w:r>
      <w:r w:rsidRPr="001D59AC">
        <w:rPr>
          <w:rFonts w:ascii="Calibri" w:hAnsi="Calibri" w:cs="Calibri"/>
          <w:lang w:eastAsia="es-MX"/>
        </w:rPr>
        <w:t xml:space="preserve">000 unidades de energía de combustible y produce 850 unidades de energía en forma de vapor útil. </w:t>
      </w:r>
    </w:p>
    <w:p w:rsidRPr="001D59AC" w:rsidR="00A0190B" w:rsidRDefault="00A0190B" w14:paraId="0D4894E5" w14:textId="67CDB507">
      <w:pPr>
        <w:numPr>
          <w:ilvl w:val="1"/>
          <w:numId w:val="150"/>
        </w:numPr>
        <w:spacing w:line="360" w:lineRule="auto"/>
        <w:rPr>
          <w:rFonts w:ascii="Calibri" w:hAnsi="Calibri" w:cs="Calibri"/>
          <w:lang w:eastAsia="es-MX"/>
        </w:rPr>
        <w:pPrChange w:author="LauraPGM" w:date="2025-10-01T13:29:00Z" w:id="879">
          <w:pPr>
            <w:numPr>
              <w:ilvl w:val="1"/>
              <w:numId w:val="101"/>
            </w:numPr>
            <w:tabs>
              <w:tab w:val="num" w:pos="360"/>
              <w:tab w:val="num" w:pos="1440"/>
            </w:tabs>
            <w:spacing w:line="360" w:lineRule="auto"/>
            <w:ind w:left="1440" w:hanging="720"/>
          </w:pPr>
        </w:pPrChange>
      </w:pPr>
      <w:r w:rsidRPr="001D59AC">
        <w:rPr>
          <w:rFonts w:ascii="Calibri" w:hAnsi="Calibri" w:cs="Calibri"/>
          <w:bCs/>
          <w:lang w:eastAsia="es-MX"/>
        </w:rPr>
        <w:t>Eficiencia de</w:t>
      </w:r>
      <w:r w:rsidRPr="001D59AC" w:rsidR="0006551F">
        <w:rPr>
          <w:rFonts w:ascii="Calibri" w:hAnsi="Calibri" w:cs="Calibri"/>
          <w:bCs/>
          <w:lang w:eastAsia="es-MX"/>
        </w:rPr>
        <w:t xml:space="preserve"> la </w:t>
      </w:r>
      <w:ins w:author="LauraPGM" w:date="2025-10-06T21:29:00Z" w:id="880">
        <w:r w:rsidR="0001630B">
          <w:rPr>
            <w:rFonts w:ascii="Calibri" w:hAnsi="Calibri" w:cs="Calibri"/>
            <w:bCs/>
            <w:lang w:eastAsia="es-MX"/>
          </w:rPr>
          <w:t>c</w:t>
        </w:r>
      </w:ins>
      <w:del w:author="LauraPGM" w:date="2025-10-06T21:29:00Z" w:id="881">
        <w:r w:rsidRPr="001D59AC" w:rsidDel="0001630B" w:rsidR="0006551F">
          <w:rPr>
            <w:rFonts w:ascii="Calibri" w:hAnsi="Calibri" w:cs="Calibri"/>
            <w:bCs/>
            <w:lang w:eastAsia="es-MX"/>
          </w:rPr>
          <w:delText>C</w:delText>
        </w:r>
      </w:del>
      <w:r w:rsidRPr="001D59AC" w:rsidR="0006551F">
        <w:rPr>
          <w:rFonts w:ascii="Calibri" w:hAnsi="Calibri" w:cs="Calibri"/>
          <w:bCs/>
          <w:lang w:eastAsia="es-MX"/>
        </w:rPr>
        <w:t>aldera = (850 unidades / 1.</w:t>
      </w:r>
      <w:r w:rsidRPr="001D59AC">
        <w:rPr>
          <w:rFonts w:ascii="Calibri" w:hAnsi="Calibri" w:cs="Calibri"/>
          <w:bCs/>
          <w:lang w:eastAsia="es-MX"/>
        </w:rPr>
        <w:t xml:space="preserve">000 unidades) × 100 </w:t>
      </w:r>
      <w:del w:author="LauraPGM" w:date="2025-10-06T21:29:00Z" w:id="882">
        <w:r w:rsidRPr="001D59AC" w:rsidDel="0001630B">
          <w:rPr>
            <w:rFonts w:ascii="Calibri" w:hAnsi="Calibri" w:cs="Calibri"/>
            <w:bCs/>
            <w:lang w:eastAsia="es-MX"/>
          </w:rPr>
          <w:delText xml:space="preserve"> </w:delText>
        </w:r>
      </w:del>
      <w:r w:rsidRPr="001D59AC">
        <w:rPr>
          <w:rFonts w:ascii="Calibri" w:hAnsi="Calibri" w:cs="Calibri"/>
          <w:bCs/>
          <w:lang w:eastAsia="es-MX"/>
        </w:rPr>
        <w:t xml:space="preserve">% = 85 </w:t>
      </w:r>
      <w:del w:author="LauraPGM" w:date="2025-10-06T21:29:00Z" w:id="883">
        <w:r w:rsidRPr="001D59AC" w:rsidDel="0001630B">
          <w:rPr>
            <w:rFonts w:ascii="Calibri" w:hAnsi="Calibri" w:cs="Calibri"/>
            <w:bCs/>
            <w:lang w:eastAsia="es-MX"/>
          </w:rPr>
          <w:delText xml:space="preserve"> </w:delText>
        </w:r>
      </w:del>
      <w:r w:rsidRPr="001D59AC">
        <w:rPr>
          <w:rFonts w:ascii="Calibri" w:hAnsi="Calibri" w:cs="Calibri"/>
          <w:bCs/>
          <w:lang w:eastAsia="es-MX"/>
        </w:rPr>
        <w:t>%</w:t>
      </w:r>
    </w:p>
    <w:p w:rsidRPr="001D59AC" w:rsidR="00A0190B" w:rsidP="001D59AC" w:rsidRDefault="00A0190B" w14:paraId="3484C898" w14:textId="77777777">
      <w:pPr>
        <w:spacing w:line="360" w:lineRule="auto"/>
        <w:ind w:left="2160"/>
        <w:rPr>
          <w:rFonts w:ascii="Calibri" w:hAnsi="Calibri" w:cs="Calibri"/>
          <w:lang w:eastAsia="es-MX"/>
        </w:rPr>
      </w:pPr>
    </w:p>
    <w:p w:rsidRPr="001D59AC" w:rsidR="00A0190B" w:rsidRDefault="00A0190B" w14:paraId="651039EC" w14:textId="6885330B">
      <w:pPr>
        <w:spacing w:line="360" w:lineRule="auto"/>
        <w:rPr>
          <w:rFonts w:ascii="Calibri" w:hAnsi="Calibri" w:cs="Calibri"/>
          <w:lang w:eastAsia="es-MX"/>
        </w:rPr>
        <w:pPrChange w:author="LauraPGM" w:date="2025-10-01T11:26:00Z" w:id="884">
          <w:pPr>
            <w:spacing w:line="360" w:lineRule="auto"/>
            <w:ind w:left="1440"/>
          </w:pPr>
        </w:pPrChange>
      </w:pPr>
      <w:r w:rsidRPr="001D59AC">
        <w:rPr>
          <w:rFonts w:ascii="Calibri" w:hAnsi="Calibri" w:cs="Calibri"/>
          <w:b/>
          <w:iCs/>
          <w:lang w:eastAsia="es-MX"/>
        </w:rPr>
        <w:t>Nota:</w:t>
      </w:r>
      <w:r w:rsidRPr="001D59AC" w:rsidR="0006551F">
        <w:rPr>
          <w:rFonts w:ascii="Calibri" w:hAnsi="Calibri" w:cs="Calibri"/>
          <w:iCs/>
          <w:lang w:eastAsia="es-MX"/>
        </w:rPr>
        <w:t xml:space="preserve"> p</w:t>
      </w:r>
      <w:r w:rsidRPr="001D59AC">
        <w:rPr>
          <w:rFonts w:ascii="Calibri" w:hAnsi="Calibri" w:cs="Calibri"/>
          <w:iCs/>
          <w:lang w:eastAsia="es-MX"/>
        </w:rPr>
        <w:t>ara Coeficiente de Rendimiento (COP) en sistemas de refrigeración</w:t>
      </w:r>
      <w:r w:rsidRPr="001D59AC" w:rsidR="0006551F">
        <w:rPr>
          <w:rFonts w:ascii="Calibri" w:hAnsi="Calibri" w:cs="Calibri"/>
          <w:iCs/>
          <w:lang w:eastAsia="es-MX"/>
        </w:rPr>
        <w:t xml:space="preserve"> </w:t>
      </w:r>
      <w:r w:rsidRPr="001D59AC">
        <w:rPr>
          <w:rFonts w:ascii="Calibri" w:hAnsi="Calibri" w:cs="Calibri"/>
          <w:iCs/>
          <w:lang w:eastAsia="es-MX"/>
        </w:rPr>
        <w:t>/</w:t>
      </w:r>
      <w:r w:rsidRPr="001D59AC" w:rsidR="0006551F">
        <w:rPr>
          <w:rFonts w:ascii="Calibri" w:hAnsi="Calibri" w:cs="Calibri"/>
          <w:iCs/>
          <w:lang w:eastAsia="es-MX"/>
        </w:rPr>
        <w:t xml:space="preserve"> </w:t>
      </w:r>
      <w:r w:rsidRPr="001D59AC">
        <w:rPr>
          <w:rFonts w:ascii="Calibri" w:hAnsi="Calibri" w:cs="Calibri"/>
          <w:iCs/>
          <w:lang w:eastAsia="es-MX"/>
        </w:rPr>
        <w:t xml:space="preserve">calefacción, la fórmula es simplemente </w:t>
      </w:r>
      <w:ins w:author="LauraPGM" w:date="2025-10-06T21:30:00Z" w:id="885">
        <w:r w:rsidR="002C27FA">
          <w:rPr>
            <w:rFonts w:ascii="Calibri" w:hAnsi="Calibri" w:cs="Calibri"/>
            <w:iCs/>
            <w:lang w:eastAsia="es-MX"/>
          </w:rPr>
          <w:t>s</w:t>
        </w:r>
      </w:ins>
      <w:del w:author="LauraPGM" w:date="2025-10-06T21:30:00Z" w:id="886">
        <w:r w:rsidRPr="001D59AC" w:rsidDel="002C27FA">
          <w:rPr>
            <w:rFonts w:ascii="Calibri" w:hAnsi="Calibri" w:cs="Calibri"/>
            <w:iCs/>
            <w:lang w:eastAsia="es-MX"/>
          </w:rPr>
          <w:delText>S</w:delText>
        </w:r>
      </w:del>
      <w:r w:rsidRPr="001D59AC">
        <w:rPr>
          <w:rFonts w:ascii="Calibri" w:hAnsi="Calibri" w:cs="Calibri"/>
          <w:iCs/>
          <w:lang w:eastAsia="es-MX"/>
        </w:rPr>
        <w:t xml:space="preserve">alida de </w:t>
      </w:r>
      <w:ins w:author="LauraPGM" w:date="2025-10-06T21:30:00Z" w:id="887">
        <w:r w:rsidR="002C27FA">
          <w:rPr>
            <w:rFonts w:ascii="Calibri" w:hAnsi="Calibri" w:cs="Calibri"/>
            <w:iCs/>
            <w:lang w:eastAsia="es-MX"/>
          </w:rPr>
          <w:t>c</w:t>
        </w:r>
      </w:ins>
      <w:del w:author="LauraPGM" w:date="2025-10-06T21:30:00Z" w:id="888">
        <w:r w:rsidRPr="001D59AC" w:rsidDel="002C27FA">
          <w:rPr>
            <w:rFonts w:ascii="Calibri" w:hAnsi="Calibri" w:cs="Calibri"/>
            <w:iCs/>
            <w:lang w:eastAsia="es-MX"/>
          </w:rPr>
          <w:delText>C</w:delText>
        </w:r>
      </w:del>
      <w:r w:rsidRPr="001D59AC">
        <w:rPr>
          <w:rFonts w:ascii="Calibri" w:hAnsi="Calibri" w:cs="Calibri"/>
          <w:iCs/>
          <w:lang w:eastAsia="es-MX"/>
        </w:rPr>
        <w:t xml:space="preserve">alor / </w:t>
      </w:r>
      <w:ins w:author="LauraPGM" w:date="2025-10-06T21:30:00Z" w:id="889">
        <w:r w:rsidR="002C27FA">
          <w:rPr>
            <w:rFonts w:ascii="Calibri" w:hAnsi="Calibri" w:cs="Calibri"/>
            <w:iCs/>
            <w:lang w:eastAsia="es-MX"/>
          </w:rPr>
          <w:t>f</w:t>
        </w:r>
      </w:ins>
      <w:del w:author="LauraPGM" w:date="2025-10-06T21:30:00Z" w:id="890">
        <w:r w:rsidRPr="001D59AC" w:rsidDel="002C27FA">
          <w:rPr>
            <w:rFonts w:ascii="Calibri" w:hAnsi="Calibri" w:cs="Calibri"/>
            <w:iCs/>
            <w:lang w:eastAsia="es-MX"/>
          </w:rPr>
          <w:delText>F</w:delText>
        </w:r>
      </w:del>
      <w:r w:rsidRPr="001D59AC">
        <w:rPr>
          <w:rFonts w:ascii="Calibri" w:hAnsi="Calibri" w:cs="Calibri"/>
          <w:iCs/>
          <w:lang w:eastAsia="es-MX"/>
        </w:rPr>
        <w:t xml:space="preserve">río / </w:t>
      </w:r>
      <w:ins w:author="LauraPGM" w:date="2025-10-06T21:30:00Z" w:id="891">
        <w:r w:rsidR="002C27FA">
          <w:rPr>
            <w:rFonts w:ascii="Calibri" w:hAnsi="Calibri" w:cs="Calibri"/>
            <w:iCs/>
            <w:lang w:eastAsia="es-MX"/>
          </w:rPr>
          <w:t>e</w:t>
        </w:r>
      </w:ins>
      <w:del w:author="LauraPGM" w:date="2025-10-06T21:30:00Z" w:id="892">
        <w:r w:rsidRPr="001D59AC" w:rsidDel="002C27FA">
          <w:rPr>
            <w:rFonts w:ascii="Calibri" w:hAnsi="Calibri" w:cs="Calibri"/>
            <w:iCs/>
            <w:lang w:eastAsia="es-MX"/>
          </w:rPr>
          <w:delText>E</w:delText>
        </w:r>
      </w:del>
      <w:r w:rsidRPr="001D59AC">
        <w:rPr>
          <w:rFonts w:ascii="Calibri" w:hAnsi="Calibri" w:cs="Calibri"/>
          <w:iCs/>
          <w:lang w:eastAsia="es-MX"/>
        </w:rPr>
        <w:t xml:space="preserve">ntrada </w:t>
      </w:r>
      <w:ins w:author="LauraPGM" w:date="2025-10-06T21:30:00Z" w:id="893">
        <w:r w:rsidR="002C27FA">
          <w:rPr>
            <w:rFonts w:ascii="Calibri" w:hAnsi="Calibri" w:cs="Calibri"/>
            <w:iCs/>
            <w:lang w:eastAsia="es-MX"/>
          </w:rPr>
          <w:t>e</w:t>
        </w:r>
      </w:ins>
      <w:del w:author="LauraPGM" w:date="2025-10-06T21:30:00Z" w:id="894">
        <w:r w:rsidRPr="001D59AC" w:rsidDel="002C27FA">
          <w:rPr>
            <w:rFonts w:ascii="Calibri" w:hAnsi="Calibri" w:cs="Calibri"/>
            <w:iCs/>
            <w:lang w:eastAsia="es-MX"/>
          </w:rPr>
          <w:delText>E</w:delText>
        </w:r>
      </w:del>
      <w:r w:rsidRPr="001D59AC">
        <w:rPr>
          <w:rFonts w:ascii="Calibri" w:hAnsi="Calibri" w:cs="Calibri"/>
          <w:iCs/>
          <w:lang w:eastAsia="es-MX"/>
        </w:rPr>
        <w:t>léctrica. Un COP de 3.0 significa 3 unidades de frío por cada 1 unidad eléctrica.</w:t>
      </w:r>
    </w:p>
    <w:p w:rsidRPr="001D59AC" w:rsidR="00A0190B" w:rsidP="001D59AC" w:rsidRDefault="00A0190B" w14:paraId="3A8AF03F" w14:textId="77777777">
      <w:pPr>
        <w:spacing w:line="360" w:lineRule="auto"/>
        <w:ind w:left="1440"/>
        <w:rPr>
          <w:rFonts w:ascii="Calibri" w:hAnsi="Calibri" w:cs="Calibri"/>
          <w:lang w:eastAsia="es-MX"/>
        </w:rPr>
      </w:pPr>
    </w:p>
    <w:p w:rsidR="0082778F" w:rsidRDefault="00A0190B" w14:paraId="73BDF30E" w14:textId="11C93A92">
      <w:pPr>
        <w:numPr>
          <w:ilvl w:val="0"/>
          <w:numId w:val="73"/>
        </w:numPr>
        <w:spacing w:line="360" w:lineRule="auto"/>
        <w:rPr>
          <w:ins w:author="LauraPGM" w:date="2025-10-06T21:34:00Z" w:id="895"/>
          <w:rFonts w:ascii="Calibri" w:hAnsi="Calibri" w:cs="Calibri"/>
          <w:lang w:eastAsia="es-MX"/>
        </w:rPr>
        <w:pPrChange w:author="LauraPGM" w:date="2025-10-06T21:34:00Z" w:id="896">
          <w:pPr>
            <w:numPr>
              <w:numId w:val="101"/>
            </w:numPr>
            <w:tabs>
              <w:tab w:val="num" w:pos="360"/>
              <w:tab w:val="num" w:pos="720"/>
            </w:tabs>
            <w:spacing w:line="360" w:lineRule="auto"/>
            <w:ind w:left="720" w:hanging="720"/>
          </w:pPr>
        </w:pPrChange>
      </w:pPr>
      <w:proofErr w:type="spellStart"/>
      <w:r w:rsidRPr="001D59AC">
        <w:rPr>
          <w:rFonts w:ascii="Calibri" w:hAnsi="Calibri" w:cs="Calibri"/>
          <w:b/>
          <w:bCs/>
          <w:lang w:eastAsia="es-MX"/>
        </w:rPr>
        <w:t>IDEs</w:t>
      </w:r>
      <w:proofErr w:type="spellEnd"/>
      <w:r w:rsidRPr="001D59AC">
        <w:rPr>
          <w:rFonts w:ascii="Calibri" w:hAnsi="Calibri" w:cs="Calibri"/>
          <w:b/>
          <w:bCs/>
          <w:lang w:eastAsia="es-MX"/>
        </w:rPr>
        <w:t xml:space="preserve"> </w:t>
      </w:r>
      <w:ins w:author="LauraPGM" w:date="2025-10-06T21:33:00Z" w:id="897">
        <w:r w:rsidR="002C27FA">
          <w:rPr>
            <w:rFonts w:ascii="Calibri" w:hAnsi="Calibri" w:cs="Calibri"/>
            <w:b/>
            <w:bCs/>
            <w:lang w:eastAsia="es-MX"/>
          </w:rPr>
          <w:t>n</w:t>
        </w:r>
      </w:ins>
      <w:del w:author="LauraPGM" w:date="2025-10-06T21:33:00Z" w:id="898">
        <w:r w:rsidRPr="001D59AC" w:rsidDel="002C27FA">
          <w:rPr>
            <w:rFonts w:ascii="Calibri" w:hAnsi="Calibri" w:cs="Calibri"/>
            <w:b/>
            <w:bCs/>
            <w:lang w:eastAsia="es-MX"/>
          </w:rPr>
          <w:delText>N</w:delText>
        </w:r>
      </w:del>
      <w:r w:rsidRPr="001D59AC">
        <w:rPr>
          <w:rFonts w:ascii="Calibri" w:hAnsi="Calibri" w:cs="Calibri"/>
          <w:b/>
          <w:bCs/>
          <w:lang w:eastAsia="es-MX"/>
        </w:rPr>
        <w:t>ormalizados (</w:t>
      </w:r>
      <w:ins w:author="LauraPGM" w:date="2025-10-06T21:33:00Z" w:id="899">
        <w:r w:rsidR="002C27FA">
          <w:rPr>
            <w:rFonts w:ascii="Calibri" w:hAnsi="Calibri" w:cs="Calibri"/>
            <w:b/>
            <w:bCs/>
            <w:lang w:eastAsia="es-MX"/>
          </w:rPr>
          <w:t>a</w:t>
        </w:r>
      </w:ins>
      <w:del w:author="LauraPGM" w:date="2025-10-06T21:33:00Z" w:id="900">
        <w:r w:rsidRPr="001D59AC" w:rsidDel="002C27FA">
          <w:rPr>
            <w:rFonts w:ascii="Calibri" w:hAnsi="Calibri" w:cs="Calibri"/>
            <w:b/>
            <w:bCs/>
            <w:lang w:eastAsia="es-MX"/>
          </w:rPr>
          <w:delText>A</w:delText>
        </w:r>
      </w:del>
      <w:r w:rsidRPr="001D59AC">
        <w:rPr>
          <w:rFonts w:ascii="Calibri" w:hAnsi="Calibri" w:cs="Calibri"/>
          <w:b/>
          <w:bCs/>
          <w:lang w:eastAsia="es-MX"/>
        </w:rPr>
        <w:t>justados):</w:t>
      </w:r>
    </w:p>
    <w:p w:rsidRPr="0082778F" w:rsidR="0082778F" w:rsidRDefault="0082778F" w14:paraId="5F362256" w14:textId="77777777">
      <w:pPr>
        <w:spacing w:line="360" w:lineRule="auto"/>
        <w:ind w:left="720"/>
        <w:rPr>
          <w:rFonts w:ascii="Calibri" w:hAnsi="Calibri" w:cs="Calibri"/>
          <w:lang w:eastAsia="es-MX"/>
        </w:rPr>
        <w:pPrChange w:author="LauraPGM" w:date="2025-10-06T21:34:00Z" w:id="901">
          <w:pPr>
            <w:numPr>
              <w:numId w:val="101"/>
            </w:numPr>
            <w:tabs>
              <w:tab w:val="num" w:pos="360"/>
              <w:tab w:val="num" w:pos="720"/>
            </w:tabs>
            <w:spacing w:line="360" w:lineRule="auto"/>
            <w:ind w:left="720" w:hanging="720"/>
          </w:pPr>
        </w:pPrChange>
      </w:pPr>
    </w:p>
    <w:p w:rsidRPr="001D59AC" w:rsidR="00A0190B" w:rsidRDefault="00A0190B" w14:paraId="59B817EF" w14:textId="77777777">
      <w:pPr>
        <w:numPr>
          <w:ilvl w:val="1"/>
          <w:numId w:val="73"/>
        </w:numPr>
        <w:spacing w:line="360" w:lineRule="auto"/>
        <w:rPr>
          <w:rFonts w:ascii="Calibri" w:hAnsi="Calibri" w:cs="Calibri"/>
          <w:lang w:eastAsia="es-MX"/>
        </w:rPr>
        <w:pPrChange w:author="LauraPGM" w:date="2025-10-01T09:45:00Z" w:id="902">
          <w:pPr>
            <w:numPr>
              <w:ilvl w:val="1"/>
              <w:numId w:val="101"/>
            </w:numPr>
            <w:tabs>
              <w:tab w:val="num" w:pos="360"/>
              <w:tab w:val="num" w:pos="1440"/>
            </w:tabs>
            <w:spacing w:line="360" w:lineRule="auto"/>
            <w:ind w:left="1440" w:hanging="720"/>
          </w:pPr>
        </w:pPrChange>
      </w:pPr>
      <w:r w:rsidRPr="001D59AC">
        <w:rPr>
          <w:rFonts w:ascii="Calibri" w:hAnsi="Calibri" w:cs="Calibri"/>
          <w:b/>
          <w:bCs/>
          <w:lang w:eastAsia="es-MX"/>
        </w:rPr>
        <w:t>Fórmula:</w:t>
      </w:r>
      <w:r w:rsidRPr="001D59AC">
        <w:rPr>
          <w:rFonts w:ascii="Calibri" w:hAnsi="Calibri" w:cs="Calibri"/>
          <w:lang w:eastAsia="es-MX"/>
        </w:rPr>
        <w:t xml:space="preserve"> utiliza un modelo matemático (comúnmente regresión) para predecir el consumo esperado.</w:t>
      </w:r>
    </w:p>
    <w:p w:rsidRPr="001D59AC" w:rsidR="00A0190B" w:rsidRDefault="00A0190B" w14:paraId="067B0C8F" w14:textId="77777777">
      <w:pPr>
        <w:numPr>
          <w:ilvl w:val="1"/>
          <w:numId w:val="73"/>
        </w:numPr>
        <w:spacing w:line="360" w:lineRule="auto"/>
        <w:rPr>
          <w:rFonts w:ascii="Calibri" w:hAnsi="Calibri" w:cs="Calibri"/>
          <w:lang w:eastAsia="es-MX"/>
        </w:rPr>
        <w:pPrChange w:author="LauraPGM" w:date="2025-10-01T09:45:00Z" w:id="903">
          <w:pPr>
            <w:numPr>
              <w:ilvl w:val="1"/>
              <w:numId w:val="101"/>
            </w:numPr>
            <w:tabs>
              <w:tab w:val="num" w:pos="360"/>
              <w:tab w:val="num" w:pos="1440"/>
            </w:tabs>
            <w:spacing w:line="360" w:lineRule="auto"/>
            <w:ind w:left="1440" w:hanging="720"/>
          </w:pPr>
        </w:pPrChange>
      </w:pPr>
      <w:r w:rsidRPr="001D59AC">
        <w:rPr>
          <w:rFonts w:ascii="Calibri" w:hAnsi="Calibri" w:cs="Calibri"/>
          <w:b/>
          <w:bCs/>
          <w:lang w:eastAsia="es-MX"/>
        </w:rPr>
        <w:t>Proceso:</w:t>
      </w:r>
      <w:r w:rsidRPr="001D59AC">
        <w:rPr>
          <w:rFonts w:ascii="Calibri" w:hAnsi="Calibri" w:cs="Calibri"/>
          <w:lang w:eastAsia="es-MX"/>
        </w:rPr>
        <w:t xml:space="preserve"> </w:t>
      </w:r>
    </w:p>
    <w:p w:rsidRPr="001D59AC" w:rsidR="00A0190B" w:rsidRDefault="00A0190B" w14:paraId="399D9088" w14:textId="77777777">
      <w:pPr>
        <w:numPr>
          <w:ilvl w:val="2"/>
          <w:numId w:val="76"/>
        </w:numPr>
        <w:spacing w:line="360" w:lineRule="auto"/>
        <w:rPr>
          <w:rFonts w:ascii="Calibri" w:hAnsi="Calibri" w:cs="Calibri"/>
          <w:lang w:eastAsia="es-MX"/>
        </w:rPr>
        <w:pPrChange w:author="LauraPGM" w:date="2025-10-01T09:45:00Z" w:id="904">
          <w:pPr>
            <w:numPr>
              <w:ilvl w:val="2"/>
              <w:numId w:val="104"/>
            </w:numPr>
            <w:tabs>
              <w:tab w:val="num" w:pos="360"/>
              <w:tab w:val="num" w:pos="2160"/>
            </w:tabs>
            <w:spacing w:line="360" w:lineRule="auto"/>
            <w:ind w:left="2160" w:hanging="720"/>
          </w:pPr>
        </w:pPrChange>
      </w:pPr>
      <w:r w:rsidRPr="001D59AC">
        <w:rPr>
          <w:rFonts w:ascii="Calibri" w:hAnsi="Calibri" w:cs="Calibri"/>
          <w:lang w:eastAsia="es-MX"/>
        </w:rPr>
        <w:t xml:space="preserve">Primero, se establece la </w:t>
      </w:r>
      <w:r w:rsidRPr="001D59AC">
        <w:rPr>
          <w:rFonts w:ascii="Calibri" w:hAnsi="Calibri" w:cs="Calibri"/>
          <w:bCs/>
          <w:lang w:eastAsia="es-MX"/>
        </w:rPr>
        <w:t>Línea Base Energética (LBE)</w:t>
      </w:r>
      <w:r w:rsidRPr="001D59AC">
        <w:rPr>
          <w:rFonts w:ascii="Calibri" w:hAnsi="Calibri" w:cs="Calibri"/>
          <w:lang w:eastAsia="es-MX"/>
        </w:rPr>
        <w:t xml:space="preserve"> a través de un análisis de regresión</w:t>
      </w:r>
      <w:del w:author="LauraPGM" w:date="2025-10-06T21:34:00Z" w:id="905">
        <w:r w:rsidRPr="001D59AC" w:rsidDel="0082778F">
          <w:rPr>
            <w:rFonts w:ascii="Calibri" w:hAnsi="Calibri" w:cs="Calibri"/>
            <w:lang w:eastAsia="es-MX"/>
          </w:rPr>
          <w:delText xml:space="preserve"> (como vimos en el Tema 2)</w:delText>
        </w:r>
      </w:del>
      <w:r w:rsidRPr="001D59AC">
        <w:rPr>
          <w:rFonts w:ascii="Calibri" w:hAnsi="Calibri" w:cs="Calibri"/>
          <w:lang w:eastAsia="es-MX"/>
        </w:rPr>
        <w:t>, que define la relación entre el consumo de energía y las variables de impacto (ejemplo, temperatura, producción).</w:t>
      </w:r>
    </w:p>
    <w:p w:rsidRPr="001D59AC" w:rsidR="00A0190B" w:rsidRDefault="00A0190B" w14:paraId="6CBE8F4A" w14:textId="22D75594">
      <w:pPr>
        <w:numPr>
          <w:ilvl w:val="2"/>
          <w:numId w:val="76"/>
        </w:numPr>
        <w:spacing w:line="360" w:lineRule="auto"/>
        <w:rPr>
          <w:rFonts w:ascii="Calibri" w:hAnsi="Calibri" w:cs="Calibri"/>
          <w:lang w:eastAsia="es-MX"/>
        </w:rPr>
        <w:pPrChange w:author="LauraPGM" w:date="2025-10-01T09:45:00Z" w:id="906">
          <w:pPr>
            <w:numPr>
              <w:ilvl w:val="2"/>
              <w:numId w:val="104"/>
            </w:numPr>
            <w:tabs>
              <w:tab w:val="num" w:pos="360"/>
              <w:tab w:val="num" w:pos="2160"/>
            </w:tabs>
            <w:spacing w:line="360" w:lineRule="auto"/>
            <w:ind w:left="2160" w:hanging="720"/>
          </w:pPr>
        </w:pPrChange>
      </w:pPr>
      <w:r w:rsidRPr="001D59AC">
        <w:rPr>
          <w:rFonts w:ascii="Calibri" w:hAnsi="Calibri" w:cs="Calibri"/>
          <w:lang w:eastAsia="es-MX"/>
        </w:rPr>
        <w:t>La L</w:t>
      </w:r>
      <w:r w:rsidRPr="001D59AC" w:rsidR="0006551F">
        <w:rPr>
          <w:rFonts w:ascii="Calibri" w:hAnsi="Calibri" w:cs="Calibri"/>
          <w:lang w:eastAsia="es-MX"/>
        </w:rPr>
        <w:t>BE se expresa como una ecuación.</w:t>
      </w:r>
    </w:p>
    <w:p w:rsidRPr="001D59AC" w:rsidR="00A0190B" w:rsidP="001D59AC" w:rsidRDefault="00A0190B" w14:paraId="658BFA93" w14:textId="77777777">
      <w:pPr>
        <w:spacing w:line="360" w:lineRule="auto"/>
        <w:rPr>
          <w:rFonts w:ascii="Calibri" w:hAnsi="Calibri" w:cs="Calibri"/>
          <w:lang w:eastAsia="es-MX"/>
        </w:rPr>
      </w:pPr>
    </w:p>
    <w:p w:rsidRPr="00510C78" w:rsidR="00A0190B" w:rsidDel="00510C78" w:rsidRDefault="00A0190B" w14:paraId="4618BA6F" w14:textId="3493C25C">
      <w:pPr>
        <w:spacing w:line="360" w:lineRule="auto"/>
        <w:ind w:left="1440"/>
        <w:rPr>
          <w:del w:author="LauraPGM" w:date="2025-10-01T11:28:00Z" w:id="907"/>
          <w:rFonts w:ascii="Calibri" w:hAnsi="Calibri" w:cs="Calibri"/>
          <w:bCs/>
          <w:lang w:eastAsia="es-MX"/>
        </w:rPr>
        <w:pPrChange w:author="LauraPGM" w:date="2025-10-01T11:28:00Z" w:id="908">
          <w:pPr>
            <w:numPr>
              <w:ilvl w:val="1"/>
              <w:numId w:val="101"/>
            </w:numPr>
            <w:tabs>
              <w:tab w:val="num" w:pos="360"/>
              <w:tab w:val="num" w:pos="1440"/>
            </w:tabs>
            <w:spacing w:line="360" w:lineRule="auto"/>
            <w:ind w:left="1440" w:hanging="720"/>
          </w:pPr>
        </w:pPrChange>
      </w:pPr>
      <m:oMathPara>
        <m:oMath>
          <m:r>
            <m:rPr>
              <m:sty m:val="p"/>
            </m:rPr>
            <w:rPr>
              <w:rFonts w:ascii="Cambria Math" w:hAnsi="Cambria Math" w:cs="Calibri"/>
              <w:lang w:eastAsia="es-MX"/>
            </w:rPr>
            <m:t>Ejemplo</m:t>
          </m:r>
          <m:r>
            <w:ins w:author="LauraPGM" w:date="2025-10-09T06:56:00Z" w:id="909">
              <m:rPr>
                <m:sty m:val="p"/>
              </m:rPr>
              <w:rPr>
                <w:rFonts w:ascii="Cambria Math" w:hAnsi="Cambria Math" w:cs="Calibri"/>
                <w:lang w:eastAsia="es-MX"/>
              </w:rPr>
              <m:t xml:space="preserve">: </m:t>
            </w:ins>
          </m:r>
          <m:r>
            <w:del w:author="LauraPGM" w:date="2025-10-09T06:56:00Z" w:id="910">
              <m:rPr>
                <m:sty m:val="p"/>
              </m:rPr>
              <w:rPr>
                <w:rFonts w:ascii="Cambria Math" w:hAnsi="Cambria Math" w:cs="Calibri"/>
                <w:lang w:eastAsia="es-MX"/>
              </w:rPr>
              <m:t>.</m:t>
            </w:del>
          </m:r>
          <m:r>
            <m:rPr>
              <m:sty m:val="p"/>
            </m:rPr>
            <w:rPr>
              <w:rFonts w:ascii="Cambria Math" w:hAnsi="Cambria Math" w:cs="Calibri"/>
              <w:lang w:eastAsia="es-MX"/>
            </w:rPr>
            <m:t xml:space="preserve"> Consumo esperado=(a* Temperatura)+(b* Producción)+c</m:t>
          </m:r>
        </m:oMath>
      </m:oMathPara>
    </w:p>
    <w:p w:rsidR="00510C78" w:rsidP="001D59AC" w:rsidRDefault="00510C78" w14:paraId="7DA518B9" w14:textId="77777777">
      <w:pPr>
        <w:spacing w:line="360" w:lineRule="auto"/>
        <w:ind w:left="1440"/>
        <w:rPr>
          <w:ins w:author="LauraPGM" w:date="2025-10-01T11:28:00Z" w:id="911"/>
          <w:rFonts w:ascii="Calibri" w:hAnsi="Calibri" w:cs="Calibri"/>
          <w:bCs/>
          <w:lang w:eastAsia="es-MX"/>
        </w:rPr>
      </w:pPr>
    </w:p>
    <w:p w:rsidR="00A0190B" w:rsidDel="007167F5" w:rsidRDefault="00A0190B" w14:paraId="3DB516C8" w14:textId="7D132ED4">
      <w:pPr>
        <w:rPr>
          <w:del w:author="LauraPGM" w:date="2025-10-01T11:28:00Z" w:id="912"/>
          <w:rFonts w:ascii="Calibri" w:hAnsi="Calibri" w:cs="Calibri"/>
          <w:lang w:eastAsia="es-MX"/>
        </w:rPr>
        <w:pPrChange w:author="LauraPGM" w:date="2025-10-01T14:00:00Z" w:id="913">
          <w:pPr>
            <w:spacing w:line="360" w:lineRule="auto"/>
            <w:ind w:left="2160"/>
          </w:pPr>
        </w:pPrChange>
      </w:pPr>
    </w:p>
    <w:p w:rsidRPr="007167F5" w:rsidR="007167F5" w:rsidRDefault="007167F5" w14:paraId="3211197D" w14:textId="77777777">
      <w:pPr>
        <w:spacing w:line="360" w:lineRule="auto"/>
        <w:ind w:left="2160"/>
        <w:rPr>
          <w:ins w:author="LauraPGM" w:date="2025-10-01T14:00:00Z" w:id="914"/>
          <w:rFonts w:ascii="Calibri" w:hAnsi="Calibri" w:cs="Calibri"/>
          <w:lang w:eastAsia="es-MX"/>
          <w:rPrChange w:author="LauraPGM" w:date="2025-10-01T13:56:00Z" w:id="915">
            <w:rPr>
              <w:ins w:author="LauraPGM" w:date="2025-10-01T14:00:00Z" w:id="916"/>
              <w:lang w:eastAsia="es-MX"/>
            </w:rPr>
          </w:rPrChange>
        </w:rPr>
        <w:pPrChange w:author="LauraPGM" w:date="2025-10-01T14:00:00Z" w:id="917">
          <w:pPr>
            <w:numPr>
              <w:ilvl w:val="1"/>
              <w:numId w:val="101"/>
            </w:numPr>
            <w:tabs>
              <w:tab w:val="num" w:pos="360"/>
              <w:tab w:val="num" w:pos="1440"/>
            </w:tabs>
            <w:spacing w:line="360" w:lineRule="auto"/>
            <w:ind w:left="1440" w:hanging="720"/>
          </w:pPr>
        </w:pPrChange>
      </w:pPr>
    </w:p>
    <w:p w:rsidR="00A0190B" w:rsidDel="007167F5" w:rsidRDefault="00A0190B" w14:paraId="6737C40E" w14:textId="318CB499">
      <w:pPr>
        <w:rPr>
          <w:del w:author="LauraPGM" w:date="2025-10-01T13:57:00Z" w:id="918"/>
          <w:rFonts w:ascii="Calibri" w:hAnsi="Calibri" w:cs="Calibri"/>
          <w:lang w:eastAsia="es-MX"/>
        </w:rPr>
        <w:pPrChange w:author="LauraPGM" w:date="2025-10-01T14:00:00Z" w:id="919">
          <w:pPr>
            <w:spacing w:line="360" w:lineRule="auto"/>
            <w:ind w:left="2160"/>
          </w:pPr>
        </w:pPrChange>
      </w:pPr>
      <w:del w:author="LauraPGM" w:date="2025-10-01T13:57:00Z" w:id="920">
        <w:r w:rsidRPr="00A72AEA" w:rsidDel="007167F5">
          <w:rPr>
            <w:lang w:eastAsia="es-MX"/>
          </w:rPr>
          <w:delText>Luego, el IDE normalizado se calcula comparando el consumo real con el consumo esperado por la LBE, ajustado a las condiciones actuales de las variables de impacto.</w:delText>
        </w:r>
      </w:del>
    </w:p>
    <w:p w:rsidR="007167F5" w:rsidDel="007167F5" w:rsidRDefault="007167F5" w14:paraId="573A9B62" w14:textId="77777777">
      <w:pPr>
        <w:rPr>
          <w:del w:author="LauraPGM" w:date="2025-10-01T13:57:00Z" w:id="921"/>
          <w:rFonts w:ascii="Calibri" w:hAnsi="Calibri" w:cs="Calibri"/>
          <w:lang w:eastAsia="es-MX"/>
        </w:rPr>
        <w:pPrChange w:author="LauraPGM" w:date="2025-10-01T14:00:00Z" w:id="922">
          <w:pPr>
            <w:spacing w:line="360" w:lineRule="auto"/>
            <w:ind w:left="2160"/>
          </w:pPr>
        </w:pPrChange>
      </w:pPr>
    </w:p>
    <w:p w:rsidR="007167F5" w:rsidDel="007167F5" w:rsidRDefault="007167F5" w14:paraId="7E67EE3E" w14:textId="77777777">
      <w:pPr>
        <w:rPr>
          <w:del w:author="LauraPGM" w:date="2025-10-01T13:57:00Z" w:id="923"/>
          <w:rFonts w:ascii="Calibri" w:hAnsi="Calibri" w:cs="Calibri"/>
          <w:lang w:eastAsia="es-MX"/>
        </w:rPr>
        <w:pPrChange w:author="LauraPGM" w:date="2025-10-01T14:00:00Z" w:id="924">
          <w:pPr>
            <w:spacing w:line="360" w:lineRule="auto"/>
            <w:ind w:left="2160"/>
          </w:pPr>
        </w:pPrChange>
      </w:pPr>
    </w:p>
    <w:p w:rsidR="007167F5" w:rsidDel="007167F5" w:rsidRDefault="007167F5" w14:paraId="742BB316" w14:textId="77777777">
      <w:pPr>
        <w:rPr>
          <w:del w:author="LauraPGM" w:date="2025-10-01T13:57:00Z" w:id="925"/>
          <w:rFonts w:ascii="Calibri" w:hAnsi="Calibri" w:cs="Calibri"/>
          <w:lang w:eastAsia="es-MX"/>
        </w:rPr>
        <w:pPrChange w:author="LauraPGM" w:date="2025-10-01T14:00:00Z" w:id="926">
          <w:pPr>
            <w:spacing w:line="360" w:lineRule="auto"/>
            <w:ind w:left="2160"/>
          </w:pPr>
        </w:pPrChange>
      </w:pPr>
    </w:p>
    <w:p w:rsidR="007167F5" w:rsidDel="007167F5" w:rsidRDefault="007167F5" w14:paraId="4B8248DB" w14:textId="77777777">
      <w:pPr>
        <w:rPr>
          <w:del w:author="LauraPGM" w:date="2025-10-01T13:57:00Z" w:id="927"/>
          <w:rFonts w:ascii="Calibri" w:hAnsi="Calibri" w:cs="Calibri"/>
          <w:lang w:eastAsia="es-MX"/>
        </w:rPr>
        <w:pPrChange w:author="LauraPGM" w:date="2025-10-01T14:00:00Z" w:id="928">
          <w:pPr>
            <w:spacing w:line="360" w:lineRule="auto"/>
            <w:ind w:left="2160"/>
          </w:pPr>
        </w:pPrChange>
      </w:pPr>
    </w:p>
    <w:p w:rsidR="007167F5" w:rsidDel="007167F5" w:rsidRDefault="007167F5" w14:paraId="6031C8C2" w14:textId="77777777">
      <w:pPr>
        <w:rPr>
          <w:del w:author="LauraPGM" w:date="2025-10-01T13:57:00Z" w:id="929"/>
          <w:rFonts w:ascii="Calibri" w:hAnsi="Calibri" w:cs="Calibri"/>
          <w:lang w:eastAsia="es-MX"/>
        </w:rPr>
        <w:pPrChange w:author="LauraPGM" w:date="2025-10-01T14:00:00Z" w:id="930">
          <w:pPr>
            <w:spacing w:line="360" w:lineRule="auto"/>
            <w:ind w:left="2160"/>
          </w:pPr>
        </w:pPrChange>
      </w:pPr>
    </w:p>
    <w:p w:rsidRPr="007167F5" w:rsidR="007167F5" w:rsidRDefault="007167F5" w14:paraId="70EF9417" w14:textId="77777777">
      <w:pPr>
        <w:pStyle w:val="Prrafodelista"/>
        <w:rPr>
          <w:ins w:author="LauraPGM" w:date="2025-10-01T14:00:00Z" w:id="931"/>
          <w:del w:author="LauraPGM" w:date="2025-10-01T13:57:00Z" w:id="932"/>
          <w:lang w:eastAsia="es-MX"/>
          <w:rPrChange w:author="LauraPGM" w:date="2025-10-01T13:56:00Z" w:id="933">
            <w:rPr>
              <w:ins w:author="LauraPGM" w:date="2025-10-01T14:00:00Z" w:id="934"/>
              <w:del w:author="LauraPGM" w:date="2025-10-01T13:57:00Z" w:id="935"/>
              <w:rFonts w:ascii="Calibri" w:hAnsi="Calibri" w:cs="Calibri"/>
              <w:b/>
              <w:bCs/>
              <w:lang w:eastAsia="es-MX"/>
            </w:rPr>
          </w:rPrChange>
        </w:rPr>
        <w:pPrChange w:author="LauraPGM" w:date="2025-10-01T13:56:00Z" w:id="936">
          <w:pPr>
            <w:numPr>
              <w:ilvl w:val="1"/>
              <w:numId w:val="151"/>
            </w:numPr>
            <w:spacing w:line="360" w:lineRule="auto"/>
            <w:ind w:left="1440" w:hanging="360"/>
          </w:pPr>
        </w:pPrChange>
      </w:pPr>
    </w:p>
    <w:p w:rsidRPr="007167F5" w:rsidR="00A0190B" w:rsidDel="007167F5" w:rsidRDefault="007167F5" w14:paraId="61693F46" w14:textId="6C8E4166">
      <w:pPr>
        <w:rPr>
          <w:del w:author="LauraPGM" w:date="2025-10-01T13:31:00Z" w:id="937"/>
          <w:rFonts w:ascii="Calibri" w:hAnsi="Calibri" w:cs="Calibri"/>
          <w:lang w:eastAsia="es-MX"/>
          <w:rPrChange w:author="LauraPGM" w:date="2025-10-01T14:00:00Z" w:id="938">
            <w:rPr>
              <w:del w:author="LauraPGM" w:date="2025-10-01T13:31:00Z" w:id="939"/>
              <w:lang w:eastAsia="es-MX"/>
            </w:rPr>
          </w:rPrChange>
        </w:rPr>
        <w:pPrChange w:author="LauraPGM" w:date="2025-10-01T14:00:00Z" w:id="940">
          <w:pPr>
            <w:numPr>
              <w:ilvl w:val="1"/>
              <w:numId w:val="151"/>
            </w:numPr>
            <w:spacing w:line="360" w:lineRule="auto"/>
            <w:ind w:left="1440" w:hanging="360"/>
          </w:pPr>
        </w:pPrChange>
      </w:pPr>
      <w:ins w:author="LauraPGM" w:date="2025-10-01T13:58:00Z" w:id="941">
        <w:r w:rsidRPr="007167F5">
          <w:rPr>
            <w:rFonts w:ascii="Calibri" w:hAnsi="Calibri" w:cs="Calibri"/>
            <w:lang w:eastAsia="es-MX"/>
            <w:rPrChange w:author="LauraPGM" w:date="2025-10-01T14:00:00Z" w:id="942">
              <w:rPr>
                <w:lang w:eastAsia="es-MX"/>
              </w:rPr>
            </w:rPrChange>
          </w:rPr>
          <w:t>Luego, el IDE normalizado se calcula comparando el consumo real con el consumo esperado por la LBE, ajustado a las condiciones actuales de las variables de impacto.</w:t>
        </w:r>
      </w:ins>
    </w:p>
    <w:p w:rsidRPr="007167F5" w:rsidR="007167F5" w:rsidRDefault="007167F5" w14:paraId="286FE416" w14:textId="77777777">
      <w:pPr>
        <w:rPr>
          <w:ins w:author="LauraPGM" w:date="2025-10-01T13:58:00Z" w:id="943"/>
          <w:lang w:eastAsia="es-MX"/>
          <w:rPrChange w:author="LauraPGM" w:date="2025-10-01T13:58:00Z" w:id="944">
            <w:rPr>
              <w:ins w:author="LauraPGM" w:date="2025-10-01T13:58:00Z" w:id="945"/>
              <w:rFonts w:ascii="Calibri" w:hAnsi="Calibri" w:cs="Calibri"/>
              <w:lang w:eastAsia="es-MX"/>
            </w:rPr>
          </w:rPrChange>
        </w:rPr>
        <w:pPrChange w:author="LauraPGM" w:date="2025-10-01T14:00:00Z" w:id="946">
          <w:pPr>
            <w:spacing w:line="360" w:lineRule="auto"/>
            <w:ind w:left="2160"/>
          </w:pPr>
        </w:pPrChange>
      </w:pPr>
    </w:p>
    <w:p w:rsidRPr="001D59AC" w:rsidR="00A0190B" w:rsidDel="007167F5" w:rsidRDefault="00A0190B" w14:paraId="1DAD59BE" w14:textId="5BB85634">
      <w:pPr>
        <w:pStyle w:val="Prrafodelista"/>
        <w:rPr>
          <w:del w:author="LauraPGM" w:date="2025-10-01T13:59:00Z" w:id="947"/>
          <w:lang w:eastAsia="es-MX"/>
        </w:rPr>
        <w:pPrChange w:author="LauraPGM" w:date="2025-10-01T13:58:00Z" w:id="948">
          <w:pPr>
            <w:numPr>
              <w:ilvl w:val="1"/>
              <w:numId w:val="151"/>
            </w:numPr>
            <w:spacing w:line="360" w:lineRule="auto"/>
            <w:ind w:left="1440" w:hanging="360"/>
          </w:pPr>
        </w:pPrChange>
      </w:pPr>
      <w:del w:author="LauraPGM" w:date="2025-10-01T13:59:00Z" w:id="949">
        <w:r w:rsidRPr="001D59AC" w:rsidDel="007167F5">
          <w:rPr>
            <w:b/>
            <w:bCs/>
            <w:lang w:eastAsia="es-MX"/>
          </w:rPr>
          <w:delText>Ejemplo:</w:delText>
        </w:r>
        <w:r w:rsidRPr="001D59AC" w:rsidDel="007167F5">
          <w:rPr>
            <w:lang w:eastAsia="es-MX"/>
          </w:rPr>
          <w:delText xml:space="preserve"> un edificio tiene una LBE para la climatización de kWh / mes = (20 × GDC) + (15 × GDR) + 5000. En un mes específico, hubo 200 GDC y 50 GDR. </w:delText>
        </w:r>
      </w:del>
    </w:p>
    <w:p w:rsidRPr="001D59AC" w:rsidR="00A0190B" w:rsidDel="007167F5" w:rsidP="00E90BEE" w:rsidRDefault="00A0190B" w14:paraId="1E58846C" w14:textId="48DD9EB9">
      <w:pPr>
        <w:numPr>
          <w:ilvl w:val="2"/>
          <w:numId w:val="151"/>
        </w:numPr>
        <w:spacing w:line="360" w:lineRule="auto"/>
        <w:rPr>
          <w:del w:author="LauraPGM" w:date="2025-10-01T13:59:00Z" w:id="950"/>
          <w:rFonts w:ascii="Calibri" w:hAnsi="Calibri" w:cs="Calibri"/>
          <w:lang w:eastAsia="es-MX"/>
        </w:rPr>
      </w:pPr>
      <w:del w:author="LauraPGM" w:date="2025-10-01T13:59:00Z" w:id="951">
        <w:r w:rsidRPr="001D59AC" w:rsidDel="007167F5">
          <w:rPr>
            <w:rFonts w:ascii="Calibri" w:hAnsi="Calibri" w:cs="Calibri"/>
            <w:lang w:eastAsia="es-MX"/>
          </w:rPr>
          <w:delText>Consumo Esperado (LBE) = (20 × 200) + (15 × 50) + 5000 = 4000 + 750 + 5000 = 9750 kWh</w:delText>
        </w:r>
      </w:del>
    </w:p>
    <w:p w:rsidRPr="001D59AC" w:rsidR="00A0190B" w:rsidDel="007167F5" w:rsidP="00E90BEE" w:rsidRDefault="00A0190B" w14:paraId="44DCF821" w14:textId="791F04BB">
      <w:pPr>
        <w:numPr>
          <w:ilvl w:val="2"/>
          <w:numId w:val="151"/>
        </w:numPr>
        <w:spacing w:line="360" w:lineRule="auto"/>
        <w:rPr>
          <w:del w:author="LauraPGM" w:date="2025-10-01T13:59:00Z" w:id="952"/>
          <w:rFonts w:ascii="Calibri" w:hAnsi="Calibri" w:cs="Calibri"/>
          <w:lang w:eastAsia="es-MX"/>
        </w:rPr>
      </w:pPr>
      <w:del w:author="LauraPGM" w:date="2025-10-01T13:59:00Z" w:id="953">
        <w:r w:rsidRPr="001D59AC" w:rsidDel="007167F5">
          <w:rPr>
            <w:rFonts w:ascii="Calibri" w:hAnsi="Calibri" w:cs="Calibri"/>
            <w:lang w:eastAsia="es-MX"/>
          </w:rPr>
          <w:delText>Si el consumo real fue de 9000 kWh.</w:delText>
        </w:r>
      </w:del>
    </w:p>
    <w:p w:rsidR="00A0190B" w:rsidDel="007167F5" w:rsidP="007167F5" w:rsidRDefault="00A0190B" w14:paraId="6C27DC1B" w14:textId="26E186D7">
      <w:pPr>
        <w:pStyle w:val="Normal0"/>
        <w:spacing w:line="360" w:lineRule="auto"/>
        <w:jc w:val="both"/>
        <w:rPr>
          <w:del w:author="LauraPGM" w:date="2025-10-01T13:59:00Z" w:id="954"/>
          <w:rFonts w:ascii="Calibri" w:hAnsi="Calibri" w:cs="Calibri"/>
          <w:lang w:eastAsia="es-MX"/>
        </w:rPr>
      </w:pPr>
      <w:del w:author="LauraPGM" w:date="2025-10-01T13:59:00Z" w:id="955">
        <w:r w:rsidRPr="00E90BEE" w:rsidDel="007167F5">
          <w:rPr>
            <w:rFonts w:ascii="Calibri" w:hAnsi="Calibri" w:cs="Calibri"/>
            <w:bCs/>
            <w:lang w:eastAsia="es-MX"/>
          </w:rPr>
          <w:delText>Desempeño Normalizado =</w:delText>
        </w:r>
        <w:r w:rsidRPr="001D59AC" w:rsidDel="007167F5">
          <w:rPr>
            <w:rFonts w:ascii="Calibri" w:hAnsi="Calibri" w:cs="Calibri"/>
            <w:b/>
            <w:bCs/>
            <w:lang w:eastAsia="es-MX"/>
          </w:rPr>
          <w:delText xml:space="preserve"> </w:delText>
        </w:r>
        <w:r w:rsidRPr="001D59AC" w:rsidDel="007167F5">
          <w:rPr>
            <w:rFonts w:ascii="Calibri" w:hAnsi="Calibri" w:cs="Calibri"/>
            <w:lang w:eastAsia="es-MX"/>
          </w:rPr>
          <w:delText>9000 kWh (real) vs. 9750 kWh (esperado) (Esto indica una mejora del desempeño).</w:delText>
        </w:r>
      </w:del>
    </w:p>
    <w:p w:rsidR="007167F5" w:rsidP="007167F5" w:rsidRDefault="007167F5" w14:paraId="5796A524" w14:textId="77777777">
      <w:pPr>
        <w:pStyle w:val="Normal0"/>
        <w:spacing w:line="360" w:lineRule="auto"/>
        <w:jc w:val="both"/>
        <w:rPr>
          <w:ins w:author="LauraPGM" w:date="2025-10-01T14:00:00Z" w:id="956"/>
          <w:rFonts w:ascii="Calibri" w:hAnsi="Calibri" w:cs="Calibri"/>
          <w:b/>
        </w:rPr>
      </w:pPr>
    </w:p>
    <w:p w:rsidRPr="007167F5" w:rsidR="00F52741" w:rsidRDefault="00F52741" w14:paraId="4E8F0C5C" w14:textId="0E23245C">
      <w:pPr>
        <w:numPr>
          <w:ilvl w:val="2"/>
          <w:numId w:val="76"/>
        </w:numPr>
        <w:spacing w:line="360" w:lineRule="auto"/>
        <w:rPr>
          <w:ins w:author="LauraPGM" w:date="2025-10-01T13:59:00Z" w:id="957"/>
          <w:rFonts w:ascii="Calibri" w:hAnsi="Calibri" w:cs="Calibri"/>
          <w:lang w:eastAsia="es-MX"/>
          <w:rPrChange w:author="LauraPGM" w:date="2025-10-01T13:59:00Z" w:id="958">
            <w:rPr>
              <w:ins w:author="LauraPGM" w:date="2025-10-01T13:59:00Z" w:id="959"/>
              <w:rFonts w:ascii="Calibri" w:hAnsi="Calibri" w:cs="Calibri"/>
              <w:b/>
            </w:rPr>
          </w:rPrChange>
        </w:rPr>
        <w:pPrChange w:author="LauraPGM" w:date="2025-10-01T14:02:00Z" w:id="960">
          <w:pPr>
            <w:pStyle w:val="Normal0"/>
            <w:spacing w:line="360" w:lineRule="auto"/>
            <w:jc w:val="both"/>
          </w:pPr>
        </w:pPrChange>
      </w:pPr>
      <w:ins w:author="LauraPGM" w:date="2025-10-09T07:00:00Z" w:id="961">
        <w:r w:rsidRPr="00F52741">
          <w:rPr>
            <w:rFonts w:ascii="Calibri" w:hAnsi="Calibri" w:cs="Calibri"/>
            <w:lang w:eastAsia="es-MX"/>
          </w:rPr>
          <w:t xml:space="preserve">Ejemplo: un edificio tiene una LBE para la climatización de </w:t>
        </w:r>
        <w:proofErr w:type="spellStart"/>
        <w:r w:rsidRPr="00F52741">
          <w:rPr>
            <w:rFonts w:ascii="Calibri" w:hAnsi="Calibri" w:cs="Calibri"/>
            <w:lang w:eastAsia="es-MX"/>
          </w:rPr>
          <w:t>kWh</w:t>
        </w:r>
        <w:proofErr w:type="spellEnd"/>
        <w:r w:rsidRPr="00F52741">
          <w:rPr>
            <w:rFonts w:ascii="Calibri" w:hAnsi="Calibri" w:cs="Calibri"/>
            <w:lang w:eastAsia="es-MX"/>
          </w:rPr>
          <w:t xml:space="preserve"> / mes = (20 × GDC) + (15 × GDR) + 5</w:t>
        </w:r>
      </w:ins>
      <w:ins w:author="LauraPGM" w:date="2025-10-09T07:01:00Z" w:id="962">
        <w:r w:rsidR="00563A31">
          <w:rPr>
            <w:rFonts w:ascii="Calibri" w:hAnsi="Calibri" w:cs="Calibri"/>
            <w:lang w:eastAsia="es-MX"/>
          </w:rPr>
          <w:t>.</w:t>
        </w:r>
      </w:ins>
      <w:ins w:author="LauraPGM" w:date="2025-10-09T07:00:00Z" w:id="963">
        <w:r w:rsidRPr="00F52741">
          <w:rPr>
            <w:rFonts w:ascii="Calibri" w:hAnsi="Calibri" w:cs="Calibri"/>
            <w:lang w:eastAsia="es-MX"/>
          </w:rPr>
          <w:t xml:space="preserve">000. En un mes específico, hubo 200 GDC y 50 GDR. Donde GDC y GDR corresponden a </w:t>
        </w:r>
        <w:proofErr w:type="spellStart"/>
        <w:r w:rsidRPr="00F52741">
          <w:rPr>
            <w:rFonts w:ascii="Calibri" w:hAnsi="Calibri" w:cs="Calibri"/>
            <w:i/>
            <w:iCs/>
            <w:lang w:eastAsia="es-MX"/>
          </w:rPr>
          <w:t>Direct</w:t>
        </w:r>
        <w:proofErr w:type="spellEnd"/>
        <w:r w:rsidRPr="00F52741">
          <w:rPr>
            <w:rFonts w:ascii="Calibri" w:hAnsi="Calibri" w:cs="Calibri"/>
            <w:i/>
            <w:iCs/>
            <w:lang w:eastAsia="es-MX"/>
          </w:rPr>
          <w:t xml:space="preserve"> </w:t>
        </w:r>
        <w:proofErr w:type="spellStart"/>
        <w:r w:rsidRPr="00F52741">
          <w:rPr>
            <w:rFonts w:ascii="Calibri" w:hAnsi="Calibri" w:cs="Calibri"/>
            <w:i/>
            <w:iCs/>
            <w:lang w:eastAsia="es-MX"/>
          </w:rPr>
          <w:t>Current</w:t>
        </w:r>
        <w:proofErr w:type="spellEnd"/>
        <w:r w:rsidRPr="00F52741">
          <w:rPr>
            <w:rFonts w:ascii="Calibri" w:hAnsi="Calibri" w:cs="Calibri"/>
            <w:i/>
            <w:iCs/>
            <w:lang w:eastAsia="es-MX"/>
          </w:rPr>
          <w:t xml:space="preserve"> </w:t>
        </w:r>
        <w:proofErr w:type="spellStart"/>
        <w:r w:rsidRPr="00F52741">
          <w:rPr>
            <w:rFonts w:ascii="Calibri" w:hAnsi="Calibri" w:cs="Calibri"/>
            <w:i/>
            <w:iCs/>
            <w:lang w:eastAsia="es-MX"/>
          </w:rPr>
          <w:t>Generator</w:t>
        </w:r>
        <w:proofErr w:type="spellEnd"/>
        <w:r w:rsidRPr="00F52741">
          <w:rPr>
            <w:rFonts w:ascii="Calibri" w:hAnsi="Calibri" w:cs="Calibri"/>
            <w:lang w:eastAsia="es-MX"/>
          </w:rPr>
          <w:t xml:space="preserve"> y </w:t>
        </w:r>
        <w:proofErr w:type="spellStart"/>
        <w:r w:rsidRPr="00F52741">
          <w:rPr>
            <w:rFonts w:ascii="Calibri" w:hAnsi="Calibri" w:cs="Calibri"/>
            <w:i/>
            <w:iCs/>
            <w:lang w:eastAsia="es-MX"/>
          </w:rPr>
          <w:t>Alternating</w:t>
        </w:r>
        <w:proofErr w:type="spellEnd"/>
        <w:r w:rsidRPr="00F52741">
          <w:rPr>
            <w:rFonts w:ascii="Calibri" w:hAnsi="Calibri" w:cs="Calibri"/>
            <w:i/>
            <w:iCs/>
            <w:lang w:eastAsia="es-MX"/>
          </w:rPr>
          <w:t xml:space="preserve"> </w:t>
        </w:r>
        <w:proofErr w:type="spellStart"/>
        <w:r w:rsidRPr="00F52741">
          <w:rPr>
            <w:rFonts w:ascii="Calibri" w:hAnsi="Calibri" w:cs="Calibri"/>
            <w:i/>
            <w:iCs/>
            <w:lang w:eastAsia="es-MX"/>
          </w:rPr>
          <w:t>Current</w:t>
        </w:r>
        <w:proofErr w:type="spellEnd"/>
        <w:r w:rsidRPr="00F52741">
          <w:rPr>
            <w:rFonts w:ascii="Calibri" w:hAnsi="Calibri" w:cs="Calibri"/>
            <w:i/>
            <w:iCs/>
            <w:lang w:eastAsia="es-MX"/>
          </w:rPr>
          <w:t xml:space="preserve"> </w:t>
        </w:r>
        <w:proofErr w:type="spellStart"/>
        <w:r w:rsidRPr="00F52741">
          <w:rPr>
            <w:rFonts w:ascii="Calibri" w:hAnsi="Calibri" w:cs="Calibri"/>
            <w:i/>
            <w:iCs/>
            <w:lang w:eastAsia="es-MX"/>
          </w:rPr>
          <w:t>Generator</w:t>
        </w:r>
        <w:proofErr w:type="spellEnd"/>
        <w:r w:rsidRPr="00F52741">
          <w:rPr>
            <w:rFonts w:ascii="Calibri" w:hAnsi="Calibri" w:cs="Calibri"/>
            <w:lang w:eastAsia="es-MX"/>
          </w:rPr>
          <w:t>, respectivamente.</w:t>
        </w:r>
      </w:ins>
    </w:p>
    <w:p w:rsidRPr="007167F5" w:rsidR="007167F5" w:rsidRDefault="00E94EA9" w14:paraId="3DD8DAB0" w14:textId="15C5DB0F">
      <w:pPr>
        <w:numPr>
          <w:ilvl w:val="2"/>
          <w:numId w:val="159"/>
        </w:numPr>
        <w:spacing w:line="360" w:lineRule="auto"/>
        <w:rPr>
          <w:ins w:author="LauraPGM" w:date="2025-10-01T13:59:00Z" w:id="964"/>
          <w:rFonts w:ascii="Calibri" w:hAnsi="Calibri" w:cs="Calibri"/>
          <w:lang w:eastAsia="es-MX"/>
          <w:rPrChange w:author="LauraPGM" w:date="2025-10-01T13:59:00Z" w:id="965">
            <w:rPr>
              <w:ins w:author="LauraPGM" w:date="2025-10-01T13:59:00Z" w:id="966"/>
              <w:rFonts w:ascii="Calibri" w:hAnsi="Calibri" w:cs="Calibri"/>
              <w:b/>
            </w:rPr>
          </w:rPrChange>
        </w:rPr>
        <w:pPrChange w:author="LauraPGM" w:date="2025-10-01T14:03:00Z" w:id="967">
          <w:pPr>
            <w:pStyle w:val="Normal0"/>
            <w:spacing w:line="360" w:lineRule="auto"/>
            <w:jc w:val="both"/>
          </w:pPr>
        </w:pPrChange>
      </w:pPr>
      <w:ins w:author="LauraPGM" w:date="2025-10-01T13:59:00Z" w:id="968">
        <w:r w:rsidRPr="00E94EA9">
          <w:rPr>
            <w:rFonts w:ascii="Calibri" w:hAnsi="Calibri" w:cs="Calibri"/>
            <w:lang w:eastAsia="es-MX"/>
          </w:rPr>
          <w:t>Consumo e</w:t>
        </w:r>
        <w:r w:rsidRPr="007167F5" w:rsidR="007167F5">
          <w:rPr>
            <w:rFonts w:ascii="Calibri" w:hAnsi="Calibri" w:cs="Calibri"/>
            <w:lang w:eastAsia="es-MX"/>
            <w:rPrChange w:author="LauraPGM" w:date="2025-10-01T13:59:00Z" w:id="969">
              <w:rPr>
                <w:rFonts w:ascii="Calibri" w:hAnsi="Calibri" w:cs="Calibri"/>
                <w:b/>
              </w:rPr>
            </w:rPrChange>
          </w:rPr>
          <w:t>sperado (LBE) = (20 × 200) + (15 × 50) + 5</w:t>
        </w:r>
      </w:ins>
      <w:ins w:author="LauraPGM" w:date="2025-10-09T07:01:00Z" w:id="970">
        <w:r w:rsidR="00563A31">
          <w:rPr>
            <w:rFonts w:ascii="Calibri" w:hAnsi="Calibri" w:cs="Calibri"/>
            <w:lang w:eastAsia="es-MX"/>
          </w:rPr>
          <w:t>.</w:t>
        </w:r>
      </w:ins>
      <w:ins w:author="LauraPGM" w:date="2025-10-01T13:59:00Z" w:id="971">
        <w:r w:rsidRPr="007167F5" w:rsidR="007167F5">
          <w:rPr>
            <w:rFonts w:ascii="Calibri" w:hAnsi="Calibri" w:cs="Calibri"/>
            <w:lang w:eastAsia="es-MX"/>
            <w:rPrChange w:author="LauraPGM" w:date="2025-10-01T13:59:00Z" w:id="972">
              <w:rPr>
                <w:rFonts w:ascii="Calibri" w:hAnsi="Calibri" w:cs="Calibri"/>
                <w:b/>
              </w:rPr>
            </w:rPrChange>
          </w:rPr>
          <w:t>000 = 4</w:t>
        </w:r>
      </w:ins>
      <w:ins w:author="LauraPGM" w:date="2025-10-09T07:01:00Z" w:id="973">
        <w:r w:rsidR="00563A31">
          <w:rPr>
            <w:rFonts w:ascii="Calibri" w:hAnsi="Calibri" w:cs="Calibri"/>
            <w:lang w:eastAsia="es-MX"/>
          </w:rPr>
          <w:t>.</w:t>
        </w:r>
      </w:ins>
      <w:ins w:author="LauraPGM" w:date="2025-10-01T13:59:00Z" w:id="974">
        <w:r w:rsidRPr="007167F5" w:rsidR="007167F5">
          <w:rPr>
            <w:rFonts w:ascii="Calibri" w:hAnsi="Calibri" w:cs="Calibri"/>
            <w:lang w:eastAsia="es-MX"/>
            <w:rPrChange w:author="LauraPGM" w:date="2025-10-01T13:59:00Z" w:id="975">
              <w:rPr>
                <w:rFonts w:ascii="Calibri" w:hAnsi="Calibri" w:cs="Calibri"/>
                <w:b/>
              </w:rPr>
            </w:rPrChange>
          </w:rPr>
          <w:t>000 + 750 + 5</w:t>
        </w:r>
      </w:ins>
      <w:ins w:author="LauraPGM" w:date="2025-10-09T07:01:00Z" w:id="976">
        <w:r w:rsidR="00563A31">
          <w:rPr>
            <w:rFonts w:ascii="Calibri" w:hAnsi="Calibri" w:cs="Calibri"/>
            <w:lang w:eastAsia="es-MX"/>
          </w:rPr>
          <w:t>.</w:t>
        </w:r>
      </w:ins>
      <w:ins w:author="LauraPGM" w:date="2025-10-01T13:59:00Z" w:id="977">
        <w:r w:rsidRPr="007167F5" w:rsidR="007167F5">
          <w:rPr>
            <w:rFonts w:ascii="Calibri" w:hAnsi="Calibri" w:cs="Calibri"/>
            <w:lang w:eastAsia="es-MX"/>
            <w:rPrChange w:author="LauraPGM" w:date="2025-10-01T13:59:00Z" w:id="978">
              <w:rPr>
                <w:rFonts w:ascii="Calibri" w:hAnsi="Calibri" w:cs="Calibri"/>
                <w:b/>
              </w:rPr>
            </w:rPrChange>
          </w:rPr>
          <w:t>000 = 9</w:t>
        </w:r>
      </w:ins>
      <w:ins w:author="LauraPGM" w:date="2025-10-09T07:01:00Z" w:id="979">
        <w:r w:rsidR="00563A31">
          <w:rPr>
            <w:rFonts w:ascii="Calibri" w:hAnsi="Calibri" w:cs="Calibri"/>
            <w:lang w:eastAsia="es-MX"/>
          </w:rPr>
          <w:t>.</w:t>
        </w:r>
      </w:ins>
      <w:ins w:author="LauraPGM" w:date="2025-10-01T13:59:00Z" w:id="980">
        <w:r w:rsidRPr="007167F5" w:rsidR="007167F5">
          <w:rPr>
            <w:rFonts w:ascii="Calibri" w:hAnsi="Calibri" w:cs="Calibri"/>
            <w:lang w:eastAsia="es-MX"/>
            <w:rPrChange w:author="LauraPGM" w:date="2025-10-01T13:59:00Z" w:id="981">
              <w:rPr>
                <w:rFonts w:ascii="Calibri" w:hAnsi="Calibri" w:cs="Calibri"/>
                <w:b/>
              </w:rPr>
            </w:rPrChange>
          </w:rPr>
          <w:t xml:space="preserve">750 </w:t>
        </w:r>
        <w:proofErr w:type="spellStart"/>
        <w:r w:rsidRPr="007167F5" w:rsidR="007167F5">
          <w:rPr>
            <w:rFonts w:ascii="Calibri" w:hAnsi="Calibri" w:cs="Calibri"/>
            <w:lang w:eastAsia="es-MX"/>
            <w:rPrChange w:author="LauraPGM" w:date="2025-10-01T13:59:00Z" w:id="982">
              <w:rPr>
                <w:rFonts w:ascii="Calibri" w:hAnsi="Calibri" w:cs="Calibri"/>
                <w:b/>
              </w:rPr>
            </w:rPrChange>
          </w:rPr>
          <w:t>kWh</w:t>
        </w:r>
      </w:ins>
      <w:proofErr w:type="spellEnd"/>
      <w:ins w:author="LauraPGM" w:date="2025-10-06T21:42:00Z" w:id="983">
        <w:r w:rsidR="001A2FE7">
          <w:rPr>
            <w:rFonts w:ascii="Calibri" w:hAnsi="Calibri" w:cs="Calibri"/>
            <w:lang w:eastAsia="es-MX"/>
          </w:rPr>
          <w:t>.</w:t>
        </w:r>
      </w:ins>
    </w:p>
    <w:p w:rsidRPr="007167F5" w:rsidR="007167F5" w:rsidRDefault="007167F5" w14:paraId="434A6269" w14:textId="426531BF">
      <w:pPr>
        <w:numPr>
          <w:ilvl w:val="2"/>
          <w:numId w:val="159"/>
        </w:numPr>
        <w:spacing w:line="360" w:lineRule="auto"/>
        <w:rPr>
          <w:ins w:author="LauraPGM" w:date="2025-10-01T13:59:00Z" w:id="984"/>
          <w:rFonts w:ascii="Calibri" w:hAnsi="Calibri" w:cs="Calibri"/>
          <w:lang w:eastAsia="es-MX"/>
          <w:rPrChange w:author="LauraPGM" w:date="2025-10-01T13:59:00Z" w:id="985">
            <w:rPr>
              <w:ins w:author="LauraPGM" w:date="2025-10-01T13:59:00Z" w:id="986"/>
              <w:rFonts w:ascii="Calibri" w:hAnsi="Calibri" w:cs="Calibri"/>
              <w:b/>
            </w:rPr>
          </w:rPrChange>
        </w:rPr>
        <w:pPrChange w:author="LauraPGM" w:date="2025-10-01T14:03:00Z" w:id="987">
          <w:pPr>
            <w:pStyle w:val="Normal0"/>
            <w:spacing w:line="360" w:lineRule="auto"/>
            <w:jc w:val="both"/>
          </w:pPr>
        </w:pPrChange>
      </w:pPr>
      <w:ins w:author="LauraPGM" w:date="2025-10-01T13:59:00Z" w:id="988">
        <w:r w:rsidRPr="007167F5">
          <w:rPr>
            <w:rFonts w:ascii="Calibri" w:hAnsi="Calibri" w:cs="Calibri"/>
            <w:lang w:eastAsia="es-MX"/>
            <w:rPrChange w:author="LauraPGM" w:date="2025-10-01T13:59:00Z" w:id="989">
              <w:rPr>
                <w:rFonts w:ascii="Calibri" w:hAnsi="Calibri" w:cs="Calibri"/>
                <w:b/>
              </w:rPr>
            </w:rPrChange>
          </w:rPr>
          <w:t>Si el consumo real fue de 9</w:t>
        </w:r>
      </w:ins>
      <w:ins w:author="LauraPGM" w:date="2025-10-09T07:01:00Z" w:id="990">
        <w:r w:rsidR="00563A31">
          <w:rPr>
            <w:rFonts w:ascii="Calibri" w:hAnsi="Calibri" w:cs="Calibri"/>
            <w:lang w:eastAsia="es-MX"/>
          </w:rPr>
          <w:t>.</w:t>
        </w:r>
      </w:ins>
      <w:ins w:author="LauraPGM" w:date="2025-10-01T13:59:00Z" w:id="991">
        <w:r w:rsidRPr="007167F5">
          <w:rPr>
            <w:rFonts w:ascii="Calibri" w:hAnsi="Calibri" w:cs="Calibri"/>
            <w:lang w:eastAsia="es-MX"/>
            <w:rPrChange w:author="LauraPGM" w:date="2025-10-01T13:59:00Z" w:id="992">
              <w:rPr>
                <w:rFonts w:ascii="Calibri" w:hAnsi="Calibri" w:cs="Calibri"/>
                <w:b/>
              </w:rPr>
            </w:rPrChange>
          </w:rPr>
          <w:t xml:space="preserve">000 </w:t>
        </w:r>
        <w:proofErr w:type="spellStart"/>
        <w:r w:rsidRPr="007167F5">
          <w:rPr>
            <w:rFonts w:ascii="Calibri" w:hAnsi="Calibri" w:cs="Calibri"/>
            <w:lang w:eastAsia="es-MX"/>
            <w:rPrChange w:author="LauraPGM" w:date="2025-10-01T13:59:00Z" w:id="993">
              <w:rPr>
                <w:rFonts w:ascii="Calibri" w:hAnsi="Calibri" w:cs="Calibri"/>
                <w:b/>
              </w:rPr>
            </w:rPrChange>
          </w:rPr>
          <w:t>kWh</w:t>
        </w:r>
        <w:proofErr w:type="spellEnd"/>
        <w:r w:rsidRPr="007167F5">
          <w:rPr>
            <w:rFonts w:ascii="Calibri" w:hAnsi="Calibri" w:cs="Calibri"/>
            <w:lang w:eastAsia="es-MX"/>
            <w:rPrChange w:author="LauraPGM" w:date="2025-10-01T13:59:00Z" w:id="994">
              <w:rPr>
                <w:rFonts w:ascii="Calibri" w:hAnsi="Calibri" w:cs="Calibri"/>
                <w:b/>
              </w:rPr>
            </w:rPrChange>
          </w:rPr>
          <w:t>.</w:t>
        </w:r>
      </w:ins>
    </w:p>
    <w:p w:rsidRPr="007167F5" w:rsidR="007167F5" w:rsidRDefault="00E94EA9" w14:paraId="34FEBAED" w14:textId="0383D285">
      <w:pPr>
        <w:numPr>
          <w:ilvl w:val="2"/>
          <w:numId w:val="159"/>
        </w:numPr>
        <w:spacing w:line="360" w:lineRule="auto"/>
        <w:rPr>
          <w:ins w:author="LauraPGM" w:date="2025-10-01T13:59:00Z" w:id="995"/>
          <w:rFonts w:ascii="Calibri" w:hAnsi="Calibri" w:cs="Calibri"/>
          <w:lang w:eastAsia="es-MX"/>
          <w:rPrChange w:author="LauraPGM" w:date="2025-10-01T13:59:00Z" w:id="996">
            <w:rPr>
              <w:ins w:author="LauraPGM" w:date="2025-10-01T13:59:00Z" w:id="997"/>
              <w:rFonts w:ascii="Calibri" w:hAnsi="Calibri" w:cs="Calibri"/>
              <w:b/>
            </w:rPr>
          </w:rPrChange>
        </w:rPr>
        <w:pPrChange w:author="LauraPGM" w:date="2025-10-01T14:03:00Z" w:id="998">
          <w:pPr>
            <w:pStyle w:val="Normal0"/>
            <w:spacing w:line="360" w:lineRule="auto"/>
            <w:jc w:val="both"/>
          </w:pPr>
        </w:pPrChange>
      </w:pPr>
      <w:ins w:author="LauraPGM" w:date="2025-10-01T13:59:00Z" w:id="999">
        <w:r w:rsidRPr="00E94EA9">
          <w:rPr>
            <w:rFonts w:ascii="Calibri" w:hAnsi="Calibri" w:cs="Calibri"/>
            <w:lang w:eastAsia="es-MX"/>
          </w:rPr>
          <w:t>Desempeño n</w:t>
        </w:r>
        <w:r w:rsidRPr="007167F5" w:rsidR="007167F5">
          <w:rPr>
            <w:rFonts w:ascii="Calibri" w:hAnsi="Calibri" w:cs="Calibri"/>
            <w:lang w:eastAsia="es-MX"/>
            <w:rPrChange w:author="LauraPGM" w:date="2025-10-01T13:59:00Z" w:id="1000">
              <w:rPr>
                <w:rFonts w:ascii="Calibri" w:hAnsi="Calibri" w:cs="Calibri"/>
                <w:b/>
              </w:rPr>
            </w:rPrChange>
          </w:rPr>
          <w:t>ormalizado = 9</w:t>
        </w:r>
      </w:ins>
      <w:ins w:author="LauraPGM" w:date="2025-10-09T07:01:00Z" w:id="1001">
        <w:r w:rsidR="00563A31">
          <w:rPr>
            <w:rFonts w:ascii="Calibri" w:hAnsi="Calibri" w:cs="Calibri"/>
            <w:lang w:eastAsia="es-MX"/>
          </w:rPr>
          <w:t>.</w:t>
        </w:r>
      </w:ins>
      <w:ins w:author="LauraPGM" w:date="2025-10-01T13:59:00Z" w:id="1002">
        <w:r w:rsidRPr="007167F5" w:rsidR="007167F5">
          <w:rPr>
            <w:rFonts w:ascii="Calibri" w:hAnsi="Calibri" w:cs="Calibri"/>
            <w:lang w:eastAsia="es-MX"/>
            <w:rPrChange w:author="LauraPGM" w:date="2025-10-01T13:59:00Z" w:id="1003">
              <w:rPr>
                <w:rFonts w:ascii="Calibri" w:hAnsi="Calibri" w:cs="Calibri"/>
                <w:b/>
              </w:rPr>
            </w:rPrChange>
          </w:rPr>
          <w:t xml:space="preserve">000 </w:t>
        </w:r>
        <w:proofErr w:type="spellStart"/>
        <w:r w:rsidRPr="007167F5" w:rsidR="007167F5">
          <w:rPr>
            <w:rFonts w:ascii="Calibri" w:hAnsi="Calibri" w:cs="Calibri"/>
            <w:lang w:eastAsia="es-MX"/>
            <w:rPrChange w:author="LauraPGM" w:date="2025-10-01T13:59:00Z" w:id="1004">
              <w:rPr>
                <w:rFonts w:ascii="Calibri" w:hAnsi="Calibri" w:cs="Calibri"/>
                <w:b/>
              </w:rPr>
            </w:rPrChange>
          </w:rPr>
          <w:t>kWh</w:t>
        </w:r>
        <w:proofErr w:type="spellEnd"/>
        <w:r w:rsidRPr="007167F5" w:rsidR="007167F5">
          <w:rPr>
            <w:rFonts w:ascii="Calibri" w:hAnsi="Calibri" w:cs="Calibri"/>
            <w:lang w:eastAsia="es-MX"/>
            <w:rPrChange w:author="LauraPGM" w:date="2025-10-01T13:59:00Z" w:id="1005">
              <w:rPr>
                <w:rFonts w:ascii="Calibri" w:hAnsi="Calibri" w:cs="Calibri"/>
                <w:b/>
              </w:rPr>
            </w:rPrChange>
          </w:rPr>
          <w:t xml:space="preserve"> (real) vs. 9</w:t>
        </w:r>
      </w:ins>
      <w:ins w:author="LauraPGM" w:date="2025-10-09T07:01:00Z" w:id="1006">
        <w:r w:rsidR="00563A31">
          <w:rPr>
            <w:rFonts w:ascii="Calibri" w:hAnsi="Calibri" w:cs="Calibri"/>
            <w:lang w:eastAsia="es-MX"/>
          </w:rPr>
          <w:t>.</w:t>
        </w:r>
      </w:ins>
      <w:ins w:author="LauraPGM" w:date="2025-10-01T13:59:00Z" w:id="1007">
        <w:r w:rsidRPr="007167F5" w:rsidR="007167F5">
          <w:rPr>
            <w:rFonts w:ascii="Calibri" w:hAnsi="Calibri" w:cs="Calibri"/>
            <w:lang w:eastAsia="es-MX"/>
            <w:rPrChange w:author="LauraPGM" w:date="2025-10-01T13:59:00Z" w:id="1008">
              <w:rPr>
                <w:rFonts w:ascii="Calibri" w:hAnsi="Calibri" w:cs="Calibri"/>
                <w:b/>
              </w:rPr>
            </w:rPrChange>
          </w:rPr>
          <w:t xml:space="preserve">750 </w:t>
        </w:r>
        <w:proofErr w:type="spellStart"/>
        <w:r w:rsidRPr="007167F5" w:rsidR="007167F5">
          <w:rPr>
            <w:rFonts w:ascii="Calibri" w:hAnsi="Calibri" w:cs="Calibri"/>
            <w:lang w:eastAsia="es-MX"/>
            <w:rPrChange w:author="LauraPGM" w:date="2025-10-01T13:59:00Z" w:id="1009">
              <w:rPr>
                <w:rFonts w:ascii="Calibri" w:hAnsi="Calibri" w:cs="Calibri"/>
                <w:b/>
              </w:rPr>
            </w:rPrChange>
          </w:rPr>
          <w:t>kWh</w:t>
        </w:r>
        <w:proofErr w:type="spellEnd"/>
        <w:r w:rsidRPr="007167F5" w:rsidR="007167F5">
          <w:rPr>
            <w:rFonts w:ascii="Calibri" w:hAnsi="Calibri" w:cs="Calibri"/>
            <w:lang w:eastAsia="es-MX"/>
            <w:rPrChange w:author="LauraPGM" w:date="2025-10-01T13:59:00Z" w:id="1010">
              <w:rPr>
                <w:rFonts w:ascii="Calibri" w:hAnsi="Calibri" w:cs="Calibri"/>
                <w:b/>
              </w:rPr>
            </w:rPrChange>
          </w:rPr>
          <w:t xml:space="preserve"> (esperado)</w:t>
        </w:r>
      </w:ins>
      <w:ins w:author="LauraPGM" w:date="2025-10-06T21:43:00Z" w:id="1011">
        <w:r w:rsidR="001A2FE7">
          <w:rPr>
            <w:rFonts w:ascii="Calibri" w:hAnsi="Calibri" w:cs="Calibri"/>
            <w:lang w:eastAsia="es-MX"/>
          </w:rPr>
          <w:t>.</w:t>
        </w:r>
      </w:ins>
      <w:ins w:author="LauraPGM" w:date="2025-10-01T13:59:00Z" w:id="1012">
        <w:r w:rsidRPr="001A2FE7" w:rsidR="001A2FE7">
          <w:rPr>
            <w:rFonts w:ascii="Calibri" w:hAnsi="Calibri" w:cs="Calibri"/>
            <w:lang w:eastAsia="es-MX"/>
          </w:rPr>
          <w:t xml:space="preserve"> </w:t>
        </w:r>
        <w:r w:rsidRPr="007167F5" w:rsidR="007167F5">
          <w:rPr>
            <w:rFonts w:ascii="Calibri" w:hAnsi="Calibri" w:cs="Calibri"/>
            <w:lang w:eastAsia="es-MX"/>
            <w:rPrChange w:author="LauraPGM" w:date="2025-10-01T13:59:00Z" w:id="1013">
              <w:rPr>
                <w:rFonts w:ascii="Calibri" w:hAnsi="Calibri" w:cs="Calibri"/>
                <w:b/>
              </w:rPr>
            </w:rPrChange>
          </w:rPr>
          <w:t xml:space="preserve">Esto </w:t>
        </w:r>
        <w:r w:rsidRPr="001A2FE7" w:rsidR="001A2FE7">
          <w:rPr>
            <w:rFonts w:ascii="Calibri" w:hAnsi="Calibri" w:cs="Calibri"/>
            <w:lang w:eastAsia="es-MX"/>
          </w:rPr>
          <w:t>indica una mejora del desempeño</w:t>
        </w:r>
        <w:r w:rsidRPr="007167F5" w:rsidR="007167F5">
          <w:rPr>
            <w:rFonts w:ascii="Calibri" w:hAnsi="Calibri" w:cs="Calibri"/>
            <w:lang w:eastAsia="es-MX"/>
            <w:rPrChange w:author="LauraPGM" w:date="2025-10-01T13:59:00Z" w:id="1014">
              <w:rPr>
                <w:rFonts w:ascii="Calibri" w:hAnsi="Calibri" w:cs="Calibri"/>
                <w:b/>
              </w:rPr>
            </w:rPrChange>
          </w:rPr>
          <w:t>.</w:t>
        </w:r>
      </w:ins>
    </w:p>
    <w:p w:rsidRPr="001D59AC" w:rsidR="007167F5" w:rsidP="001D59AC" w:rsidRDefault="007167F5" w14:paraId="65F7588F" w14:textId="77777777">
      <w:pPr>
        <w:pStyle w:val="Normal0"/>
        <w:spacing w:line="360" w:lineRule="auto"/>
        <w:jc w:val="both"/>
        <w:rPr>
          <w:rFonts w:ascii="Calibri" w:hAnsi="Calibri" w:cs="Calibri"/>
          <w:b/>
        </w:rPr>
      </w:pPr>
    </w:p>
    <w:p w:rsidRPr="001D59AC" w:rsidR="007717C6" w:rsidRDefault="007717C6" w14:paraId="4939CB8B" w14:textId="5D99EBC6">
      <w:pPr>
        <w:spacing w:after="200" w:line="360" w:lineRule="auto"/>
        <w:rPr>
          <w:rFonts w:ascii="Calibri" w:hAnsi="Calibri" w:cs="Calibri"/>
          <w:b/>
          <w:iCs/>
          <w:lang w:eastAsia="es-MX"/>
        </w:rPr>
        <w:pPrChange w:author="LauraPGM" w:date="2025-10-01T09:45:00Z" w:id="1015">
          <w:pPr>
            <w:spacing w:after="200" w:line="240" w:lineRule="auto"/>
          </w:pPr>
        </w:pPrChange>
      </w:pPr>
      <w:r w:rsidRPr="001D59AC">
        <w:rPr>
          <w:rFonts w:ascii="Calibri" w:hAnsi="Calibri" w:cs="Calibri"/>
          <w:b/>
          <w:iCs/>
          <w:lang w:eastAsia="es-MX"/>
        </w:rPr>
        <w:t>Figura 3. Ejemplo gr</w:t>
      </w:r>
      <w:ins w:author="LauraPGM" w:date="2025-10-06T21:44:00Z" w:id="1016">
        <w:r w:rsidR="007C46CE">
          <w:rPr>
            <w:rFonts w:ascii="Calibri" w:hAnsi="Calibri" w:cs="Calibri"/>
            <w:b/>
            <w:iCs/>
            <w:lang w:eastAsia="es-MX"/>
          </w:rPr>
          <w:t>á</w:t>
        </w:r>
      </w:ins>
      <w:del w:author="LauraPGM" w:date="2025-10-06T21:44:00Z" w:id="1017">
        <w:r w:rsidRPr="001D59AC" w:rsidDel="007C46CE">
          <w:rPr>
            <w:rFonts w:ascii="Calibri" w:hAnsi="Calibri" w:cs="Calibri"/>
            <w:b/>
            <w:iCs/>
            <w:lang w:eastAsia="es-MX"/>
          </w:rPr>
          <w:delText>a</w:delText>
        </w:r>
      </w:del>
      <w:r w:rsidRPr="001D59AC">
        <w:rPr>
          <w:rFonts w:ascii="Calibri" w:hAnsi="Calibri" w:cs="Calibri"/>
          <w:b/>
          <w:iCs/>
          <w:lang w:eastAsia="es-MX"/>
        </w:rPr>
        <w:t xml:space="preserve">fico de tendencia de mejora y/o </w:t>
      </w:r>
      <w:commentRangeStart w:id="1018"/>
      <w:r w:rsidRPr="001D59AC">
        <w:rPr>
          <w:rFonts w:ascii="Calibri" w:hAnsi="Calibri" w:cs="Calibri"/>
          <w:b/>
          <w:iCs/>
          <w:lang w:eastAsia="es-MX"/>
        </w:rPr>
        <w:t>deterioro</w:t>
      </w:r>
      <w:commentRangeEnd w:id="1018"/>
      <w:r w:rsidRPr="001D59AC" w:rsidR="007F70C1">
        <w:rPr>
          <w:rStyle w:val="Refdecomentario"/>
          <w:rFonts w:ascii="Calibri" w:hAnsi="Calibri" w:cs="Calibri"/>
          <w:sz w:val="22"/>
          <w:szCs w:val="22"/>
        </w:rPr>
        <w:commentReference w:id="1018"/>
      </w:r>
    </w:p>
    <w:commentRangeStart w:id="1019"/>
    <w:p w:rsidRPr="001D59AC" w:rsidR="007717C6" w:rsidRDefault="007717C6" w14:paraId="494281F1" w14:textId="77777777">
      <w:pPr>
        <w:spacing w:line="360" w:lineRule="auto"/>
        <w:rPr>
          <w:rFonts w:ascii="Calibri" w:hAnsi="Calibri" w:cs="Calibri"/>
        </w:rPr>
        <w:pPrChange w:author="LauraPGM" w:date="2025-10-01T09:45:00Z" w:id="1020">
          <w:pPr/>
        </w:pPrChange>
      </w:pPr>
      <w:r w:rsidRPr="001D59AC">
        <w:rPr>
          <w:rFonts w:ascii="Calibri" w:hAnsi="Calibri" w:cs="Calibri"/>
        </w:rPr>
        <w:fldChar w:fldCharType="begin"/>
      </w:r>
      <w:r w:rsidRPr="001D59AC">
        <w:rPr>
          <w:rFonts w:ascii="Calibri" w:hAnsi="Calibri" w:cs="Calibri"/>
        </w:rPr>
        <w:instrText xml:space="preserve"> INCLUDEPICTURE "https://www.researchgate.net/publication/351618193/figure/fig4/AS:1024131977969666@1621183499254/Comportamiento-del-consumo-mensual-y-su-tendencia-durante-el-ano-2016.png" \* MERGEFORMATINET </w:instrText>
      </w:r>
      <w:r w:rsidRPr="001D59AC">
        <w:rPr>
          <w:rFonts w:ascii="Calibri" w:hAnsi="Calibri" w:cs="Calibri"/>
        </w:rPr>
        <w:fldChar w:fldCharType="separate"/>
      </w:r>
      <w:r w:rsidRPr="001D59AC">
        <w:rPr>
          <w:rFonts w:ascii="Calibri" w:hAnsi="Calibri" w:cs="Calibri"/>
          <w:noProof/>
          <w:lang w:eastAsia="es-CO"/>
        </w:rPr>
        <w:drawing>
          <wp:inline distT="0" distB="0" distL="0" distR="0" wp14:anchorId="259BC332" wp14:editId="639C14A0">
            <wp:extent cx="3766457" cy="1939884"/>
            <wp:effectExtent l="0" t="0" r="0" b="3810"/>
            <wp:docPr id="55250984" name="Imagen 1" descr="2 Comportamiento del consumo mensual y su tendencia durante el año 2016.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Comportamiento del consumo mensual y su tendencia durante el año 2016.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0676" cy="1952358"/>
                    </a:xfrm>
                    <a:prstGeom prst="rect">
                      <a:avLst/>
                    </a:prstGeom>
                    <a:noFill/>
                    <a:ln>
                      <a:noFill/>
                    </a:ln>
                  </pic:spPr>
                </pic:pic>
              </a:graphicData>
            </a:graphic>
          </wp:inline>
        </w:drawing>
      </w:r>
      <w:r w:rsidRPr="001D59AC">
        <w:rPr>
          <w:rFonts w:ascii="Calibri" w:hAnsi="Calibri" w:cs="Calibri"/>
        </w:rPr>
        <w:fldChar w:fldCharType="end"/>
      </w:r>
      <w:commentRangeEnd w:id="1019"/>
      <w:r w:rsidR="0071326D">
        <w:rPr>
          <w:rStyle w:val="Refdecomentario"/>
        </w:rPr>
        <w:commentReference w:id="1019"/>
      </w:r>
    </w:p>
    <w:p w:rsidRPr="001D59AC" w:rsidR="007717C6" w:rsidRDefault="007717C6" w14:paraId="177FCA5A" w14:textId="77777777">
      <w:pPr>
        <w:spacing w:line="360" w:lineRule="auto"/>
        <w:rPr>
          <w:rFonts w:ascii="Calibri" w:hAnsi="Calibri" w:cs="Calibri"/>
        </w:rPr>
        <w:pPrChange w:author="LauraPGM" w:date="2025-10-01T09:45:00Z" w:id="1021">
          <w:pPr/>
        </w:pPrChange>
      </w:pPr>
      <w:r w:rsidRPr="001D59AC">
        <w:rPr>
          <w:rFonts w:ascii="Calibri" w:hAnsi="Calibri" w:cs="Calibri"/>
          <w:b/>
          <w:iCs/>
        </w:rPr>
        <w:t>Fuente:</w:t>
      </w:r>
      <w:r w:rsidRPr="001D59AC">
        <w:rPr>
          <w:rFonts w:ascii="Calibri" w:hAnsi="Calibri" w:cs="Calibri"/>
          <w:iCs/>
        </w:rPr>
        <w:t xml:space="preserve"> </w:t>
      </w:r>
      <w:r w:rsidRPr="001D59AC" w:rsidR="00D645B6">
        <w:rPr>
          <w:rFonts w:ascii="Calibri" w:hAnsi="Calibri" w:cs="Calibri"/>
          <w:iCs/>
          <w:color w:val="1F497D" w:themeColor="text2"/>
        </w:rPr>
        <w:fldChar w:fldCharType="begin"/>
      </w:r>
      <w:r w:rsidRPr="001D59AC" w:rsidR="00D645B6">
        <w:rPr>
          <w:rFonts w:ascii="Calibri" w:hAnsi="Calibri" w:cs="Calibri"/>
          <w:iCs/>
          <w:color w:val="1F497D" w:themeColor="text2"/>
        </w:rPr>
        <w:instrText xml:space="preserve"> HYPERLINK "https://www.researchgate.net/figure/Comportamiento-del-consumo-mensual-y-su-tendencia-durante-el-ano-2016_fig4_351618193" </w:instrText>
      </w:r>
      <w:r w:rsidRPr="001D59AC" w:rsidR="00D645B6">
        <w:rPr>
          <w:rFonts w:ascii="Calibri" w:hAnsi="Calibri" w:cs="Calibri"/>
          <w:iCs/>
          <w:color w:val="1F497D" w:themeColor="text2"/>
        </w:rPr>
        <w:fldChar w:fldCharType="separate"/>
      </w:r>
      <w:r w:rsidRPr="001D59AC">
        <w:rPr>
          <w:rFonts w:ascii="Calibri" w:hAnsi="Calibri" w:cs="Calibri"/>
          <w:iCs/>
          <w:color w:val="1F497D" w:themeColor="text2"/>
        </w:rPr>
        <w:t>https://www.researchgate.net/figure/Comportamiento-del-consumo-mensual-y-su-tendencia-durante-el-ano-2016_fig4_351618193</w:t>
      </w:r>
      <w:r w:rsidRPr="001D59AC" w:rsidR="00D645B6">
        <w:rPr>
          <w:rFonts w:ascii="Calibri" w:hAnsi="Calibri" w:cs="Calibri"/>
          <w:iCs/>
          <w:color w:val="1F497D" w:themeColor="text2"/>
        </w:rPr>
        <w:fldChar w:fldCharType="end"/>
      </w:r>
    </w:p>
    <w:p w:rsidRPr="001D59AC" w:rsidR="007717C6" w:rsidRDefault="007717C6" w14:paraId="1C82A355" w14:textId="77777777">
      <w:pPr>
        <w:spacing w:line="360" w:lineRule="auto"/>
        <w:rPr>
          <w:rFonts w:ascii="Calibri" w:hAnsi="Calibri" w:cs="Calibri"/>
          <w:lang w:eastAsia="es-MX"/>
        </w:rPr>
        <w:pPrChange w:author="LauraPGM" w:date="2025-10-01T09:45:00Z" w:id="1022">
          <w:pPr/>
        </w:pPrChange>
      </w:pPr>
    </w:p>
    <w:p w:rsidRPr="001D59AC" w:rsidR="007717C6" w:rsidRDefault="007717C6" w14:paraId="5AC0B60A" w14:textId="4F3EA3B2">
      <w:pPr>
        <w:pStyle w:val="Prrafodelista"/>
        <w:numPr>
          <w:ilvl w:val="0"/>
          <w:numId w:val="92"/>
        </w:numPr>
        <w:spacing w:line="360" w:lineRule="auto"/>
        <w:rPr>
          <w:rFonts w:ascii="Calibri" w:hAnsi="Calibri" w:cs="Calibri"/>
          <w:lang w:eastAsia="es-MX"/>
        </w:rPr>
        <w:pPrChange w:author="LauraPGM" w:date="2025-10-01T09:45:00Z" w:id="1023">
          <w:pPr>
            <w:pStyle w:val="Prrafodelista"/>
            <w:numPr>
              <w:numId w:val="106"/>
            </w:numPr>
            <w:tabs>
              <w:tab w:val="num" w:pos="360"/>
              <w:tab w:val="num" w:pos="720"/>
            </w:tabs>
            <w:ind w:hanging="720"/>
          </w:pPr>
        </w:pPrChange>
      </w:pPr>
      <w:r w:rsidRPr="001D59AC">
        <w:rPr>
          <w:rFonts w:ascii="Calibri" w:hAnsi="Calibri" w:cs="Calibri"/>
          <w:b/>
          <w:bCs/>
          <w:lang w:eastAsia="es-MX"/>
        </w:rPr>
        <w:t>Estacionalidad:</w:t>
      </w:r>
      <w:r w:rsidRPr="001D59AC">
        <w:rPr>
          <w:rFonts w:ascii="Calibri" w:hAnsi="Calibri" w:cs="Calibri"/>
          <w:lang w:eastAsia="es-MX"/>
        </w:rPr>
        <w:t xml:space="preserve"> patrones de consumo que se repiten anualmente (</w:t>
      </w:r>
      <w:ins w:author="LauraPGM" w:date="2025-10-06T21:48:00Z" w:id="1024">
        <w:r w:rsidR="0071326D">
          <w:rPr>
            <w:rFonts w:ascii="Calibri" w:hAnsi="Calibri" w:cs="Calibri"/>
            <w:lang w:eastAsia="es-MX"/>
          </w:rPr>
          <w:t xml:space="preserve">por </w:t>
        </w:r>
      </w:ins>
      <w:r w:rsidRPr="001D59AC">
        <w:rPr>
          <w:rFonts w:ascii="Calibri" w:hAnsi="Calibri" w:cs="Calibri"/>
          <w:lang w:eastAsia="es-MX"/>
        </w:rPr>
        <w:t>ejemplo</w:t>
      </w:r>
      <w:del w:author="LauraPGM" w:date="2025-10-06T21:48:00Z" w:id="1025">
        <w:r w:rsidRPr="001D59AC" w:rsidDel="0071326D">
          <w:rPr>
            <w:rFonts w:ascii="Calibri" w:hAnsi="Calibri" w:cs="Calibri"/>
            <w:lang w:eastAsia="es-MX"/>
          </w:rPr>
          <w:delText>.</w:delText>
        </w:r>
      </w:del>
      <w:r w:rsidRPr="001D59AC">
        <w:rPr>
          <w:rFonts w:ascii="Calibri" w:hAnsi="Calibri" w:cs="Calibri"/>
          <w:lang w:eastAsia="es-MX"/>
        </w:rPr>
        <w:t>, mayor consumo en invierno por calefacción).</w:t>
      </w:r>
    </w:p>
    <w:p w:rsidRPr="001D59AC" w:rsidR="007717C6" w:rsidRDefault="007717C6" w14:paraId="2E148662" w14:textId="77777777">
      <w:pPr>
        <w:spacing w:line="360" w:lineRule="auto"/>
        <w:rPr>
          <w:rFonts w:ascii="Calibri" w:hAnsi="Calibri" w:cs="Calibri"/>
          <w:lang w:eastAsia="es-MX"/>
        </w:rPr>
        <w:pPrChange w:author="LauraPGM" w:date="2025-10-01T09:45:00Z" w:id="1026">
          <w:pPr/>
        </w:pPrChange>
      </w:pPr>
    </w:p>
    <w:p w:rsidRPr="001D59AC" w:rsidR="007717C6" w:rsidRDefault="007717C6" w14:paraId="647434E4" w14:textId="72624FA9">
      <w:pPr>
        <w:spacing w:after="200" w:line="360" w:lineRule="auto"/>
        <w:rPr>
          <w:rFonts w:ascii="Calibri" w:hAnsi="Calibri" w:cs="Calibri"/>
          <w:b/>
          <w:iCs/>
          <w:lang w:eastAsia="es-MX"/>
        </w:rPr>
        <w:pPrChange w:author="LauraPGM" w:date="2025-10-01T09:45:00Z" w:id="1027">
          <w:pPr>
            <w:spacing w:after="200" w:line="240" w:lineRule="auto"/>
          </w:pPr>
        </w:pPrChange>
      </w:pPr>
      <w:r w:rsidRPr="001D59AC">
        <w:rPr>
          <w:rFonts w:ascii="Calibri" w:hAnsi="Calibri" w:cs="Calibri"/>
          <w:b/>
          <w:iCs/>
          <w:lang w:eastAsia="es-MX"/>
        </w:rPr>
        <w:t>Figura 4. Ejemplo gr</w:t>
      </w:r>
      <w:ins w:author="LauraPGM" w:date="2025-10-06T21:50:00Z" w:id="1028">
        <w:r w:rsidR="00D57455">
          <w:rPr>
            <w:rFonts w:ascii="Calibri" w:hAnsi="Calibri" w:cs="Calibri"/>
            <w:b/>
            <w:iCs/>
            <w:lang w:eastAsia="es-MX"/>
          </w:rPr>
          <w:t>á</w:t>
        </w:r>
      </w:ins>
      <w:del w:author="LauraPGM" w:date="2025-10-06T21:50:00Z" w:id="1029">
        <w:r w:rsidRPr="001D59AC" w:rsidDel="00D57455">
          <w:rPr>
            <w:rFonts w:ascii="Calibri" w:hAnsi="Calibri" w:cs="Calibri"/>
            <w:b/>
            <w:iCs/>
            <w:lang w:eastAsia="es-MX"/>
          </w:rPr>
          <w:delText>a</w:delText>
        </w:r>
      </w:del>
      <w:r w:rsidRPr="001D59AC">
        <w:rPr>
          <w:rFonts w:ascii="Calibri" w:hAnsi="Calibri" w:cs="Calibri"/>
          <w:b/>
          <w:iCs/>
          <w:lang w:eastAsia="es-MX"/>
        </w:rPr>
        <w:t xml:space="preserve">fico de tendencia </w:t>
      </w:r>
      <w:commentRangeStart w:id="1030"/>
      <w:r w:rsidRPr="001D59AC">
        <w:rPr>
          <w:rFonts w:ascii="Calibri" w:hAnsi="Calibri" w:cs="Calibri"/>
          <w:b/>
          <w:iCs/>
          <w:lang w:eastAsia="es-MX"/>
        </w:rPr>
        <w:t>estacional</w:t>
      </w:r>
      <w:commentRangeEnd w:id="1030"/>
      <w:r w:rsidRPr="001D59AC" w:rsidR="007F70C1">
        <w:rPr>
          <w:rStyle w:val="Refdecomentario"/>
          <w:rFonts w:ascii="Calibri" w:hAnsi="Calibri" w:cs="Calibri"/>
          <w:sz w:val="22"/>
          <w:szCs w:val="22"/>
        </w:rPr>
        <w:commentReference w:id="1030"/>
      </w:r>
    </w:p>
    <w:commentRangeStart w:id="1031"/>
    <w:p w:rsidRPr="001D59AC" w:rsidR="007717C6" w:rsidRDefault="007717C6" w14:paraId="591E001E" w14:textId="77777777">
      <w:pPr>
        <w:spacing w:line="360" w:lineRule="auto"/>
        <w:rPr>
          <w:rFonts w:ascii="Calibri" w:hAnsi="Calibri" w:cs="Calibri"/>
        </w:rPr>
        <w:pPrChange w:author="LauraPGM" w:date="2025-10-01T09:45:00Z" w:id="1032">
          <w:pPr/>
        </w:pPrChange>
      </w:pPr>
      <w:r w:rsidRPr="001D59AC">
        <w:rPr>
          <w:rFonts w:ascii="Calibri" w:hAnsi="Calibri" w:cs="Calibri"/>
        </w:rPr>
        <w:fldChar w:fldCharType="begin"/>
      </w:r>
      <w:r w:rsidRPr="001D59AC">
        <w:rPr>
          <w:rFonts w:ascii="Calibri" w:hAnsi="Calibri" w:cs="Calibri"/>
        </w:rPr>
        <w:instrText xml:space="preserve"> INCLUDEPICTURE "https://www.aeqenergia.com/wp-content/uploads/2020/10/1_0-603.png" \* MERGEFORMATINET </w:instrText>
      </w:r>
      <w:r w:rsidRPr="001D59AC">
        <w:rPr>
          <w:rFonts w:ascii="Calibri" w:hAnsi="Calibri" w:cs="Calibri"/>
        </w:rPr>
        <w:fldChar w:fldCharType="separate"/>
      </w:r>
      <w:r w:rsidRPr="001D59AC">
        <w:rPr>
          <w:rFonts w:ascii="Calibri" w:hAnsi="Calibri" w:cs="Calibri"/>
          <w:noProof/>
          <w:lang w:eastAsia="es-CO"/>
        </w:rPr>
        <w:drawing>
          <wp:inline distT="0" distB="0" distL="0" distR="0" wp14:anchorId="75D0388E" wp14:editId="50169825">
            <wp:extent cx="4104394" cy="2503714"/>
            <wp:effectExtent l="0" t="0" r="0" b="0"/>
            <wp:docPr id="441937986" name="Imagen 2" descr="Comportamiento del consumo eléctrico durante el COVID-19 - AEQ Ener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rtamiento del consumo eléctrico durante el COVID-19 - AEQ Energ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6095" cy="2516952"/>
                    </a:xfrm>
                    <a:prstGeom prst="rect">
                      <a:avLst/>
                    </a:prstGeom>
                    <a:noFill/>
                    <a:ln>
                      <a:noFill/>
                    </a:ln>
                  </pic:spPr>
                </pic:pic>
              </a:graphicData>
            </a:graphic>
          </wp:inline>
        </w:drawing>
      </w:r>
      <w:r w:rsidRPr="001D59AC">
        <w:rPr>
          <w:rFonts w:ascii="Calibri" w:hAnsi="Calibri" w:cs="Calibri"/>
        </w:rPr>
        <w:fldChar w:fldCharType="end"/>
      </w:r>
      <w:commentRangeEnd w:id="1031"/>
      <w:r w:rsidR="006F6F92">
        <w:rPr>
          <w:rStyle w:val="Refdecomentario"/>
        </w:rPr>
        <w:commentReference w:id="1031"/>
      </w:r>
    </w:p>
    <w:p w:rsidRPr="001D59AC" w:rsidR="007717C6" w:rsidRDefault="007717C6" w14:paraId="6EF77150" w14:textId="77777777">
      <w:pPr>
        <w:spacing w:line="360" w:lineRule="auto"/>
        <w:jc w:val="center"/>
        <w:rPr>
          <w:rFonts w:ascii="Calibri" w:hAnsi="Calibri" w:cs="Calibri"/>
        </w:rPr>
        <w:pPrChange w:author="LauraPGM" w:date="2025-10-01T09:45:00Z" w:id="1033">
          <w:pPr>
            <w:jc w:val="center"/>
          </w:pPr>
        </w:pPrChange>
      </w:pPr>
      <w:r w:rsidRPr="001D59AC">
        <w:rPr>
          <w:rFonts w:ascii="Calibri" w:hAnsi="Calibri" w:cs="Calibri"/>
          <w:i/>
          <w:iCs/>
          <w:color w:val="1F497D" w:themeColor="text2"/>
        </w:rPr>
        <w:t xml:space="preserve">Fuente: </w:t>
      </w:r>
      <w:r w:rsidRPr="001D59AC" w:rsidR="00D645B6">
        <w:rPr>
          <w:rFonts w:ascii="Calibri" w:hAnsi="Calibri" w:cs="Calibri"/>
          <w:i/>
          <w:iCs/>
          <w:color w:val="1F497D" w:themeColor="text2"/>
        </w:rPr>
        <w:fldChar w:fldCharType="begin"/>
      </w:r>
      <w:r w:rsidRPr="001D59AC" w:rsidR="00D645B6">
        <w:rPr>
          <w:rFonts w:ascii="Calibri" w:hAnsi="Calibri" w:cs="Calibri"/>
          <w:i/>
          <w:iCs/>
          <w:color w:val="1F497D" w:themeColor="text2"/>
        </w:rPr>
        <w:instrText xml:space="preserve"> HYPERLINK "https://www.aeqenergia.com/blog/comportamiento-del-consumo-electrico-durante-el-covid-19/" </w:instrText>
      </w:r>
      <w:r w:rsidRPr="001D59AC" w:rsidR="00D645B6">
        <w:rPr>
          <w:rFonts w:ascii="Calibri" w:hAnsi="Calibri" w:cs="Calibri"/>
          <w:i/>
          <w:iCs/>
          <w:color w:val="1F497D" w:themeColor="text2"/>
        </w:rPr>
        <w:fldChar w:fldCharType="separate"/>
      </w:r>
      <w:r w:rsidRPr="001D59AC">
        <w:rPr>
          <w:rFonts w:ascii="Calibri" w:hAnsi="Calibri" w:cs="Calibri"/>
          <w:i/>
          <w:iCs/>
          <w:color w:val="1F497D" w:themeColor="text2"/>
        </w:rPr>
        <w:t>https://www.aeqenergia.com/blog/comportamiento-del-consumo-electrico-durante-el-covid-19/</w:t>
      </w:r>
      <w:r w:rsidRPr="001D59AC" w:rsidR="00D645B6">
        <w:rPr>
          <w:rFonts w:ascii="Calibri" w:hAnsi="Calibri" w:cs="Calibri"/>
          <w:i/>
          <w:iCs/>
          <w:color w:val="1F497D" w:themeColor="text2"/>
        </w:rPr>
        <w:fldChar w:fldCharType="end"/>
      </w:r>
      <w:r w:rsidRPr="001D59AC">
        <w:rPr>
          <w:rFonts w:ascii="Calibri" w:hAnsi="Calibri" w:cs="Calibri"/>
        </w:rPr>
        <w:t xml:space="preserve"> </w:t>
      </w:r>
    </w:p>
    <w:p w:rsidRPr="001D59AC" w:rsidR="007717C6" w:rsidDel="008C2923" w:rsidRDefault="007717C6" w14:paraId="25C2F1EA" w14:textId="77777777">
      <w:pPr>
        <w:spacing w:line="360" w:lineRule="auto"/>
        <w:rPr>
          <w:del w:author="LauraPGM" w:date="2025-10-01T14:11:00Z" w:id="1034"/>
          <w:rFonts w:ascii="Calibri" w:hAnsi="Calibri" w:cs="Calibri"/>
        </w:rPr>
        <w:pPrChange w:author="LauraPGM" w:date="2025-10-01T09:45:00Z" w:id="1035">
          <w:pPr/>
        </w:pPrChange>
      </w:pPr>
    </w:p>
    <w:p w:rsidRPr="001D59AC" w:rsidR="007717C6" w:rsidRDefault="007717C6" w14:paraId="42C76E8E" w14:textId="77777777">
      <w:pPr>
        <w:spacing w:line="360" w:lineRule="auto"/>
        <w:rPr>
          <w:rFonts w:ascii="Calibri" w:hAnsi="Calibri" w:cs="Calibri"/>
          <w:lang w:eastAsia="es-MX"/>
        </w:rPr>
        <w:pPrChange w:author="LauraPGM" w:date="2025-10-01T09:45:00Z" w:id="1036">
          <w:pPr/>
        </w:pPrChange>
      </w:pPr>
    </w:p>
    <w:p w:rsidRPr="001D59AC" w:rsidR="007717C6" w:rsidRDefault="007717C6" w14:paraId="77E9218A" w14:textId="4EFAB335">
      <w:pPr>
        <w:pStyle w:val="Prrafodelista"/>
        <w:numPr>
          <w:ilvl w:val="0"/>
          <w:numId w:val="91"/>
        </w:numPr>
        <w:spacing w:line="360" w:lineRule="auto"/>
        <w:rPr>
          <w:rFonts w:ascii="Calibri" w:hAnsi="Calibri" w:cs="Calibri"/>
          <w:lang w:eastAsia="es-MX"/>
        </w:rPr>
        <w:pPrChange w:author="LauraPGM" w:date="2025-10-01T09:45:00Z" w:id="1037">
          <w:pPr>
            <w:pStyle w:val="Prrafodelista"/>
            <w:numPr>
              <w:numId w:val="107"/>
            </w:numPr>
            <w:tabs>
              <w:tab w:val="num" w:pos="360"/>
              <w:tab w:val="num" w:pos="720"/>
            </w:tabs>
            <w:ind w:hanging="720"/>
          </w:pPr>
        </w:pPrChange>
      </w:pPr>
      <w:r w:rsidRPr="001D59AC">
        <w:rPr>
          <w:rFonts w:ascii="Calibri" w:hAnsi="Calibri" w:cs="Calibri"/>
          <w:b/>
          <w:bCs/>
          <w:lang w:eastAsia="es-MX"/>
        </w:rPr>
        <w:t>Variabilidad:</w:t>
      </w:r>
      <w:r w:rsidRPr="001D59AC">
        <w:rPr>
          <w:rFonts w:ascii="Calibri" w:hAnsi="Calibri" w:cs="Calibri"/>
          <w:lang w:eastAsia="es-MX"/>
        </w:rPr>
        <w:t xml:space="preserve"> </w:t>
      </w:r>
      <w:ins w:author="LauraPGM" w:date="2025-10-06T21:49:00Z" w:id="1038">
        <w:r w:rsidR="007B5783">
          <w:rPr>
            <w:rFonts w:ascii="Calibri" w:hAnsi="Calibri" w:cs="Calibri"/>
            <w:lang w:eastAsia="es-MX"/>
          </w:rPr>
          <w:t>l</w:t>
        </w:r>
      </w:ins>
      <w:del w:author="LauraPGM" w:date="2025-10-06T21:48:00Z" w:id="1039">
        <w:r w:rsidRPr="001D59AC" w:rsidDel="007B5783">
          <w:rPr>
            <w:rFonts w:ascii="Calibri" w:hAnsi="Calibri" w:cs="Calibri"/>
            <w:lang w:eastAsia="es-MX"/>
          </w:rPr>
          <w:delText>L</w:delText>
        </w:r>
      </w:del>
      <w:r w:rsidRPr="001D59AC">
        <w:rPr>
          <w:rFonts w:ascii="Calibri" w:hAnsi="Calibri" w:cs="Calibri"/>
          <w:lang w:eastAsia="es-MX"/>
        </w:rPr>
        <w:t>a dispersión de los datos alrededor de la LBE.</w:t>
      </w:r>
    </w:p>
    <w:p w:rsidRPr="001D59AC" w:rsidR="007717C6" w:rsidRDefault="007717C6" w14:paraId="45B890CF" w14:textId="77777777">
      <w:pPr>
        <w:spacing w:line="360" w:lineRule="auto"/>
        <w:rPr>
          <w:rFonts w:ascii="Calibri" w:hAnsi="Calibri" w:cs="Calibri"/>
          <w:lang w:eastAsia="es-MX"/>
        </w:rPr>
        <w:pPrChange w:author="LauraPGM" w:date="2025-10-01T09:45:00Z" w:id="1040">
          <w:pPr/>
        </w:pPrChange>
      </w:pPr>
    </w:p>
    <w:p w:rsidRPr="00D42B0F" w:rsidR="007717C6" w:rsidRDefault="007F70C1" w14:paraId="549841C5" w14:textId="0A6B8213">
      <w:pPr>
        <w:pStyle w:val="Prrafodelista"/>
        <w:numPr>
          <w:ilvl w:val="0"/>
          <w:numId w:val="58"/>
        </w:numPr>
        <w:spacing w:line="360" w:lineRule="auto"/>
        <w:rPr>
          <w:rFonts w:ascii="Calibri" w:hAnsi="Calibri" w:cs="Calibri"/>
          <w:lang w:eastAsia="es-MX"/>
          <w:rPrChange w:author="LauraPGM" w:date="2025-10-01T14:03:00Z" w:id="1041">
            <w:rPr>
              <w:lang w:eastAsia="es-MX"/>
            </w:rPr>
          </w:rPrChange>
        </w:rPr>
        <w:pPrChange w:author="LauraPGM" w:date="2025-10-01T14:03:00Z" w:id="1042">
          <w:pPr/>
        </w:pPrChange>
      </w:pPr>
      <w:r w:rsidRPr="00D42B0F">
        <w:rPr>
          <w:rFonts w:ascii="Calibri" w:hAnsi="Calibri" w:cs="Calibri"/>
          <w:b/>
          <w:bCs/>
          <w:lang w:eastAsia="es-MX"/>
          <w:rPrChange w:author="LauraPGM" w:date="2025-10-01T14:03:00Z" w:id="1043">
            <w:rPr>
              <w:b/>
              <w:bCs/>
              <w:lang w:eastAsia="es-MX"/>
            </w:rPr>
          </w:rPrChange>
        </w:rPr>
        <w:t>Identificación de desviaciones s</w:t>
      </w:r>
      <w:r w:rsidRPr="00D42B0F" w:rsidR="007717C6">
        <w:rPr>
          <w:rFonts w:ascii="Calibri" w:hAnsi="Calibri" w:cs="Calibri"/>
          <w:b/>
          <w:bCs/>
          <w:lang w:eastAsia="es-MX"/>
          <w:rPrChange w:author="LauraPGM" w:date="2025-10-01T14:03:00Z" w:id="1044">
            <w:rPr>
              <w:b/>
              <w:bCs/>
              <w:lang w:eastAsia="es-MX"/>
            </w:rPr>
          </w:rPrChange>
        </w:rPr>
        <w:t>ignificativas:</w:t>
      </w:r>
      <w:r w:rsidRPr="00D42B0F" w:rsidR="007717C6">
        <w:rPr>
          <w:rFonts w:ascii="Calibri" w:hAnsi="Calibri" w:cs="Calibri"/>
          <w:lang w:eastAsia="es-MX"/>
          <w:rPrChange w:author="LauraPGM" w:date="2025-10-01T14:03:00Z" w:id="1045">
            <w:rPr>
              <w:lang w:eastAsia="es-MX"/>
            </w:rPr>
          </w:rPrChange>
        </w:rPr>
        <w:t xml:space="preserve"> buscar puntos de datos que se alejen considerablemente de la LBE. Estas desviaciones pueden indicar: </w:t>
      </w:r>
    </w:p>
    <w:p w:rsidRPr="001D59AC" w:rsidR="007717C6" w:rsidRDefault="007717C6" w14:paraId="702003F8" w14:textId="77777777">
      <w:pPr>
        <w:spacing w:line="360" w:lineRule="auto"/>
        <w:rPr>
          <w:rFonts w:ascii="Calibri" w:hAnsi="Calibri" w:cs="Calibri"/>
          <w:lang w:eastAsia="es-MX"/>
        </w:rPr>
        <w:pPrChange w:author="LauraPGM" w:date="2025-10-01T09:45:00Z" w:id="1046">
          <w:pPr/>
        </w:pPrChange>
      </w:pPr>
    </w:p>
    <w:p w:rsidRPr="001D59AC" w:rsidR="007717C6" w:rsidRDefault="007717C6" w14:paraId="17454665" w14:textId="77777777">
      <w:pPr>
        <w:numPr>
          <w:ilvl w:val="0"/>
          <w:numId w:val="90"/>
        </w:numPr>
        <w:spacing w:line="360" w:lineRule="auto"/>
        <w:rPr>
          <w:rFonts w:ascii="Calibri" w:hAnsi="Calibri" w:cs="Calibri"/>
          <w:lang w:eastAsia="es-MX"/>
        </w:rPr>
        <w:pPrChange w:author="LauraPGM" w:date="2025-10-01T09:45:00Z" w:id="1047">
          <w:pPr>
            <w:numPr>
              <w:numId w:val="108"/>
            </w:numPr>
            <w:tabs>
              <w:tab w:val="num" w:pos="360"/>
              <w:tab w:val="num" w:pos="720"/>
            </w:tabs>
            <w:ind w:left="720" w:hanging="720"/>
          </w:pPr>
        </w:pPrChange>
      </w:pPr>
      <w:r w:rsidRPr="001D59AC">
        <w:rPr>
          <w:rFonts w:ascii="Calibri" w:hAnsi="Calibri" w:cs="Calibri"/>
          <w:b/>
          <w:bCs/>
          <w:lang w:eastAsia="es-MX"/>
        </w:rPr>
        <w:t>Oportunidades:</w:t>
      </w:r>
      <w:r w:rsidRPr="001D59AC">
        <w:rPr>
          <w:rFonts w:ascii="Calibri" w:hAnsi="Calibri" w:cs="Calibri"/>
          <w:lang w:eastAsia="es-MX"/>
        </w:rPr>
        <w:t xml:space="preserve"> un IDE muy alto puede señalar un área de desperdicio o ineficiencia.</w:t>
      </w:r>
    </w:p>
    <w:p w:rsidRPr="001D59AC" w:rsidR="007717C6" w:rsidRDefault="007717C6" w14:paraId="57AA4990" w14:textId="6457ACEB">
      <w:pPr>
        <w:numPr>
          <w:ilvl w:val="0"/>
          <w:numId w:val="90"/>
        </w:numPr>
        <w:spacing w:line="360" w:lineRule="auto"/>
        <w:rPr>
          <w:rFonts w:ascii="Calibri" w:hAnsi="Calibri" w:cs="Calibri"/>
          <w:lang w:eastAsia="es-MX"/>
        </w:rPr>
        <w:pPrChange w:author="LauraPGM" w:date="2025-10-01T09:45:00Z" w:id="1048">
          <w:pPr>
            <w:numPr>
              <w:numId w:val="108"/>
            </w:numPr>
            <w:tabs>
              <w:tab w:val="num" w:pos="360"/>
              <w:tab w:val="num" w:pos="720"/>
            </w:tabs>
            <w:ind w:left="720" w:hanging="720"/>
          </w:pPr>
        </w:pPrChange>
      </w:pPr>
      <w:r w:rsidRPr="001D59AC">
        <w:rPr>
          <w:rFonts w:ascii="Calibri" w:hAnsi="Calibri" w:cs="Calibri"/>
          <w:b/>
          <w:bCs/>
          <w:lang w:eastAsia="es-MX"/>
        </w:rPr>
        <w:t>Problemas:</w:t>
      </w:r>
      <w:r w:rsidRPr="001D59AC" w:rsidR="007F70C1">
        <w:rPr>
          <w:rFonts w:ascii="Calibri" w:hAnsi="Calibri" w:cs="Calibri"/>
          <w:lang w:eastAsia="es-MX"/>
        </w:rPr>
        <w:t xml:space="preserve"> f</w:t>
      </w:r>
      <w:r w:rsidRPr="001D59AC">
        <w:rPr>
          <w:rFonts w:ascii="Calibri" w:hAnsi="Calibri" w:cs="Calibri"/>
          <w:lang w:eastAsia="es-MX"/>
        </w:rPr>
        <w:t>allos de equipos, mal funcionamiento, cambios en los patrones operativos no esperados.</w:t>
      </w:r>
    </w:p>
    <w:p w:rsidRPr="001D59AC" w:rsidR="007717C6" w:rsidRDefault="007717C6" w14:paraId="3AD4EDFB" w14:textId="72A29EE5">
      <w:pPr>
        <w:numPr>
          <w:ilvl w:val="0"/>
          <w:numId w:val="90"/>
        </w:numPr>
        <w:spacing w:line="360" w:lineRule="auto"/>
        <w:rPr>
          <w:rFonts w:ascii="Calibri" w:hAnsi="Calibri" w:cs="Calibri"/>
          <w:lang w:eastAsia="es-MX"/>
        </w:rPr>
        <w:pPrChange w:author="LauraPGM" w:date="2025-10-01T09:45:00Z" w:id="1049">
          <w:pPr>
            <w:numPr>
              <w:numId w:val="108"/>
            </w:numPr>
            <w:tabs>
              <w:tab w:val="num" w:pos="360"/>
              <w:tab w:val="num" w:pos="720"/>
            </w:tabs>
            <w:ind w:left="720" w:hanging="720"/>
          </w:pPr>
        </w:pPrChange>
      </w:pPr>
      <w:r w:rsidRPr="001D59AC">
        <w:rPr>
          <w:rFonts w:ascii="Calibri" w:hAnsi="Calibri" w:cs="Calibri"/>
          <w:b/>
          <w:bCs/>
          <w:lang w:eastAsia="es-MX"/>
        </w:rPr>
        <w:t xml:space="preserve">Éxito de </w:t>
      </w:r>
      <w:ins w:author="LauraPGM" w:date="2025-10-06T21:54:00Z" w:id="1050">
        <w:r w:rsidR="006F6F92">
          <w:rPr>
            <w:rFonts w:ascii="Calibri" w:hAnsi="Calibri" w:cs="Calibri"/>
            <w:b/>
            <w:bCs/>
            <w:lang w:eastAsia="es-MX"/>
          </w:rPr>
          <w:t>m</w:t>
        </w:r>
      </w:ins>
      <w:del w:author="LauraPGM" w:date="2025-10-06T21:54:00Z" w:id="1051">
        <w:r w:rsidRPr="001D59AC" w:rsidDel="006F6F92">
          <w:rPr>
            <w:rFonts w:ascii="Calibri" w:hAnsi="Calibri" w:cs="Calibri"/>
            <w:b/>
            <w:bCs/>
            <w:lang w:eastAsia="es-MX"/>
          </w:rPr>
          <w:delText>M</w:delText>
        </w:r>
      </w:del>
      <w:r w:rsidRPr="001D59AC">
        <w:rPr>
          <w:rFonts w:ascii="Calibri" w:hAnsi="Calibri" w:cs="Calibri"/>
          <w:b/>
          <w:bCs/>
          <w:lang w:eastAsia="es-MX"/>
        </w:rPr>
        <w:t>edidas:</w:t>
      </w:r>
      <w:r w:rsidRPr="001D59AC">
        <w:rPr>
          <w:rFonts w:ascii="Calibri" w:hAnsi="Calibri" w:cs="Calibri"/>
          <w:lang w:eastAsia="es-MX"/>
        </w:rPr>
        <w:t xml:space="preserve"> una caída abrupta tras la implementación de una acción de mejora.</w:t>
      </w:r>
    </w:p>
    <w:p w:rsidRPr="001D59AC" w:rsidR="007717C6" w:rsidRDefault="007717C6" w14:paraId="15BA99C4" w14:textId="77777777">
      <w:pPr>
        <w:pStyle w:val="Prrafodelista"/>
        <w:keepNext/>
        <w:keepLines/>
        <w:numPr>
          <w:ilvl w:val="0"/>
          <w:numId w:val="58"/>
        </w:numPr>
        <w:spacing w:before="360" w:after="120" w:line="360" w:lineRule="auto"/>
        <w:outlineLvl w:val="1"/>
        <w:rPr>
          <w:rFonts w:ascii="Calibri" w:hAnsi="Calibri" w:cs="Calibri"/>
          <w:b/>
          <w:lang w:eastAsia="es-MX"/>
        </w:rPr>
        <w:pPrChange w:author="LauraPGM" w:date="2025-10-01T09:45:00Z" w:id="1052">
          <w:pPr>
            <w:pStyle w:val="Prrafodelista"/>
            <w:keepNext/>
            <w:keepLines/>
            <w:numPr>
              <w:numId w:val="78"/>
            </w:numPr>
            <w:tabs>
              <w:tab w:val="num" w:pos="720"/>
            </w:tabs>
            <w:spacing w:before="360" w:after="120"/>
            <w:ind w:hanging="360"/>
            <w:outlineLvl w:val="1"/>
          </w:pPr>
        </w:pPrChange>
      </w:pPr>
      <w:bookmarkStart w:name="_Toc200949758" w:id="1053"/>
      <w:r w:rsidRPr="001D59AC">
        <w:rPr>
          <w:rFonts w:ascii="Calibri" w:hAnsi="Calibri" w:cs="Calibri"/>
          <w:b/>
          <w:lang w:eastAsia="es-MX"/>
        </w:rPr>
        <w:t>Evaluación del progreso hacia los objetivos energéticos.</w:t>
      </w:r>
      <w:bookmarkEnd w:id="1053"/>
    </w:p>
    <w:p w:rsidRPr="001D59AC" w:rsidR="007717C6" w:rsidRDefault="007717C6" w14:paraId="32A9B70A" w14:textId="77777777">
      <w:pPr>
        <w:spacing w:line="360" w:lineRule="auto"/>
        <w:rPr>
          <w:rFonts w:ascii="Calibri" w:hAnsi="Calibri" w:cs="Calibri"/>
          <w:lang w:eastAsia="es-MX"/>
        </w:rPr>
        <w:pPrChange w:author="LauraPGM" w:date="2025-10-01T09:45:00Z" w:id="1054">
          <w:pPr/>
        </w:pPrChange>
      </w:pPr>
    </w:p>
    <w:p w:rsidRPr="001D59AC" w:rsidR="007717C6" w:rsidRDefault="007717C6" w14:paraId="33DFD55F" w14:textId="77777777">
      <w:pPr>
        <w:spacing w:line="360" w:lineRule="auto"/>
        <w:rPr>
          <w:rFonts w:ascii="Calibri" w:hAnsi="Calibri" w:cs="Calibri"/>
          <w:lang w:eastAsia="es-MX"/>
        </w:rPr>
        <w:pPrChange w:author="LauraPGM" w:date="2025-10-01T09:45:00Z" w:id="1055">
          <w:pPr/>
        </w:pPrChange>
      </w:pPr>
      <w:r w:rsidRPr="001D59AC">
        <w:rPr>
          <w:rFonts w:ascii="Calibri" w:hAnsi="Calibri" w:cs="Calibri"/>
          <w:lang w:eastAsia="es-MX"/>
        </w:rPr>
        <w:t xml:space="preserve">Los </w:t>
      </w:r>
      <w:proofErr w:type="spellStart"/>
      <w:r w:rsidRPr="001D59AC">
        <w:rPr>
          <w:rFonts w:ascii="Calibri" w:hAnsi="Calibri" w:cs="Calibri"/>
          <w:lang w:eastAsia="es-MX"/>
        </w:rPr>
        <w:t>IDEs</w:t>
      </w:r>
      <w:proofErr w:type="spellEnd"/>
      <w:r w:rsidRPr="001D59AC">
        <w:rPr>
          <w:rFonts w:ascii="Calibri" w:hAnsi="Calibri" w:cs="Calibri"/>
          <w:lang w:eastAsia="es-MX"/>
        </w:rPr>
        <w:t xml:space="preserve"> son las métricas clave para saber si la organización está en camino de alcanzar sus </w:t>
      </w:r>
      <w:r w:rsidRPr="001D59AC">
        <w:rPr>
          <w:rFonts w:ascii="Calibri" w:hAnsi="Calibri" w:cs="Calibri"/>
          <w:bCs/>
          <w:lang w:eastAsia="es-MX"/>
        </w:rPr>
        <w:t>objetivos y metas energéticas</w:t>
      </w:r>
      <w:r w:rsidRPr="001D59AC">
        <w:rPr>
          <w:rFonts w:ascii="Calibri" w:hAnsi="Calibri" w:cs="Calibri"/>
          <w:lang w:eastAsia="es-MX"/>
        </w:rPr>
        <w:t xml:space="preserve">. </w:t>
      </w:r>
    </w:p>
    <w:p w:rsidRPr="001D59AC" w:rsidR="007717C6" w:rsidRDefault="007717C6" w14:paraId="2D097614" w14:textId="77777777">
      <w:pPr>
        <w:spacing w:line="360" w:lineRule="auto"/>
        <w:rPr>
          <w:rFonts w:ascii="Calibri" w:hAnsi="Calibri" w:cs="Calibri"/>
          <w:lang w:eastAsia="es-MX"/>
        </w:rPr>
        <w:pPrChange w:author="LauraPGM" w:date="2025-10-01T09:45:00Z" w:id="1056">
          <w:pPr/>
        </w:pPrChange>
      </w:pPr>
    </w:p>
    <w:p w:rsidRPr="001D59AC" w:rsidR="007717C6" w:rsidDel="008C2923" w:rsidRDefault="007717C6" w14:paraId="5F03AB90" w14:textId="3CE7F921">
      <w:pPr>
        <w:numPr>
          <w:ilvl w:val="0"/>
          <w:numId w:val="93"/>
        </w:numPr>
        <w:spacing w:line="360" w:lineRule="auto"/>
        <w:contextualSpacing/>
        <w:rPr>
          <w:del w:author="LauraPGM" w:date="2025-10-01T14:08:00Z" w:id="1057"/>
          <w:rFonts w:ascii="Calibri" w:hAnsi="Calibri" w:cs="Calibri"/>
          <w:lang w:eastAsia="es-MX"/>
        </w:rPr>
        <w:pPrChange w:author="LauraPGM" w:date="2025-10-01T09:45:00Z" w:id="1058">
          <w:pPr>
            <w:numPr>
              <w:numId w:val="109"/>
            </w:numPr>
            <w:tabs>
              <w:tab w:val="num" w:pos="360"/>
              <w:tab w:val="num" w:pos="720"/>
            </w:tabs>
            <w:ind w:left="720" w:hanging="720"/>
            <w:contextualSpacing/>
          </w:pPr>
        </w:pPrChange>
      </w:pPr>
      <w:r w:rsidRPr="001D59AC">
        <w:rPr>
          <w:rFonts w:ascii="Calibri" w:hAnsi="Calibri" w:cs="Calibri"/>
          <w:b/>
          <w:bCs/>
          <w:lang w:eastAsia="es-MX"/>
        </w:rPr>
        <w:t xml:space="preserve">Comparación con </w:t>
      </w:r>
      <w:ins w:author="LauraPGM" w:date="2025-10-06T21:56:00Z" w:id="1059">
        <w:r w:rsidR="008D6E47">
          <w:rPr>
            <w:rFonts w:ascii="Calibri" w:hAnsi="Calibri" w:cs="Calibri"/>
            <w:b/>
            <w:bCs/>
            <w:lang w:eastAsia="es-MX"/>
          </w:rPr>
          <w:t>m</w:t>
        </w:r>
      </w:ins>
      <w:del w:author="LauraPGM" w:date="2025-10-06T21:56:00Z" w:id="1060">
        <w:r w:rsidRPr="001D59AC" w:rsidDel="008D6E47">
          <w:rPr>
            <w:rFonts w:ascii="Calibri" w:hAnsi="Calibri" w:cs="Calibri"/>
            <w:b/>
            <w:bCs/>
            <w:lang w:eastAsia="es-MX"/>
          </w:rPr>
          <w:delText>M</w:delText>
        </w:r>
      </w:del>
      <w:r w:rsidRPr="001D59AC">
        <w:rPr>
          <w:rFonts w:ascii="Calibri" w:hAnsi="Calibri" w:cs="Calibri"/>
          <w:b/>
          <w:bCs/>
          <w:lang w:eastAsia="es-MX"/>
        </w:rPr>
        <w:t>etas:</w:t>
      </w:r>
      <w:r w:rsidRPr="001D59AC">
        <w:rPr>
          <w:rFonts w:ascii="Calibri" w:hAnsi="Calibri" w:cs="Calibri"/>
          <w:lang w:eastAsia="es-MX"/>
        </w:rPr>
        <w:t xml:space="preserve"> el IDE actual se compara directamente con la meta establecida (ejemplo, "reducir la intensidad energética a 4 </w:t>
      </w:r>
      <w:proofErr w:type="spellStart"/>
      <w:r w:rsidRPr="001D59AC">
        <w:rPr>
          <w:rFonts w:ascii="Calibri" w:hAnsi="Calibri" w:cs="Calibri"/>
          <w:lang w:eastAsia="es-MX"/>
        </w:rPr>
        <w:t>kWh</w:t>
      </w:r>
      <w:proofErr w:type="spellEnd"/>
      <w:r w:rsidRPr="001D59AC" w:rsidR="00A532F7">
        <w:rPr>
          <w:rFonts w:ascii="Calibri" w:hAnsi="Calibri" w:cs="Calibri"/>
          <w:lang w:eastAsia="es-MX"/>
        </w:rPr>
        <w:t xml:space="preserve"> </w:t>
      </w:r>
      <w:r w:rsidRPr="001D59AC">
        <w:rPr>
          <w:rFonts w:ascii="Calibri" w:hAnsi="Calibri" w:cs="Calibri"/>
          <w:lang w:eastAsia="es-MX"/>
        </w:rPr>
        <w:t>/</w:t>
      </w:r>
      <w:r w:rsidRPr="001D59AC" w:rsidR="00A532F7">
        <w:rPr>
          <w:rFonts w:ascii="Calibri" w:hAnsi="Calibri" w:cs="Calibri"/>
          <w:lang w:eastAsia="es-MX"/>
        </w:rPr>
        <w:t xml:space="preserve"> </w:t>
      </w:r>
      <w:r w:rsidRPr="001D59AC">
        <w:rPr>
          <w:rFonts w:ascii="Calibri" w:hAnsi="Calibri" w:cs="Calibri"/>
          <w:lang w:eastAsia="es-MX"/>
        </w:rPr>
        <w:t xml:space="preserve">unidad para fin de año"). </w:t>
      </w:r>
    </w:p>
    <w:p w:rsidRPr="008C2923" w:rsidR="007717C6" w:rsidRDefault="007717C6" w14:paraId="2AD9AC66" w14:textId="77777777">
      <w:pPr>
        <w:numPr>
          <w:ilvl w:val="0"/>
          <w:numId w:val="93"/>
        </w:numPr>
        <w:spacing w:line="360" w:lineRule="auto"/>
        <w:contextualSpacing/>
        <w:rPr>
          <w:rFonts w:ascii="Calibri" w:hAnsi="Calibri" w:cs="Calibri"/>
          <w:lang w:eastAsia="es-MX"/>
        </w:rPr>
        <w:pPrChange w:author="LauraPGM" w:date="2025-10-01T09:45:00Z" w:id="1061">
          <w:pPr/>
        </w:pPrChange>
      </w:pPr>
    </w:p>
    <w:p w:rsidRPr="001D59AC" w:rsidR="007717C6" w:rsidDel="008C2923" w:rsidRDefault="007717C6" w14:paraId="7BB78CE8" w14:textId="05E58A39">
      <w:pPr>
        <w:numPr>
          <w:ilvl w:val="0"/>
          <w:numId w:val="93"/>
        </w:numPr>
        <w:spacing w:line="360" w:lineRule="auto"/>
        <w:contextualSpacing/>
        <w:rPr>
          <w:del w:author="LauraPGM" w:date="2025-10-01T14:08:00Z" w:id="1062"/>
          <w:rFonts w:ascii="Calibri" w:hAnsi="Calibri" w:cs="Calibri"/>
          <w:lang w:eastAsia="es-MX"/>
        </w:rPr>
        <w:pPrChange w:author="LauraPGM" w:date="2025-10-01T09:45:00Z" w:id="1063">
          <w:pPr>
            <w:numPr>
              <w:numId w:val="109"/>
            </w:numPr>
            <w:tabs>
              <w:tab w:val="num" w:pos="360"/>
              <w:tab w:val="num" w:pos="720"/>
            </w:tabs>
            <w:ind w:left="720" w:hanging="720"/>
            <w:contextualSpacing/>
          </w:pPr>
        </w:pPrChange>
      </w:pPr>
      <w:r w:rsidRPr="001D59AC">
        <w:rPr>
          <w:rFonts w:ascii="Calibri" w:hAnsi="Calibri" w:cs="Calibri"/>
          <w:b/>
          <w:bCs/>
          <w:lang w:eastAsia="es-MX"/>
        </w:rPr>
        <w:t xml:space="preserve">Análisis de la </w:t>
      </w:r>
      <w:ins w:author="LauraPGM" w:date="2025-10-06T21:56:00Z" w:id="1064">
        <w:r w:rsidR="008D6E47">
          <w:rPr>
            <w:rFonts w:ascii="Calibri" w:hAnsi="Calibri" w:cs="Calibri"/>
            <w:b/>
            <w:bCs/>
            <w:lang w:eastAsia="es-MX"/>
          </w:rPr>
          <w:t>b</w:t>
        </w:r>
      </w:ins>
      <w:del w:author="LauraPGM" w:date="2025-10-06T21:56:00Z" w:id="1065">
        <w:r w:rsidRPr="001D59AC" w:rsidDel="008D6E47">
          <w:rPr>
            <w:rFonts w:ascii="Calibri" w:hAnsi="Calibri" w:cs="Calibri"/>
            <w:b/>
            <w:bCs/>
            <w:lang w:eastAsia="es-MX"/>
          </w:rPr>
          <w:delText>B</w:delText>
        </w:r>
      </w:del>
      <w:r w:rsidRPr="001D59AC">
        <w:rPr>
          <w:rFonts w:ascii="Calibri" w:hAnsi="Calibri" w:cs="Calibri"/>
          <w:b/>
          <w:bCs/>
          <w:lang w:eastAsia="es-MX"/>
        </w:rPr>
        <w:t>recha:</w:t>
      </w:r>
      <w:r w:rsidRPr="001D59AC">
        <w:rPr>
          <w:rFonts w:ascii="Calibri" w:hAnsi="Calibri" w:cs="Calibri"/>
          <w:lang w:eastAsia="es-MX"/>
        </w:rPr>
        <w:t xml:space="preserve"> calcular la diferencia entre el IDE actual y el valor objetivo. Esto ayuda a determinar cuánto más se necesita mejorar. </w:t>
      </w:r>
    </w:p>
    <w:p w:rsidRPr="008C2923" w:rsidR="007717C6" w:rsidRDefault="007717C6" w14:paraId="4BA5A7E7" w14:textId="77777777">
      <w:pPr>
        <w:numPr>
          <w:ilvl w:val="0"/>
          <w:numId w:val="93"/>
        </w:numPr>
        <w:spacing w:line="360" w:lineRule="auto"/>
        <w:contextualSpacing/>
        <w:rPr>
          <w:rFonts w:ascii="Calibri" w:hAnsi="Calibri" w:cs="Calibri"/>
          <w:lang w:eastAsia="es-MX"/>
        </w:rPr>
        <w:pPrChange w:author="LauraPGM" w:date="2025-10-01T09:45:00Z" w:id="1066">
          <w:pPr/>
        </w:pPrChange>
      </w:pPr>
    </w:p>
    <w:p w:rsidRPr="001D59AC" w:rsidR="007717C6" w:rsidRDefault="007717C6" w14:paraId="2D271A11" w14:textId="5B042D7E">
      <w:pPr>
        <w:numPr>
          <w:ilvl w:val="0"/>
          <w:numId w:val="93"/>
        </w:numPr>
        <w:spacing w:line="360" w:lineRule="auto"/>
        <w:contextualSpacing/>
        <w:rPr>
          <w:rFonts w:ascii="Calibri" w:hAnsi="Calibri" w:cs="Calibri"/>
          <w:lang w:eastAsia="es-MX"/>
        </w:rPr>
        <w:pPrChange w:author="LauraPGM" w:date="2025-10-01T09:45:00Z" w:id="1067">
          <w:pPr>
            <w:numPr>
              <w:numId w:val="109"/>
            </w:numPr>
            <w:tabs>
              <w:tab w:val="num" w:pos="360"/>
              <w:tab w:val="num" w:pos="720"/>
            </w:tabs>
            <w:ind w:left="720" w:hanging="720"/>
            <w:contextualSpacing/>
          </w:pPr>
        </w:pPrChange>
      </w:pPr>
      <w:r w:rsidRPr="001D59AC">
        <w:rPr>
          <w:rFonts w:ascii="Calibri" w:hAnsi="Calibri" w:cs="Calibri"/>
          <w:b/>
          <w:bCs/>
          <w:lang w:eastAsia="es-MX"/>
        </w:rPr>
        <w:t xml:space="preserve">Acciones </w:t>
      </w:r>
      <w:ins w:author="LauraPGM" w:date="2025-10-06T21:56:00Z" w:id="1068">
        <w:r w:rsidR="008D6E47">
          <w:rPr>
            <w:rFonts w:ascii="Calibri" w:hAnsi="Calibri" w:cs="Calibri"/>
            <w:b/>
            <w:bCs/>
            <w:lang w:eastAsia="es-MX"/>
          </w:rPr>
          <w:t>c</w:t>
        </w:r>
      </w:ins>
      <w:del w:author="LauraPGM" w:date="2025-10-06T21:56:00Z" w:id="1069">
        <w:r w:rsidRPr="001D59AC" w:rsidDel="008D6E47">
          <w:rPr>
            <w:rFonts w:ascii="Calibri" w:hAnsi="Calibri" w:cs="Calibri"/>
            <w:b/>
            <w:bCs/>
            <w:lang w:eastAsia="es-MX"/>
          </w:rPr>
          <w:delText>C</w:delText>
        </w:r>
      </w:del>
      <w:r w:rsidRPr="001D59AC">
        <w:rPr>
          <w:rFonts w:ascii="Calibri" w:hAnsi="Calibri" w:cs="Calibri"/>
          <w:b/>
          <w:bCs/>
          <w:lang w:eastAsia="es-MX"/>
        </w:rPr>
        <w:t>orrectivas</w:t>
      </w:r>
      <w:r w:rsidRPr="001D59AC" w:rsidR="00A532F7">
        <w:rPr>
          <w:rFonts w:ascii="Calibri" w:hAnsi="Calibri" w:cs="Calibri"/>
          <w:b/>
          <w:bCs/>
          <w:lang w:eastAsia="es-MX"/>
        </w:rPr>
        <w:t xml:space="preserve"> </w:t>
      </w:r>
      <w:r w:rsidRPr="001D59AC">
        <w:rPr>
          <w:rFonts w:ascii="Calibri" w:hAnsi="Calibri" w:cs="Calibri"/>
          <w:b/>
          <w:bCs/>
          <w:lang w:eastAsia="es-MX"/>
        </w:rPr>
        <w:t>/</w:t>
      </w:r>
      <w:r w:rsidRPr="001D59AC" w:rsidR="00A532F7">
        <w:rPr>
          <w:rFonts w:ascii="Calibri" w:hAnsi="Calibri" w:cs="Calibri"/>
          <w:b/>
          <w:bCs/>
          <w:lang w:eastAsia="es-MX"/>
        </w:rPr>
        <w:t xml:space="preserve"> </w:t>
      </w:r>
      <w:ins w:author="LauraPGM" w:date="2025-10-06T21:56:00Z" w:id="1070">
        <w:r w:rsidR="008D6E47">
          <w:rPr>
            <w:rFonts w:ascii="Calibri" w:hAnsi="Calibri" w:cs="Calibri"/>
            <w:b/>
            <w:bCs/>
            <w:lang w:eastAsia="es-MX"/>
          </w:rPr>
          <w:t>p</w:t>
        </w:r>
      </w:ins>
      <w:del w:author="LauraPGM" w:date="2025-10-06T21:56:00Z" w:id="1071">
        <w:r w:rsidRPr="001D59AC" w:rsidDel="008D6E47">
          <w:rPr>
            <w:rFonts w:ascii="Calibri" w:hAnsi="Calibri" w:cs="Calibri"/>
            <w:b/>
            <w:bCs/>
            <w:lang w:eastAsia="es-MX"/>
          </w:rPr>
          <w:delText>P</w:delText>
        </w:r>
      </w:del>
      <w:r w:rsidRPr="001D59AC">
        <w:rPr>
          <w:rFonts w:ascii="Calibri" w:hAnsi="Calibri" w:cs="Calibri"/>
          <w:b/>
          <w:bCs/>
          <w:lang w:eastAsia="es-MX"/>
        </w:rPr>
        <w:t>reventivas:</w:t>
      </w:r>
      <w:r w:rsidRPr="001D59AC">
        <w:rPr>
          <w:rFonts w:ascii="Calibri" w:hAnsi="Calibri" w:cs="Calibri"/>
          <w:lang w:eastAsia="es-MX"/>
        </w:rPr>
        <w:t xml:space="preserve"> si el progreso es insuficiente, la interpretación de los </w:t>
      </w:r>
      <w:proofErr w:type="spellStart"/>
      <w:r w:rsidRPr="001D59AC">
        <w:rPr>
          <w:rFonts w:ascii="Calibri" w:hAnsi="Calibri" w:cs="Calibri"/>
          <w:lang w:eastAsia="es-MX"/>
        </w:rPr>
        <w:t>IDEs</w:t>
      </w:r>
      <w:proofErr w:type="spellEnd"/>
      <w:r w:rsidRPr="001D59AC">
        <w:rPr>
          <w:rFonts w:ascii="Calibri" w:hAnsi="Calibri" w:cs="Calibri"/>
          <w:lang w:eastAsia="es-MX"/>
        </w:rPr>
        <w:t xml:space="preserve"> debe llevar a la identificación y aplicación de acciones correctivas o preventivas para volver al rumbo.</w:t>
      </w:r>
    </w:p>
    <w:p w:rsidRPr="00D42B0F" w:rsidR="007717C6" w:rsidRDefault="007717C6" w14:paraId="501FCD26" w14:textId="77777777">
      <w:pPr>
        <w:pStyle w:val="Prrafodelista"/>
        <w:keepNext/>
        <w:keepLines/>
        <w:numPr>
          <w:ilvl w:val="0"/>
          <w:numId w:val="160"/>
        </w:numPr>
        <w:spacing w:before="360" w:after="120" w:line="360" w:lineRule="auto"/>
        <w:outlineLvl w:val="1"/>
        <w:rPr>
          <w:rFonts w:ascii="Calibri" w:hAnsi="Calibri" w:cs="Calibri"/>
          <w:b/>
          <w:lang w:eastAsia="es-MX"/>
          <w:rPrChange w:author="LauraPGM" w:date="2025-10-01T14:04:00Z" w:id="1072">
            <w:rPr>
              <w:lang w:eastAsia="es-MX"/>
            </w:rPr>
          </w:rPrChange>
        </w:rPr>
        <w:pPrChange w:author="LauraPGM" w:date="2025-10-01T14:04:00Z" w:id="1073">
          <w:pPr>
            <w:keepNext/>
            <w:keepLines/>
            <w:numPr>
              <w:ilvl w:val="2"/>
              <w:numId w:val="110"/>
            </w:numPr>
            <w:tabs>
              <w:tab w:val="num" w:pos="360"/>
              <w:tab w:val="num" w:pos="2160"/>
            </w:tabs>
            <w:spacing w:before="360" w:after="120"/>
            <w:ind w:left="2160" w:hanging="720"/>
            <w:outlineLvl w:val="1"/>
          </w:pPr>
        </w:pPrChange>
      </w:pPr>
      <w:bookmarkStart w:name="_Toc200949759" w:id="1074"/>
      <w:r w:rsidRPr="00D42B0F">
        <w:rPr>
          <w:rFonts w:ascii="Calibri" w:hAnsi="Calibri" w:cs="Calibri"/>
          <w:b/>
          <w:lang w:eastAsia="es-MX"/>
          <w:rPrChange w:author="LauraPGM" w:date="2025-10-01T14:04:00Z" w:id="1075">
            <w:rPr>
              <w:lang w:eastAsia="es-MX"/>
            </w:rPr>
          </w:rPrChange>
        </w:rPr>
        <w:t>Detección de áreas de bajo rendimiento o potencial de mejora.</w:t>
      </w:r>
      <w:bookmarkEnd w:id="1074"/>
    </w:p>
    <w:p w:rsidRPr="001D59AC" w:rsidR="007717C6" w:rsidRDefault="007717C6" w14:paraId="6F0E15E0" w14:textId="77777777">
      <w:pPr>
        <w:spacing w:line="360" w:lineRule="auto"/>
        <w:rPr>
          <w:rFonts w:ascii="Calibri" w:hAnsi="Calibri" w:cs="Calibri"/>
          <w:lang w:eastAsia="es-MX"/>
        </w:rPr>
        <w:pPrChange w:author="LauraPGM" w:date="2025-10-01T09:45:00Z" w:id="1076">
          <w:pPr/>
        </w:pPrChange>
      </w:pPr>
    </w:p>
    <w:p w:rsidRPr="00D42B0F" w:rsidR="007717C6" w:rsidRDefault="007717C6" w14:paraId="0A6A21DF" w14:textId="6B2BEE33">
      <w:pPr>
        <w:pStyle w:val="Prrafodelista"/>
        <w:numPr>
          <w:ilvl w:val="0"/>
          <w:numId w:val="37"/>
        </w:numPr>
        <w:spacing w:line="360" w:lineRule="auto"/>
        <w:rPr>
          <w:rFonts w:ascii="Calibri" w:hAnsi="Calibri" w:cs="Calibri"/>
          <w:lang w:eastAsia="es-MX"/>
          <w:rPrChange w:author="LauraPGM" w:date="2025-10-01T14:04:00Z" w:id="1077">
            <w:rPr>
              <w:lang w:eastAsia="es-MX"/>
            </w:rPr>
          </w:rPrChange>
        </w:rPr>
        <w:pPrChange w:author="LauraPGM" w:date="2025-10-01T14:04:00Z" w:id="1078">
          <w:pPr>
            <w:numPr>
              <w:numId w:val="111"/>
            </w:numPr>
            <w:tabs>
              <w:tab w:val="num" w:pos="360"/>
              <w:tab w:val="num" w:pos="720"/>
            </w:tabs>
            <w:ind w:left="720" w:hanging="720"/>
          </w:pPr>
        </w:pPrChange>
      </w:pPr>
      <w:proofErr w:type="spellStart"/>
      <w:r w:rsidRPr="00D42B0F">
        <w:rPr>
          <w:rFonts w:ascii="Calibri" w:hAnsi="Calibri" w:cs="Calibri"/>
          <w:b/>
          <w:bCs/>
          <w:lang w:eastAsia="es-MX"/>
          <w:rPrChange w:author="LauraPGM" w:date="2025-10-01T14:04:00Z" w:id="1079">
            <w:rPr>
              <w:b/>
              <w:bCs/>
              <w:lang w:eastAsia="es-MX"/>
            </w:rPr>
          </w:rPrChange>
        </w:rPr>
        <w:t>IDEs</w:t>
      </w:r>
      <w:proofErr w:type="spellEnd"/>
      <w:r w:rsidRPr="00D42B0F">
        <w:rPr>
          <w:rFonts w:ascii="Calibri" w:hAnsi="Calibri" w:cs="Calibri"/>
          <w:b/>
          <w:bCs/>
          <w:lang w:eastAsia="es-MX"/>
          <w:rPrChange w:author="LauraPGM" w:date="2025-10-01T14:04:00Z" w:id="1080">
            <w:rPr>
              <w:b/>
              <w:bCs/>
              <w:lang w:eastAsia="es-MX"/>
            </w:rPr>
          </w:rPrChange>
        </w:rPr>
        <w:t xml:space="preserve"> </w:t>
      </w:r>
      <w:ins w:author="LauraPGM" w:date="2025-10-06T21:54:00Z" w:id="1081">
        <w:r w:rsidR="006F6F92">
          <w:rPr>
            <w:rFonts w:ascii="Calibri" w:hAnsi="Calibri" w:cs="Calibri"/>
            <w:b/>
            <w:bCs/>
            <w:lang w:eastAsia="es-MX"/>
          </w:rPr>
          <w:t>e</w:t>
        </w:r>
      </w:ins>
      <w:del w:author="LauraPGM" w:date="2025-10-06T21:54:00Z" w:id="1082">
        <w:r w:rsidRPr="00D42B0F" w:rsidDel="006F6F92">
          <w:rPr>
            <w:rFonts w:ascii="Calibri" w:hAnsi="Calibri" w:cs="Calibri"/>
            <w:b/>
            <w:bCs/>
            <w:lang w:eastAsia="es-MX"/>
            <w:rPrChange w:author="LauraPGM" w:date="2025-10-01T14:04:00Z" w:id="1083">
              <w:rPr>
                <w:b/>
                <w:bCs/>
                <w:lang w:eastAsia="es-MX"/>
              </w:rPr>
            </w:rPrChange>
          </w:rPr>
          <w:delText>E</w:delText>
        </w:r>
      </w:del>
      <w:r w:rsidRPr="00D42B0F">
        <w:rPr>
          <w:rFonts w:ascii="Calibri" w:hAnsi="Calibri" w:cs="Calibri"/>
          <w:b/>
          <w:bCs/>
          <w:lang w:eastAsia="es-MX"/>
          <w:rPrChange w:author="LauraPGM" w:date="2025-10-01T14:04:00Z" w:id="1084">
            <w:rPr>
              <w:b/>
              <w:bCs/>
              <w:lang w:eastAsia="es-MX"/>
            </w:rPr>
          </w:rPrChange>
        </w:rPr>
        <w:t>levados (en términos de consumo):</w:t>
      </w:r>
      <w:r w:rsidRPr="00D42B0F">
        <w:rPr>
          <w:rFonts w:ascii="Calibri" w:hAnsi="Calibri" w:cs="Calibri"/>
          <w:lang w:eastAsia="es-MX"/>
          <w:rPrChange w:author="LauraPGM" w:date="2025-10-01T14:04:00Z" w:id="1085">
            <w:rPr>
              <w:lang w:eastAsia="es-MX"/>
            </w:rPr>
          </w:rPrChange>
        </w:rPr>
        <w:t xml:space="preserve"> si un IDE relativo (ejemplo, </w:t>
      </w:r>
      <w:proofErr w:type="spellStart"/>
      <w:r w:rsidRPr="00D42B0F">
        <w:rPr>
          <w:rFonts w:ascii="Calibri" w:hAnsi="Calibri" w:cs="Calibri"/>
          <w:lang w:eastAsia="es-MX"/>
          <w:rPrChange w:author="LauraPGM" w:date="2025-10-01T14:04:00Z" w:id="1086">
            <w:rPr>
              <w:lang w:eastAsia="es-MX"/>
            </w:rPr>
          </w:rPrChange>
        </w:rPr>
        <w:t>kWh</w:t>
      </w:r>
      <w:proofErr w:type="spellEnd"/>
      <w:ins w:author="LauraPGM" w:date="2025-10-01T14:04:00Z" w:id="1087">
        <w:r w:rsidR="00D42B0F">
          <w:rPr>
            <w:rFonts w:ascii="Calibri" w:hAnsi="Calibri" w:cs="Calibri"/>
            <w:lang w:eastAsia="es-MX"/>
          </w:rPr>
          <w:t xml:space="preserve"> </w:t>
        </w:r>
      </w:ins>
      <w:r w:rsidRPr="00D42B0F">
        <w:rPr>
          <w:rFonts w:ascii="Calibri" w:hAnsi="Calibri" w:cs="Calibri"/>
          <w:lang w:eastAsia="es-MX"/>
          <w:rPrChange w:author="LauraPGM" w:date="2025-10-01T14:04:00Z" w:id="1088">
            <w:rPr>
              <w:lang w:eastAsia="es-MX"/>
            </w:rPr>
          </w:rPrChange>
        </w:rPr>
        <w:t>/</w:t>
      </w:r>
      <w:ins w:author="LauraPGM" w:date="2025-10-01T14:04:00Z" w:id="1089">
        <w:r w:rsidR="00D42B0F">
          <w:rPr>
            <w:rFonts w:ascii="Calibri" w:hAnsi="Calibri" w:cs="Calibri"/>
            <w:lang w:eastAsia="es-MX"/>
          </w:rPr>
          <w:t xml:space="preserve"> </w:t>
        </w:r>
      </w:ins>
      <w:r w:rsidRPr="00D42B0F">
        <w:rPr>
          <w:rFonts w:ascii="Calibri" w:hAnsi="Calibri" w:cs="Calibri"/>
          <w:lang w:eastAsia="es-MX"/>
          <w:rPrChange w:author="LauraPGM" w:date="2025-10-01T14:04:00Z" w:id="1090">
            <w:rPr>
              <w:lang w:eastAsia="es-MX"/>
            </w:rPr>
          </w:rPrChange>
        </w:rPr>
        <w:t xml:space="preserve">unidad) es consistentemente alto en un proceso o equipo, esto indica que se está gastando demasiada energía para el resultado obtenido. Esto apunta a: </w:t>
      </w:r>
    </w:p>
    <w:p w:rsidRPr="001D59AC" w:rsidR="007717C6" w:rsidRDefault="007717C6" w14:paraId="24A22647" w14:textId="77777777">
      <w:pPr>
        <w:numPr>
          <w:ilvl w:val="1"/>
          <w:numId w:val="161"/>
        </w:numPr>
        <w:spacing w:line="360" w:lineRule="auto"/>
        <w:rPr>
          <w:rFonts w:ascii="Calibri" w:hAnsi="Calibri" w:cs="Calibri"/>
          <w:lang w:eastAsia="es-MX"/>
        </w:rPr>
        <w:pPrChange w:author="LauraPGM" w:date="2025-10-01T14:04:00Z" w:id="1091">
          <w:pPr>
            <w:numPr>
              <w:ilvl w:val="1"/>
              <w:numId w:val="111"/>
            </w:numPr>
            <w:tabs>
              <w:tab w:val="num" w:pos="360"/>
              <w:tab w:val="num" w:pos="1440"/>
            </w:tabs>
            <w:ind w:left="1440" w:hanging="720"/>
          </w:pPr>
        </w:pPrChange>
      </w:pPr>
      <w:r w:rsidRPr="001D59AC">
        <w:rPr>
          <w:rFonts w:ascii="Calibri" w:hAnsi="Calibri" w:cs="Calibri"/>
          <w:b/>
          <w:bCs/>
          <w:lang w:eastAsia="es-MX"/>
        </w:rPr>
        <w:t>Ineficiencias operativas:</w:t>
      </w:r>
      <w:r w:rsidRPr="001D59AC">
        <w:rPr>
          <w:rFonts w:ascii="Calibri" w:hAnsi="Calibri" w:cs="Calibri"/>
          <w:lang w:eastAsia="es-MX"/>
        </w:rPr>
        <w:t xml:space="preserve"> malas prácticas, ajustes incorrectos, operación en condiciones no óptimas.</w:t>
      </w:r>
    </w:p>
    <w:p w:rsidRPr="001D59AC" w:rsidR="007717C6" w:rsidRDefault="007717C6" w14:paraId="7BA34975" w14:textId="77777777">
      <w:pPr>
        <w:numPr>
          <w:ilvl w:val="1"/>
          <w:numId w:val="161"/>
        </w:numPr>
        <w:spacing w:line="360" w:lineRule="auto"/>
        <w:rPr>
          <w:rFonts w:ascii="Calibri" w:hAnsi="Calibri" w:cs="Calibri"/>
          <w:lang w:eastAsia="es-MX"/>
        </w:rPr>
        <w:pPrChange w:author="LauraPGM" w:date="2025-10-01T14:04:00Z" w:id="1092">
          <w:pPr>
            <w:numPr>
              <w:ilvl w:val="1"/>
              <w:numId w:val="111"/>
            </w:numPr>
            <w:tabs>
              <w:tab w:val="num" w:pos="360"/>
              <w:tab w:val="num" w:pos="1440"/>
            </w:tabs>
            <w:ind w:left="1440" w:hanging="720"/>
          </w:pPr>
        </w:pPrChange>
      </w:pPr>
      <w:r w:rsidRPr="001D59AC">
        <w:rPr>
          <w:rFonts w:ascii="Calibri" w:hAnsi="Calibri" w:cs="Calibri"/>
          <w:b/>
          <w:bCs/>
          <w:lang w:eastAsia="es-MX"/>
        </w:rPr>
        <w:t>Tecnología obsoleta:</w:t>
      </w:r>
      <w:r w:rsidRPr="001D59AC">
        <w:rPr>
          <w:rFonts w:ascii="Calibri" w:hAnsi="Calibri" w:cs="Calibri"/>
          <w:lang w:eastAsia="es-MX"/>
        </w:rPr>
        <w:t xml:space="preserve"> equipos antiguos con baja eficiencia.</w:t>
      </w:r>
    </w:p>
    <w:p w:rsidRPr="001D59AC" w:rsidR="007717C6" w:rsidRDefault="007717C6" w14:paraId="4245FB46" w14:textId="77777777">
      <w:pPr>
        <w:numPr>
          <w:ilvl w:val="1"/>
          <w:numId w:val="161"/>
        </w:numPr>
        <w:spacing w:line="360" w:lineRule="auto"/>
        <w:rPr>
          <w:rFonts w:ascii="Calibri" w:hAnsi="Calibri" w:cs="Calibri"/>
          <w:lang w:eastAsia="es-MX"/>
        </w:rPr>
        <w:pPrChange w:author="LauraPGM" w:date="2025-10-01T14:04:00Z" w:id="1093">
          <w:pPr>
            <w:numPr>
              <w:ilvl w:val="1"/>
              <w:numId w:val="111"/>
            </w:numPr>
            <w:tabs>
              <w:tab w:val="num" w:pos="360"/>
              <w:tab w:val="num" w:pos="1440"/>
            </w:tabs>
            <w:ind w:left="1440" w:hanging="720"/>
          </w:pPr>
        </w:pPrChange>
      </w:pPr>
      <w:r w:rsidRPr="001D59AC">
        <w:rPr>
          <w:rFonts w:ascii="Calibri" w:hAnsi="Calibri" w:cs="Calibri"/>
          <w:b/>
          <w:bCs/>
          <w:lang w:eastAsia="es-MX"/>
        </w:rPr>
        <w:t>Falta de mantenimiento:</w:t>
      </w:r>
      <w:r w:rsidRPr="001D59AC">
        <w:rPr>
          <w:rFonts w:ascii="Calibri" w:hAnsi="Calibri" w:cs="Calibri"/>
          <w:lang w:eastAsia="es-MX"/>
        </w:rPr>
        <w:t xml:space="preserve"> equipos sucios, desgastados, con fugas.</w:t>
      </w:r>
    </w:p>
    <w:p w:rsidRPr="001D59AC" w:rsidR="007717C6" w:rsidRDefault="007717C6" w14:paraId="11C58A51" w14:textId="77777777">
      <w:pPr>
        <w:spacing w:line="360" w:lineRule="auto"/>
        <w:ind w:left="1440"/>
        <w:rPr>
          <w:rFonts w:ascii="Calibri" w:hAnsi="Calibri" w:cs="Calibri"/>
          <w:lang w:eastAsia="es-MX"/>
        </w:rPr>
        <w:pPrChange w:author="LauraPGM" w:date="2025-10-01T09:45:00Z" w:id="1094">
          <w:pPr>
            <w:ind w:left="1440"/>
          </w:pPr>
        </w:pPrChange>
      </w:pPr>
    </w:p>
    <w:p w:rsidRPr="008C2923" w:rsidR="007717C6" w:rsidRDefault="007717C6" w14:paraId="62580FC1" w14:textId="5CC01D24">
      <w:pPr>
        <w:pStyle w:val="Prrafodelista"/>
        <w:numPr>
          <w:ilvl w:val="0"/>
          <w:numId w:val="37"/>
        </w:numPr>
        <w:spacing w:line="360" w:lineRule="auto"/>
        <w:rPr>
          <w:rFonts w:ascii="Calibri" w:hAnsi="Calibri" w:cs="Calibri"/>
          <w:lang w:eastAsia="es-MX"/>
          <w:rPrChange w:author="LauraPGM" w:date="2025-10-01T14:13:00Z" w:id="1095">
            <w:rPr>
              <w:lang w:eastAsia="es-MX"/>
            </w:rPr>
          </w:rPrChange>
        </w:rPr>
        <w:pPrChange w:author="LauraPGM" w:date="2025-10-01T14:13:00Z" w:id="1096">
          <w:pPr>
            <w:numPr>
              <w:numId w:val="111"/>
            </w:numPr>
            <w:tabs>
              <w:tab w:val="num" w:pos="360"/>
              <w:tab w:val="num" w:pos="720"/>
            </w:tabs>
            <w:ind w:left="720" w:hanging="720"/>
          </w:pPr>
        </w:pPrChange>
      </w:pPr>
      <w:proofErr w:type="spellStart"/>
      <w:r w:rsidRPr="008C2923">
        <w:rPr>
          <w:rFonts w:ascii="Calibri" w:hAnsi="Calibri" w:cs="Calibri"/>
          <w:b/>
          <w:bCs/>
          <w:lang w:eastAsia="es-MX"/>
          <w:rPrChange w:author="LauraPGM" w:date="2025-10-01T14:13:00Z" w:id="1097">
            <w:rPr>
              <w:b/>
              <w:bCs/>
              <w:lang w:eastAsia="es-MX"/>
            </w:rPr>
          </w:rPrChange>
        </w:rPr>
        <w:t>IDEs</w:t>
      </w:r>
      <w:proofErr w:type="spellEnd"/>
      <w:r w:rsidRPr="008C2923">
        <w:rPr>
          <w:rFonts w:ascii="Calibri" w:hAnsi="Calibri" w:cs="Calibri"/>
          <w:b/>
          <w:bCs/>
          <w:lang w:eastAsia="es-MX"/>
          <w:rPrChange w:author="LauraPGM" w:date="2025-10-01T14:13:00Z" w:id="1098">
            <w:rPr>
              <w:b/>
              <w:bCs/>
              <w:lang w:eastAsia="es-MX"/>
            </w:rPr>
          </w:rPrChange>
        </w:rPr>
        <w:t xml:space="preserve"> </w:t>
      </w:r>
      <w:ins w:author="LauraPGM" w:date="2025-10-06T21:55:00Z" w:id="1099">
        <w:r w:rsidR="00ED2A27">
          <w:rPr>
            <w:rFonts w:ascii="Calibri" w:hAnsi="Calibri" w:cs="Calibri"/>
            <w:b/>
            <w:bCs/>
            <w:lang w:eastAsia="es-MX"/>
          </w:rPr>
          <w:t>b</w:t>
        </w:r>
      </w:ins>
      <w:del w:author="LauraPGM" w:date="2025-10-06T21:55:00Z" w:id="1100">
        <w:r w:rsidRPr="008C2923" w:rsidDel="00ED2A27">
          <w:rPr>
            <w:rFonts w:ascii="Calibri" w:hAnsi="Calibri" w:cs="Calibri"/>
            <w:b/>
            <w:bCs/>
            <w:lang w:eastAsia="es-MX"/>
            <w:rPrChange w:author="LauraPGM" w:date="2025-10-01T14:13:00Z" w:id="1101">
              <w:rPr>
                <w:b/>
                <w:bCs/>
                <w:lang w:eastAsia="es-MX"/>
              </w:rPr>
            </w:rPrChange>
          </w:rPr>
          <w:delText>B</w:delText>
        </w:r>
      </w:del>
      <w:r w:rsidRPr="008C2923">
        <w:rPr>
          <w:rFonts w:ascii="Calibri" w:hAnsi="Calibri" w:cs="Calibri"/>
          <w:b/>
          <w:bCs/>
          <w:lang w:eastAsia="es-MX"/>
          <w:rPrChange w:author="LauraPGM" w:date="2025-10-01T14:13:00Z" w:id="1102">
            <w:rPr>
              <w:b/>
              <w:bCs/>
              <w:lang w:eastAsia="es-MX"/>
            </w:rPr>
          </w:rPrChange>
        </w:rPr>
        <w:t>ajos (en términos de eficiencia</w:t>
      </w:r>
      <w:ins w:author="LauraPGM" w:date="2025-10-01T21:41:00Z" w:id="1103">
        <w:r w:rsidR="00907E39">
          <w:rPr>
            <w:rFonts w:ascii="Calibri" w:hAnsi="Calibri" w:cs="Calibri"/>
            <w:b/>
            <w:bCs/>
            <w:lang w:eastAsia="es-MX"/>
          </w:rPr>
          <w:t xml:space="preserve"> </w:t>
        </w:r>
      </w:ins>
      <w:r w:rsidRPr="008C2923">
        <w:rPr>
          <w:rFonts w:ascii="Calibri" w:hAnsi="Calibri" w:cs="Calibri"/>
          <w:b/>
          <w:bCs/>
          <w:lang w:eastAsia="es-MX"/>
          <w:rPrChange w:author="LauraPGM" w:date="2025-10-01T14:13:00Z" w:id="1104">
            <w:rPr>
              <w:b/>
              <w:bCs/>
              <w:lang w:eastAsia="es-MX"/>
            </w:rPr>
          </w:rPrChange>
        </w:rPr>
        <w:t>/</w:t>
      </w:r>
      <w:ins w:author="LauraPGM" w:date="2025-10-01T21:41:00Z" w:id="1105">
        <w:r w:rsidR="00907E39">
          <w:rPr>
            <w:rFonts w:ascii="Calibri" w:hAnsi="Calibri" w:cs="Calibri"/>
            <w:b/>
            <w:bCs/>
            <w:lang w:eastAsia="es-MX"/>
          </w:rPr>
          <w:t xml:space="preserve"> </w:t>
        </w:r>
      </w:ins>
      <w:r w:rsidRPr="008C2923">
        <w:rPr>
          <w:rFonts w:ascii="Calibri" w:hAnsi="Calibri" w:cs="Calibri"/>
          <w:b/>
          <w:bCs/>
          <w:lang w:eastAsia="es-MX"/>
          <w:rPrChange w:author="LauraPGM" w:date="2025-10-01T14:13:00Z" w:id="1106">
            <w:rPr>
              <w:b/>
              <w:bCs/>
              <w:lang w:eastAsia="es-MX"/>
            </w:rPr>
          </w:rPrChange>
        </w:rPr>
        <w:t>rendimiento):</w:t>
      </w:r>
      <w:r w:rsidRPr="008C2923">
        <w:rPr>
          <w:rFonts w:ascii="Calibri" w:hAnsi="Calibri" w:cs="Calibri"/>
          <w:lang w:eastAsia="es-MX"/>
          <w:rPrChange w:author="LauraPGM" w:date="2025-10-01T14:13:00Z" w:id="1107">
            <w:rPr>
              <w:lang w:eastAsia="es-MX"/>
            </w:rPr>
          </w:rPrChange>
        </w:rPr>
        <w:t xml:space="preserve"> si un IDE basado en rendimiento (ejemplo, eficiencia de la caldera) es bajo, sugiere que el equipo no está convirtiendo la energía de entrada en energía útil de manera efectiva, lo que se traduce en pérdidas.</w:t>
      </w:r>
    </w:p>
    <w:p w:rsidRPr="001D59AC" w:rsidR="007717C6" w:rsidRDefault="007717C6" w14:paraId="67614025" w14:textId="77777777">
      <w:pPr>
        <w:spacing w:line="360" w:lineRule="auto"/>
        <w:ind w:left="720"/>
        <w:rPr>
          <w:rFonts w:ascii="Calibri" w:hAnsi="Calibri" w:cs="Calibri"/>
          <w:lang w:eastAsia="es-MX"/>
        </w:rPr>
        <w:pPrChange w:author="LauraPGM" w:date="2025-10-01T09:45:00Z" w:id="1108">
          <w:pPr>
            <w:ind w:left="720"/>
          </w:pPr>
        </w:pPrChange>
      </w:pPr>
    </w:p>
    <w:p w:rsidRPr="001D59AC" w:rsidR="007717C6" w:rsidDel="008C2923" w:rsidRDefault="007717C6" w14:paraId="18E6ADE6" w14:textId="47FE5119">
      <w:pPr>
        <w:numPr>
          <w:ilvl w:val="0"/>
          <w:numId w:val="163"/>
        </w:numPr>
        <w:spacing w:line="360" w:lineRule="auto"/>
        <w:rPr>
          <w:del w:author="LauraPGM" w:date="2025-10-01T14:12:00Z" w:id="1109"/>
          <w:rFonts w:ascii="Calibri" w:hAnsi="Calibri" w:cs="Calibri"/>
          <w:lang w:eastAsia="es-MX"/>
        </w:rPr>
        <w:pPrChange w:author="LauraPGM" w:date="2025-10-01T14:15:00Z" w:id="1110">
          <w:pPr>
            <w:numPr>
              <w:numId w:val="111"/>
            </w:numPr>
            <w:tabs>
              <w:tab w:val="num" w:pos="360"/>
              <w:tab w:val="num" w:pos="720"/>
            </w:tabs>
            <w:ind w:left="720" w:hanging="720"/>
          </w:pPr>
        </w:pPrChange>
      </w:pPr>
      <w:r w:rsidRPr="001D59AC">
        <w:rPr>
          <w:rFonts w:ascii="Calibri" w:hAnsi="Calibri" w:cs="Calibri"/>
          <w:b/>
          <w:bCs/>
          <w:lang w:eastAsia="es-MX"/>
        </w:rPr>
        <w:t xml:space="preserve">Comparación </w:t>
      </w:r>
      <w:ins w:author="LauraPGM" w:date="2025-10-06T21:55:00Z" w:id="1111">
        <w:r w:rsidR="00FA6789">
          <w:rPr>
            <w:rFonts w:ascii="Calibri" w:hAnsi="Calibri" w:cs="Calibri"/>
            <w:b/>
            <w:bCs/>
            <w:lang w:eastAsia="es-MX"/>
          </w:rPr>
          <w:t>i</w:t>
        </w:r>
      </w:ins>
      <w:del w:author="LauraPGM" w:date="2025-10-06T21:55:00Z" w:id="1112">
        <w:r w:rsidRPr="001D59AC" w:rsidDel="00FA6789">
          <w:rPr>
            <w:rFonts w:ascii="Calibri" w:hAnsi="Calibri" w:cs="Calibri"/>
            <w:b/>
            <w:bCs/>
            <w:lang w:eastAsia="es-MX"/>
          </w:rPr>
          <w:delText>I</w:delText>
        </w:r>
      </w:del>
      <w:r w:rsidRPr="001D59AC">
        <w:rPr>
          <w:rFonts w:ascii="Calibri" w:hAnsi="Calibri" w:cs="Calibri"/>
          <w:b/>
          <w:bCs/>
          <w:lang w:eastAsia="es-MX"/>
        </w:rPr>
        <w:t>nterna:</w:t>
      </w:r>
      <w:r w:rsidRPr="001D59AC">
        <w:rPr>
          <w:rFonts w:ascii="Calibri" w:hAnsi="Calibri" w:cs="Calibri"/>
          <w:lang w:eastAsia="es-MX"/>
        </w:rPr>
        <w:t xml:space="preserve"> comparar el IDE de un proceso o equipo con el de otro similar dentro de la misma organización puede revelar cuál es el "mejor en su clase" y dónde existen oportunidades de replicar el éxito.</w:t>
      </w:r>
    </w:p>
    <w:p w:rsidRPr="008C2923" w:rsidR="007717C6" w:rsidRDefault="007717C6" w14:paraId="64AA1DF4" w14:textId="77777777">
      <w:pPr>
        <w:numPr>
          <w:ilvl w:val="0"/>
          <w:numId w:val="163"/>
        </w:numPr>
        <w:spacing w:line="360" w:lineRule="auto"/>
        <w:rPr>
          <w:rFonts w:ascii="Calibri" w:hAnsi="Calibri" w:cs="Calibri"/>
          <w:lang w:eastAsia="es-MX"/>
        </w:rPr>
        <w:pPrChange w:author="LauraPGM" w:date="2025-10-01T14:15:00Z" w:id="1113">
          <w:pPr/>
        </w:pPrChange>
      </w:pPr>
    </w:p>
    <w:p w:rsidRPr="001D59AC" w:rsidR="007717C6" w:rsidRDefault="007717C6" w14:paraId="6D4C0BD4" w14:textId="686D9CF9">
      <w:pPr>
        <w:numPr>
          <w:ilvl w:val="0"/>
          <w:numId w:val="163"/>
        </w:numPr>
        <w:spacing w:line="360" w:lineRule="auto"/>
        <w:rPr>
          <w:rFonts w:ascii="Calibri" w:hAnsi="Calibri" w:cs="Calibri"/>
          <w:lang w:eastAsia="es-MX"/>
        </w:rPr>
        <w:pPrChange w:author="LauraPGM" w:date="2025-10-01T14:15:00Z" w:id="1114">
          <w:pPr>
            <w:numPr>
              <w:numId w:val="111"/>
            </w:numPr>
            <w:tabs>
              <w:tab w:val="num" w:pos="360"/>
              <w:tab w:val="num" w:pos="720"/>
            </w:tabs>
            <w:ind w:left="720" w:hanging="720"/>
          </w:pPr>
        </w:pPrChange>
      </w:pPr>
      <w:r w:rsidRPr="001D59AC">
        <w:rPr>
          <w:rFonts w:ascii="Calibri" w:hAnsi="Calibri" w:cs="Calibri"/>
          <w:b/>
          <w:bCs/>
          <w:lang w:eastAsia="es-MX"/>
        </w:rPr>
        <w:t xml:space="preserve">Análisis de </w:t>
      </w:r>
      <w:ins w:author="LauraPGM" w:date="2025-10-06T21:55:00Z" w:id="1115">
        <w:r w:rsidR="00FA6789">
          <w:rPr>
            <w:rFonts w:ascii="Calibri" w:hAnsi="Calibri" w:cs="Calibri"/>
            <w:b/>
            <w:bCs/>
            <w:lang w:eastAsia="es-MX"/>
          </w:rPr>
          <w:t>r</w:t>
        </w:r>
      </w:ins>
      <w:del w:author="LauraPGM" w:date="2025-10-06T21:55:00Z" w:id="1116">
        <w:r w:rsidRPr="001D59AC" w:rsidDel="00FA6789">
          <w:rPr>
            <w:rFonts w:ascii="Calibri" w:hAnsi="Calibri" w:cs="Calibri"/>
            <w:b/>
            <w:bCs/>
            <w:lang w:eastAsia="es-MX"/>
          </w:rPr>
          <w:delText>R</w:delText>
        </w:r>
      </w:del>
      <w:r w:rsidRPr="001D59AC">
        <w:rPr>
          <w:rFonts w:ascii="Calibri" w:hAnsi="Calibri" w:cs="Calibri"/>
          <w:b/>
          <w:bCs/>
          <w:lang w:eastAsia="es-MX"/>
        </w:rPr>
        <w:t xml:space="preserve">aíz </w:t>
      </w:r>
      <w:ins w:author="LauraPGM" w:date="2025-10-06T21:55:00Z" w:id="1117">
        <w:r w:rsidR="00FA6789">
          <w:rPr>
            <w:rFonts w:ascii="Calibri" w:hAnsi="Calibri" w:cs="Calibri"/>
            <w:b/>
            <w:bCs/>
            <w:lang w:eastAsia="es-MX"/>
          </w:rPr>
          <w:t>c</w:t>
        </w:r>
      </w:ins>
      <w:del w:author="LauraPGM" w:date="2025-10-06T21:55:00Z" w:id="1118">
        <w:r w:rsidRPr="001D59AC" w:rsidDel="00FA6789">
          <w:rPr>
            <w:rFonts w:ascii="Calibri" w:hAnsi="Calibri" w:cs="Calibri"/>
            <w:b/>
            <w:bCs/>
            <w:lang w:eastAsia="es-MX"/>
          </w:rPr>
          <w:delText>C</w:delText>
        </w:r>
      </w:del>
      <w:r w:rsidRPr="001D59AC">
        <w:rPr>
          <w:rFonts w:ascii="Calibri" w:hAnsi="Calibri" w:cs="Calibri"/>
          <w:b/>
          <w:bCs/>
          <w:lang w:eastAsia="es-MX"/>
        </w:rPr>
        <w:t>ausa:</w:t>
      </w:r>
      <w:r w:rsidRPr="001D59AC">
        <w:rPr>
          <w:rFonts w:ascii="Calibri" w:hAnsi="Calibri" w:cs="Calibri"/>
          <w:lang w:eastAsia="es-MX"/>
        </w:rPr>
        <w:t xml:space="preserve"> cuando un IDE muestra un desempeño deficiente o una desviación, la interpretación debe extenderse a un análisis de raíz causa para entender el "por qué" detrás del número. Esto puede implicar revisar registros de operación, programas de mantenimiento, etc.</w:t>
      </w:r>
    </w:p>
    <w:p w:rsidRPr="001D59AC" w:rsidR="007717C6" w:rsidRDefault="007717C6" w14:paraId="196EBD54" w14:textId="77777777">
      <w:pPr>
        <w:spacing w:line="360" w:lineRule="auto"/>
        <w:rPr>
          <w:rFonts w:ascii="Calibri" w:hAnsi="Calibri" w:cs="Calibri"/>
          <w:lang w:eastAsia="es-MX"/>
        </w:rPr>
        <w:pPrChange w:author="LauraPGM" w:date="2025-10-01T09:45:00Z" w:id="1119">
          <w:pPr/>
        </w:pPrChange>
      </w:pPr>
    </w:p>
    <w:p w:rsidRPr="001D59AC" w:rsidR="007717C6" w:rsidRDefault="007717C6" w14:paraId="4861F5FD" w14:textId="6BC8B708">
      <w:pPr>
        <w:spacing w:line="360" w:lineRule="auto"/>
        <w:rPr>
          <w:rFonts w:ascii="Calibri" w:hAnsi="Calibri" w:cs="Calibri"/>
          <w:lang w:eastAsia="es-MX"/>
        </w:rPr>
        <w:pPrChange w:author="LauraPGM" w:date="2025-10-01T09:45:00Z" w:id="1120">
          <w:pPr/>
        </w:pPrChange>
      </w:pPr>
      <w:r w:rsidRPr="001D59AC">
        <w:rPr>
          <w:rFonts w:ascii="Calibri" w:hAnsi="Calibri" w:cs="Calibri"/>
          <w:lang w:eastAsia="es-MX"/>
        </w:rPr>
        <w:t xml:space="preserve">La interpretación efectiva de los </w:t>
      </w:r>
      <w:proofErr w:type="spellStart"/>
      <w:r w:rsidRPr="001D59AC">
        <w:rPr>
          <w:rFonts w:ascii="Calibri" w:hAnsi="Calibri" w:cs="Calibri"/>
          <w:lang w:eastAsia="es-MX"/>
        </w:rPr>
        <w:t>IDEs</w:t>
      </w:r>
      <w:proofErr w:type="spellEnd"/>
      <w:r w:rsidRPr="001D59AC">
        <w:rPr>
          <w:rFonts w:ascii="Calibri" w:hAnsi="Calibri" w:cs="Calibri"/>
          <w:lang w:eastAsia="es-MX"/>
        </w:rPr>
        <w:t xml:space="preserve"> es el puente entre los datos y las acciones. Permite a las organizaciones no solo medir su desempeño, sino también entenderlo, aprender de él y, lo más importante, mejorarlo de manera continua y sistemática. Este proceso es el corazón de la norma ISO 50001 y de una gestión energética exitosa.</w:t>
      </w:r>
    </w:p>
    <w:commentRangeStart w:id="1121"/>
    <w:p w:rsidRPr="001D59AC" w:rsidR="007717C6" w:rsidRDefault="007F70C1" w14:paraId="7126C6C5" w14:textId="0E22A665">
      <w:pPr>
        <w:spacing w:line="360" w:lineRule="auto"/>
        <w:rPr>
          <w:rFonts w:ascii="Calibri" w:hAnsi="Calibri" w:cs="Calibri"/>
          <w:lang w:eastAsia="es-MX"/>
        </w:rPr>
        <w:pPrChange w:author="LauraPGM" w:date="2025-10-01T09:45:00Z" w:id="1122">
          <w:pPr/>
        </w:pPrChange>
      </w:pPr>
      <w:r w:rsidRPr="001D59AC">
        <w:rPr>
          <w:rFonts w:ascii="Calibri" w:hAnsi="Calibri" w:cs="Calibri"/>
          <w:noProof/>
          <w:lang w:eastAsia="es-CO"/>
        </w:rPr>
        <mc:AlternateContent>
          <mc:Choice Requires="wps">
            <w:drawing>
              <wp:anchor distT="0" distB="0" distL="114300" distR="114300" simplePos="0" relativeHeight="251687936" behindDoc="1" locked="0" layoutInCell="1" allowOverlap="1" wp14:anchorId="12419F33" wp14:editId="61C80AF1">
                <wp:simplePos x="0" y="0"/>
                <wp:positionH relativeFrom="column">
                  <wp:posOffset>-212090</wp:posOffset>
                </wp:positionH>
                <wp:positionV relativeFrom="paragraph">
                  <wp:posOffset>90170</wp:posOffset>
                </wp:positionV>
                <wp:extent cx="6654800" cy="1035050"/>
                <wp:effectExtent l="57150" t="19050" r="69850" b="88900"/>
                <wp:wrapNone/>
                <wp:docPr id="7" name="Rectángulo 7"/>
                <wp:cNvGraphicFramePr/>
                <a:graphic xmlns:a="http://schemas.openxmlformats.org/drawingml/2006/main">
                  <a:graphicData uri="http://schemas.microsoft.com/office/word/2010/wordprocessingShape">
                    <wps:wsp>
                      <wps:cNvSpPr/>
                      <wps:spPr>
                        <a:xfrm>
                          <a:off x="0" y="0"/>
                          <a:ext cx="6654800" cy="103505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4E0CB1B2">
              <v:rect id="Rectángulo 7" style="position:absolute;margin-left:-16.7pt;margin-top:7.1pt;width:524pt;height:81.5pt;z-index:-25162854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55E6E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">
                <v:fill type="gradient" color2="#a7bfde [1620]" angle="180" focus="100%" rotate="t">
                  <o:fill v:ext="view" type="gradientUnscaled"/>
                </v:fill>
                <v:shadow on="t" color="black" opacity="22937f" offset="0,.63889mm" origin=",.5"/>
              </v:rect>
            </w:pict>
          </mc:Fallback>
        </mc:AlternateContent>
      </w:r>
      <w:commentRangeEnd w:id="1121"/>
      <w:r w:rsidRPr="001D59AC" w:rsidR="00A4598E">
        <w:rPr>
          <w:rStyle w:val="Refdecomentario"/>
          <w:rFonts w:ascii="Calibri" w:hAnsi="Calibri" w:cs="Calibri"/>
          <w:sz w:val="22"/>
          <w:szCs w:val="22"/>
        </w:rPr>
        <w:commentReference w:id="1121"/>
      </w:r>
    </w:p>
    <w:p w:rsidR="007717C6" w:rsidDel="00ED3454" w:rsidRDefault="00A4598E" w14:paraId="77A467ED" w14:textId="32FC3C14">
      <w:pPr>
        <w:spacing w:line="360" w:lineRule="auto"/>
        <w:jc w:val="center"/>
        <w:rPr>
          <w:del w:author="LauraPGM" w:date="2025-10-06T21:12:00Z" w:id="1123"/>
          <w:rFonts w:ascii="Calibri" w:hAnsi="Calibri" w:cs="Calibri"/>
          <w:lang w:eastAsia="es-MX"/>
        </w:rPr>
        <w:pPrChange w:author="LauraPGM" w:date="2025-10-06T21:12:00Z" w:id="1124">
          <w:pPr/>
        </w:pPrChange>
      </w:pPr>
      <w:r w:rsidRPr="001D59AC">
        <w:rPr>
          <w:rFonts w:ascii="Calibri" w:hAnsi="Calibri" w:cs="Calibri"/>
          <w:highlight w:val="cyan"/>
          <w:lang w:eastAsia="es-MX"/>
        </w:rPr>
        <w:t>Llamado a la acción</w:t>
      </w:r>
    </w:p>
    <w:p w:rsidRPr="001D59AC" w:rsidR="00ED3454" w:rsidRDefault="00ED3454" w14:paraId="1805CA8F" w14:textId="77777777">
      <w:pPr>
        <w:spacing w:line="360" w:lineRule="auto"/>
        <w:jc w:val="center"/>
        <w:rPr>
          <w:ins w:author="LauraPGM" w:date="2025-10-06T21:12:00Z" w:id="1125"/>
          <w:rFonts w:ascii="Calibri" w:hAnsi="Calibri" w:cs="Calibri"/>
          <w:lang w:eastAsia="es-MX"/>
        </w:rPr>
        <w:pPrChange w:author="LauraPGM" w:date="2025-10-01T09:45:00Z" w:id="1126">
          <w:pPr>
            <w:jc w:val="center"/>
          </w:pPr>
        </w:pPrChange>
      </w:pPr>
    </w:p>
    <w:p w:rsidR="002A18FD" w:rsidDel="00C35F14" w:rsidRDefault="007717C6" w14:paraId="5244C38D" w14:textId="4B1E455F">
      <w:pPr>
        <w:spacing w:line="360" w:lineRule="auto"/>
        <w:rPr>
          <w:del w:author="LauraPGM" w:date="2025-10-01T21:27:00Z" w:id="1127"/>
          <w:rFonts w:ascii="Calibri" w:hAnsi="Calibri" w:cs="Calibri"/>
          <w:bCs/>
          <w:iCs/>
          <w:lang w:eastAsia="es-MX"/>
        </w:rPr>
        <w:pPrChange w:author="LauraPGM" w:date="2025-10-06T21:12:00Z" w:id="1128">
          <w:pPr/>
        </w:pPrChange>
      </w:pPr>
      <w:del w:author="LauraPGM" w:date="2025-10-06T21:12:00Z" w:id="1129">
        <w:r w:rsidRPr="001D59AC" w:rsidDel="00ED3454">
          <w:rPr>
            <w:rFonts w:ascii="Calibri" w:hAnsi="Calibri" w:cs="Calibri"/>
            <w:lang w:eastAsia="es-MX"/>
          </w:rPr>
          <w:delText>Pa</w:delText>
        </w:r>
        <w:r w:rsidRPr="001D59AC" w:rsidDel="00ED3454" w:rsidR="00A4598E">
          <w:rPr>
            <w:rFonts w:ascii="Calibri" w:hAnsi="Calibri" w:cs="Calibri"/>
            <w:lang w:eastAsia="es-MX"/>
          </w:rPr>
          <w:delText xml:space="preserve">ra complementar información, acceda al </w:delText>
        </w:r>
        <w:r w:rsidRPr="001D59AC" w:rsidDel="00ED3454" w:rsidR="007F70C1">
          <w:rPr>
            <w:rFonts w:ascii="Calibri" w:hAnsi="Calibri" w:cs="Calibri"/>
            <w:lang w:eastAsia="es-MX"/>
          </w:rPr>
          <w:delText>siguiente video:</w:delText>
        </w:r>
        <w:r w:rsidRPr="001D59AC" w:rsidDel="00ED3454">
          <w:rPr>
            <w:rFonts w:ascii="Calibri" w:hAnsi="Calibri" w:cs="Calibri"/>
            <w:b/>
            <w:bCs/>
            <w:lang w:eastAsia="es-MX"/>
          </w:rPr>
          <w:delText xml:space="preserve"> </w:delText>
        </w:r>
      </w:del>
      <w:r w:rsidRPr="001D59AC">
        <w:rPr>
          <w:rFonts w:ascii="Calibri" w:hAnsi="Calibri" w:cs="Calibri"/>
          <w:bCs/>
          <w:iCs/>
          <w:lang w:eastAsia="es-MX"/>
        </w:rPr>
        <w:t>C</w:t>
      </w:r>
      <w:ins w:author="LauraPGM" w:date="2025-10-09T06:48:00Z" w:id="1130">
        <w:r w:rsidR="007D0ED7">
          <w:rPr>
            <w:rFonts w:ascii="Calibri" w:hAnsi="Calibri" w:cs="Calibri"/>
            <w:bCs/>
            <w:iCs/>
            <w:lang w:eastAsia="es-MX"/>
          </w:rPr>
          <w:t>á</w:t>
        </w:r>
      </w:ins>
      <w:del w:author="LauraPGM" w:date="2025-10-09T06:48:00Z" w:id="1131">
        <w:r w:rsidRPr="001D59AC" w:rsidDel="007D0ED7">
          <w:rPr>
            <w:rFonts w:ascii="Calibri" w:hAnsi="Calibri" w:cs="Calibri"/>
            <w:bCs/>
            <w:iCs/>
            <w:lang w:eastAsia="es-MX"/>
          </w:rPr>
          <w:delText>a</w:delText>
        </w:r>
      </w:del>
      <w:r w:rsidRPr="001D59AC">
        <w:rPr>
          <w:rFonts w:ascii="Calibri" w:hAnsi="Calibri" w:cs="Calibri"/>
          <w:bCs/>
          <w:iCs/>
          <w:lang w:eastAsia="es-MX"/>
        </w:rPr>
        <w:t xml:space="preserve">lculo </w:t>
      </w:r>
      <w:del w:author="LauraPGM" w:date="2025-10-09T06:48:00Z" w:id="1132">
        <w:r w:rsidRPr="001D59AC" w:rsidDel="007D0ED7">
          <w:rPr>
            <w:rFonts w:ascii="Calibri" w:hAnsi="Calibri" w:cs="Calibri"/>
            <w:bCs/>
            <w:iCs/>
            <w:lang w:eastAsia="es-MX"/>
          </w:rPr>
          <w:delText>Linea</w:delText>
        </w:r>
      </w:del>
      <w:ins w:author="LauraPGM" w:date="2025-10-09T06:48:00Z" w:id="1133">
        <w:r w:rsidRPr="001D59AC" w:rsidR="007D0ED7">
          <w:rPr>
            <w:rFonts w:ascii="Calibri" w:hAnsi="Calibri" w:cs="Calibri"/>
            <w:bCs/>
            <w:iCs/>
            <w:lang w:eastAsia="es-MX"/>
          </w:rPr>
          <w:t>Línea</w:t>
        </w:r>
      </w:ins>
      <w:r w:rsidRPr="001D59AC">
        <w:rPr>
          <w:rFonts w:ascii="Calibri" w:hAnsi="Calibri" w:cs="Calibri"/>
          <w:bCs/>
          <w:iCs/>
          <w:lang w:eastAsia="es-MX"/>
        </w:rPr>
        <w:t xml:space="preserve"> Base </w:t>
      </w:r>
      <w:r w:rsidRPr="001D59AC" w:rsidR="007F70C1">
        <w:rPr>
          <w:rFonts w:ascii="Calibri" w:hAnsi="Calibri" w:cs="Calibri"/>
          <w:bCs/>
          <w:iCs/>
          <w:lang w:eastAsia="es-MX"/>
        </w:rPr>
        <w:t>Consumo Energético</w:t>
      </w:r>
      <w:ins w:author="LauraPGM" w:date="2025-10-06T21:12:00Z" w:id="1134">
        <w:r w:rsidR="00ED3454">
          <w:rPr>
            <w:rFonts w:ascii="Calibri" w:hAnsi="Calibri" w:cs="Calibri"/>
            <w:bCs/>
            <w:iCs/>
            <w:lang w:eastAsia="es-MX"/>
          </w:rPr>
          <w:t xml:space="preserve">, </w:t>
        </w:r>
      </w:ins>
      <w:ins w:author="LauraPGM" w:date="2025-10-06T21:13:00Z" w:id="1135">
        <w:r w:rsidRPr="00ED3454" w:rsidR="00ED3454">
          <w:rPr>
            <w:rFonts w:ascii="Calibri" w:hAnsi="Calibri" w:cs="Calibri"/>
            <w:bCs/>
            <w:iCs/>
            <w:lang w:eastAsia="es-MX"/>
          </w:rPr>
          <w:t>para complementar el tema abordado, se invita a explorar el siguiente video:</w:t>
        </w:r>
      </w:ins>
      <w:del w:author="LauraPGM" w:date="2025-10-06T21:12:00Z" w:id="1136">
        <w:r w:rsidRPr="001D59AC" w:rsidDel="00ED3454" w:rsidR="007F70C1">
          <w:rPr>
            <w:rFonts w:ascii="Calibri" w:hAnsi="Calibri" w:cs="Calibri"/>
            <w:bCs/>
            <w:iCs/>
            <w:lang w:eastAsia="es-MX"/>
          </w:rPr>
          <w:delText>.</w:delText>
        </w:r>
      </w:del>
    </w:p>
    <w:p w:rsidR="00C35F14" w:rsidRDefault="00C35F14" w14:paraId="5BC4C379" w14:textId="77777777">
      <w:pPr>
        <w:spacing w:line="360" w:lineRule="auto"/>
        <w:rPr>
          <w:ins w:author="LauraPGM" w:date="2025-10-01T21:38:00Z" w:id="1137"/>
          <w:rFonts w:ascii="Calibri" w:hAnsi="Calibri" w:cs="Calibri"/>
          <w:bCs/>
          <w:iCs/>
          <w:lang w:eastAsia="es-MX"/>
        </w:rPr>
        <w:pPrChange w:author="LauraPGM" w:date="2025-10-06T21:12:00Z" w:id="1138">
          <w:pPr/>
        </w:pPrChange>
      </w:pPr>
    </w:p>
    <w:p w:rsidR="00C35F14" w:rsidRDefault="00C35F14" w14:paraId="277A0A5A" w14:textId="77777777">
      <w:pPr>
        <w:spacing w:line="360" w:lineRule="auto"/>
        <w:rPr>
          <w:ins w:author="LauraPGM" w:date="2025-10-01T21:38:00Z" w:id="1139"/>
          <w:rFonts w:ascii="Calibri" w:hAnsi="Calibri" w:cs="Calibri"/>
          <w:bCs/>
          <w:iCs/>
          <w:lang w:eastAsia="es-MX"/>
        </w:rPr>
        <w:pPrChange w:author="LauraPGM" w:date="2025-10-01T09:45:00Z" w:id="1140">
          <w:pPr/>
        </w:pPrChange>
      </w:pPr>
    </w:p>
    <w:p w:rsidRPr="001D59AC" w:rsidR="00C35F14" w:rsidRDefault="00C35F14" w14:paraId="24558125" w14:textId="77777777">
      <w:pPr>
        <w:spacing w:line="360" w:lineRule="auto"/>
        <w:rPr>
          <w:ins w:author="LauraPGM" w:date="2025-10-01T21:38:00Z" w:id="1141"/>
          <w:rFonts w:ascii="Calibri" w:hAnsi="Calibri" w:cs="Calibri"/>
          <w:bCs/>
          <w:iCs/>
          <w:lang w:eastAsia="es-MX"/>
        </w:rPr>
        <w:pPrChange w:author="LauraPGM" w:date="2025-10-01T09:45:00Z" w:id="1142">
          <w:pPr/>
        </w:pPrChange>
      </w:pPr>
    </w:p>
    <w:p w:rsidR="007717C6" w:rsidDel="002A18FD" w:rsidRDefault="007717C6" w14:paraId="33643040" w14:textId="77777777">
      <w:pPr>
        <w:spacing w:before="100" w:beforeAutospacing="1" w:after="100" w:afterAutospacing="1" w:line="360" w:lineRule="auto"/>
        <w:outlineLvl w:val="1"/>
        <w:rPr>
          <w:del w:author="LauraPGM" w:date="2025-10-01T14:17:00Z" w:id="1143"/>
          <w:rFonts w:ascii="Calibri" w:hAnsi="Calibri" w:eastAsia="Times New Roman" w:cs="Calibri"/>
          <w:b/>
          <w:bCs/>
          <w:lang w:eastAsia="es-CO"/>
        </w:rPr>
        <w:pPrChange w:author="LauraPGM" w:date="2025-10-01T09:45:00Z" w:id="1144">
          <w:pPr>
            <w:spacing w:before="100" w:beforeAutospacing="1" w:after="100" w:afterAutospacing="1" w:line="240" w:lineRule="auto"/>
            <w:outlineLvl w:val="1"/>
          </w:pPr>
        </w:pPrChange>
      </w:pPr>
    </w:p>
    <w:p w:rsidR="002A18FD" w:rsidRDefault="002A18FD" w14:paraId="09DFE774" w14:textId="77777777">
      <w:pPr>
        <w:spacing w:line="360" w:lineRule="auto"/>
        <w:rPr>
          <w:ins w:author="LauraPGM" w:date="2025-10-01T14:17:00Z" w:id="1145"/>
          <w:rFonts w:ascii="Calibri" w:hAnsi="Calibri" w:eastAsia="Times New Roman" w:cs="Calibri"/>
          <w:b/>
          <w:bCs/>
          <w:lang w:eastAsia="es-CO"/>
        </w:rPr>
        <w:pPrChange w:author="LauraPGM" w:date="2025-10-01T09:45:00Z" w:id="1146">
          <w:pPr/>
        </w:pPrChange>
      </w:pPr>
    </w:p>
    <w:p w:rsidR="007F70C1" w:rsidDel="00B017B3" w:rsidRDefault="002A18FD" w14:paraId="633CC194" w14:textId="72478927">
      <w:pPr>
        <w:rPr>
          <w:del w:author="LauraPGM" w:date="2025-10-01T14:15:00Z" w:id="1147"/>
          <w:rFonts w:ascii="Calibri" w:hAnsi="Calibri" w:eastAsia="Times New Roman" w:cs="Calibri"/>
          <w:b/>
          <w:bCs/>
          <w:lang w:eastAsia="es-CO"/>
        </w:rPr>
        <w:pPrChange w:author="LauraPGM" w:date="2025-10-01T14:17:00Z" w:id="1148">
          <w:pPr>
            <w:spacing w:before="100" w:beforeAutospacing="1" w:after="100" w:afterAutospacing="1" w:line="240" w:lineRule="auto"/>
            <w:outlineLvl w:val="1"/>
          </w:pPr>
        </w:pPrChange>
      </w:pPr>
      <w:ins w:author="LauraPGM" w:date="2025-10-01T14:17:00Z" w:id="1149">
        <w:r w:rsidRPr="002A18FD">
          <w:rPr>
            <w:rFonts w:ascii="Calibri" w:hAnsi="Calibri" w:eastAsia="Times New Roman" w:cs="Calibri"/>
            <w:b/>
            <w:bCs/>
            <w:lang w:eastAsia="es-CO"/>
          </w:rPr>
          <w:t>4.</w:t>
        </w:r>
        <w:r>
          <w:rPr>
            <w:rFonts w:ascii="Calibri" w:hAnsi="Calibri" w:eastAsia="Times New Roman" w:cs="Calibri"/>
            <w:b/>
            <w:bCs/>
            <w:lang w:eastAsia="es-CO"/>
          </w:rPr>
          <w:t xml:space="preserve"> </w:t>
        </w:r>
      </w:ins>
      <w:r w:rsidRPr="002A18FD">
        <w:rPr>
          <w:rFonts w:ascii="Calibri" w:hAnsi="Calibri" w:eastAsia="Times New Roman" w:cs="Calibri"/>
          <w:b/>
          <w:bCs/>
          <w:lang w:eastAsia="es-CO"/>
          <w:rPrChange w:author="LauraPGM" w:date="2025-10-01T14:17:00Z" w:id="1151">
            <w:rPr>
              <w:lang w:eastAsia="es-CO"/>
            </w:rPr>
          </w:rPrChange>
        </w:rPr>
        <w:t>Estrategias de optimización de costos e impacto energético</w:t>
      </w:r>
    </w:p>
    <w:p w:rsidR="00B017B3" w:rsidRDefault="00B017B3" w14:paraId="593BA35B" w14:textId="77777777">
      <w:pPr>
        <w:rPr>
          <w:ins w:author="LauraPGM" w:date="2025-10-01T21:28:00Z" w:id="1152"/>
          <w:rFonts w:ascii="Calibri" w:hAnsi="Calibri" w:eastAsia="Times New Roman" w:cs="Calibri"/>
          <w:b/>
          <w:bCs/>
          <w:lang w:eastAsia="es-CO"/>
        </w:rPr>
        <w:pPrChange w:author="LauraPGM" w:date="2025-10-01T14:17:00Z" w:id="1153">
          <w:pPr>
            <w:spacing w:before="100" w:beforeAutospacing="1" w:after="100" w:afterAutospacing="1" w:line="240" w:lineRule="auto"/>
            <w:outlineLvl w:val="1"/>
          </w:pPr>
        </w:pPrChange>
      </w:pPr>
    </w:p>
    <w:p w:rsidR="00B017B3" w:rsidRDefault="00B017B3" w14:paraId="6EE47F3C" w14:textId="77777777">
      <w:pPr>
        <w:rPr>
          <w:ins w:author="LauraPGM" w:date="2025-10-01T21:28:00Z" w:id="1154"/>
          <w:rFonts w:ascii="Calibri" w:hAnsi="Calibri" w:eastAsia="Times New Roman" w:cs="Calibri"/>
          <w:b/>
          <w:bCs/>
          <w:lang w:eastAsia="es-CO"/>
        </w:rPr>
        <w:pPrChange w:author="LauraPGM" w:date="2025-10-01T14:17:00Z" w:id="1155">
          <w:pPr>
            <w:spacing w:before="100" w:beforeAutospacing="1" w:after="100" w:afterAutospacing="1" w:line="240" w:lineRule="auto"/>
            <w:outlineLvl w:val="1"/>
          </w:pPr>
        </w:pPrChange>
      </w:pPr>
    </w:p>
    <w:p w:rsidRPr="003B1B7E" w:rsidR="007F70C1" w:rsidDel="002A18FD" w:rsidRDefault="003B1B7E" w14:paraId="2CDB2A00" w14:textId="6FC858E0">
      <w:pPr>
        <w:rPr>
          <w:del w:author="LauraPGM" w:date="2025-10-01T14:16:00Z" w:id="1156"/>
          <w:rFonts w:ascii="Calibri" w:hAnsi="Calibri" w:eastAsia="Times New Roman" w:cs="Calibri"/>
          <w:b/>
          <w:bCs/>
          <w:lang w:eastAsia="es-CO"/>
          <w:rPrChange w:author="LauraPGM" w:date="2025-10-01T21:30:00Z" w:id="1157">
            <w:rPr>
              <w:del w:author="LauraPGM" w:date="2025-10-01T14:16:00Z" w:id="1158"/>
              <w:lang w:eastAsia="es-CO"/>
            </w:rPr>
          </w:rPrChange>
        </w:rPr>
        <w:pPrChange w:author="LauraPGM" w:date="2025-10-01T14:17:00Z" w:id="1159">
          <w:pPr>
            <w:spacing w:before="100" w:beforeAutospacing="1" w:after="100" w:afterAutospacing="1" w:line="240" w:lineRule="auto"/>
            <w:outlineLvl w:val="1"/>
          </w:pPr>
        </w:pPrChange>
      </w:pPr>
      <w:ins w:author="LauraPGM" w:date="2025-10-01T21:30:00Z" w:id="1160">
        <w:r>
          <w:rPr>
            <w:noProof/>
            <w:lang w:eastAsia="es-CO"/>
          </w:rPr>
          <w:drawing>
            <wp:inline distT="0" distB="0" distL="0" distR="0" wp14:anchorId="4C523600" wp14:editId="6E132F00">
              <wp:extent cx="2990850" cy="1682354"/>
              <wp:effectExtent l="0" t="0" r="0" b="0"/>
              <wp:docPr id="22" name="Imagen 22" descr="Cuenta atrás para la eficiencia en edificios: obligatorio el autoconsumo  solar y fin a la subvención de calderas de 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enta atrás para la eficiencia en edificios: obligatorio el autoconsumo  solar y fin a la subvención de calderas de ga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03305" cy="1689360"/>
                      </a:xfrm>
                      <a:prstGeom prst="rect">
                        <a:avLst/>
                      </a:prstGeom>
                      <a:noFill/>
                      <a:ln>
                        <a:noFill/>
                      </a:ln>
                    </pic:spPr>
                  </pic:pic>
                </a:graphicData>
              </a:graphic>
            </wp:inline>
          </w:drawing>
        </w:r>
      </w:ins>
    </w:p>
    <w:p w:rsidR="002A18FD" w:rsidRDefault="003B1B7E" w14:paraId="173B5E06" w14:textId="77777777">
      <w:pPr>
        <w:rPr>
          <w:ins w:author="LauraPGM" w:date="2025-10-01T14:17:00Z" w:id="1161"/>
          <w:lang w:eastAsia="es-CO"/>
        </w:rPr>
        <w:pPrChange w:author="LauraPGM" w:date="2025-10-01T14:17:00Z" w:id="1162">
          <w:pPr>
            <w:spacing w:before="100" w:beforeAutospacing="1" w:after="100" w:afterAutospacing="1" w:line="240" w:lineRule="auto"/>
            <w:outlineLvl w:val="1"/>
          </w:pPr>
        </w:pPrChange>
      </w:pPr>
      <w:commentRangeStart w:id="1163"/>
      <w:commentRangeEnd w:id="1163"/>
      <w:r>
        <w:rPr>
          <w:rStyle w:val="Refdecomentario"/>
        </w:rPr>
        <w:commentReference w:id="1163"/>
      </w:r>
    </w:p>
    <w:p w:rsidRPr="001D59AC" w:rsidR="00E35A55" w:rsidDel="002A18FD" w:rsidRDefault="00E35A55" w14:paraId="75660297" w14:textId="2F04C0D4">
      <w:pPr>
        <w:spacing w:before="100" w:beforeAutospacing="1" w:after="100" w:afterAutospacing="1" w:line="360" w:lineRule="auto"/>
        <w:outlineLvl w:val="1"/>
        <w:rPr>
          <w:del w:author="LauraPGM" w:date="2025-10-01T14:17:00Z" w:id="1164"/>
          <w:rFonts w:ascii="Calibri" w:hAnsi="Calibri" w:eastAsia="Times New Roman" w:cs="Calibri"/>
          <w:b/>
          <w:bCs/>
          <w:lang w:eastAsia="es-CO"/>
        </w:rPr>
        <w:pPrChange w:author="LauraPGM" w:date="2025-10-01T09:45:00Z" w:id="1165">
          <w:pPr>
            <w:spacing w:before="100" w:beforeAutospacing="1" w:after="100" w:afterAutospacing="1" w:line="240" w:lineRule="auto"/>
            <w:outlineLvl w:val="1"/>
          </w:pPr>
        </w:pPrChange>
      </w:pPr>
      <w:del w:author="LauraPGM" w:date="2025-10-01T14:17:00Z" w:id="1167">
        <w:r w:rsidRPr="001D59AC" w:rsidDel="002A18FD">
          <w:rPr>
            <w:rFonts w:ascii="Calibri" w:hAnsi="Calibri" w:eastAsia="Times New Roman" w:cs="Calibri"/>
            <w:b/>
            <w:bCs/>
            <w:lang w:eastAsia="es-CO"/>
          </w:rPr>
          <w:delText>Estrategias de optimización de costos e impacto energético</w:delText>
        </w:r>
      </w:del>
    </w:p>
    <w:p w:rsidRPr="001D59AC" w:rsidR="00E35A55" w:rsidRDefault="00E35A55" w14:paraId="657E531D" w14:textId="77777777">
      <w:pPr>
        <w:spacing w:before="100" w:beforeAutospacing="1" w:after="100" w:afterAutospacing="1" w:line="360" w:lineRule="auto"/>
        <w:rPr>
          <w:rFonts w:ascii="Calibri" w:hAnsi="Calibri" w:eastAsia="Times New Roman" w:cs="Calibri"/>
          <w:lang w:eastAsia="es-CO"/>
        </w:rPr>
        <w:pPrChange w:author="LauraPGM" w:date="2025-10-01T09:45:00Z" w:id="1168">
          <w:pPr>
            <w:spacing w:before="100" w:beforeAutospacing="1" w:after="100" w:afterAutospacing="1" w:line="240" w:lineRule="auto"/>
          </w:pPr>
        </w:pPrChange>
      </w:pPr>
      <w:r w:rsidRPr="001D59AC">
        <w:rPr>
          <w:rFonts w:ascii="Calibri" w:hAnsi="Calibri" w:eastAsia="Times New Roman" w:cs="Calibri"/>
          <w:lang w:eastAsia="es-CO"/>
        </w:rPr>
        <w:t xml:space="preserve">Una vez medido el consumo, establecidas las líneas base e interpretado el desempeño energético a través de los </w:t>
      </w:r>
      <w:proofErr w:type="spellStart"/>
      <w:r w:rsidRPr="001D59AC">
        <w:rPr>
          <w:rFonts w:ascii="Calibri" w:hAnsi="Calibri" w:eastAsia="Times New Roman" w:cs="Calibri"/>
          <w:lang w:eastAsia="es-CO"/>
        </w:rPr>
        <w:t>IDEs</w:t>
      </w:r>
      <w:proofErr w:type="spellEnd"/>
      <w:r w:rsidRPr="001D59AC">
        <w:rPr>
          <w:rFonts w:ascii="Calibri" w:hAnsi="Calibri" w:eastAsia="Times New Roman" w:cs="Calibri"/>
          <w:lang w:eastAsia="es-CO"/>
        </w:rPr>
        <w:t xml:space="preserve">, el siguiente paso crítico es la acción. Este tema aborda cómo transformar el conocimiento en </w:t>
      </w:r>
      <w:r w:rsidRPr="002A18FD">
        <w:rPr>
          <w:rFonts w:ascii="Calibri" w:hAnsi="Calibri" w:eastAsia="Times New Roman" w:cs="Calibri"/>
          <w:bCs/>
          <w:lang w:eastAsia="es-CO"/>
          <w:rPrChange w:author="LauraPGM" w:date="2025-10-01T14:18:00Z" w:id="1169">
            <w:rPr>
              <w:rFonts w:ascii="Calibri" w:hAnsi="Calibri" w:eastAsia="Times New Roman" w:cs="Calibri"/>
              <w:b/>
              <w:bCs/>
              <w:lang w:eastAsia="es-CO"/>
            </w:rPr>
          </w:rPrChange>
        </w:rPr>
        <w:t>estrategias de optimización</w:t>
      </w:r>
      <w:r w:rsidRPr="001D59AC">
        <w:rPr>
          <w:rFonts w:ascii="Calibri" w:hAnsi="Calibri" w:eastAsia="Times New Roman" w:cs="Calibri"/>
          <w:lang w:eastAsia="es-CO"/>
        </w:rPr>
        <w:t xml:space="preserve">, con el fin de alcanzar eficiencia técnica, reducir costos operativos y minimizar el impacto ambiental. La optimización energética es un ciclo continuo basado en el análisis de los </w:t>
      </w:r>
      <w:proofErr w:type="spellStart"/>
      <w:r w:rsidRPr="001D59AC">
        <w:rPr>
          <w:rFonts w:ascii="Calibri" w:hAnsi="Calibri" w:eastAsia="Times New Roman" w:cs="Calibri"/>
          <w:lang w:eastAsia="es-CO"/>
        </w:rPr>
        <w:t>IDEs</w:t>
      </w:r>
      <w:proofErr w:type="spellEnd"/>
      <w:r w:rsidRPr="001D59AC">
        <w:rPr>
          <w:rFonts w:ascii="Calibri" w:hAnsi="Calibri" w:eastAsia="Times New Roman" w:cs="Calibri"/>
          <w:lang w:eastAsia="es-CO"/>
        </w:rPr>
        <w:t xml:space="preserve"> y en la búsqueda permanente de mejora.</w:t>
      </w:r>
    </w:p>
    <w:p w:rsidRPr="002A18FD" w:rsidR="00E35A55" w:rsidRDefault="00E35A55" w14:paraId="3A476DE8" w14:textId="77777777">
      <w:pPr>
        <w:pStyle w:val="Prrafodelista"/>
        <w:numPr>
          <w:ilvl w:val="0"/>
          <w:numId w:val="160"/>
        </w:numPr>
        <w:spacing w:before="100" w:beforeAutospacing="1" w:after="100" w:afterAutospacing="1" w:line="360" w:lineRule="auto"/>
        <w:outlineLvl w:val="2"/>
        <w:rPr>
          <w:rFonts w:ascii="Calibri" w:hAnsi="Calibri" w:eastAsia="Times New Roman" w:cs="Calibri"/>
          <w:b/>
          <w:bCs/>
          <w:lang w:eastAsia="es-CO"/>
          <w:rPrChange w:author="LauraPGM" w:date="2025-10-01T14:24:00Z" w:id="1170">
            <w:rPr>
              <w:lang w:eastAsia="es-CO"/>
            </w:rPr>
          </w:rPrChange>
        </w:rPr>
        <w:pPrChange w:author="LauraPGM" w:date="2025-10-01T14:24:00Z" w:id="1171">
          <w:pPr>
            <w:spacing w:before="100" w:beforeAutospacing="1" w:after="100" w:afterAutospacing="1" w:line="240" w:lineRule="auto"/>
            <w:outlineLvl w:val="2"/>
          </w:pPr>
        </w:pPrChange>
      </w:pPr>
      <w:del w:author="LauraPGM" w:date="2025-10-01T14:24:00Z" w:id="1172">
        <w:r w:rsidRPr="002A18FD" w:rsidDel="002A18FD">
          <w:rPr>
            <w:rFonts w:ascii="Calibri" w:hAnsi="Calibri" w:eastAsia="Times New Roman" w:cs="Calibri"/>
            <w:b/>
            <w:bCs/>
            <w:lang w:eastAsia="es-CO"/>
            <w:rPrChange w:author="LauraPGM" w:date="2025-10-01T14:24:00Z" w:id="1173">
              <w:rPr>
                <w:lang w:eastAsia="es-CO"/>
              </w:rPr>
            </w:rPrChange>
          </w:rPr>
          <w:delText xml:space="preserve">4.1. </w:delText>
        </w:r>
      </w:del>
      <w:r w:rsidRPr="002A18FD">
        <w:rPr>
          <w:rFonts w:ascii="Calibri" w:hAnsi="Calibri" w:eastAsia="Times New Roman" w:cs="Calibri"/>
          <w:b/>
          <w:bCs/>
          <w:lang w:eastAsia="es-CO"/>
          <w:rPrChange w:author="LauraPGM" w:date="2025-10-01T14:24:00Z" w:id="1174">
            <w:rPr>
              <w:lang w:eastAsia="es-CO"/>
            </w:rPr>
          </w:rPrChange>
        </w:rPr>
        <w:t>Formulación y propuesta de estrategias de optimización</w:t>
      </w:r>
    </w:p>
    <w:p w:rsidRPr="001D59AC" w:rsidR="00E35A55" w:rsidRDefault="00E35A55" w14:paraId="6150261C" w14:textId="486C9F6A">
      <w:pPr>
        <w:spacing w:before="100" w:beforeAutospacing="1" w:after="100" w:afterAutospacing="1" w:line="360" w:lineRule="auto"/>
        <w:rPr>
          <w:rFonts w:ascii="Calibri" w:hAnsi="Calibri" w:eastAsia="Times New Roman" w:cs="Calibri"/>
          <w:lang w:eastAsia="es-CO"/>
        </w:rPr>
        <w:pPrChange w:author="LauraPGM" w:date="2025-10-01T09:45:00Z" w:id="1175">
          <w:pPr>
            <w:spacing w:before="100" w:beforeAutospacing="1" w:after="100" w:afterAutospacing="1" w:line="240" w:lineRule="auto"/>
          </w:pPr>
        </w:pPrChange>
      </w:pPr>
      <w:r w:rsidRPr="001D59AC">
        <w:rPr>
          <w:rFonts w:ascii="Calibri" w:hAnsi="Calibri" w:eastAsia="Times New Roman" w:cs="Calibri"/>
          <w:lang w:eastAsia="es-CO"/>
        </w:rPr>
        <w:t>Las estrategias deben formularse a partir del diagnóstico energético previo</w:t>
      </w:r>
      <w:del w:author="LauraPGM" w:date="2025-10-01T14:25:00Z" w:id="1176">
        <w:r w:rsidRPr="001D59AC" w:rsidDel="002A18FD">
          <w:rPr>
            <w:rFonts w:ascii="Calibri" w:hAnsi="Calibri" w:eastAsia="Times New Roman" w:cs="Calibri"/>
            <w:lang w:eastAsia="es-CO"/>
          </w:rPr>
          <w:delText xml:space="preserve"> (Módulo 1)</w:delText>
        </w:r>
      </w:del>
      <w:r w:rsidRPr="001D59AC">
        <w:rPr>
          <w:rFonts w:ascii="Calibri" w:hAnsi="Calibri" w:eastAsia="Times New Roman" w:cs="Calibri"/>
          <w:lang w:eastAsia="es-CO"/>
        </w:rPr>
        <w:t xml:space="preserve"> y el análisis de </w:t>
      </w:r>
      <w:proofErr w:type="spellStart"/>
      <w:r w:rsidRPr="001D59AC">
        <w:rPr>
          <w:rFonts w:ascii="Calibri" w:hAnsi="Calibri" w:eastAsia="Times New Roman" w:cs="Calibri"/>
          <w:lang w:eastAsia="es-CO"/>
        </w:rPr>
        <w:t>IDEs</w:t>
      </w:r>
      <w:proofErr w:type="spellEnd"/>
      <w:del w:author="LauraPGM" w:date="2025-10-01T14:29:00Z" w:id="1177">
        <w:r w:rsidRPr="001D59AC" w:rsidDel="006D7B7D">
          <w:rPr>
            <w:rFonts w:ascii="Calibri" w:hAnsi="Calibri" w:eastAsia="Times New Roman" w:cs="Calibri"/>
            <w:lang w:eastAsia="es-CO"/>
          </w:rPr>
          <w:delText xml:space="preserve"> (Temas 1, 2 y 3 del Módulo 2)</w:delText>
        </w:r>
      </w:del>
      <w:r w:rsidRPr="001D59AC">
        <w:rPr>
          <w:rFonts w:ascii="Calibri" w:hAnsi="Calibri" w:eastAsia="Times New Roman" w:cs="Calibri"/>
          <w:lang w:eastAsia="es-CO"/>
        </w:rPr>
        <w:t>. Las soluciones se orientan a las causas raíz de las ineficiencias o a las áreas con mayor potencial de ahorro.</w:t>
      </w:r>
    </w:p>
    <w:p w:rsidRPr="001D59AC" w:rsidR="00E35A55" w:rsidDel="006D7B7D" w:rsidRDefault="00E35A55" w14:paraId="5AD2EF4A" w14:textId="561007ED">
      <w:pPr>
        <w:numPr>
          <w:ilvl w:val="0"/>
          <w:numId w:val="165"/>
        </w:numPr>
        <w:spacing w:before="100" w:beforeAutospacing="1" w:after="100" w:afterAutospacing="1" w:line="360" w:lineRule="auto"/>
        <w:outlineLvl w:val="3"/>
        <w:rPr>
          <w:del w:author="LauraPGM" w:date="2025-10-01T14:29:00Z" w:id="1178"/>
          <w:rFonts w:ascii="Calibri" w:hAnsi="Calibri" w:eastAsia="Times New Roman" w:cs="Calibri"/>
          <w:b/>
          <w:bCs/>
          <w:lang w:eastAsia="es-CO"/>
        </w:rPr>
        <w:pPrChange w:author="LauraPGM" w:date="2025-10-01T14:29:00Z" w:id="1179">
          <w:pPr>
            <w:spacing w:before="100" w:beforeAutospacing="1" w:after="100" w:afterAutospacing="1" w:line="240" w:lineRule="auto"/>
            <w:outlineLvl w:val="3"/>
          </w:pPr>
        </w:pPrChange>
      </w:pPr>
      <w:del w:author="LauraPGM" w:date="2025-10-01T14:29:00Z" w:id="1180">
        <w:r w:rsidRPr="001D59AC" w:rsidDel="006D7B7D">
          <w:rPr>
            <w:rFonts w:ascii="Calibri" w:hAnsi="Calibri" w:eastAsia="Times New Roman" w:cs="Calibri"/>
            <w:b/>
            <w:bCs/>
            <w:lang w:eastAsia="es-CO"/>
          </w:rPr>
          <w:delText>4.1.1. Identificación de oportunidades de mejora</w:delText>
        </w:r>
      </w:del>
    </w:p>
    <w:p w:rsidRPr="001D59AC" w:rsidR="00E35A55" w:rsidRDefault="00E35A55" w14:paraId="6932D208" w14:textId="77777777">
      <w:pPr>
        <w:numPr>
          <w:ilvl w:val="0"/>
          <w:numId w:val="165"/>
        </w:numPr>
        <w:spacing w:before="100" w:beforeAutospacing="1" w:after="100" w:afterAutospacing="1" w:line="360" w:lineRule="auto"/>
        <w:rPr>
          <w:rFonts w:ascii="Calibri" w:hAnsi="Calibri" w:eastAsia="Times New Roman" w:cs="Calibri"/>
          <w:lang w:eastAsia="es-CO"/>
        </w:rPr>
        <w:pPrChange w:author="LauraPGM" w:date="2025-10-01T14:29:00Z" w:id="1181">
          <w:pPr>
            <w:numPr>
              <w:numId w:val="112"/>
            </w:numPr>
            <w:tabs>
              <w:tab w:val="num" w:pos="360"/>
              <w:tab w:val="num" w:pos="720"/>
            </w:tabs>
            <w:spacing w:before="100" w:beforeAutospacing="1" w:after="100" w:afterAutospacing="1" w:line="240" w:lineRule="auto"/>
            <w:ind w:left="720" w:hanging="720"/>
          </w:pPr>
        </w:pPrChange>
      </w:pPr>
      <w:proofErr w:type="spellStart"/>
      <w:r w:rsidRPr="001D59AC">
        <w:rPr>
          <w:rFonts w:ascii="Calibri" w:hAnsi="Calibri" w:eastAsia="Times New Roman" w:cs="Calibri"/>
          <w:b/>
          <w:bCs/>
          <w:lang w:eastAsia="es-CO"/>
        </w:rPr>
        <w:t>IDEs</w:t>
      </w:r>
      <w:proofErr w:type="spellEnd"/>
      <w:r w:rsidRPr="001D59AC">
        <w:rPr>
          <w:rFonts w:ascii="Calibri" w:hAnsi="Calibri" w:eastAsia="Times New Roman" w:cs="Calibri"/>
          <w:b/>
          <w:bCs/>
          <w:lang w:eastAsia="es-CO"/>
        </w:rPr>
        <w:t xml:space="preserve"> por debajo de la LBE u objetivo:</w:t>
      </w:r>
      <w:r w:rsidRPr="001D59AC">
        <w:rPr>
          <w:rFonts w:ascii="Calibri" w:hAnsi="Calibri" w:eastAsia="Times New Roman" w:cs="Calibri"/>
          <w:lang w:eastAsia="es-CO"/>
        </w:rPr>
        <w:t xml:space="preserve"> indican consumo mayor al </w:t>
      </w:r>
      <w:commentRangeStart w:id="1182"/>
      <w:r w:rsidRPr="001D59AC">
        <w:rPr>
          <w:rFonts w:ascii="Calibri" w:hAnsi="Calibri" w:eastAsia="Times New Roman" w:cs="Calibri"/>
          <w:lang w:eastAsia="es-CO"/>
        </w:rPr>
        <w:t>esperado</w:t>
      </w:r>
      <w:commentRangeEnd w:id="1182"/>
      <w:r w:rsidR="00D82BFE">
        <w:rPr>
          <w:rStyle w:val="Refdecomentario"/>
        </w:rPr>
        <w:commentReference w:id="1182"/>
      </w:r>
      <w:r w:rsidRPr="001D59AC">
        <w:rPr>
          <w:rFonts w:ascii="Calibri" w:hAnsi="Calibri" w:eastAsia="Times New Roman" w:cs="Calibri"/>
          <w:lang w:eastAsia="es-CO"/>
        </w:rPr>
        <w:t>.</w:t>
      </w:r>
    </w:p>
    <w:p w:rsidRPr="006D7B7D" w:rsidR="00E35A55" w:rsidRDefault="00E35A55" w14:paraId="5DB0692D" w14:textId="3F05D433">
      <w:pPr>
        <w:pStyle w:val="Prrafodelista"/>
        <w:numPr>
          <w:ilvl w:val="0"/>
          <w:numId w:val="37"/>
        </w:numPr>
        <w:spacing w:before="100" w:beforeAutospacing="1" w:after="100" w:afterAutospacing="1" w:line="360" w:lineRule="auto"/>
        <w:rPr>
          <w:rFonts w:ascii="Calibri" w:hAnsi="Calibri" w:eastAsia="Times New Roman" w:cs="Calibri"/>
          <w:lang w:eastAsia="es-CO"/>
          <w:rPrChange w:author="LauraPGM" w:date="2025-10-01T14:30:00Z" w:id="1183">
            <w:rPr>
              <w:lang w:eastAsia="es-CO"/>
            </w:rPr>
          </w:rPrChange>
        </w:rPr>
        <w:pPrChange w:author="LauraPGM" w:date="2025-10-01T14:30:00Z" w:id="1184">
          <w:pPr>
            <w:numPr>
              <w:ilvl w:val="1"/>
              <w:numId w:val="112"/>
            </w:numPr>
            <w:tabs>
              <w:tab w:val="num" w:pos="360"/>
              <w:tab w:val="num" w:pos="1440"/>
            </w:tabs>
            <w:spacing w:before="100" w:beforeAutospacing="1" w:after="100" w:afterAutospacing="1" w:line="240" w:lineRule="auto"/>
            <w:ind w:left="1440" w:hanging="720"/>
          </w:pPr>
        </w:pPrChange>
      </w:pPr>
      <w:r w:rsidRPr="006D7B7D">
        <w:rPr>
          <w:rFonts w:ascii="Calibri" w:hAnsi="Calibri" w:eastAsia="Times New Roman" w:cs="Calibri"/>
          <w:b/>
          <w:iCs/>
          <w:lang w:eastAsia="es-CO"/>
          <w:rPrChange w:author="LauraPGM" w:date="2025-10-01T14:30:00Z" w:id="1185">
            <w:rPr>
              <w:i/>
              <w:iCs/>
              <w:lang w:eastAsia="es-CO"/>
            </w:rPr>
          </w:rPrChange>
        </w:rPr>
        <w:t>Ejemplo:</w:t>
      </w:r>
      <w:r w:rsidRPr="006D7B7D">
        <w:rPr>
          <w:rFonts w:ascii="Calibri" w:hAnsi="Calibri" w:eastAsia="Times New Roman" w:cs="Calibri"/>
          <w:lang w:eastAsia="es-CO"/>
          <w:rPrChange w:author="LauraPGM" w:date="2025-10-01T14:30:00Z" w:id="1186">
            <w:rPr>
              <w:lang w:eastAsia="es-CO"/>
            </w:rPr>
          </w:rPrChange>
        </w:rPr>
        <w:t xml:space="preserve"> el IDE </w:t>
      </w:r>
      <w:proofErr w:type="spellStart"/>
      <w:r w:rsidRPr="00C033DD">
        <w:rPr>
          <w:rFonts w:ascii="Calibri" w:hAnsi="Calibri" w:eastAsia="Times New Roman" w:cs="Calibri"/>
          <w:iCs/>
          <w:lang w:eastAsia="es-CO"/>
          <w:rPrChange w:author="LauraPGM" w:date="2025-10-01T16:07:00Z" w:id="1187">
            <w:rPr>
              <w:i/>
              <w:iCs/>
              <w:lang w:eastAsia="es-CO"/>
            </w:rPr>
          </w:rPrChange>
        </w:rPr>
        <w:t>kWh</w:t>
      </w:r>
      <w:proofErr w:type="spellEnd"/>
      <w:ins w:author="LauraPGM" w:date="2025-10-01T21:38:00Z" w:id="1188">
        <w:r w:rsidR="00C408FA">
          <w:rPr>
            <w:rFonts w:ascii="Calibri" w:hAnsi="Calibri" w:eastAsia="Times New Roman" w:cs="Calibri"/>
            <w:iCs/>
            <w:lang w:eastAsia="es-CO"/>
          </w:rPr>
          <w:t xml:space="preserve"> </w:t>
        </w:r>
      </w:ins>
      <w:r w:rsidRPr="006D7B7D">
        <w:rPr>
          <w:rFonts w:ascii="Calibri" w:hAnsi="Calibri" w:eastAsia="Times New Roman" w:cs="Calibri"/>
          <w:i/>
          <w:iCs/>
          <w:lang w:eastAsia="es-CO"/>
          <w:rPrChange w:author="LauraPGM" w:date="2025-10-01T14:30:00Z" w:id="1189">
            <w:rPr>
              <w:i/>
              <w:iCs/>
              <w:lang w:eastAsia="es-CO"/>
            </w:rPr>
          </w:rPrChange>
        </w:rPr>
        <w:t>/</w:t>
      </w:r>
      <w:ins w:author="LauraPGM" w:date="2025-10-01T21:38:00Z" w:id="1190">
        <w:r w:rsidR="00C408FA">
          <w:rPr>
            <w:rFonts w:ascii="Calibri" w:hAnsi="Calibri" w:eastAsia="Times New Roman" w:cs="Calibri"/>
            <w:i/>
            <w:iCs/>
            <w:lang w:eastAsia="es-CO"/>
          </w:rPr>
          <w:t xml:space="preserve"> </w:t>
        </w:r>
      </w:ins>
      <w:r w:rsidRPr="001722BA">
        <w:rPr>
          <w:rFonts w:ascii="Calibri" w:hAnsi="Calibri" w:eastAsia="Times New Roman" w:cs="Calibri"/>
          <w:iCs/>
          <w:lang w:eastAsia="es-CO"/>
          <w:rPrChange w:author="LauraPGM" w:date="2025-10-06T21:58:00Z" w:id="1191">
            <w:rPr>
              <w:i/>
              <w:iCs/>
              <w:lang w:eastAsia="es-CO"/>
            </w:rPr>
          </w:rPrChange>
        </w:rPr>
        <w:t>unidad producida</w:t>
      </w:r>
      <w:r w:rsidRPr="006D7B7D">
        <w:rPr>
          <w:rFonts w:ascii="Calibri" w:hAnsi="Calibri" w:eastAsia="Times New Roman" w:cs="Calibri"/>
          <w:lang w:eastAsia="es-CO"/>
          <w:rPrChange w:author="LauraPGM" w:date="2025-10-01T14:30:00Z" w:id="1192">
            <w:rPr>
              <w:lang w:eastAsia="es-CO"/>
            </w:rPr>
          </w:rPrChange>
        </w:rPr>
        <w:t xml:space="preserve"> aumentó un 10 % en la línea 3, pese a mantener estable la producción.</w:t>
      </w:r>
    </w:p>
    <w:p w:rsidRPr="001D59AC" w:rsidR="00E35A55" w:rsidRDefault="00E35A55" w14:paraId="53BFCF3E" w14:textId="77777777">
      <w:pPr>
        <w:numPr>
          <w:ilvl w:val="0"/>
          <w:numId w:val="165"/>
        </w:numPr>
        <w:spacing w:before="100" w:beforeAutospacing="1" w:after="100" w:afterAutospacing="1" w:line="360" w:lineRule="auto"/>
        <w:rPr>
          <w:rFonts w:ascii="Calibri" w:hAnsi="Calibri" w:eastAsia="Times New Roman" w:cs="Calibri"/>
          <w:lang w:eastAsia="es-CO"/>
        </w:rPr>
        <w:pPrChange w:author="LauraPGM" w:date="2025-10-01T14:29:00Z" w:id="1193">
          <w:pPr>
            <w:numPr>
              <w:numId w:val="112"/>
            </w:numPr>
            <w:tabs>
              <w:tab w:val="num" w:pos="360"/>
              <w:tab w:val="num" w:pos="720"/>
            </w:tabs>
            <w:spacing w:before="100" w:beforeAutospacing="1" w:after="100" w:afterAutospacing="1" w:line="240" w:lineRule="auto"/>
            <w:ind w:left="720" w:hanging="720"/>
          </w:pPr>
        </w:pPrChange>
      </w:pPr>
      <w:r w:rsidRPr="001D59AC">
        <w:rPr>
          <w:rFonts w:ascii="Calibri" w:hAnsi="Calibri" w:eastAsia="Times New Roman" w:cs="Calibri"/>
          <w:b/>
          <w:bCs/>
          <w:lang w:eastAsia="es-CO"/>
        </w:rPr>
        <w:t>Bajo rendimiento de equipos:</w:t>
      </w:r>
      <w:r w:rsidRPr="001D59AC">
        <w:rPr>
          <w:rFonts w:ascii="Calibri" w:hAnsi="Calibri" w:eastAsia="Times New Roman" w:cs="Calibri"/>
          <w:lang w:eastAsia="es-CO"/>
        </w:rPr>
        <w:t xml:space="preserve"> muestran pérdidas significativas de energía.</w:t>
      </w:r>
    </w:p>
    <w:p w:rsidRPr="006D7B7D" w:rsidR="00E35A55" w:rsidRDefault="00E35A55" w14:paraId="007E6CF2" w14:textId="77777777">
      <w:pPr>
        <w:pStyle w:val="Prrafodelista"/>
        <w:numPr>
          <w:ilvl w:val="0"/>
          <w:numId w:val="166"/>
        </w:numPr>
        <w:spacing w:before="100" w:beforeAutospacing="1" w:after="100" w:afterAutospacing="1" w:line="360" w:lineRule="auto"/>
        <w:rPr>
          <w:rFonts w:ascii="Calibri" w:hAnsi="Calibri" w:eastAsia="Times New Roman" w:cs="Calibri"/>
          <w:lang w:eastAsia="es-CO"/>
          <w:rPrChange w:author="LauraPGM" w:date="2025-10-01T14:30:00Z" w:id="1194">
            <w:rPr>
              <w:lang w:eastAsia="es-CO"/>
            </w:rPr>
          </w:rPrChange>
        </w:rPr>
        <w:pPrChange w:author="LauraPGM" w:date="2025-10-01T14:30:00Z" w:id="1195">
          <w:pPr>
            <w:numPr>
              <w:ilvl w:val="1"/>
              <w:numId w:val="112"/>
            </w:numPr>
            <w:tabs>
              <w:tab w:val="num" w:pos="360"/>
              <w:tab w:val="num" w:pos="1440"/>
            </w:tabs>
            <w:spacing w:before="100" w:beforeAutospacing="1" w:after="100" w:afterAutospacing="1" w:line="240" w:lineRule="auto"/>
            <w:ind w:left="1440" w:hanging="720"/>
          </w:pPr>
        </w:pPrChange>
      </w:pPr>
      <w:r w:rsidRPr="006D7B7D">
        <w:rPr>
          <w:rFonts w:ascii="Calibri" w:hAnsi="Calibri" w:eastAsia="Times New Roman" w:cs="Calibri"/>
          <w:b/>
          <w:iCs/>
          <w:lang w:eastAsia="es-CO"/>
          <w:rPrChange w:author="LauraPGM" w:date="2025-10-01T14:30:00Z" w:id="1196">
            <w:rPr>
              <w:rFonts w:ascii="Calibri" w:hAnsi="Calibri" w:eastAsia="Times New Roman" w:cs="Calibri"/>
              <w:i/>
              <w:iCs/>
              <w:lang w:eastAsia="es-CO"/>
            </w:rPr>
          </w:rPrChange>
        </w:rPr>
        <w:t>Ejemplo:</w:t>
      </w:r>
      <w:r w:rsidRPr="006D7B7D">
        <w:rPr>
          <w:rFonts w:ascii="Calibri" w:hAnsi="Calibri" w:eastAsia="Times New Roman" w:cs="Calibri"/>
          <w:lang w:eastAsia="es-CO"/>
          <w:rPrChange w:author="LauraPGM" w:date="2025-10-01T14:30:00Z" w:id="1197">
            <w:rPr>
              <w:lang w:eastAsia="es-CO"/>
            </w:rPr>
          </w:rPrChange>
        </w:rPr>
        <w:t xml:space="preserve"> la eficiencia de combustión de una caldera bajó del 85 % al 78 %.</w:t>
      </w:r>
    </w:p>
    <w:p w:rsidRPr="001D59AC" w:rsidR="00E35A55" w:rsidRDefault="00E35A55" w14:paraId="0D263737" w14:textId="77777777">
      <w:pPr>
        <w:numPr>
          <w:ilvl w:val="0"/>
          <w:numId w:val="165"/>
        </w:numPr>
        <w:spacing w:before="100" w:beforeAutospacing="1" w:after="100" w:afterAutospacing="1" w:line="360" w:lineRule="auto"/>
        <w:rPr>
          <w:rFonts w:ascii="Calibri" w:hAnsi="Calibri" w:eastAsia="Times New Roman" w:cs="Calibri"/>
          <w:lang w:eastAsia="es-CO"/>
        </w:rPr>
        <w:pPrChange w:author="LauraPGM" w:date="2025-10-01T14:29:00Z" w:id="1198">
          <w:pPr>
            <w:numPr>
              <w:numId w:val="112"/>
            </w:numPr>
            <w:tabs>
              <w:tab w:val="num" w:pos="360"/>
              <w:tab w:val="num" w:pos="720"/>
            </w:tabs>
            <w:spacing w:before="100" w:beforeAutospacing="1" w:after="100" w:afterAutospacing="1" w:line="240" w:lineRule="auto"/>
            <w:ind w:left="720" w:hanging="720"/>
          </w:pPr>
        </w:pPrChange>
      </w:pPr>
      <w:r w:rsidRPr="001D59AC">
        <w:rPr>
          <w:rFonts w:ascii="Calibri" w:hAnsi="Calibri" w:eastAsia="Times New Roman" w:cs="Calibri"/>
          <w:b/>
          <w:bCs/>
          <w:lang w:eastAsia="es-CO"/>
        </w:rPr>
        <w:t>Consumo absoluto elevado en áreas específicas:</w:t>
      </w:r>
      <w:r w:rsidRPr="001D59AC">
        <w:rPr>
          <w:rFonts w:ascii="Calibri" w:hAnsi="Calibri" w:eastAsia="Times New Roman" w:cs="Calibri"/>
          <w:lang w:eastAsia="es-CO"/>
        </w:rPr>
        <w:t xml:space="preserve"> alerta sobre puntos críticos.</w:t>
      </w:r>
    </w:p>
    <w:p w:rsidRPr="006D7B7D" w:rsidR="00E35A55" w:rsidRDefault="00E35A55" w14:paraId="0E20EE69" w14:textId="77777777">
      <w:pPr>
        <w:pStyle w:val="Prrafodelista"/>
        <w:numPr>
          <w:ilvl w:val="0"/>
          <w:numId w:val="166"/>
        </w:numPr>
        <w:spacing w:before="100" w:beforeAutospacing="1" w:after="100" w:afterAutospacing="1" w:line="360" w:lineRule="auto"/>
        <w:rPr>
          <w:rFonts w:ascii="Calibri" w:hAnsi="Calibri" w:eastAsia="Times New Roman" w:cs="Calibri"/>
          <w:lang w:eastAsia="es-CO"/>
          <w:rPrChange w:author="LauraPGM" w:date="2025-10-01T14:30:00Z" w:id="1199">
            <w:rPr>
              <w:lang w:eastAsia="es-CO"/>
            </w:rPr>
          </w:rPrChange>
        </w:rPr>
        <w:pPrChange w:author="LauraPGM" w:date="2025-10-01T14:30:00Z" w:id="1200">
          <w:pPr>
            <w:numPr>
              <w:ilvl w:val="1"/>
              <w:numId w:val="112"/>
            </w:numPr>
            <w:tabs>
              <w:tab w:val="num" w:pos="360"/>
              <w:tab w:val="num" w:pos="1440"/>
            </w:tabs>
            <w:spacing w:before="100" w:beforeAutospacing="1" w:after="100" w:afterAutospacing="1" w:line="240" w:lineRule="auto"/>
            <w:ind w:left="1440" w:hanging="720"/>
          </w:pPr>
        </w:pPrChange>
      </w:pPr>
      <w:r w:rsidRPr="006D7B7D">
        <w:rPr>
          <w:rFonts w:ascii="Calibri" w:hAnsi="Calibri" w:eastAsia="Times New Roman" w:cs="Calibri"/>
          <w:b/>
          <w:iCs/>
          <w:lang w:eastAsia="es-CO"/>
          <w:rPrChange w:author="LauraPGM" w:date="2025-10-01T14:31:00Z" w:id="1201">
            <w:rPr>
              <w:i/>
              <w:iCs/>
              <w:lang w:eastAsia="es-CO"/>
            </w:rPr>
          </w:rPrChange>
        </w:rPr>
        <w:t>Ejemplo:</w:t>
      </w:r>
      <w:r w:rsidRPr="006D7B7D">
        <w:rPr>
          <w:rFonts w:ascii="Calibri" w:hAnsi="Calibri" w:eastAsia="Times New Roman" w:cs="Calibri"/>
          <w:lang w:eastAsia="es-CO"/>
          <w:rPrChange w:author="LauraPGM" w:date="2025-10-01T14:30:00Z" w:id="1202">
            <w:rPr>
              <w:lang w:eastAsia="es-CO"/>
            </w:rPr>
          </w:rPrChange>
        </w:rPr>
        <w:t xml:space="preserve"> la iluminación representa el 40 % del consumo total de la planta.</w:t>
      </w:r>
    </w:p>
    <w:p w:rsidRPr="001D59AC" w:rsidR="00E35A55" w:rsidRDefault="00E35A55" w14:paraId="2066DE51" w14:textId="77777777">
      <w:pPr>
        <w:numPr>
          <w:ilvl w:val="0"/>
          <w:numId w:val="165"/>
        </w:numPr>
        <w:spacing w:before="100" w:beforeAutospacing="1" w:after="100" w:afterAutospacing="1" w:line="360" w:lineRule="auto"/>
        <w:rPr>
          <w:rFonts w:ascii="Calibri" w:hAnsi="Calibri" w:eastAsia="Times New Roman" w:cs="Calibri"/>
          <w:lang w:eastAsia="es-CO"/>
        </w:rPr>
        <w:pPrChange w:author="LauraPGM" w:date="2025-10-01T14:29:00Z" w:id="1203">
          <w:pPr>
            <w:numPr>
              <w:numId w:val="112"/>
            </w:numPr>
            <w:tabs>
              <w:tab w:val="num" w:pos="360"/>
              <w:tab w:val="num" w:pos="720"/>
            </w:tabs>
            <w:spacing w:before="100" w:beforeAutospacing="1" w:after="100" w:afterAutospacing="1" w:line="240" w:lineRule="auto"/>
            <w:ind w:left="720" w:hanging="720"/>
          </w:pPr>
        </w:pPrChange>
      </w:pPr>
      <w:r w:rsidRPr="001D59AC">
        <w:rPr>
          <w:rFonts w:ascii="Calibri" w:hAnsi="Calibri" w:eastAsia="Times New Roman" w:cs="Calibri"/>
          <w:b/>
          <w:bCs/>
          <w:lang w:eastAsia="es-CO"/>
        </w:rPr>
        <w:t>Picos de consumo o demanda:</w:t>
      </w:r>
      <w:r w:rsidRPr="001D59AC">
        <w:rPr>
          <w:rFonts w:ascii="Calibri" w:hAnsi="Calibri" w:eastAsia="Times New Roman" w:cs="Calibri"/>
          <w:lang w:eastAsia="es-CO"/>
        </w:rPr>
        <w:t xml:space="preserve"> identifican oportunidades de gestión de cargas.</w:t>
      </w:r>
    </w:p>
    <w:p w:rsidRPr="001D59AC" w:rsidR="00E35A55" w:rsidRDefault="00E35A55" w14:paraId="256B930B" w14:textId="77777777">
      <w:pPr>
        <w:numPr>
          <w:ilvl w:val="0"/>
          <w:numId w:val="165"/>
        </w:numPr>
        <w:spacing w:before="100" w:beforeAutospacing="1" w:after="100" w:afterAutospacing="1" w:line="360" w:lineRule="auto"/>
        <w:rPr>
          <w:rFonts w:ascii="Calibri" w:hAnsi="Calibri" w:eastAsia="Times New Roman" w:cs="Calibri"/>
          <w:lang w:eastAsia="es-CO"/>
        </w:rPr>
        <w:pPrChange w:author="LauraPGM" w:date="2025-10-01T14:29:00Z" w:id="1204">
          <w:pPr>
            <w:numPr>
              <w:numId w:val="112"/>
            </w:numPr>
            <w:tabs>
              <w:tab w:val="num" w:pos="360"/>
              <w:tab w:val="num" w:pos="720"/>
            </w:tabs>
            <w:spacing w:before="100" w:beforeAutospacing="1" w:after="100" w:afterAutospacing="1" w:line="240" w:lineRule="auto"/>
            <w:ind w:left="720" w:hanging="720"/>
          </w:pPr>
        </w:pPrChange>
      </w:pPr>
      <w:r w:rsidRPr="001D59AC">
        <w:rPr>
          <w:rFonts w:ascii="Calibri" w:hAnsi="Calibri" w:eastAsia="Times New Roman" w:cs="Calibri"/>
          <w:b/>
          <w:bCs/>
          <w:lang w:eastAsia="es-CO"/>
        </w:rPr>
        <w:t>Tecnologías obsoletas:</w:t>
      </w:r>
      <w:r w:rsidRPr="001D59AC">
        <w:rPr>
          <w:rFonts w:ascii="Calibri" w:hAnsi="Calibri" w:eastAsia="Times New Roman" w:cs="Calibri"/>
          <w:lang w:eastAsia="es-CO"/>
        </w:rPr>
        <w:t xml:space="preserve"> equipos antiguos limitan la eficiencia.</w:t>
      </w:r>
    </w:p>
    <w:p w:rsidRPr="006D7B7D" w:rsidR="00E35A55" w:rsidRDefault="00E35A55" w14:paraId="2AF4E560" w14:textId="77777777">
      <w:pPr>
        <w:pStyle w:val="Prrafodelista"/>
        <w:numPr>
          <w:ilvl w:val="0"/>
          <w:numId w:val="160"/>
        </w:numPr>
        <w:spacing w:before="100" w:beforeAutospacing="1" w:after="100" w:afterAutospacing="1" w:line="360" w:lineRule="auto"/>
        <w:outlineLvl w:val="3"/>
        <w:rPr>
          <w:rFonts w:ascii="Calibri" w:hAnsi="Calibri" w:eastAsia="Times New Roman" w:cs="Calibri"/>
          <w:b/>
          <w:bCs/>
          <w:lang w:eastAsia="es-CO"/>
          <w:rPrChange w:author="LauraPGM" w:date="2025-10-01T14:31:00Z" w:id="1205">
            <w:rPr>
              <w:lang w:eastAsia="es-CO"/>
            </w:rPr>
          </w:rPrChange>
        </w:rPr>
        <w:pPrChange w:author="LauraPGM" w:date="2025-10-01T14:31:00Z" w:id="1206">
          <w:pPr>
            <w:spacing w:before="100" w:beforeAutospacing="1" w:after="100" w:afterAutospacing="1" w:line="240" w:lineRule="auto"/>
            <w:outlineLvl w:val="3"/>
          </w:pPr>
        </w:pPrChange>
      </w:pPr>
      <w:del w:author="LauraPGM" w:date="2025-10-01T14:31:00Z" w:id="1207">
        <w:r w:rsidRPr="006D7B7D" w:rsidDel="006D7B7D">
          <w:rPr>
            <w:rFonts w:ascii="Calibri" w:hAnsi="Calibri" w:eastAsia="Times New Roman" w:cs="Calibri"/>
            <w:b/>
            <w:bCs/>
            <w:lang w:eastAsia="es-CO"/>
            <w:rPrChange w:author="LauraPGM" w:date="2025-10-01T14:31:00Z" w:id="1208">
              <w:rPr>
                <w:lang w:eastAsia="es-CO"/>
              </w:rPr>
            </w:rPrChange>
          </w:rPr>
          <w:delText xml:space="preserve">4.1.2. </w:delText>
        </w:r>
      </w:del>
      <w:r w:rsidRPr="006D7B7D">
        <w:rPr>
          <w:rFonts w:ascii="Calibri" w:hAnsi="Calibri" w:eastAsia="Times New Roman" w:cs="Calibri"/>
          <w:b/>
          <w:bCs/>
          <w:lang w:eastAsia="es-CO"/>
          <w:rPrChange w:author="LauraPGM" w:date="2025-10-01T14:31:00Z" w:id="1209">
            <w:rPr>
              <w:lang w:eastAsia="es-CO"/>
            </w:rPr>
          </w:rPrChange>
        </w:rPr>
        <w:t>Estrategias de reducción del consumo</w:t>
      </w:r>
    </w:p>
    <w:p w:rsidRPr="001D59AC" w:rsidR="00E35A55" w:rsidRDefault="00E35A55" w14:paraId="101063F0" w14:textId="77777777">
      <w:pPr>
        <w:numPr>
          <w:ilvl w:val="0"/>
          <w:numId w:val="167"/>
        </w:numPr>
        <w:spacing w:before="100" w:beforeAutospacing="1" w:after="100" w:afterAutospacing="1" w:line="360" w:lineRule="auto"/>
        <w:rPr>
          <w:rFonts w:ascii="Calibri" w:hAnsi="Calibri" w:eastAsia="Times New Roman" w:cs="Calibri"/>
          <w:lang w:eastAsia="es-CO"/>
        </w:rPr>
        <w:pPrChange w:author="LauraPGM" w:date="2025-10-01T14:34:00Z" w:id="1210">
          <w:pPr>
            <w:numPr>
              <w:numId w:val="113"/>
            </w:numPr>
            <w:tabs>
              <w:tab w:val="num" w:pos="360"/>
              <w:tab w:val="num" w:pos="720"/>
            </w:tabs>
            <w:spacing w:before="100" w:beforeAutospacing="1" w:after="100" w:afterAutospacing="1" w:line="240" w:lineRule="auto"/>
            <w:ind w:left="720" w:hanging="720"/>
          </w:pPr>
        </w:pPrChange>
      </w:pPr>
      <w:r w:rsidRPr="001D59AC">
        <w:rPr>
          <w:rFonts w:ascii="Calibri" w:hAnsi="Calibri" w:eastAsia="Times New Roman" w:cs="Calibri"/>
          <w:b/>
          <w:bCs/>
          <w:lang w:eastAsia="es-CO"/>
        </w:rPr>
        <w:t>Mejoras operacionales y de mantenimiento:</w:t>
      </w:r>
      <w:r w:rsidRPr="001D59AC">
        <w:rPr>
          <w:rFonts w:ascii="Calibri" w:hAnsi="Calibri" w:eastAsia="Times New Roman" w:cs="Calibri"/>
          <w:lang w:eastAsia="es-CO"/>
        </w:rPr>
        <w:t xml:space="preserve"> optimización de horarios, ajustes de control, mantenimiento preventivo, buenas prácticas.</w:t>
      </w:r>
    </w:p>
    <w:p w:rsidRPr="006D7B7D" w:rsidR="00E35A55" w:rsidRDefault="00E35A55" w14:paraId="5FD6B807" w14:textId="77777777">
      <w:pPr>
        <w:pStyle w:val="Prrafodelista"/>
        <w:numPr>
          <w:ilvl w:val="0"/>
          <w:numId w:val="166"/>
        </w:numPr>
        <w:spacing w:before="100" w:beforeAutospacing="1" w:after="100" w:afterAutospacing="1" w:line="360" w:lineRule="auto"/>
        <w:rPr>
          <w:rFonts w:ascii="Calibri" w:hAnsi="Calibri" w:eastAsia="Times New Roman" w:cs="Calibri"/>
          <w:lang w:eastAsia="es-CO"/>
          <w:rPrChange w:author="LauraPGM" w:date="2025-10-01T14:34:00Z" w:id="1211">
            <w:rPr>
              <w:lang w:eastAsia="es-CO"/>
            </w:rPr>
          </w:rPrChange>
        </w:rPr>
        <w:pPrChange w:author="LauraPGM" w:date="2025-10-01T14:34:00Z" w:id="1212">
          <w:pPr>
            <w:numPr>
              <w:ilvl w:val="1"/>
              <w:numId w:val="113"/>
            </w:numPr>
            <w:tabs>
              <w:tab w:val="num" w:pos="360"/>
              <w:tab w:val="num" w:pos="1440"/>
            </w:tabs>
            <w:spacing w:before="100" w:beforeAutospacing="1" w:after="100" w:afterAutospacing="1" w:line="240" w:lineRule="auto"/>
            <w:ind w:left="1440" w:hanging="720"/>
          </w:pPr>
        </w:pPrChange>
      </w:pPr>
      <w:r w:rsidRPr="006D7B7D">
        <w:rPr>
          <w:rFonts w:ascii="Calibri" w:hAnsi="Calibri" w:eastAsia="Times New Roman" w:cs="Calibri"/>
          <w:b/>
          <w:iCs/>
          <w:lang w:eastAsia="es-CO"/>
          <w:rPrChange w:author="LauraPGM" w:date="2025-10-01T14:34:00Z" w:id="1213">
            <w:rPr>
              <w:i/>
              <w:iCs/>
              <w:lang w:eastAsia="es-CO"/>
            </w:rPr>
          </w:rPrChange>
        </w:rPr>
        <w:t>Ejemplo:</w:t>
      </w:r>
      <w:r w:rsidRPr="006D7B7D">
        <w:rPr>
          <w:rFonts w:ascii="Calibri" w:hAnsi="Calibri" w:eastAsia="Times New Roman" w:cs="Calibri"/>
          <w:lang w:eastAsia="es-CO"/>
          <w:rPrChange w:author="LauraPGM" w:date="2025-10-01T14:34:00Z" w:id="1214">
            <w:rPr>
              <w:lang w:eastAsia="es-CO"/>
            </w:rPr>
          </w:rPrChange>
        </w:rPr>
        <w:t xml:space="preserve"> programa de reparación de fugas de aire comprimido.</w:t>
      </w:r>
    </w:p>
    <w:p w:rsidRPr="001D59AC" w:rsidR="00E35A55" w:rsidRDefault="00E35A55" w14:paraId="4B5ED1D3" w14:textId="77777777">
      <w:pPr>
        <w:numPr>
          <w:ilvl w:val="0"/>
          <w:numId w:val="167"/>
        </w:numPr>
        <w:spacing w:before="100" w:beforeAutospacing="1" w:after="100" w:afterAutospacing="1" w:line="360" w:lineRule="auto"/>
        <w:rPr>
          <w:rFonts w:ascii="Calibri" w:hAnsi="Calibri" w:eastAsia="Times New Roman" w:cs="Calibri"/>
          <w:lang w:eastAsia="es-CO"/>
        </w:rPr>
        <w:pPrChange w:author="LauraPGM" w:date="2025-10-01T14:34:00Z" w:id="1215">
          <w:pPr>
            <w:numPr>
              <w:numId w:val="113"/>
            </w:numPr>
            <w:tabs>
              <w:tab w:val="num" w:pos="360"/>
              <w:tab w:val="num" w:pos="720"/>
            </w:tabs>
            <w:spacing w:before="100" w:beforeAutospacing="1" w:after="100" w:afterAutospacing="1" w:line="240" w:lineRule="auto"/>
            <w:ind w:left="720" w:hanging="720"/>
          </w:pPr>
        </w:pPrChange>
      </w:pPr>
      <w:r w:rsidRPr="001D59AC">
        <w:rPr>
          <w:rFonts w:ascii="Calibri" w:hAnsi="Calibri" w:eastAsia="Times New Roman" w:cs="Calibri"/>
          <w:b/>
          <w:bCs/>
          <w:lang w:eastAsia="es-CO"/>
        </w:rPr>
        <w:t>Inversiones en tecnología y equipos eficientes:</w:t>
      </w:r>
      <w:r w:rsidRPr="001D59AC">
        <w:rPr>
          <w:rFonts w:ascii="Calibri" w:hAnsi="Calibri" w:eastAsia="Times New Roman" w:cs="Calibri"/>
          <w:lang w:eastAsia="es-CO"/>
        </w:rPr>
        <w:t xml:space="preserve"> sustitución de equipos, recuperación de calor, automatización, sistemas de gestión energética.</w:t>
      </w:r>
    </w:p>
    <w:p w:rsidRPr="006D7B7D" w:rsidR="00E35A55" w:rsidRDefault="00E35A55" w14:paraId="0FA475C1" w14:textId="77777777">
      <w:pPr>
        <w:pStyle w:val="Prrafodelista"/>
        <w:numPr>
          <w:ilvl w:val="0"/>
          <w:numId w:val="166"/>
        </w:numPr>
        <w:spacing w:before="100" w:beforeAutospacing="1" w:after="100" w:afterAutospacing="1" w:line="360" w:lineRule="auto"/>
        <w:rPr>
          <w:rFonts w:ascii="Calibri" w:hAnsi="Calibri" w:eastAsia="Times New Roman" w:cs="Calibri"/>
          <w:lang w:eastAsia="es-CO"/>
          <w:rPrChange w:author="LauraPGM" w:date="2025-10-01T14:34:00Z" w:id="1216">
            <w:rPr>
              <w:lang w:eastAsia="es-CO"/>
            </w:rPr>
          </w:rPrChange>
        </w:rPr>
        <w:pPrChange w:author="LauraPGM" w:date="2025-10-01T14:34:00Z" w:id="1217">
          <w:pPr>
            <w:numPr>
              <w:ilvl w:val="1"/>
              <w:numId w:val="113"/>
            </w:numPr>
            <w:tabs>
              <w:tab w:val="num" w:pos="360"/>
              <w:tab w:val="num" w:pos="1440"/>
            </w:tabs>
            <w:spacing w:before="100" w:beforeAutospacing="1" w:after="100" w:afterAutospacing="1" w:line="240" w:lineRule="auto"/>
            <w:ind w:left="1440" w:hanging="720"/>
          </w:pPr>
        </w:pPrChange>
      </w:pPr>
      <w:r w:rsidRPr="006D7B7D">
        <w:rPr>
          <w:rFonts w:ascii="Calibri" w:hAnsi="Calibri" w:eastAsia="Times New Roman" w:cs="Calibri"/>
          <w:b/>
          <w:iCs/>
          <w:lang w:eastAsia="es-CO"/>
          <w:rPrChange w:author="LauraPGM" w:date="2025-10-01T14:35:00Z" w:id="1218">
            <w:rPr>
              <w:i/>
              <w:iCs/>
              <w:lang w:eastAsia="es-CO"/>
            </w:rPr>
          </w:rPrChange>
        </w:rPr>
        <w:t>Ejemplo:</w:t>
      </w:r>
      <w:r w:rsidRPr="006D7B7D">
        <w:rPr>
          <w:rFonts w:ascii="Calibri" w:hAnsi="Calibri" w:eastAsia="Times New Roman" w:cs="Calibri"/>
          <w:lang w:eastAsia="es-CO"/>
          <w:rPrChange w:author="LauraPGM" w:date="2025-10-01T14:34:00Z" w:id="1219">
            <w:rPr>
              <w:lang w:eastAsia="es-CO"/>
            </w:rPr>
          </w:rPrChange>
        </w:rPr>
        <w:t xml:space="preserve"> migrar a iluminación LED en producción.</w:t>
      </w:r>
    </w:p>
    <w:p w:rsidRPr="001D59AC" w:rsidR="00E35A55" w:rsidRDefault="00E35A55" w14:paraId="33462862" w14:textId="77777777">
      <w:pPr>
        <w:numPr>
          <w:ilvl w:val="0"/>
          <w:numId w:val="167"/>
        </w:numPr>
        <w:spacing w:before="100" w:beforeAutospacing="1" w:after="100" w:afterAutospacing="1" w:line="360" w:lineRule="auto"/>
        <w:rPr>
          <w:rFonts w:ascii="Calibri" w:hAnsi="Calibri" w:eastAsia="Times New Roman" w:cs="Calibri"/>
          <w:lang w:eastAsia="es-CO"/>
        </w:rPr>
        <w:pPrChange w:author="LauraPGM" w:date="2025-10-01T14:34:00Z" w:id="1220">
          <w:pPr>
            <w:numPr>
              <w:numId w:val="113"/>
            </w:numPr>
            <w:tabs>
              <w:tab w:val="num" w:pos="360"/>
              <w:tab w:val="num" w:pos="720"/>
            </w:tabs>
            <w:spacing w:before="100" w:beforeAutospacing="1" w:after="100" w:afterAutospacing="1" w:line="240" w:lineRule="auto"/>
            <w:ind w:left="720" w:hanging="720"/>
          </w:pPr>
        </w:pPrChange>
      </w:pPr>
      <w:r w:rsidRPr="001D59AC">
        <w:rPr>
          <w:rFonts w:ascii="Calibri" w:hAnsi="Calibri" w:eastAsia="Times New Roman" w:cs="Calibri"/>
          <w:b/>
          <w:bCs/>
          <w:lang w:eastAsia="es-CO"/>
        </w:rPr>
        <w:t>Mejoras en infraestructura:</w:t>
      </w:r>
      <w:r w:rsidRPr="001D59AC">
        <w:rPr>
          <w:rFonts w:ascii="Calibri" w:hAnsi="Calibri" w:eastAsia="Times New Roman" w:cs="Calibri"/>
          <w:lang w:eastAsia="es-CO"/>
        </w:rPr>
        <w:t xml:space="preserve"> aislamiento térmico, sellado de infiltraciones, recubrimientos reflectantes.</w:t>
      </w:r>
    </w:p>
    <w:p w:rsidRPr="006D7B7D" w:rsidR="00E35A55" w:rsidRDefault="00E35A55" w14:paraId="25880514" w14:textId="77777777">
      <w:pPr>
        <w:pStyle w:val="Prrafodelista"/>
        <w:numPr>
          <w:ilvl w:val="0"/>
          <w:numId w:val="166"/>
        </w:numPr>
        <w:spacing w:before="100" w:beforeAutospacing="1" w:after="100" w:afterAutospacing="1" w:line="360" w:lineRule="auto"/>
        <w:rPr>
          <w:rFonts w:ascii="Calibri" w:hAnsi="Calibri" w:eastAsia="Times New Roman" w:cs="Calibri"/>
          <w:lang w:eastAsia="es-CO"/>
          <w:rPrChange w:author="LauraPGM" w:date="2025-10-01T14:35:00Z" w:id="1221">
            <w:rPr>
              <w:lang w:eastAsia="es-CO"/>
            </w:rPr>
          </w:rPrChange>
        </w:rPr>
        <w:pPrChange w:author="LauraPGM" w:date="2025-10-01T14:35:00Z" w:id="1222">
          <w:pPr>
            <w:numPr>
              <w:ilvl w:val="1"/>
              <w:numId w:val="113"/>
            </w:numPr>
            <w:tabs>
              <w:tab w:val="num" w:pos="360"/>
              <w:tab w:val="num" w:pos="1440"/>
            </w:tabs>
            <w:spacing w:before="100" w:beforeAutospacing="1" w:after="100" w:afterAutospacing="1" w:line="240" w:lineRule="auto"/>
            <w:ind w:left="1440" w:hanging="720"/>
          </w:pPr>
        </w:pPrChange>
      </w:pPr>
      <w:r w:rsidRPr="006D7B7D">
        <w:rPr>
          <w:rFonts w:ascii="Calibri" w:hAnsi="Calibri" w:eastAsia="Times New Roman" w:cs="Calibri"/>
          <w:b/>
          <w:iCs/>
          <w:lang w:eastAsia="es-CO"/>
          <w:rPrChange w:author="LauraPGM" w:date="2025-10-01T14:35:00Z" w:id="1223">
            <w:rPr>
              <w:i/>
              <w:iCs/>
              <w:lang w:eastAsia="es-CO"/>
            </w:rPr>
          </w:rPrChange>
        </w:rPr>
        <w:t>Ejemplo:</w:t>
      </w:r>
      <w:r w:rsidRPr="006D7B7D">
        <w:rPr>
          <w:rFonts w:ascii="Calibri" w:hAnsi="Calibri" w:eastAsia="Times New Roman" w:cs="Calibri"/>
          <w:lang w:eastAsia="es-CO"/>
          <w:rPrChange w:author="LauraPGM" w:date="2025-10-01T14:35:00Z" w:id="1224">
            <w:rPr>
              <w:lang w:eastAsia="es-CO"/>
            </w:rPr>
          </w:rPrChange>
        </w:rPr>
        <w:t xml:space="preserve"> aislamiento en tuberías de vapor.</w:t>
      </w:r>
    </w:p>
    <w:p w:rsidRPr="001D59AC" w:rsidR="00E35A55" w:rsidRDefault="00E35A55" w14:paraId="6E37A30F" w14:textId="77777777">
      <w:pPr>
        <w:numPr>
          <w:ilvl w:val="0"/>
          <w:numId w:val="168"/>
        </w:numPr>
        <w:spacing w:before="100" w:beforeAutospacing="1" w:after="100" w:afterAutospacing="1" w:line="360" w:lineRule="auto"/>
        <w:rPr>
          <w:rFonts w:ascii="Calibri" w:hAnsi="Calibri" w:eastAsia="Times New Roman" w:cs="Calibri"/>
          <w:lang w:eastAsia="es-CO"/>
        </w:rPr>
        <w:pPrChange w:author="LauraPGM" w:date="2025-10-01T14:36:00Z" w:id="1225">
          <w:pPr>
            <w:numPr>
              <w:numId w:val="113"/>
            </w:numPr>
            <w:tabs>
              <w:tab w:val="num" w:pos="360"/>
              <w:tab w:val="num" w:pos="720"/>
            </w:tabs>
            <w:spacing w:before="100" w:beforeAutospacing="1" w:after="100" w:afterAutospacing="1" w:line="240" w:lineRule="auto"/>
            <w:ind w:left="720" w:hanging="720"/>
          </w:pPr>
        </w:pPrChange>
      </w:pPr>
      <w:r w:rsidRPr="001D59AC">
        <w:rPr>
          <w:rFonts w:ascii="Calibri" w:hAnsi="Calibri" w:eastAsia="Times New Roman" w:cs="Calibri"/>
          <w:b/>
          <w:bCs/>
          <w:lang w:eastAsia="es-CO"/>
        </w:rPr>
        <w:t>Gestión de la demanda:</w:t>
      </w:r>
      <w:r w:rsidRPr="001D59AC">
        <w:rPr>
          <w:rFonts w:ascii="Calibri" w:hAnsi="Calibri" w:eastAsia="Times New Roman" w:cs="Calibri"/>
          <w:lang w:eastAsia="es-CO"/>
        </w:rPr>
        <w:t xml:space="preserve"> desplazamiento de cargas, reducción de picos, almacenamiento energético.</w:t>
      </w:r>
    </w:p>
    <w:p w:rsidR="00E35A55" w:rsidRDefault="00E35A55" w14:paraId="67776BA3" w14:textId="77777777">
      <w:pPr>
        <w:pStyle w:val="Prrafodelista"/>
        <w:numPr>
          <w:ilvl w:val="0"/>
          <w:numId w:val="166"/>
        </w:numPr>
        <w:spacing w:before="100" w:beforeAutospacing="1" w:after="100" w:afterAutospacing="1" w:line="360" w:lineRule="auto"/>
        <w:rPr>
          <w:ins w:author="LauraPGM" w:date="2025-10-01T14:36:00Z" w:id="1226"/>
          <w:rFonts w:ascii="Calibri" w:hAnsi="Calibri" w:eastAsia="Times New Roman" w:cs="Calibri"/>
          <w:lang w:eastAsia="es-CO"/>
        </w:rPr>
        <w:pPrChange w:author="LauraPGM" w:date="2025-10-01T14:35:00Z" w:id="1227">
          <w:pPr>
            <w:numPr>
              <w:ilvl w:val="1"/>
              <w:numId w:val="113"/>
            </w:numPr>
            <w:tabs>
              <w:tab w:val="num" w:pos="360"/>
              <w:tab w:val="num" w:pos="1440"/>
            </w:tabs>
            <w:spacing w:before="100" w:beforeAutospacing="1" w:after="100" w:afterAutospacing="1" w:line="240" w:lineRule="auto"/>
            <w:ind w:left="1440" w:hanging="720"/>
          </w:pPr>
        </w:pPrChange>
      </w:pPr>
      <w:r w:rsidRPr="006D7B7D">
        <w:rPr>
          <w:rFonts w:ascii="Calibri" w:hAnsi="Calibri" w:eastAsia="Times New Roman" w:cs="Calibri"/>
          <w:b/>
          <w:iCs/>
          <w:lang w:eastAsia="es-CO"/>
          <w:rPrChange w:author="LauraPGM" w:date="2025-10-01T14:35:00Z" w:id="1228">
            <w:rPr>
              <w:i/>
              <w:iCs/>
              <w:lang w:eastAsia="es-CO"/>
            </w:rPr>
          </w:rPrChange>
        </w:rPr>
        <w:t>Ejemplo:</w:t>
      </w:r>
      <w:r w:rsidRPr="006D7B7D">
        <w:rPr>
          <w:rFonts w:ascii="Calibri" w:hAnsi="Calibri" w:eastAsia="Times New Roman" w:cs="Calibri"/>
          <w:lang w:eastAsia="es-CO"/>
          <w:rPrChange w:author="LauraPGM" w:date="2025-10-01T14:35:00Z" w:id="1229">
            <w:rPr>
              <w:lang w:eastAsia="es-CO"/>
            </w:rPr>
          </w:rPrChange>
        </w:rPr>
        <w:t xml:space="preserve"> programación de compresores en horarios de tarifa reducida.</w:t>
      </w:r>
    </w:p>
    <w:p w:rsidRPr="006D7B7D" w:rsidR="00FE20FB" w:rsidRDefault="00FE20FB" w14:paraId="67F03182" w14:textId="77777777">
      <w:pPr>
        <w:pStyle w:val="Prrafodelista"/>
        <w:spacing w:before="100" w:beforeAutospacing="1" w:after="100" w:afterAutospacing="1" w:line="360" w:lineRule="auto"/>
        <w:rPr>
          <w:rFonts w:ascii="Calibri" w:hAnsi="Calibri" w:eastAsia="Times New Roman" w:cs="Calibri"/>
          <w:lang w:eastAsia="es-CO"/>
          <w:rPrChange w:author="LauraPGM" w:date="2025-10-01T14:35:00Z" w:id="1230">
            <w:rPr>
              <w:lang w:eastAsia="es-CO"/>
            </w:rPr>
          </w:rPrChange>
        </w:rPr>
        <w:pPrChange w:author="LauraPGM" w:date="2025-10-01T14:36:00Z" w:id="1231">
          <w:pPr>
            <w:numPr>
              <w:ilvl w:val="1"/>
              <w:numId w:val="113"/>
            </w:numPr>
            <w:tabs>
              <w:tab w:val="num" w:pos="360"/>
              <w:tab w:val="num" w:pos="1440"/>
            </w:tabs>
            <w:spacing w:before="100" w:beforeAutospacing="1" w:after="100" w:afterAutospacing="1" w:line="240" w:lineRule="auto"/>
            <w:ind w:left="1440" w:hanging="720"/>
          </w:pPr>
        </w:pPrChange>
      </w:pPr>
    </w:p>
    <w:p w:rsidRPr="00FE20FB" w:rsidR="00E35A55" w:rsidRDefault="00E35A55" w14:paraId="6B692959" w14:textId="77777777">
      <w:pPr>
        <w:pStyle w:val="Prrafodelista"/>
        <w:numPr>
          <w:ilvl w:val="0"/>
          <w:numId w:val="160"/>
        </w:numPr>
        <w:spacing w:before="100" w:beforeAutospacing="1" w:after="100" w:afterAutospacing="1" w:line="360" w:lineRule="auto"/>
        <w:outlineLvl w:val="3"/>
        <w:rPr>
          <w:rFonts w:ascii="Calibri" w:hAnsi="Calibri" w:eastAsia="Times New Roman" w:cs="Calibri"/>
          <w:b/>
          <w:bCs/>
          <w:lang w:eastAsia="es-CO"/>
          <w:rPrChange w:author="LauraPGM" w:date="2025-10-01T14:36:00Z" w:id="1232">
            <w:rPr>
              <w:lang w:eastAsia="es-CO"/>
            </w:rPr>
          </w:rPrChange>
        </w:rPr>
        <w:pPrChange w:author="LauraPGM" w:date="2025-10-01T14:36:00Z" w:id="1233">
          <w:pPr>
            <w:spacing w:before="100" w:beforeAutospacing="1" w:after="100" w:afterAutospacing="1" w:line="240" w:lineRule="auto"/>
            <w:outlineLvl w:val="3"/>
          </w:pPr>
        </w:pPrChange>
      </w:pPr>
      <w:del w:author="LauraPGM" w:date="2025-10-01T14:35:00Z" w:id="1234">
        <w:r w:rsidRPr="00FE20FB" w:rsidDel="00FE20FB">
          <w:rPr>
            <w:rFonts w:ascii="Calibri" w:hAnsi="Calibri" w:eastAsia="Times New Roman" w:cs="Calibri"/>
            <w:b/>
            <w:bCs/>
            <w:lang w:eastAsia="es-CO"/>
            <w:rPrChange w:author="LauraPGM" w:date="2025-10-01T14:36:00Z" w:id="1235">
              <w:rPr>
                <w:lang w:eastAsia="es-CO"/>
              </w:rPr>
            </w:rPrChange>
          </w:rPr>
          <w:delText xml:space="preserve">4.1.3. </w:delText>
        </w:r>
      </w:del>
      <w:r w:rsidRPr="00FE20FB">
        <w:rPr>
          <w:rFonts w:ascii="Calibri" w:hAnsi="Calibri" w:eastAsia="Times New Roman" w:cs="Calibri"/>
          <w:b/>
          <w:bCs/>
          <w:lang w:eastAsia="es-CO"/>
          <w:rPrChange w:author="LauraPGM" w:date="2025-10-01T14:36:00Z" w:id="1236">
            <w:rPr>
              <w:lang w:eastAsia="es-CO"/>
            </w:rPr>
          </w:rPrChange>
        </w:rPr>
        <w:t>Evaluación del potencial de ahorro</w:t>
      </w:r>
    </w:p>
    <w:p w:rsidRPr="001D59AC" w:rsidR="00E35A55" w:rsidRDefault="00E35A55" w14:paraId="3C643311" w14:textId="77777777">
      <w:pPr>
        <w:numPr>
          <w:ilvl w:val="0"/>
          <w:numId w:val="169"/>
        </w:numPr>
        <w:spacing w:before="100" w:beforeAutospacing="1" w:after="100" w:afterAutospacing="1" w:line="360" w:lineRule="auto"/>
        <w:rPr>
          <w:rFonts w:ascii="Calibri" w:hAnsi="Calibri" w:eastAsia="Times New Roman" w:cs="Calibri"/>
          <w:lang w:eastAsia="es-CO"/>
        </w:rPr>
        <w:pPrChange w:author="LauraPGM" w:date="2025-10-01T14:36:00Z" w:id="1237">
          <w:pPr>
            <w:numPr>
              <w:numId w:val="114"/>
            </w:numPr>
            <w:tabs>
              <w:tab w:val="num" w:pos="360"/>
              <w:tab w:val="num" w:pos="720"/>
            </w:tabs>
            <w:spacing w:before="100" w:beforeAutospacing="1" w:after="100" w:afterAutospacing="1" w:line="240" w:lineRule="auto"/>
            <w:ind w:left="720" w:hanging="720"/>
          </w:pPr>
        </w:pPrChange>
      </w:pPr>
      <w:r w:rsidRPr="001D59AC">
        <w:rPr>
          <w:rFonts w:ascii="Calibri" w:hAnsi="Calibri" w:eastAsia="Times New Roman" w:cs="Calibri"/>
          <w:b/>
          <w:bCs/>
          <w:lang w:eastAsia="es-CO"/>
        </w:rPr>
        <w:t>Ahorro energético cuantificable.</w:t>
      </w:r>
    </w:p>
    <w:p w:rsidRPr="001D59AC" w:rsidR="00E35A55" w:rsidRDefault="00E35A55" w14:paraId="6B07F734" w14:textId="17C882B0">
      <w:pPr>
        <w:numPr>
          <w:ilvl w:val="0"/>
          <w:numId w:val="169"/>
        </w:numPr>
        <w:spacing w:before="100" w:beforeAutospacing="1" w:after="100" w:afterAutospacing="1" w:line="360" w:lineRule="auto"/>
        <w:rPr>
          <w:rFonts w:ascii="Calibri" w:hAnsi="Calibri" w:eastAsia="Times New Roman" w:cs="Calibri"/>
          <w:lang w:eastAsia="es-CO"/>
        </w:rPr>
        <w:pPrChange w:author="LauraPGM" w:date="2025-10-01T14:36:00Z" w:id="1238">
          <w:pPr>
            <w:numPr>
              <w:numId w:val="114"/>
            </w:numPr>
            <w:tabs>
              <w:tab w:val="num" w:pos="360"/>
              <w:tab w:val="num" w:pos="720"/>
            </w:tabs>
            <w:spacing w:before="100" w:beforeAutospacing="1" w:after="100" w:afterAutospacing="1" w:line="240" w:lineRule="auto"/>
            <w:ind w:left="720" w:hanging="720"/>
          </w:pPr>
        </w:pPrChange>
      </w:pPr>
      <w:r w:rsidRPr="001D59AC">
        <w:rPr>
          <w:rFonts w:ascii="Calibri" w:hAnsi="Calibri" w:eastAsia="Times New Roman" w:cs="Calibri"/>
          <w:b/>
          <w:bCs/>
          <w:lang w:eastAsia="es-CO"/>
        </w:rPr>
        <w:t>Ahorro económico:</w:t>
      </w:r>
      <w:r w:rsidRPr="001D59AC">
        <w:rPr>
          <w:rFonts w:ascii="Calibri" w:hAnsi="Calibri" w:eastAsia="Times New Roman" w:cs="Calibri"/>
          <w:lang w:eastAsia="es-CO"/>
        </w:rPr>
        <w:t xml:space="preserve"> incluyendo </w:t>
      </w:r>
      <w:r w:rsidRPr="001722BA">
        <w:rPr>
          <w:rFonts w:ascii="Calibri" w:hAnsi="Calibri" w:eastAsia="Times New Roman" w:cs="Calibri"/>
          <w:lang w:eastAsia="es-CO"/>
        </w:rPr>
        <w:t>CAPEX</w:t>
      </w:r>
      <w:ins w:author="LauraPGM" w:date="2025-10-09T06:22:00Z" w:id="1239">
        <w:r w:rsidR="004E54F4">
          <w:rPr>
            <w:rFonts w:ascii="Calibri" w:hAnsi="Calibri" w:eastAsia="Times New Roman" w:cs="Calibri"/>
            <w:lang w:eastAsia="es-CO"/>
          </w:rPr>
          <w:t xml:space="preserve"> </w:t>
        </w:r>
      </w:ins>
      <w:ins w:author="LauraPGM" w:date="2025-10-09T06:21:00Z" w:id="1240">
        <w:r w:rsidR="004E54F4">
          <w:rPr>
            <w:rFonts w:ascii="Calibri" w:hAnsi="Calibri" w:eastAsia="Times New Roman" w:cs="Calibri"/>
            <w:lang w:eastAsia="es-CO"/>
          </w:rPr>
          <w:t>(</w:t>
        </w:r>
        <w:r w:rsidRPr="00612D0F" w:rsidR="004E54F4">
          <w:rPr>
            <w:i/>
            <w:rPrChange w:author="LauraPGM" w:date="2025-10-09T09:58:00Z" w:id="1241">
              <w:rPr/>
            </w:rPrChange>
          </w:rPr>
          <w:t>C</w:t>
        </w:r>
        <w:r w:rsidRPr="00612D0F" w:rsidR="002C12C4">
          <w:rPr>
            <w:i/>
            <w:rPrChange w:author="LauraPGM" w:date="2025-10-09T09:58:00Z" w:id="1242">
              <w:rPr/>
            </w:rPrChange>
          </w:rPr>
          <w:t xml:space="preserve">apital </w:t>
        </w:r>
        <w:proofErr w:type="spellStart"/>
        <w:r w:rsidRPr="00612D0F" w:rsidR="002C12C4">
          <w:rPr>
            <w:i/>
            <w:rPrChange w:author="LauraPGM" w:date="2025-10-09T09:58:00Z" w:id="1243">
              <w:rPr/>
            </w:rPrChange>
          </w:rPr>
          <w:t>E</w:t>
        </w:r>
        <w:r w:rsidRPr="00612D0F" w:rsidR="004E54F4">
          <w:rPr>
            <w:i/>
            <w:rPrChange w:author="LauraPGM" w:date="2025-10-09T09:58:00Z" w:id="1244">
              <w:rPr/>
            </w:rPrChange>
          </w:rPr>
          <w:t>xpenditure</w:t>
        </w:r>
      </w:ins>
      <w:proofErr w:type="spellEnd"/>
      <w:ins w:author="LauraPGM" w:date="2025-10-09T06:22:00Z" w:id="1245">
        <w:r w:rsidR="004E54F4">
          <w:t>)</w:t>
        </w:r>
      </w:ins>
      <w:r w:rsidRPr="00C033DD">
        <w:rPr>
          <w:rFonts w:ascii="Calibri" w:hAnsi="Calibri" w:eastAsia="Times New Roman" w:cs="Calibri"/>
          <w:i/>
          <w:lang w:eastAsia="es-CO"/>
          <w:rPrChange w:author="LauraPGM" w:date="2025-10-01T16:07:00Z" w:id="1246">
            <w:rPr>
              <w:rFonts w:ascii="Calibri" w:hAnsi="Calibri" w:eastAsia="Times New Roman" w:cs="Calibri"/>
              <w:lang w:eastAsia="es-CO"/>
            </w:rPr>
          </w:rPrChange>
        </w:rPr>
        <w:t xml:space="preserve"> y </w:t>
      </w:r>
      <w:r w:rsidRPr="001722BA">
        <w:rPr>
          <w:rFonts w:ascii="Calibri" w:hAnsi="Calibri" w:eastAsia="Times New Roman" w:cs="Calibri"/>
          <w:lang w:eastAsia="es-CO"/>
        </w:rPr>
        <w:t>OPEX</w:t>
      </w:r>
      <w:ins w:author="LauraPGM" w:date="2025-10-09T06:22:00Z" w:id="1247">
        <w:r w:rsidR="004E54F4">
          <w:rPr>
            <w:rFonts w:ascii="Calibri" w:hAnsi="Calibri" w:eastAsia="Times New Roman" w:cs="Calibri"/>
            <w:lang w:eastAsia="es-CO"/>
          </w:rPr>
          <w:t xml:space="preserve"> (</w:t>
        </w:r>
        <w:bookmarkStart w:name="_GoBack" w:id="1248"/>
        <w:proofErr w:type="spellStart"/>
        <w:r w:rsidRPr="00612D0F" w:rsidR="002C12C4">
          <w:rPr>
            <w:i/>
            <w:rPrChange w:author="LauraPGM" w:date="2025-10-09T09:58:00Z" w:id="1249">
              <w:rPr/>
            </w:rPrChange>
          </w:rPr>
          <w:t>Operational</w:t>
        </w:r>
        <w:proofErr w:type="spellEnd"/>
        <w:r w:rsidRPr="00612D0F" w:rsidR="002C12C4">
          <w:rPr>
            <w:i/>
            <w:rPrChange w:author="LauraPGM" w:date="2025-10-09T09:58:00Z" w:id="1250">
              <w:rPr/>
            </w:rPrChange>
          </w:rPr>
          <w:t xml:space="preserve"> </w:t>
        </w:r>
        <w:proofErr w:type="spellStart"/>
        <w:r w:rsidRPr="00612D0F" w:rsidR="002C12C4">
          <w:rPr>
            <w:i/>
            <w:rPrChange w:author="LauraPGM" w:date="2025-10-09T09:58:00Z" w:id="1251">
              <w:rPr/>
            </w:rPrChange>
          </w:rPr>
          <w:t>E</w:t>
        </w:r>
        <w:r w:rsidRPr="00612D0F" w:rsidR="004E54F4">
          <w:rPr>
            <w:i/>
            <w:rPrChange w:author="LauraPGM" w:date="2025-10-09T09:58:00Z" w:id="1252">
              <w:rPr/>
            </w:rPrChange>
          </w:rPr>
          <w:t>xpenditure</w:t>
        </w:r>
        <w:bookmarkEnd w:id="1248"/>
        <w:proofErr w:type="spellEnd"/>
        <w:r w:rsidR="004E54F4">
          <w:t>)</w:t>
        </w:r>
      </w:ins>
      <w:r w:rsidRPr="001D59AC">
        <w:rPr>
          <w:rFonts w:ascii="Calibri" w:hAnsi="Calibri" w:eastAsia="Times New Roman" w:cs="Calibri"/>
          <w:lang w:eastAsia="es-CO"/>
        </w:rPr>
        <w:t>.</w:t>
      </w:r>
    </w:p>
    <w:p w:rsidRPr="001D59AC" w:rsidR="00E35A55" w:rsidRDefault="00E35A55" w14:paraId="2BA3728A" w14:textId="62F4D7DD">
      <w:pPr>
        <w:numPr>
          <w:ilvl w:val="0"/>
          <w:numId w:val="169"/>
        </w:numPr>
        <w:spacing w:before="100" w:beforeAutospacing="1" w:after="100" w:afterAutospacing="1" w:line="360" w:lineRule="auto"/>
        <w:rPr>
          <w:rFonts w:ascii="Calibri" w:hAnsi="Calibri" w:eastAsia="Times New Roman" w:cs="Calibri"/>
          <w:lang w:eastAsia="es-CO"/>
        </w:rPr>
        <w:pPrChange w:author="LauraPGM" w:date="2025-10-01T14:36:00Z" w:id="1253">
          <w:pPr>
            <w:numPr>
              <w:numId w:val="114"/>
            </w:numPr>
            <w:tabs>
              <w:tab w:val="num" w:pos="360"/>
              <w:tab w:val="num" w:pos="720"/>
            </w:tabs>
            <w:spacing w:before="100" w:beforeAutospacing="1" w:after="100" w:afterAutospacing="1" w:line="240" w:lineRule="auto"/>
            <w:ind w:left="720" w:hanging="720"/>
          </w:pPr>
        </w:pPrChange>
      </w:pPr>
      <w:r w:rsidRPr="001D59AC">
        <w:rPr>
          <w:rFonts w:ascii="Calibri" w:hAnsi="Calibri" w:eastAsia="Times New Roman" w:cs="Calibri"/>
          <w:b/>
          <w:bCs/>
          <w:lang w:eastAsia="es-CO"/>
        </w:rPr>
        <w:t>Rentabilidad:</w:t>
      </w:r>
      <w:r w:rsidRPr="001D59AC">
        <w:rPr>
          <w:rFonts w:ascii="Calibri" w:hAnsi="Calibri" w:eastAsia="Times New Roman" w:cs="Calibri"/>
          <w:lang w:eastAsia="es-CO"/>
        </w:rPr>
        <w:t xml:space="preserve"> periodo de recuperación</w:t>
      </w:r>
      <w:r w:rsidRPr="001722BA">
        <w:rPr>
          <w:rFonts w:ascii="Calibri" w:hAnsi="Calibri" w:eastAsia="Times New Roman" w:cs="Calibri"/>
          <w:lang w:eastAsia="es-CO"/>
        </w:rPr>
        <w:t>, VAN</w:t>
      </w:r>
      <w:ins w:author="LauraPGM" w:date="2025-10-06T22:01:00Z" w:id="1254">
        <w:r w:rsidRPr="001722BA" w:rsidR="001722BA">
          <w:rPr>
            <w:rFonts w:ascii="Calibri" w:hAnsi="Calibri" w:cs="Calibri"/>
            <w:rPrChange w:author="LauraPGM" w:date="2025-10-06T22:02:00Z" w:id="1255">
              <w:rPr/>
            </w:rPrChange>
          </w:rPr>
          <w:t xml:space="preserve"> </w:t>
        </w:r>
      </w:ins>
      <w:ins w:author="LauraPGM" w:date="2025-10-09T06:24:00Z" w:id="1256">
        <w:r w:rsidR="002C12C4">
          <w:rPr>
            <w:rFonts w:ascii="Calibri" w:hAnsi="Calibri" w:cs="Calibri"/>
          </w:rPr>
          <w:t>(</w:t>
        </w:r>
      </w:ins>
      <w:ins w:author="LauraPGM" w:date="2025-10-06T22:01:00Z" w:id="1257">
        <w:r w:rsidRPr="001722BA" w:rsidR="001722BA">
          <w:rPr>
            <w:rFonts w:ascii="Calibri" w:hAnsi="Calibri" w:eastAsia="Times New Roman" w:cs="Calibri"/>
            <w:lang w:eastAsia="es-CO"/>
          </w:rPr>
          <w:t>Valor Actual Neto</w:t>
        </w:r>
      </w:ins>
      <w:ins w:author="LauraPGM" w:date="2025-10-09T06:24:00Z" w:id="1258">
        <w:r w:rsidR="002C12C4">
          <w:rPr>
            <w:rFonts w:ascii="Calibri" w:hAnsi="Calibri" w:eastAsia="Times New Roman" w:cs="Calibri"/>
            <w:lang w:eastAsia="es-CO"/>
          </w:rPr>
          <w:t>)</w:t>
        </w:r>
      </w:ins>
      <w:r w:rsidRPr="001722BA">
        <w:rPr>
          <w:rFonts w:ascii="Calibri" w:hAnsi="Calibri" w:eastAsia="Times New Roman" w:cs="Calibri"/>
          <w:lang w:eastAsia="es-CO"/>
        </w:rPr>
        <w:t>, TIR</w:t>
      </w:r>
      <w:ins w:author="LauraPGM" w:date="2025-10-06T22:02:00Z" w:id="1259">
        <w:r w:rsidRPr="001722BA" w:rsidR="001722BA">
          <w:rPr>
            <w:rFonts w:ascii="Calibri" w:hAnsi="Calibri" w:eastAsia="Times New Roman" w:cs="Calibri"/>
            <w:lang w:eastAsia="es-CO"/>
          </w:rPr>
          <w:t xml:space="preserve"> </w:t>
        </w:r>
      </w:ins>
      <w:ins w:author="LauraPGM" w:date="2025-10-09T06:24:00Z" w:id="1260">
        <w:r w:rsidR="002C12C4">
          <w:rPr>
            <w:rFonts w:ascii="Calibri" w:hAnsi="Calibri" w:eastAsia="Times New Roman" w:cs="Calibri"/>
            <w:lang w:eastAsia="es-CO"/>
          </w:rPr>
          <w:t>(</w:t>
        </w:r>
      </w:ins>
      <w:ins w:author="LauraPGM" w:date="2025-10-06T22:02:00Z" w:id="1261">
        <w:r w:rsidRPr="003C6DAC" w:rsidR="009C4E14">
          <w:rPr>
            <w:rFonts w:ascii="Calibri" w:hAnsi="Calibri" w:cs="Calibri"/>
          </w:rPr>
          <w:t>Tasa Interna de R</w:t>
        </w:r>
        <w:r w:rsidRPr="001722BA" w:rsidR="001722BA">
          <w:rPr>
            <w:rFonts w:ascii="Calibri" w:hAnsi="Calibri" w:cs="Calibri"/>
            <w:rPrChange w:author="LauraPGM" w:date="2025-10-06T22:02:00Z" w:id="1262">
              <w:rPr/>
            </w:rPrChange>
          </w:rPr>
          <w:t>etorno</w:t>
        </w:r>
      </w:ins>
      <w:ins w:author="LauraPGM" w:date="2025-10-09T06:24:00Z" w:id="1263">
        <w:r w:rsidR="002C12C4">
          <w:rPr>
            <w:rFonts w:ascii="Calibri" w:hAnsi="Calibri" w:cs="Calibri"/>
          </w:rPr>
          <w:t>)</w:t>
        </w:r>
      </w:ins>
      <w:r w:rsidRPr="001722BA">
        <w:rPr>
          <w:rFonts w:ascii="Calibri" w:hAnsi="Calibri" w:eastAsia="Times New Roman" w:cs="Calibri"/>
          <w:lang w:eastAsia="es-CO"/>
        </w:rPr>
        <w:t>.</w:t>
      </w:r>
    </w:p>
    <w:p w:rsidRPr="001D59AC" w:rsidR="00E35A55" w:rsidRDefault="00E35A55" w14:paraId="386DDA4C" w14:textId="440D2885">
      <w:pPr>
        <w:numPr>
          <w:ilvl w:val="0"/>
          <w:numId w:val="169"/>
        </w:numPr>
        <w:spacing w:before="100" w:beforeAutospacing="1" w:after="100" w:afterAutospacing="1" w:line="360" w:lineRule="auto"/>
        <w:rPr>
          <w:rFonts w:ascii="Calibri" w:hAnsi="Calibri" w:eastAsia="Times New Roman" w:cs="Calibri"/>
          <w:lang w:eastAsia="es-CO"/>
        </w:rPr>
        <w:pPrChange w:author="LauraPGM" w:date="2025-10-01T14:36:00Z" w:id="1264">
          <w:pPr>
            <w:numPr>
              <w:numId w:val="114"/>
            </w:numPr>
            <w:tabs>
              <w:tab w:val="num" w:pos="360"/>
              <w:tab w:val="num" w:pos="720"/>
            </w:tabs>
            <w:spacing w:before="100" w:beforeAutospacing="1" w:after="100" w:afterAutospacing="1" w:line="240" w:lineRule="auto"/>
            <w:ind w:left="720" w:hanging="720"/>
          </w:pPr>
        </w:pPrChange>
      </w:pPr>
      <w:r w:rsidRPr="001D59AC">
        <w:rPr>
          <w:rFonts w:ascii="Calibri" w:hAnsi="Calibri" w:eastAsia="Times New Roman" w:cs="Calibri"/>
          <w:b/>
          <w:bCs/>
          <w:lang w:eastAsia="es-CO"/>
        </w:rPr>
        <w:t>Reducción ambiental:</w:t>
      </w:r>
      <w:r w:rsidRPr="001D59AC">
        <w:rPr>
          <w:rFonts w:ascii="Calibri" w:hAnsi="Calibri" w:eastAsia="Times New Roman" w:cs="Calibri"/>
          <w:lang w:eastAsia="es-CO"/>
        </w:rPr>
        <w:t xml:space="preserve"> emisiones de </w:t>
      </w:r>
      <w:proofErr w:type="spellStart"/>
      <w:r w:rsidRPr="001D59AC">
        <w:rPr>
          <w:rFonts w:ascii="Calibri" w:hAnsi="Calibri" w:eastAsia="Times New Roman" w:cs="Calibri"/>
          <w:lang w:eastAsia="es-CO"/>
        </w:rPr>
        <w:t>CO₂eq</w:t>
      </w:r>
      <w:proofErr w:type="spellEnd"/>
      <w:r w:rsidRPr="001D59AC">
        <w:rPr>
          <w:rFonts w:ascii="Calibri" w:hAnsi="Calibri" w:eastAsia="Times New Roman" w:cs="Calibri"/>
          <w:lang w:eastAsia="es-CO"/>
        </w:rPr>
        <w:t xml:space="preserve"> </w:t>
      </w:r>
      <w:ins w:author="LauraPGM" w:date="2025-10-09T06:24:00Z" w:id="1265">
        <w:r w:rsidR="002C12C4">
          <w:rPr>
            <w:rFonts w:ascii="Calibri" w:hAnsi="Calibri" w:eastAsia="Times New Roman" w:cs="Calibri"/>
            <w:lang w:eastAsia="es-CO"/>
          </w:rPr>
          <w:t>(</w:t>
        </w:r>
      </w:ins>
      <w:proofErr w:type="spellStart"/>
      <w:ins w:author="LauraPGM" w:date="2025-10-06T22:03:00Z" w:id="1266">
        <w:r w:rsidRPr="003C6DAC" w:rsidR="002C12C4">
          <w:rPr>
            <w:rFonts w:ascii="Calibri" w:hAnsi="Calibri" w:eastAsia="Times New Roman" w:cs="Calibri"/>
            <w:i/>
            <w:lang w:eastAsia="es-CO"/>
          </w:rPr>
          <w:t>Carbon</w:t>
        </w:r>
        <w:proofErr w:type="spellEnd"/>
        <w:r w:rsidRPr="003C6DAC" w:rsidR="002C12C4">
          <w:rPr>
            <w:rFonts w:ascii="Calibri" w:hAnsi="Calibri" w:eastAsia="Times New Roman" w:cs="Calibri"/>
            <w:i/>
            <w:lang w:eastAsia="es-CO"/>
          </w:rPr>
          <w:t xml:space="preserve"> </w:t>
        </w:r>
        <w:proofErr w:type="spellStart"/>
        <w:r w:rsidRPr="003C6DAC" w:rsidR="002C12C4">
          <w:rPr>
            <w:rFonts w:ascii="Calibri" w:hAnsi="Calibri" w:eastAsia="Times New Roman" w:cs="Calibri"/>
            <w:i/>
            <w:lang w:eastAsia="es-CO"/>
          </w:rPr>
          <w:t>Dioxide</w:t>
        </w:r>
        <w:proofErr w:type="spellEnd"/>
        <w:r w:rsidRPr="003C6DAC" w:rsidR="002C12C4">
          <w:rPr>
            <w:rFonts w:ascii="Calibri" w:hAnsi="Calibri" w:eastAsia="Times New Roman" w:cs="Calibri"/>
            <w:i/>
            <w:lang w:eastAsia="es-CO"/>
          </w:rPr>
          <w:t xml:space="preserve"> </w:t>
        </w:r>
        <w:proofErr w:type="spellStart"/>
        <w:r w:rsidRPr="003C6DAC" w:rsidR="002C12C4">
          <w:rPr>
            <w:rFonts w:ascii="Calibri" w:hAnsi="Calibri" w:eastAsia="Times New Roman" w:cs="Calibri"/>
            <w:i/>
            <w:lang w:eastAsia="es-CO"/>
          </w:rPr>
          <w:t>E</w:t>
        </w:r>
        <w:r w:rsidRPr="002C12C4" w:rsidR="001722BA">
          <w:rPr>
            <w:rFonts w:ascii="Calibri" w:hAnsi="Calibri" w:eastAsia="Times New Roman" w:cs="Calibri"/>
            <w:i/>
            <w:lang w:eastAsia="es-CO"/>
            <w:rPrChange w:author="LauraPGM" w:date="2025-10-09T06:25:00Z" w:id="1267">
              <w:rPr>
                <w:rFonts w:ascii="Calibri" w:hAnsi="Calibri" w:eastAsia="Times New Roman" w:cs="Calibri"/>
                <w:lang w:eastAsia="es-CO"/>
              </w:rPr>
            </w:rPrChange>
          </w:rPr>
          <w:t>quivalent</w:t>
        </w:r>
      </w:ins>
      <w:proofErr w:type="spellEnd"/>
      <w:ins w:author="LauraPGM" w:date="2025-10-09T06:24:00Z" w:id="1268">
        <w:r w:rsidR="002C12C4">
          <w:rPr>
            <w:rFonts w:ascii="Calibri" w:hAnsi="Calibri" w:eastAsia="Times New Roman" w:cs="Calibri"/>
            <w:lang w:eastAsia="es-CO"/>
          </w:rPr>
          <w:t>)</w:t>
        </w:r>
      </w:ins>
      <w:del w:author="LauraPGM" w:date="2025-10-06T22:03:00Z" w:id="1269">
        <w:r w:rsidRPr="001D59AC" w:rsidDel="001722BA">
          <w:rPr>
            <w:rFonts w:ascii="Calibri" w:hAnsi="Calibri" w:eastAsia="Times New Roman" w:cs="Calibri"/>
            <w:lang w:eastAsia="es-CO"/>
          </w:rPr>
          <w:delText>evitadas</w:delText>
        </w:r>
      </w:del>
      <w:r w:rsidRPr="001D59AC">
        <w:rPr>
          <w:rFonts w:ascii="Calibri" w:hAnsi="Calibri" w:eastAsia="Times New Roman" w:cs="Calibri"/>
          <w:lang w:eastAsia="es-CO"/>
        </w:rPr>
        <w:t>.</w:t>
      </w:r>
    </w:p>
    <w:p w:rsidRPr="00FE20FB" w:rsidR="00E35A55" w:rsidDel="00FE20FB" w:rsidRDefault="00E35A55" w14:paraId="695C57FE" w14:textId="77777777">
      <w:pPr>
        <w:numPr>
          <w:ilvl w:val="0"/>
          <w:numId w:val="169"/>
        </w:numPr>
        <w:spacing w:before="100" w:beforeAutospacing="1" w:after="100" w:afterAutospacing="1" w:line="360" w:lineRule="auto"/>
        <w:rPr>
          <w:del w:author="LauraPGM" w:date="2025-10-01T14:38:00Z" w:id="1270"/>
          <w:rFonts w:ascii="Calibri" w:hAnsi="Calibri" w:eastAsia="Times New Roman" w:cs="Calibri"/>
          <w:lang w:eastAsia="es-CO"/>
          <w:rPrChange w:author="LauraPGM" w:date="2025-10-01T14:38:00Z" w:id="1271">
            <w:rPr>
              <w:del w:author="LauraPGM" w:date="2025-10-01T14:38:00Z" w:id="1272"/>
              <w:rFonts w:ascii="Calibri" w:hAnsi="Calibri" w:eastAsia="Times New Roman" w:cs="Calibri"/>
              <w:b/>
              <w:bCs/>
              <w:lang w:eastAsia="es-CO"/>
            </w:rPr>
          </w:rPrChange>
        </w:rPr>
        <w:pPrChange w:author="LauraPGM" w:date="2025-10-01T14:38:00Z" w:id="1273">
          <w:pPr>
            <w:spacing w:before="100" w:beforeAutospacing="1" w:after="100" w:afterAutospacing="1" w:line="240" w:lineRule="auto"/>
            <w:outlineLvl w:val="3"/>
          </w:pPr>
        </w:pPrChange>
      </w:pPr>
      <w:r w:rsidRPr="001D59AC">
        <w:rPr>
          <w:rFonts w:ascii="Calibri" w:hAnsi="Calibri" w:eastAsia="Times New Roman" w:cs="Calibri"/>
          <w:b/>
          <w:bCs/>
          <w:lang w:eastAsia="es-CO"/>
        </w:rPr>
        <w:t>Beneficios adicionales:</w:t>
      </w:r>
      <w:r w:rsidRPr="001D59AC">
        <w:rPr>
          <w:rFonts w:ascii="Calibri" w:hAnsi="Calibri" w:eastAsia="Times New Roman" w:cs="Calibri"/>
          <w:lang w:eastAsia="es-CO"/>
        </w:rPr>
        <w:t xml:space="preserve"> prolongación de vida útil de equipos, menor riesgo operativo, mejor imagen corporativa.</w:t>
      </w:r>
    </w:p>
    <w:p w:rsidRPr="001D59AC" w:rsidR="00FE20FB" w:rsidRDefault="00FE20FB" w14:paraId="2E86F30B" w14:textId="77777777">
      <w:pPr>
        <w:numPr>
          <w:ilvl w:val="0"/>
          <w:numId w:val="169"/>
        </w:numPr>
        <w:spacing w:before="100" w:beforeAutospacing="1" w:after="100" w:afterAutospacing="1" w:line="360" w:lineRule="auto"/>
        <w:rPr>
          <w:ins w:author="LauraPGM" w:date="2025-10-01T14:38:00Z" w:id="1274"/>
          <w:rFonts w:ascii="Calibri" w:hAnsi="Calibri" w:eastAsia="Times New Roman" w:cs="Calibri"/>
          <w:lang w:eastAsia="es-CO"/>
        </w:rPr>
        <w:pPrChange w:author="LauraPGM" w:date="2025-10-01T14:36:00Z" w:id="1275">
          <w:pPr>
            <w:numPr>
              <w:numId w:val="114"/>
            </w:numPr>
            <w:tabs>
              <w:tab w:val="num" w:pos="360"/>
              <w:tab w:val="num" w:pos="720"/>
            </w:tabs>
            <w:spacing w:before="100" w:beforeAutospacing="1" w:after="100" w:afterAutospacing="1" w:line="240" w:lineRule="auto"/>
            <w:ind w:left="720" w:hanging="720"/>
          </w:pPr>
        </w:pPrChange>
      </w:pPr>
    </w:p>
    <w:p w:rsidRPr="00FE20FB" w:rsidR="00E35A55" w:rsidRDefault="00E35A55" w14:paraId="16A8A8EE" w14:textId="77777777">
      <w:pPr>
        <w:pStyle w:val="Prrafodelista"/>
        <w:numPr>
          <w:ilvl w:val="0"/>
          <w:numId w:val="160"/>
        </w:numPr>
        <w:spacing w:before="100" w:beforeAutospacing="1" w:after="100" w:afterAutospacing="1" w:line="360" w:lineRule="auto"/>
        <w:rPr>
          <w:rFonts w:ascii="Calibri" w:hAnsi="Calibri" w:eastAsia="Times New Roman" w:cs="Calibri"/>
          <w:b/>
          <w:bCs/>
          <w:lang w:eastAsia="es-CO"/>
          <w:rPrChange w:author="LauraPGM" w:date="2025-10-01T14:38:00Z" w:id="1276">
            <w:rPr>
              <w:lang w:eastAsia="es-CO"/>
            </w:rPr>
          </w:rPrChange>
        </w:rPr>
        <w:pPrChange w:author="LauraPGM" w:date="2025-10-01T14:38:00Z" w:id="1277">
          <w:pPr>
            <w:spacing w:before="100" w:beforeAutospacing="1" w:after="100" w:afterAutospacing="1" w:line="240" w:lineRule="auto"/>
            <w:outlineLvl w:val="3"/>
          </w:pPr>
        </w:pPrChange>
      </w:pPr>
      <w:del w:author="LauraPGM" w:date="2025-10-01T14:38:00Z" w:id="1278">
        <w:r w:rsidRPr="00FE20FB" w:rsidDel="00FE20FB">
          <w:rPr>
            <w:rFonts w:ascii="Calibri" w:hAnsi="Calibri" w:eastAsia="Times New Roman" w:cs="Calibri"/>
            <w:b/>
            <w:bCs/>
            <w:lang w:eastAsia="es-CO"/>
            <w:rPrChange w:author="LauraPGM" w:date="2025-10-01T14:38:00Z" w:id="1279">
              <w:rPr>
                <w:lang w:eastAsia="es-CO"/>
              </w:rPr>
            </w:rPrChange>
          </w:rPr>
          <w:delText>4.1</w:delText>
        </w:r>
      </w:del>
      <w:del w:author="LauraPGM" w:date="2025-10-01T14:37:00Z" w:id="1280">
        <w:r w:rsidRPr="00FE20FB" w:rsidDel="00FE20FB">
          <w:rPr>
            <w:rFonts w:ascii="Calibri" w:hAnsi="Calibri" w:eastAsia="Times New Roman" w:cs="Calibri"/>
            <w:b/>
            <w:bCs/>
            <w:lang w:eastAsia="es-CO"/>
            <w:rPrChange w:author="LauraPGM" w:date="2025-10-01T14:38:00Z" w:id="1281">
              <w:rPr>
                <w:lang w:eastAsia="es-CO"/>
              </w:rPr>
            </w:rPrChange>
          </w:rPr>
          <w:delText xml:space="preserve">.4. </w:delText>
        </w:r>
      </w:del>
      <w:r w:rsidRPr="00FE20FB">
        <w:rPr>
          <w:rFonts w:ascii="Calibri" w:hAnsi="Calibri" w:eastAsia="Times New Roman" w:cs="Calibri"/>
          <w:b/>
          <w:bCs/>
          <w:lang w:eastAsia="es-CO"/>
          <w:rPrChange w:author="LauraPGM" w:date="2025-10-01T14:38:00Z" w:id="1282">
            <w:rPr>
              <w:lang w:eastAsia="es-CO"/>
            </w:rPr>
          </w:rPrChange>
        </w:rPr>
        <w:t>Priorización de estrategias</w:t>
      </w:r>
    </w:p>
    <w:p w:rsidRPr="0035621C" w:rsidR="0035621C" w:rsidRDefault="00E35A55" w14:paraId="0E9A2FC9" w14:textId="2860FA8C">
      <w:pPr>
        <w:spacing w:before="100" w:beforeAutospacing="1" w:after="100" w:afterAutospacing="1" w:line="360" w:lineRule="auto"/>
        <w:rPr>
          <w:ins w:author="LauraPGM" w:date="2025-10-01T15:27:00Z" w:id="1283"/>
          <w:rFonts w:ascii="Calibri" w:hAnsi="Calibri" w:eastAsia="Times New Roman" w:cs="Calibri"/>
          <w:lang w:eastAsia="es-CO"/>
        </w:rPr>
        <w:pPrChange w:author="LauraPGM" w:date="2025-10-01T15:28:00Z" w:id="1284">
          <w:pPr>
            <w:numPr>
              <w:numId w:val="175"/>
            </w:numPr>
            <w:tabs>
              <w:tab w:val="num" w:pos="720"/>
            </w:tabs>
            <w:spacing w:before="100" w:beforeAutospacing="1" w:after="100" w:afterAutospacing="1" w:line="360" w:lineRule="auto"/>
            <w:ind w:left="720" w:hanging="360"/>
          </w:pPr>
        </w:pPrChange>
      </w:pPr>
      <w:r w:rsidRPr="001D59AC">
        <w:rPr>
          <w:rFonts w:ascii="Calibri" w:hAnsi="Calibri" w:eastAsia="Times New Roman" w:cs="Calibri"/>
          <w:lang w:eastAsia="es-CO"/>
        </w:rPr>
        <w:t>Las estrategias se priorizan con base en impacto, costos, viabilidad técnica, recuperación de inversión, reducción de emisiones, riesgos y alineación con los objetivos estratégicos. Una matriz de priorización facilita la toma de decisiones.</w:t>
      </w:r>
      <w:ins w:author="LauraPGM" w:date="2025-10-01T15:28:00Z" w:id="1285">
        <w:r w:rsidR="0035621C">
          <w:rPr>
            <w:rFonts w:ascii="Calibri" w:hAnsi="Calibri" w:eastAsia="Times New Roman" w:cs="Calibri"/>
            <w:lang w:eastAsia="es-CO"/>
          </w:rPr>
          <w:t xml:space="preserve"> Se presentan los </w:t>
        </w:r>
        <w:r w:rsidRPr="0035621C" w:rsidR="0035621C">
          <w:rPr>
            <w:rFonts w:ascii="Calibri" w:hAnsi="Calibri" w:eastAsia="Times New Roman" w:cs="Calibri"/>
            <w:lang w:eastAsia="es-CO"/>
          </w:rPr>
          <w:t xml:space="preserve">siguientes </w:t>
        </w:r>
      </w:ins>
      <w:ins w:author="LauraPGM" w:date="2025-10-01T15:27:00Z" w:id="1286">
        <w:r w:rsidRPr="00F75F6C" w:rsidR="00F75F6C">
          <w:rPr>
            <w:rFonts w:ascii="Calibri" w:hAnsi="Calibri" w:eastAsia="Times New Roman" w:cs="Calibri"/>
            <w:bCs/>
            <w:lang w:eastAsia="es-CO"/>
          </w:rPr>
          <w:t>criterios de p</w:t>
        </w:r>
        <w:r w:rsidRPr="0035621C" w:rsidR="0035621C">
          <w:rPr>
            <w:rFonts w:ascii="Calibri" w:hAnsi="Calibri" w:eastAsia="Times New Roman" w:cs="Calibri"/>
            <w:bCs/>
            <w:lang w:eastAsia="es-CO"/>
            <w:rPrChange w:author="LauraPGM" w:date="2025-10-01T15:28:00Z" w:id="1287">
              <w:rPr>
                <w:rFonts w:ascii="Calibri" w:hAnsi="Calibri" w:eastAsia="Times New Roman" w:cs="Calibri"/>
                <w:b/>
                <w:bCs/>
                <w:lang w:eastAsia="es-CO"/>
              </w:rPr>
            </w:rPrChange>
          </w:rPr>
          <w:t>riorización:</w:t>
        </w:r>
      </w:ins>
    </w:p>
    <w:p w:rsidR="0035621C" w:rsidRDefault="00F75F6C" w14:paraId="0A28D5D6" w14:textId="3D81CB80">
      <w:pPr>
        <w:pStyle w:val="Prrafodelista"/>
        <w:numPr>
          <w:ilvl w:val="0"/>
          <w:numId w:val="166"/>
        </w:numPr>
        <w:spacing w:before="100" w:beforeAutospacing="1" w:after="100" w:afterAutospacing="1" w:line="360" w:lineRule="auto"/>
        <w:rPr>
          <w:ins w:author="LauraPGM" w:date="2025-10-01T15:29:00Z" w:id="1288"/>
          <w:rFonts w:ascii="Calibri" w:hAnsi="Calibri" w:eastAsia="Times New Roman" w:cs="Calibri"/>
          <w:lang w:eastAsia="es-CO"/>
        </w:rPr>
        <w:pPrChange w:author="LauraPGM" w:date="2025-10-01T15:29:00Z" w:id="1289">
          <w:pPr>
            <w:numPr>
              <w:ilvl w:val="1"/>
              <w:numId w:val="175"/>
            </w:numPr>
            <w:tabs>
              <w:tab w:val="num" w:pos="1440"/>
            </w:tabs>
            <w:spacing w:before="100" w:beforeAutospacing="1" w:after="100" w:afterAutospacing="1" w:line="360" w:lineRule="auto"/>
            <w:ind w:left="1440" w:hanging="360"/>
          </w:pPr>
        </w:pPrChange>
      </w:pPr>
      <w:ins w:author="LauraPGM" w:date="2025-10-01T15:27:00Z" w:id="1290">
        <w:r w:rsidRPr="00F75F6C">
          <w:rPr>
            <w:rFonts w:ascii="Calibri" w:hAnsi="Calibri" w:eastAsia="Times New Roman" w:cs="Calibri"/>
            <w:b/>
            <w:bCs/>
            <w:lang w:eastAsia="es-CO"/>
          </w:rPr>
          <w:t>Impacto de a</w:t>
        </w:r>
        <w:r w:rsidRPr="0035621C" w:rsidR="0035621C">
          <w:rPr>
            <w:rFonts w:ascii="Calibri" w:hAnsi="Calibri" w:eastAsia="Times New Roman" w:cs="Calibri"/>
            <w:b/>
            <w:bCs/>
            <w:lang w:eastAsia="es-CO"/>
            <w:rPrChange w:author="LauraPGM" w:date="2025-10-01T15:29:00Z" w:id="1291">
              <w:rPr>
                <w:b/>
                <w:bCs/>
                <w:lang w:eastAsia="es-CO"/>
              </w:rPr>
            </w:rPrChange>
          </w:rPr>
          <w:t>horro:</w:t>
        </w:r>
        <w:r w:rsidRPr="0035621C" w:rsidR="0035621C">
          <w:rPr>
            <w:rFonts w:ascii="Calibri" w:hAnsi="Calibri" w:eastAsia="Times New Roman" w:cs="Calibri"/>
            <w:lang w:eastAsia="es-CO"/>
            <w:rPrChange w:author="LauraPGM" w:date="2025-10-01T15:29:00Z" w:id="1292">
              <w:rPr>
                <w:lang w:eastAsia="es-CO"/>
              </w:rPr>
            </w:rPrChange>
          </w:rPr>
          <w:t xml:space="preserve"> ¿Cuánto energía y dinero se espera ahorrar? (mayor impacto = mayor prioridad).</w:t>
        </w:r>
      </w:ins>
    </w:p>
    <w:p w:rsidR="0035621C" w:rsidRDefault="00F75F6C" w14:paraId="2C5E33B6" w14:textId="5CF72A1D">
      <w:pPr>
        <w:pStyle w:val="Prrafodelista"/>
        <w:numPr>
          <w:ilvl w:val="0"/>
          <w:numId w:val="166"/>
        </w:numPr>
        <w:spacing w:before="100" w:beforeAutospacing="1" w:after="100" w:afterAutospacing="1" w:line="360" w:lineRule="auto"/>
        <w:rPr>
          <w:ins w:author="LauraPGM" w:date="2025-10-01T15:29:00Z" w:id="1293"/>
          <w:rFonts w:ascii="Calibri" w:hAnsi="Calibri" w:eastAsia="Times New Roman" w:cs="Calibri"/>
          <w:lang w:eastAsia="es-CO"/>
        </w:rPr>
        <w:pPrChange w:author="LauraPGM" w:date="2025-10-01T15:29:00Z" w:id="1294">
          <w:pPr>
            <w:numPr>
              <w:ilvl w:val="1"/>
              <w:numId w:val="175"/>
            </w:numPr>
            <w:tabs>
              <w:tab w:val="num" w:pos="1440"/>
            </w:tabs>
            <w:spacing w:before="100" w:beforeAutospacing="1" w:after="100" w:afterAutospacing="1" w:line="360" w:lineRule="auto"/>
            <w:ind w:left="1440" w:hanging="360"/>
          </w:pPr>
        </w:pPrChange>
      </w:pPr>
      <w:ins w:author="LauraPGM" w:date="2025-10-01T15:27:00Z" w:id="1295">
        <w:r w:rsidRPr="00F75F6C">
          <w:rPr>
            <w:rFonts w:ascii="Calibri" w:hAnsi="Calibri" w:eastAsia="Times New Roman" w:cs="Calibri"/>
            <w:b/>
            <w:bCs/>
            <w:lang w:eastAsia="es-CO"/>
          </w:rPr>
          <w:t>Costo de i</w:t>
        </w:r>
        <w:r w:rsidRPr="0035621C" w:rsidR="0035621C">
          <w:rPr>
            <w:rFonts w:ascii="Calibri" w:hAnsi="Calibri" w:eastAsia="Times New Roman" w:cs="Calibri"/>
            <w:b/>
            <w:bCs/>
            <w:lang w:eastAsia="es-CO"/>
            <w:rPrChange w:author="LauraPGM" w:date="2025-10-01T15:29:00Z" w:id="1296">
              <w:rPr>
                <w:lang w:eastAsia="es-CO"/>
              </w:rPr>
            </w:rPrChange>
          </w:rPr>
          <w:t>mplementación:</w:t>
        </w:r>
        <w:r w:rsidRPr="0035621C" w:rsidR="0035621C">
          <w:rPr>
            <w:rFonts w:ascii="Calibri" w:hAnsi="Calibri" w:eastAsia="Times New Roman" w:cs="Calibri"/>
            <w:lang w:eastAsia="es-CO"/>
            <w:rPrChange w:author="LauraPGM" w:date="2025-10-01T15:29:00Z" w:id="1297">
              <w:rPr>
                <w:lang w:eastAsia="es-CO"/>
              </w:rPr>
            </w:rPrChange>
          </w:rPr>
          <w:t xml:space="preserve"> ¿Qué tan alta es la inversión inicial? (menor costo = mayor prioridad).</w:t>
        </w:r>
      </w:ins>
    </w:p>
    <w:p w:rsidR="0035621C" w:rsidRDefault="00F75F6C" w14:paraId="64D820C0" w14:textId="3FFCF32F">
      <w:pPr>
        <w:pStyle w:val="Prrafodelista"/>
        <w:numPr>
          <w:ilvl w:val="0"/>
          <w:numId w:val="166"/>
        </w:numPr>
        <w:spacing w:before="100" w:beforeAutospacing="1" w:after="100" w:afterAutospacing="1" w:line="360" w:lineRule="auto"/>
        <w:rPr>
          <w:ins w:author="LauraPGM" w:date="2025-10-01T15:29:00Z" w:id="1298"/>
          <w:rFonts w:ascii="Calibri" w:hAnsi="Calibri" w:eastAsia="Times New Roman" w:cs="Calibri"/>
          <w:lang w:eastAsia="es-CO"/>
        </w:rPr>
        <w:pPrChange w:author="LauraPGM" w:date="2025-10-01T15:29:00Z" w:id="1299">
          <w:pPr>
            <w:numPr>
              <w:ilvl w:val="1"/>
              <w:numId w:val="175"/>
            </w:numPr>
            <w:tabs>
              <w:tab w:val="num" w:pos="1440"/>
            </w:tabs>
            <w:spacing w:before="100" w:beforeAutospacing="1" w:after="100" w:afterAutospacing="1" w:line="360" w:lineRule="auto"/>
            <w:ind w:left="1440" w:hanging="360"/>
          </w:pPr>
        </w:pPrChange>
      </w:pPr>
      <w:ins w:author="LauraPGM" w:date="2025-10-01T15:27:00Z" w:id="1300">
        <w:r w:rsidRPr="00F75F6C">
          <w:rPr>
            <w:rFonts w:ascii="Calibri" w:hAnsi="Calibri" w:eastAsia="Times New Roman" w:cs="Calibri"/>
            <w:b/>
            <w:bCs/>
            <w:lang w:eastAsia="es-CO"/>
          </w:rPr>
          <w:t>Viabilidad t</w:t>
        </w:r>
        <w:r w:rsidRPr="0035621C" w:rsidR="0035621C">
          <w:rPr>
            <w:rFonts w:ascii="Calibri" w:hAnsi="Calibri" w:eastAsia="Times New Roman" w:cs="Calibri"/>
            <w:b/>
            <w:bCs/>
            <w:lang w:eastAsia="es-CO"/>
            <w:rPrChange w:author="LauraPGM" w:date="2025-10-01T15:29:00Z" w:id="1301">
              <w:rPr>
                <w:lang w:eastAsia="es-CO"/>
              </w:rPr>
            </w:rPrChange>
          </w:rPr>
          <w:t>écnica:</w:t>
        </w:r>
        <w:r w:rsidRPr="0035621C" w:rsidR="0035621C">
          <w:rPr>
            <w:rFonts w:ascii="Calibri" w:hAnsi="Calibri" w:eastAsia="Times New Roman" w:cs="Calibri"/>
            <w:lang w:eastAsia="es-CO"/>
            <w:rPrChange w:author="LauraPGM" w:date="2025-10-01T15:29:00Z" w:id="1302">
              <w:rPr>
                <w:lang w:eastAsia="es-CO"/>
              </w:rPr>
            </w:rPrChange>
          </w:rPr>
          <w:t xml:space="preserve"> ¿Es factible la implementación con la tecnología y el personal existentes?</w:t>
        </w:r>
      </w:ins>
    </w:p>
    <w:p w:rsidR="0035621C" w:rsidRDefault="00F75F6C" w14:paraId="31D960F8" w14:textId="52B0C0C9">
      <w:pPr>
        <w:pStyle w:val="Prrafodelista"/>
        <w:numPr>
          <w:ilvl w:val="0"/>
          <w:numId w:val="166"/>
        </w:numPr>
        <w:spacing w:before="100" w:beforeAutospacing="1" w:after="100" w:afterAutospacing="1" w:line="360" w:lineRule="auto"/>
        <w:rPr>
          <w:ins w:author="LauraPGM" w:date="2025-10-01T15:29:00Z" w:id="1303"/>
          <w:rFonts w:ascii="Calibri" w:hAnsi="Calibri" w:eastAsia="Times New Roman" w:cs="Calibri"/>
          <w:lang w:eastAsia="es-CO"/>
        </w:rPr>
        <w:pPrChange w:author="LauraPGM" w:date="2025-10-01T15:29:00Z" w:id="1304">
          <w:pPr>
            <w:numPr>
              <w:ilvl w:val="1"/>
              <w:numId w:val="175"/>
            </w:numPr>
            <w:tabs>
              <w:tab w:val="num" w:pos="1440"/>
            </w:tabs>
            <w:spacing w:before="100" w:beforeAutospacing="1" w:after="100" w:afterAutospacing="1" w:line="360" w:lineRule="auto"/>
            <w:ind w:left="1440" w:hanging="360"/>
          </w:pPr>
        </w:pPrChange>
      </w:pPr>
      <w:ins w:author="LauraPGM" w:date="2025-10-01T15:27:00Z" w:id="1305">
        <w:r w:rsidRPr="00F75F6C">
          <w:rPr>
            <w:rFonts w:ascii="Calibri" w:hAnsi="Calibri" w:eastAsia="Times New Roman" w:cs="Calibri"/>
            <w:b/>
            <w:bCs/>
            <w:lang w:eastAsia="es-CO"/>
          </w:rPr>
          <w:t>Período de r</w:t>
        </w:r>
        <w:r w:rsidRPr="0035621C" w:rsidR="0035621C">
          <w:rPr>
            <w:rFonts w:ascii="Calibri" w:hAnsi="Calibri" w:eastAsia="Times New Roman" w:cs="Calibri"/>
            <w:b/>
            <w:bCs/>
            <w:lang w:eastAsia="es-CO"/>
            <w:rPrChange w:author="LauraPGM" w:date="2025-10-01T15:29:00Z" w:id="1306">
              <w:rPr>
                <w:lang w:eastAsia="es-CO"/>
              </w:rPr>
            </w:rPrChange>
          </w:rPr>
          <w:t>ecuperación (</w:t>
        </w:r>
        <w:proofErr w:type="spellStart"/>
        <w:r w:rsidRPr="00F75F6C">
          <w:rPr>
            <w:rFonts w:ascii="Calibri" w:hAnsi="Calibri" w:eastAsia="Times New Roman" w:cs="Calibri"/>
            <w:b/>
            <w:bCs/>
            <w:i/>
            <w:lang w:eastAsia="es-CO"/>
          </w:rPr>
          <w:t>p</w:t>
        </w:r>
        <w:r w:rsidRPr="0035621C" w:rsidR="0035621C">
          <w:rPr>
            <w:rFonts w:ascii="Calibri" w:hAnsi="Calibri" w:eastAsia="Times New Roman" w:cs="Calibri"/>
            <w:b/>
            <w:bCs/>
            <w:i/>
            <w:lang w:eastAsia="es-CO"/>
            <w:rPrChange w:author="LauraPGM" w:date="2025-10-01T15:29:00Z" w:id="1307">
              <w:rPr>
                <w:lang w:eastAsia="es-CO"/>
              </w:rPr>
            </w:rPrChange>
          </w:rPr>
          <w:t>ayback</w:t>
        </w:r>
        <w:proofErr w:type="spellEnd"/>
        <w:r w:rsidRPr="0035621C" w:rsidR="0035621C">
          <w:rPr>
            <w:rFonts w:ascii="Calibri" w:hAnsi="Calibri" w:eastAsia="Times New Roman" w:cs="Calibri"/>
            <w:b/>
            <w:bCs/>
            <w:lang w:eastAsia="es-CO"/>
            <w:rPrChange w:author="LauraPGM" w:date="2025-10-01T15:29:00Z" w:id="1308">
              <w:rPr>
                <w:lang w:eastAsia="es-CO"/>
              </w:rPr>
            </w:rPrChange>
          </w:rPr>
          <w:t>):</w:t>
        </w:r>
        <w:r w:rsidRPr="0035621C" w:rsidR="0035621C">
          <w:rPr>
            <w:rFonts w:ascii="Calibri" w:hAnsi="Calibri" w:eastAsia="Times New Roman" w:cs="Calibri"/>
            <w:lang w:eastAsia="es-CO"/>
            <w:rPrChange w:author="LauraPGM" w:date="2025-10-01T15:29:00Z" w:id="1309">
              <w:rPr>
                <w:lang w:eastAsia="es-CO"/>
              </w:rPr>
            </w:rPrChange>
          </w:rPr>
          <w:t xml:space="preserve"> ¿En cuánto tiempo se recupera la inversión? (menor </w:t>
        </w:r>
        <w:proofErr w:type="spellStart"/>
        <w:r w:rsidRPr="0035621C" w:rsidR="0035621C">
          <w:rPr>
            <w:rFonts w:ascii="Calibri" w:hAnsi="Calibri" w:eastAsia="Times New Roman" w:cs="Calibri"/>
            <w:i/>
            <w:lang w:eastAsia="es-CO"/>
            <w:rPrChange w:author="LauraPGM" w:date="2025-10-01T15:29:00Z" w:id="1310">
              <w:rPr>
                <w:lang w:eastAsia="es-CO"/>
              </w:rPr>
            </w:rPrChange>
          </w:rPr>
          <w:t>payback</w:t>
        </w:r>
        <w:proofErr w:type="spellEnd"/>
        <w:r w:rsidRPr="0035621C" w:rsidR="0035621C">
          <w:rPr>
            <w:rFonts w:ascii="Calibri" w:hAnsi="Calibri" w:eastAsia="Times New Roman" w:cs="Calibri"/>
            <w:lang w:eastAsia="es-CO"/>
            <w:rPrChange w:author="LauraPGM" w:date="2025-10-01T15:29:00Z" w:id="1311">
              <w:rPr>
                <w:lang w:eastAsia="es-CO"/>
              </w:rPr>
            </w:rPrChange>
          </w:rPr>
          <w:t xml:space="preserve"> = mayor prioridad).</w:t>
        </w:r>
      </w:ins>
    </w:p>
    <w:p w:rsidR="0035621C" w:rsidRDefault="00F75F6C" w14:paraId="7C39CBBD" w14:textId="29DF6903">
      <w:pPr>
        <w:pStyle w:val="Prrafodelista"/>
        <w:numPr>
          <w:ilvl w:val="0"/>
          <w:numId w:val="166"/>
        </w:numPr>
        <w:spacing w:before="100" w:beforeAutospacing="1" w:after="100" w:afterAutospacing="1" w:line="360" w:lineRule="auto"/>
        <w:rPr>
          <w:ins w:author="LauraPGM" w:date="2025-10-01T15:29:00Z" w:id="1312"/>
          <w:rFonts w:ascii="Calibri" w:hAnsi="Calibri" w:eastAsia="Times New Roman" w:cs="Calibri"/>
          <w:lang w:eastAsia="es-CO"/>
        </w:rPr>
        <w:pPrChange w:author="LauraPGM" w:date="2025-10-01T15:29:00Z" w:id="1313">
          <w:pPr>
            <w:numPr>
              <w:ilvl w:val="1"/>
              <w:numId w:val="175"/>
            </w:numPr>
            <w:tabs>
              <w:tab w:val="num" w:pos="1440"/>
            </w:tabs>
            <w:spacing w:before="100" w:beforeAutospacing="1" w:after="100" w:afterAutospacing="1" w:line="360" w:lineRule="auto"/>
            <w:ind w:left="1440" w:hanging="360"/>
          </w:pPr>
        </w:pPrChange>
      </w:pPr>
      <w:ins w:author="LauraPGM" w:date="2025-10-01T15:27:00Z" w:id="1314">
        <w:r w:rsidRPr="00F75F6C">
          <w:rPr>
            <w:rFonts w:ascii="Calibri" w:hAnsi="Calibri" w:eastAsia="Times New Roman" w:cs="Calibri"/>
            <w:b/>
            <w:bCs/>
            <w:lang w:eastAsia="es-CO"/>
          </w:rPr>
          <w:t>Reducción de e</w:t>
        </w:r>
        <w:r w:rsidRPr="0035621C" w:rsidR="0035621C">
          <w:rPr>
            <w:rFonts w:ascii="Calibri" w:hAnsi="Calibri" w:eastAsia="Times New Roman" w:cs="Calibri"/>
            <w:b/>
            <w:bCs/>
            <w:lang w:eastAsia="es-CO"/>
            <w:rPrChange w:author="LauraPGM" w:date="2025-10-01T15:29:00Z" w:id="1315">
              <w:rPr>
                <w:lang w:eastAsia="es-CO"/>
              </w:rPr>
            </w:rPrChange>
          </w:rPr>
          <w:t>misiones:</w:t>
        </w:r>
        <w:r w:rsidRPr="0035621C" w:rsidR="0035621C">
          <w:rPr>
            <w:rFonts w:ascii="Calibri" w:hAnsi="Calibri" w:eastAsia="Times New Roman" w:cs="Calibri"/>
            <w:lang w:eastAsia="es-CO"/>
            <w:rPrChange w:author="LauraPGM" w:date="2025-10-01T15:29:00Z" w:id="1316">
              <w:rPr>
                <w:lang w:eastAsia="es-CO"/>
              </w:rPr>
            </w:rPrChange>
          </w:rPr>
          <w:t xml:space="preserve"> ¿Cuánto contribuye a los objetivos ambientales?</w:t>
        </w:r>
      </w:ins>
    </w:p>
    <w:p w:rsidR="0035621C" w:rsidRDefault="0035621C" w14:paraId="04672820" w14:textId="77777777">
      <w:pPr>
        <w:pStyle w:val="Prrafodelista"/>
        <w:numPr>
          <w:ilvl w:val="0"/>
          <w:numId w:val="166"/>
        </w:numPr>
        <w:spacing w:before="100" w:beforeAutospacing="1" w:after="100" w:afterAutospacing="1" w:line="360" w:lineRule="auto"/>
        <w:rPr>
          <w:ins w:author="LauraPGM" w:date="2025-10-01T15:29:00Z" w:id="1317"/>
          <w:rFonts w:ascii="Calibri" w:hAnsi="Calibri" w:eastAsia="Times New Roman" w:cs="Calibri"/>
          <w:lang w:eastAsia="es-CO"/>
        </w:rPr>
        <w:pPrChange w:author="LauraPGM" w:date="2025-10-01T15:29:00Z" w:id="1318">
          <w:pPr>
            <w:numPr>
              <w:ilvl w:val="1"/>
              <w:numId w:val="175"/>
            </w:numPr>
            <w:tabs>
              <w:tab w:val="num" w:pos="1440"/>
            </w:tabs>
            <w:spacing w:before="100" w:beforeAutospacing="1" w:after="100" w:afterAutospacing="1" w:line="360" w:lineRule="auto"/>
            <w:ind w:left="1440" w:hanging="360"/>
          </w:pPr>
        </w:pPrChange>
      </w:pPr>
      <w:ins w:author="LauraPGM" w:date="2025-10-01T15:27:00Z" w:id="1319">
        <w:r w:rsidRPr="0035621C">
          <w:rPr>
            <w:rFonts w:ascii="Calibri" w:hAnsi="Calibri" w:eastAsia="Times New Roman" w:cs="Calibri"/>
            <w:b/>
            <w:bCs/>
            <w:lang w:eastAsia="es-CO"/>
            <w:rPrChange w:author="LauraPGM" w:date="2025-10-01T15:29:00Z" w:id="1320">
              <w:rPr>
                <w:lang w:eastAsia="es-CO"/>
              </w:rPr>
            </w:rPrChange>
          </w:rPr>
          <w:t>Riesgos asociados:</w:t>
        </w:r>
        <w:r w:rsidRPr="0035621C">
          <w:rPr>
            <w:rFonts w:ascii="Calibri" w:hAnsi="Calibri" w:eastAsia="Times New Roman" w:cs="Calibri"/>
            <w:lang w:eastAsia="es-CO"/>
            <w:rPrChange w:author="LauraPGM" w:date="2025-10-01T15:29:00Z" w:id="1321">
              <w:rPr>
                <w:lang w:eastAsia="es-CO"/>
              </w:rPr>
            </w:rPrChange>
          </w:rPr>
          <w:t xml:space="preserve"> ¿Qué riesgos técnicos u operativos implica la implementación?</w:t>
        </w:r>
      </w:ins>
    </w:p>
    <w:p w:rsidRPr="0035621C" w:rsidR="0035621C" w:rsidRDefault="00F75F6C" w14:paraId="6115C582" w14:textId="3027D3AE">
      <w:pPr>
        <w:pStyle w:val="Prrafodelista"/>
        <w:numPr>
          <w:ilvl w:val="0"/>
          <w:numId w:val="166"/>
        </w:numPr>
        <w:spacing w:before="100" w:beforeAutospacing="1" w:after="100" w:afterAutospacing="1" w:line="360" w:lineRule="auto"/>
        <w:rPr>
          <w:ins w:author="LauraPGM" w:date="2025-10-01T15:27:00Z" w:id="1322"/>
          <w:rFonts w:ascii="Calibri" w:hAnsi="Calibri" w:eastAsia="Times New Roman" w:cs="Calibri"/>
          <w:lang w:eastAsia="es-CO"/>
          <w:rPrChange w:author="LauraPGM" w:date="2025-10-01T15:29:00Z" w:id="1323">
            <w:rPr>
              <w:ins w:author="LauraPGM" w:date="2025-10-01T15:27:00Z" w:id="1324"/>
              <w:lang w:eastAsia="es-CO"/>
            </w:rPr>
          </w:rPrChange>
        </w:rPr>
        <w:pPrChange w:author="LauraPGM" w:date="2025-10-01T15:29:00Z" w:id="1325">
          <w:pPr>
            <w:spacing w:before="100" w:beforeAutospacing="1" w:after="100" w:afterAutospacing="1" w:line="360" w:lineRule="auto"/>
          </w:pPr>
        </w:pPrChange>
      </w:pPr>
      <w:ins w:author="LauraPGM" w:date="2025-10-01T15:27:00Z" w:id="1326">
        <w:r w:rsidRPr="00F75F6C">
          <w:rPr>
            <w:rFonts w:ascii="Calibri" w:hAnsi="Calibri" w:eastAsia="Times New Roman" w:cs="Calibri"/>
            <w:b/>
            <w:bCs/>
            <w:lang w:eastAsia="es-CO"/>
          </w:rPr>
          <w:t>Alineación con objetivos e</w:t>
        </w:r>
        <w:r w:rsidRPr="0035621C" w:rsidR="0035621C">
          <w:rPr>
            <w:rFonts w:ascii="Calibri" w:hAnsi="Calibri" w:eastAsia="Times New Roman" w:cs="Calibri"/>
            <w:b/>
            <w:bCs/>
            <w:lang w:eastAsia="es-CO"/>
            <w:rPrChange w:author="LauraPGM" w:date="2025-10-01T15:29:00Z" w:id="1327">
              <w:rPr>
                <w:lang w:eastAsia="es-CO"/>
              </w:rPr>
            </w:rPrChange>
          </w:rPr>
          <w:t>stratégicos:</w:t>
        </w:r>
        <w:r w:rsidRPr="0035621C" w:rsidR="0035621C">
          <w:rPr>
            <w:rFonts w:ascii="Calibri" w:hAnsi="Calibri" w:eastAsia="Times New Roman" w:cs="Calibri"/>
            <w:lang w:eastAsia="es-CO"/>
            <w:rPrChange w:author="LauraPGM" w:date="2025-10-01T15:29:00Z" w:id="1328">
              <w:rPr>
                <w:lang w:eastAsia="es-CO"/>
              </w:rPr>
            </w:rPrChange>
          </w:rPr>
          <w:t xml:space="preserve"> ¿Cómo apoya la estrategia a los objetivos generales del negocio?</w:t>
        </w:r>
      </w:ins>
    </w:p>
    <w:p w:rsidR="0035621C" w:rsidP="0035621C" w:rsidRDefault="00F75F6C" w14:paraId="1B470623" w14:textId="2F08EF3E">
      <w:pPr>
        <w:numPr>
          <w:ilvl w:val="0"/>
          <w:numId w:val="175"/>
        </w:numPr>
        <w:spacing w:before="100" w:beforeAutospacing="1" w:after="100" w:afterAutospacing="1" w:line="360" w:lineRule="auto"/>
        <w:rPr>
          <w:ins w:author="LauraPGM" w:date="2025-10-01T15:30:00Z" w:id="1329"/>
          <w:rFonts w:ascii="Calibri" w:hAnsi="Calibri" w:eastAsia="Times New Roman" w:cs="Calibri"/>
          <w:lang w:eastAsia="es-CO"/>
        </w:rPr>
      </w:pPr>
      <w:ins w:author="LauraPGM" w:date="2025-10-01T15:27:00Z" w:id="1330">
        <w:r>
          <w:rPr>
            <w:rFonts w:ascii="Calibri" w:hAnsi="Calibri" w:eastAsia="Times New Roman" w:cs="Calibri"/>
            <w:b/>
            <w:bCs/>
            <w:lang w:eastAsia="es-CO"/>
          </w:rPr>
          <w:t>Matriz de p</w:t>
        </w:r>
        <w:r w:rsidRPr="0035621C" w:rsidR="0035621C">
          <w:rPr>
            <w:rFonts w:ascii="Calibri" w:hAnsi="Calibri" w:eastAsia="Times New Roman" w:cs="Calibri"/>
            <w:b/>
            <w:bCs/>
            <w:lang w:eastAsia="es-CO"/>
          </w:rPr>
          <w:t>riorización:</w:t>
        </w:r>
        <w:r w:rsidRPr="0035621C" w:rsidR="0035621C">
          <w:rPr>
            <w:rFonts w:ascii="Calibri" w:hAnsi="Calibri" w:eastAsia="Times New Roman" w:cs="Calibri"/>
            <w:lang w:eastAsia="es-CO"/>
          </w:rPr>
          <w:t xml:space="preserve"> a menudo se utiliza una matriz o un </w:t>
        </w:r>
        <w:r w:rsidRPr="006F0327" w:rsidR="0035621C">
          <w:rPr>
            <w:rFonts w:ascii="Calibri" w:hAnsi="Calibri" w:eastAsia="Times New Roman" w:cs="Calibri"/>
            <w:i/>
            <w:lang w:eastAsia="es-CO"/>
            <w:rPrChange w:author="LauraPGM" w:date="2025-10-01T15:30:00Z" w:id="1331">
              <w:rPr>
                <w:rFonts w:ascii="Calibri" w:hAnsi="Calibri" w:eastAsia="Times New Roman" w:cs="Calibri"/>
                <w:lang w:eastAsia="es-CO"/>
              </w:rPr>
            </w:rPrChange>
          </w:rPr>
          <w:t>ranking</w:t>
        </w:r>
        <w:r w:rsidRPr="0035621C" w:rsidR="0035621C">
          <w:rPr>
            <w:rFonts w:ascii="Calibri" w:hAnsi="Calibri" w:eastAsia="Times New Roman" w:cs="Calibri"/>
            <w:lang w:eastAsia="es-CO"/>
          </w:rPr>
          <w:t xml:space="preserve">, donde cada estrategia es calificada en función de los criterios anteriores para facilitar la decisión. Las estrategias con alto potencial de ahorro y bajo costo de implementación (conocidas como "fruta madura" o </w:t>
        </w:r>
        <w:proofErr w:type="spellStart"/>
        <w:r w:rsidRPr="0035621C" w:rsidR="0035621C">
          <w:rPr>
            <w:rFonts w:ascii="Calibri" w:hAnsi="Calibri" w:eastAsia="Times New Roman" w:cs="Calibri"/>
            <w:i/>
            <w:iCs/>
            <w:lang w:eastAsia="es-CO"/>
          </w:rPr>
          <w:t>low-hanging</w:t>
        </w:r>
        <w:proofErr w:type="spellEnd"/>
        <w:r w:rsidRPr="0035621C" w:rsidR="0035621C">
          <w:rPr>
            <w:rFonts w:ascii="Calibri" w:hAnsi="Calibri" w:eastAsia="Times New Roman" w:cs="Calibri"/>
            <w:i/>
            <w:iCs/>
            <w:lang w:eastAsia="es-CO"/>
          </w:rPr>
          <w:t xml:space="preserve"> </w:t>
        </w:r>
        <w:proofErr w:type="spellStart"/>
        <w:r w:rsidRPr="0035621C" w:rsidR="0035621C">
          <w:rPr>
            <w:rFonts w:ascii="Calibri" w:hAnsi="Calibri" w:eastAsia="Times New Roman" w:cs="Calibri"/>
            <w:i/>
            <w:iCs/>
            <w:lang w:eastAsia="es-CO"/>
          </w:rPr>
          <w:t>fruit</w:t>
        </w:r>
        <w:proofErr w:type="spellEnd"/>
        <w:r w:rsidRPr="0035621C" w:rsidR="0035621C">
          <w:rPr>
            <w:rFonts w:ascii="Calibri" w:hAnsi="Calibri" w:eastAsia="Times New Roman" w:cs="Calibri"/>
            <w:lang w:eastAsia="es-CO"/>
          </w:rPr>
          <w:t>) suelen ser las primeras en ser consideradas.</w:t>
        </w:r>
      </w:ins>
    </w:p>
    <w:p w:rsidRPr="00A72AEA" w:rsidR="006F0327" w:rsidRDefault="00955ECA" w14:paraId="02AE79A1" w14:textId="6253ABBC">
      <w:pPr>
        <w:spacing w:before="100" w:beforeAutospacing="1" w:after="100" w:afterAutospacing="1" w:line="360" w:lineRule="auto"/>
        <w:ind w:left="360"/>
        <w:rPr>
          <w:ins w:author="LauraPGM" w:date="2025-10-01T15:30:00Z" w:id="1332"/>
          <w:rFonts w:ascii="Calibri" w:hAnsi="Calibri" w:eastAsia="Times New Roman" w:cs="Calibri"/>
          <w:b/>
          <w:lang w:eastAsia="es-CO"/>
          <w:rPrChange w:author="LauraPGM" w:date="2025-10-01T21:18:00Z" w:id="1333">
            <w:rPr>
              <w:ins w:author="LauraPGM" w:date="2025-10-01T15:30:00Z" w:id="1334"/>
              <w:rFonts w:ascii="Calibri" w:hAnsi="Calibri" w:eastAsia="Times New Roman" w:cs="Calibri"/>
              <w:lang w:eastAsia="es-CO"/>
            </w:rPr>
          </w:rPrChange>
        </w:rPr>
        <w:pPrChange w:author="LauraPGM" w:date="2025-10-01T21:18:00Z" w:id="1335">
          <w:pPr>
            <w:spacing w:before="100" w:beforeAutospacing="1" w:after="100" w:afterAutospacing="1" w:line="240" w:lineRule="auto"/>
          </w:pPr>
        </w:pPrChange>
      </w:pPr>
      <w:ins w:author="LauraPGM" w:date="2025-10-01T15:30:00Z" w:id="1336">
        <w:r w:rsidRPr="00955ECA">
          <w:rPr>
            <w:rFonts w:ascii="Calibri" w:hAnsi="Calibri" w:eastAsia="Times New Roman" w:cs="Calibri"/>
            <w:b/>
            <w:lang w:eastAsia="es-CO"/>
          </w:rPr>
          <w:t>Figura 5</w:t>
        </w:r>
        <w:r w:rsidRPr="006F0327" w:rsidR="006F0327">
          <w:rPr>
            <w:rFonts w:ascii="Calibri" w:hAnsi="Calibri" w:eastAsia="Times New Roman" w:cs="Calibri"/>
            <w:b/>
            <w:lang w:eastAsia="es-CO"/>
            <w:rPrChange w:author="LauraPGM" w:date="2025-10-01T15:30:00Z" w:id="1337">
              <w:rPr>
                <w:rFonts w:ascii="Calibri" w:hAnsi="Calibri" w:eastAsia="Times New Roman" w:cs="Calibri"/>
                <w:lang w:eastAsia="es-CO"/>
              </w:rPr>
            </w:rPrChange>
          </w:rPr>
          <w:t>. Matriz de priorización</w:t>
        </w:r>
      </w:ins>
    </w:p>
    <w:p w:rsidR="006F0327" w:rsidRDefault="006F0327" w14:paraId="415CE0CE" w14:textId="0E788618">
      <w:pPr>
        <w:spacing w:before="100" w:beforeAutospacing="1" w:after="100" w:afterAutospacing="1" w:line="360" w:lineRule="auto"/>
        <w:rPr>
          <w:ins w:author="LauraPGM" w:date="2025-10-01T15:27:00Z" w:id="1338"/>
          <w:rFonts w:ascii="Calibri" w:hAnsi="Calibri" w:eastAsia="Times New Roman" w:cs="Calibri"/>
          <w:lang w:eastAsia="es-CO"/>
        </w:rPr>
        <w:pPrChange w:author="LauraPGM" w:date="2025-10-01T09:45:00Z" w:id="1339">
          <w:pPr>
            <w:spacing w:before="100" w:beforeAutospacing="1" w:after="100" w:afterAutospacing="1" w:line="240" w:lineRule="auto"/>
          </w:pPr>
        </w:pPrChange>
      </w:pPr>
      <w:commentRangeStart w:id="1340"/>
      <w:commentRangeStart w:id="1341"/>
      <w:ins w:author="LauraPGM" w:date="2025-10-01T15:30:00Z" w:id="1342">
        <w:r>
          <w:rPr>
            <w:rFonts w:ascii="Calibri" w:hAnsi="Calibri" w:eastAsia="Times New Roman" w:cs="Calibri"/>
            <w:noProof/>
            <w:lang w:eastAsia="es-CO"/>
          </w:rPr>
          <w:drawing>
            <wp:inline distT="0" distB="0" distL="0" distR="0" wp14:anchorId="600598D6" wp14:editId="2CC1A778">
              <wp:extent cx="3461507" cy="2349500"/>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3885" cy="2351114"/>
                      </a:xfrm>
                      <a:prstGeom prst="rect">
                        <a:avLst/>
                      </a:prstGeom>
                      <a:noFill/>
                    </pic:spPr>
                  </pic:pic>
                </a:graphicData>
              </a:graphic>
            </wp:inline>
          </w:drawing>
        </w:r>
      </w:ins>
      <w:ins w:author="LauraPGM" w:date="2025-10-06T22:09:00Z" w:id="1343">
        <w:commentRangeEnd w:id="1340"/>
        <w:r w:rsidR="005F0E74">
          <w:rPr>
            <w:rStyle w:val="Refdecomentario"/>
          </w:rPr>
          <w:commentReference w:id="1340"/>
        </w:r>
      </w:ins>
      <w:ins w:author="LauraPGM" w:date="2025-10-01T15:38:00Z" w:id="1344">
        <w:commentRangeEnd w:id="1341"/>
        <w:r>
          <w:rPr>
            <w:rStyle w:val="Refdecomentario"/>
          </w:rPr>
          <w:commentReference w:id="1341"/>
        </w:r>
      </w:ins>
    </w:p>
    <w:p w:rsidR="0035621C" w:rsidRDefault="006F0327" w14:paraId="3990450D" w14:textId="37120014">
      <w:pPr>
        <w:spacing w:before="100" w:beforeAutospacing="1" w:after="100" w:afterAutospacing="1" w:line="360" w:lineRule="auto"/>
        <w:rPr>
          <w:ins w:author="LauraPGM" w:date="2025-10-01T15:27:00Z" w:id="1345"/>
          <w:rFonts w:ascii="Calibri" w:hAnsi="Calibri" w:eastAsia="Times New Roman" w:cs="Calibri"/>
          <w:lang w:eastAsia="es-CO"/>
        </w:rPr>
        <w:pPrChange w:author="LauraPGM" w:date="2025-10-01T09:45:00Z" w:id="1346">
          <w:pPr>
            <w:spacing w:before="100" w:beforeAutospacing="1" w:after="100" w:afterAutospacing="1" w:line="240" w:lineRule="auto"/>
          </w:pPr>
        </w:pPrChange>
      </w:pPr>
      <w:ins w:author="LauraPGM" w:date="2025-10-01T15:31:00Z" w:id="1347">
        <w:r w:rsidRPr="006F0327">
          <w:rPr>
            <w:rFonts w:ascii="Calibri" w:hAnsi="Calibri" w:eastAsia="Times New Roman" w:cs="Calibri"/>
            <w:lang w:eastAsia="es-CO"/>
          </w:rPr>
          <w:t xml:space="preserve">Fuente: </w:t>
        </w:r>
        <w:r>
          <w:rPr>
            <w:rFonts w:ascii="Calibri" w:hAnsi="Calibri" w:eastAsia="Times New Roman" w:cs="Calibri"/>
            <w:lang w:eastAsia="es-CO"/>
          </w:rPr>
          <w:fldChar w:fldCharType="begin"/>
        </w:r>
        <w:r>
          <w:rPr>
            <w:rFonts w:ascii="Calibri" w:hAnsi="Calibri" w:eastAsia="Times New Roman" w:cs="Calibri"/>
            <w:lang w:eastAsia="es-CO"/>
          </w:rPr>
          <w:instrText xml:space="preserve"> HYPERLINK "</w:instrText>
        </w:r>
        <w:r w:rsidRPr="006F0327">
          <w:rPr>
            <w:rFonts w:ascii="Calibri" w:hAnsi="Calibri" w:eastAsia="Times New Roman" w:cs="Calibri"/>
            <w:lang w:eastAsia="es-CO"/>
          </w:rPr>
          <w:instrText>https://tecnosoluciones.com/matriz-de-eisenhower-o-matriz-de-priorizacion/</w:instrText>
        </w:r>
        <w:r>
          <w:rPr>
            <w:rFonts w:ascii="Calibri" w:hAnsi="Calibri" w:eastAsia="Times New Roman" w:cs="Calibri"/>
            <w:lang w:eastAsia="es-CO"/>
          </w:rPr>
          <w:instrText xml:space="preserve">" </w:instrText>
        </w:r>
        <w:r>
          <w:rPr>
            <w:rFonts w:ascii="Calibri" w:hAnsi="Calibri" w:eastAsia="Times New Roman" w:cs="Calibri"/>
            <w:lang w:eastAsia="es-CO"/>
          </w:rPr>
          <w:fldChar w:fldCharType="separate"/>
        </w:r>
        <w:r w:rsidRPr="00CA34E0">
          <w:rPr>
            <w:rStyle w:val="Hipervnculo"/>
            <w:rFonts w:ascii="Calibri" w:hAnsi="Calibri" w:eastAsia="Times New Roman" w:cs="Calibri"/>
            <w:lang w:eastAsia="es-CO"/>
          </w:rPr>
          <w:t>https://tecnosoluciones.com/matriz-de-eisenhower-o-matriz-de-priorizacion/</w:t>
        </w:r>
        <w:r>
          <w:rPr>
            <w:rFonts w:ascii="Calibri" w:hAnsi="Calibri" w:eastAsia="Times New Roman" w:cs="Calibri"/>
            <w:lang w:eastAsia="es-CO"/>
          </w:rPr>
          <w:fldChar w:fldCharType="end"/>
        </w:r>
      </w:ins>
    </w:p>
    <w:commentRangeStart w:id="1348"/>
    <w:p w:rsidRPr="001D59AC" w:rsidR="0035621C" w:rsidRDefault="00793DDB" w14:paraId="6FFD2B6C" w14:textId="3934E62F">
      <w:pPr>
        <w:spacing w:before="100" w:beforeAutospacing="1" w:after="100" w:afterAutospacing="1" w:line="360" w:lineRule="auto"/>
        <w:rPr>
          <w:rFonts w:ascii="Calibri" w:hAnsi="Calibri" w:eastAsia="Times New Roman" w:cs="Calibri"/>
          <w:lang w:eastAsia="es-CO"/>
        </w:rPr>
        <w:pPrChange w:author="LauraPGM" w:date="2025-10-01T09:45:00Z" w:id="1349">
          <w:pPr>
            <w:spacing w:before="100" w:beforeAutospacing="1" w:after="100" w:afterAutospacing="1" w:line="240" w:lineRule="auto"/>
          </w:pPr>
        </w:pPrChange>
      </w:pPr>
      <w:ins w:author="LauraPGM" w:date="2025-10-01T14:39:00Z" w:id="1350">
        <w:r>
          <w:rPr>
            <w:rFonts w:ascii="Calibri" w:hAnsi="Calibri" w:eastAsia="Times New Roman" w:cs="Calibri"/>
            <w:noProof/>
            <w:lang w:eastAsia="es-CO"/>
          </w:rPr>
          <mc:AlternateContent>
            <mc:Choice Requires="wps">
              <w:drawing>
                <wp:anchor distT="0" distB="0" distL="114300" distR="114300" simplePos="0" relativeHeight="251688960" behindDoc="1" locked="0" layoutInCell="1" allowOverlap="1" wp14:anchorId="32259706" wp14:editId="4CE1A283">
                  <wp:simplePos x="0" y="0"/>
                  <wp:positionH relativeFrom="column">
                    <wp:posOffset>3810</wp:posOffset>
                  </wp:positionH>
                  <wp:positionV relativeFrom="paragraph">
                    <wp:posOffset>204470</wp:posOffset>
                  </wp:positionV>
                  <wp:extent cx="6527800" cy="1187450"/>
                  <wp:effectExtent l="57150" t="19050" r="82550" b="88900"/>
                  <wp:wrapNone/>
                  <wp:docPr id="8" name="Rectángulo 8"/>
                  <wp:cNvGraphicFramePr/>
                  <a:graphic xmlns:a="http://schemas.openxmlformats.org/drawingml/2006/main">
                    <a:graphicData uri="http://schemas.microsoft.com/office/word/2010/wordprocessingShape">
                      <wps:wsp>
                        <wps:cNvSpPr/>
                        <wps:spPr>
                          <a:xfrm>
                            <a:off x="0" y="0"/>
                            <a:ext cx="6527800" cy="118745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2E79AC78">
                <v:rect id="Rectángulo 8" style="position:absolute;margin-left:.3pt;margin-top:16.1pt;width:514pt;height:93.5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4f81bd [3204]" strokecolor="#4579b8 [3044]" w14:anchorId="44F5C0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">
                  <v:fill type="gradient" color2="#a7bfde [1620]" angle="180" focus="100%" rotate="t">
                    <o:fill v:ext="view" type="gradientUnscaled"/>
                  </v:fill>
                  <v:shadow on="t" color="black" opacity="22937f" offset="0,.63889mm" origin=",.5"/>
                </v:rect>
              </w:pict>
            </mc:Fallback>
          </mc:AlternateContent>
        </w:r>
      </w:ins>
      <w:ins w:author="LauraPGM" w:date="2025-10-09T06:40:00Z" w:id="1351">
        <w:commentRangeEnd w:id="1348"/>
        <w:r w:rsidR="0001225A">
          <w:rPr>
            <w:rStyle w:val="Refdecomentario"/>
          </w:rPr>
          <w:commentReference w:id="1348"/>
        </w:r>
      </w:ins>
    </w:p>
    <w:p w:rsidR="00EF4AA2" w:rsidRDefault="00E35A55" w14:paraId="1D0CDBE7" w14:textId="77777777">
      <w:pPr>
        <w:spacing w:before="100" w:beforeAutospacing="1" w:after="100" w:afterAutospacing="1" w:line="360" w:lineRule="auto"/>
        <w:jc w:val="center"/>
        <w:rPr>
          <w:ins w:author="LauraPGM" w:date="2025-10-06T21:13:00Z" w:id="1352"/>
          <w:rFonts w:ascii="Calibri" w:hAnsi="Calibri" w:eastAsia="Times New Roman" w:cs="Calibri"/>
          <w:lang w:eastAsia="es-CO"/>
        </w:rPr>
        <w:pPrChange w:author="LauraPGM" w:date="2025-10-01T14:40:00Z" w:id="1353">
          <w:pPr>
            <w:spacing w:before="100" w:beforeAutospacing="1" w:after="100" w:afterAutospacing="1" w:line="240" w:lineRule="auto"/>
          </w:pPr>
        </w:pPrChange>
      </w:pPr>
      <w:r w:rsidRPr="00FE20FB">
        <w:rPr>
          <w:rFonts w:ascii="Calibri" w:hAnsi="Calibri" w:eastAsia="Times New Roman" w:cs="Calibri"/>
          <w:b/>
          <w:bCs/>
          <w:highlight w:val="cyan"/>
          <w:lang w:eastAsia="es-CO"/>
          <w:rPrChange w:author="LauraPGM" w:date="2025-10-01T14:39:00Z" w:id="1354">
            <w:rPr>
              <w:rFonts w:ascii="Calibri" w:hAnsi="Calibri" w:eastAsia="Times New Roman" w:cs="Calibri"/>
              <w:b/>
              <w:bCs/>
              <w:lang w:eastAsia="es-CO"/>
            </w:rPr>
          </w:rPrChange>
        </w:rPr>
        <w:t>Llamado a la acción:</w:t>
      </w:r>
    </w:p>
    <w:p w:rsidRPr="00FE20FB" w:rsidR="00E35A55" w:rsidDel="005F0E74" w:rsidRDefault="0001225A" w14:paraId="53883161" w14:textId="7F53034A">
      <w:pPr>
        <w:spacing w:before="100" w:beforeAutospacing="1" w:after="100" w:afterAutospacing="1" w:line="360" w:lineRule="auto"/>
        <w:rPr>
          <w:del w:author="LauraPGM" w:date="2025-10-06T22:15:00Z" w:id="1355"/>
          <w:rFonts w:ascii="Calibri" w:hAnsi="Calibri" w:eastAsia="Times New Roman" w:cs="Calibri"/>
          <w:b/>
          <w:bCs/>
          <w:lang w:eastAsia="es-CO"/>
          <w:rPrChange w:author="LauraPGM" w:date="2025-10-01T14:39:00Z" w:id="1356">
            <w:rPr>
              <w:del w:author="LauraPGM" w:date="2025-10-06T22:15:00Z" w:id="1357"/>
              <w:rFonts w:ascii="Calibri" w:hAnsi="Calibri" w:eastAsia="Times New Roman" w:cs="Calibri"/>
              <w:lang w:eastAsia="es-CO"/>
            </w:rPr>
          </w:rPrChange>
        </w:rPr>
        <w:pPrChange w:author="LauraPGM" w:date="2025-10-06T21:13:00Z" w:id="1358">
          <w:pPr>
            <w:spacing w:before="100" w:beforeAutospacing="1" w:after="100" w:afterAutospacing="1" w:line="240" w:lineRule="auto"/>
          </w:pPr>
        </w:pPrChange>
      </w:pPr>
      <w:ins w:author="LauraPGM" w:date="2025-10-09T06:39:00Z" w:id="1359">
        <w:r w:rsidRPr="0001225A">
          <w:rPr>
            <w:rFonts w:ascii="Calibri" w:hAnsi="Calibri" w:eastAsia="Times New Roman" w:cs="Calibri"/>
            <w:lang w:eastAsia="es-CO"/>
          </w:rPr>
          <w:t>Eficiencia Energética, Reducir el consumo.</w:t>
        </w:r>
      </w:ins>
      <w:ins w:author="LauraPGM" w:date="2025-10-06T22:14:00Z" w:id="1360">
        <w:r w:rsidR="005F0E74">
          <w:rPr>
            <w:rFonts w:ascii="Calibri" w:hAnsi="Calibri" w:eastAsia="Times New Roman" w:cs="Calibri"/>
            <w:lang w:eastAsia="es-CO"/>
          </w:rPr>
          <w:t>,</w:t>
        </w:r>
      </w:ins>
      <w:del w:author="LauraPGM" w:date="2025-10-06T21:13:00Z" w:id="1361">
        <w:r w:rsidRPr="001D59AC" w:rsidDel="00EF4AA2" w:rsidR="00E35A55">
          <w:rPr>
            <w:rFonts w:ascii="Calibri" w:hAnsi="Calibri" w:eastAsia="Times New Roman" w:cs="Calibri"/>
            <w:lang w:eastAsia="es-CO"/>
          </w:rPr>
          <w:br/>
        </w:r>
        <w:r w:rsidRPr="001D59AC" w:rsidDel="00EF4AA2" w:rsidR="00E35A55">
          <w:rPr>
            <w:rFonts w:ascii="Calibri" w:hAnsi="Calibri" w:eastAsia="Times New Roman" w:cs="Calibri"/>
            <w:lang w:eastAsia="es-CO"/>
          </w:rPr>
          <w:delText xml:space="preserve">Para ampliar información, acceda al recurso audiovisual en YouTube: </w:delText>
        </w:r>
      </w:del>
      <w:del w:author="LauraPGM" w:date="2025-10-01T14:40:00Z" w:id="1362">
        <w:r w:rsidRPr="00FE20FB" w:rsidDel="00FE20FB" w:rsidR="00E35A55">
          <w:rPr>
            <w:rFonts w:ascii="Calibri" w:hAnsi="Calibri" w:eastAsia="Times New Roman" w:cs="Calibri"/>
            <w:iCs/>
            <w:lang w:eastAsia="es-CO"/>
            <w:rPrChange w:author="LauraPGM" w:date="2025-10-01T14:40:00Z" w:id="1363">
              <w:rPr>
                <w:rFonts w:ascii="Calibri" w:hAnsi="Calibri" w:eastAsia="Times New Roman" w:cs="Calibri"/>
                <w:i/>
                <w:iCs/>
                <w:lang w:eastAsia="es-CO"/>
              </w:rPr>
            </w:rPrChange>
          </w:rPr>
          <w:delText>“</w:delText>
        </w:r>
      </w:del>
      <w:del w:author="LauraPGM" w:date="2025-10-06T22:13:00Z" w:id="1364">
        <w:r w:rsidRPr="00FE20FB" w:rsidDel="005F0E74" w:rsidR="00E35A55">
          <w:rPr>
            <w:rFonts w:ascii="Calibri" w:hAnsi="Calibri" w:eastAsia="Times New Roman" w:cs="Calibri"/>
            <w:iCs/>
            <w:lang w:eastAsia="es-CO"/>
            <w:rPrChange w:author="LauraPGM" w:date="2025-10-01T14:40:00Z" w:id="1365">
              <w:rPr>
                <w:rFonts w:ascii="Calibri" w:hAnsi="Calibri" w:eastAsia="Times New Roman" w:cs="Calibri"/>
                <w:i/>
                <w:iCs/>
                <w:lang w:eastAsia="es-CO"/>
              </w:rPr>
            </w:rPrChange>
          </w:rPr>
          <w:delText xml:space="preserve">Eficiencia Energética: Reducir el </w:delText>
        </w:r>
        <w:commentRangeStart w:id="1366"/>
        <w:r w:rsidRPr="00FE20FB" w:rsidDel="005F0E74" w:rsidR="00E35A55">
          <w:rPr>
            <w:rFonts w:ascii="Calibri" w:hAnsi="Calibri" w:eastAsia="Times New Roman" w:cs="Calibri"/>
            <w:iCs/>
            <w:lang w:eastAsia="es-CO"/>
            <w:rPrChange w:author="LauraPGM" w:date="2025-10-01T14:40:00Z" w:id="1367">
              <w:rPr>
                <w:rFonts w:ascii="Calibri" w:hAnsi="Calibri" w:eastAsia="Times New Roman" w:cs="Calibri"/>
                <w:i/>
                <w:iCs/>
                <w:lang w:eastAsia="es-CO"/>
              </w:rPr>
            </w:rPrChange>
          </w:rPr>
          <w:delText>Consumo</w:delText>
        </w:r>
        <w:commentRangeEnd w:id="1366"/>
        <w:r w:rsidDel="005F0E74" w:rsidR="00507103">
          <w:rPr>
            <w:rStyle w:val="Refdecomentario"/>
          </w:rPr>
          <w:commentReference w:id="1366"/>
        </w:r>
      </w:del>
      <w:ins w:author="LauraPGM" w:date="2025-10-06T21:13:00Z" w:id="1368">
        <w:r w:rsidR="00EF4AA2">
          <w:rPr>
            <w:rFonts w:ascii="Calibri" w:hAnsi="Calibri" w:eastAsia="Times New Roman" w:cs="Calibri"/>
            <w:iCs/>
            <w:lang w:eastAsia="es-CO"/>
          </w:rPr>
          <w:t xml:space="preserve"> </w:t>
        </w:r>
        <w:r w:rsidRPr="00EF4AA2" w:rsidR="00EF4AA2">
          <w:rPr>
            <w:rFonts w:ascii="Calibri" w:hAnsi="Calibri" w:eastAsia="Times New Roman" w:cs="Calibri"/>
            <w:iCs/>
            <w:lang w:eastAsia="es-CO"/>
          </w:rPr>
          <w:t>para complementar el tema abordado, se invita a explorar el siguiente video:</w:t>
        </w:r>
      </w:ins>
      <w:del w:author="LauraPGM" w:date="2025-10-01T14:40:00Z" w:id="1369">
        <w:r w:rsidRPr="001D59AC" w:rsidDel="00FE20FB" w:rsidR="00E35A55">
          <w:rPr>
            <w:rFonts w:ascii="Calibri" w:hAnsi="Calibri" w:eastAsia="Times New Roman" w:cs="Calibri"/>
            <w:i/>
            <w:iCs/>
            <w:lang w:eastAsia="es-CO"/>
          </w:rPr>
          <w:delText>”</w:delText>
        </w:r>
      </w:del>
      <w:r w:rsidRPr="001D59AC" w:rsidR="00E35A55">
        <w:rPr>
          <w:rFonts w:ascii="Calibri" w:hAnsi="Calibri" w:eastAsia="Times New Roman" w:cs="Calibri"/>
          <w:lang w:eastAsia="es-CO"/>
        </w:rPr>
        <w:br/>
      </w:r>
      <w:del w:author="LauraPGM" w:date="2025-10-01T14:38:00Z" w:id="1370">
        <w:r w:rsidRPr="001D59AC" w:rsidDel="00FE20FB" w:rsidR="00E35A55">
          <w:rPr>
            <w:rFonts w:ascii="Segoe UI Symbol" w:hAnsi="Segoe UI Symbol" w:eastAsia="Times New Roman" w:cs="Segoe UI Symbol"/>
            <w:lang w:eastAsia="es-CO"/>
          </w:rPr>
          <w:delText>👉</w:delText>
        </w:r>
        <w:r w:rsidRPr="001D59AC" w:rsidDel="00FE20FB" w:rsidR="00E35A55">
          <w:rPr>
            <w:rFonts w:ascii="Calibri" w:hAnsi="Calibri" w:eastAsia="Times New Roman" w:cs="Calibri"/>
            <w:lang w:eastAsia="es-CO"/>
          </w:rPr>
          <w:delText xml:space="preserve"> </w:delText>
        </w:r>
        <w:r w:rsidRPr="001D59AC" w:rsidDel="00FE20FB" w:rsidR="00D645B6">
          <w:rPr>
            <w:rFonts w:ascii="Calibri" w:hAnsi="Calibri" w:eastAsia="Times New Roman" w:cs="Calibri"/>
            <w:color w:val="0000FF"/>
            <w:u w:val="single"/>
            <w:lang w:eastAsia="es-CO"/>
          </w:rPr>
          <w:fldChar w:fldCharType="begin"/>
        </w:r>
        <w:r w:rsidRPr="001D59AC" w:rsidDel="00FE20FB" w:rsidR="00D645B6">
          <w:rPr>
            <w:rFonts w:ascii="Calibri" w:hAnsi="Calibri" w:eastAsia="Times New Roman" w:cs="Calibri"/>
            <w:color w:val="0000FF"/>
            <w:u w:val="single"/>
            <w:lang w:eastAsia="es-CO"/>
          </w:rPr>
          <w:delInstrText xml:space="preserve"> HYPERLINK "https://www.youtube.com/watch?v=10nlm87UULs&amp;ab_channel=Fundaci%C3%B3nYPF" \t "_new" </w:delInstrText>
        </w:r>
        <w:r w:rsidRPr="001D59AC" w:rsidDel="00FE20FB" w:rsidR="00D645B6">
          <w:rPr>
            <w:rFonts w:ascii="Calibri" w:hAnsi="Calibri" w:eastAsia="Times New Roman" w:cs="Calibri"/>
            <w:color w:val="0000FF"/>
            <w:u w:val="single"/>
            <w:lang w:eastAsia="es-CO"/>
          </w:rPr>
          <w:fldChar w:fldCharType="separate"/>
        </w:r>
        <w:r w:rsidRPr="001D59AC" w:rsidDel="00FE20FB" w:rsidR="00E35A55">
          <w:rPr>
            <w:rFonts w:ascii="Calibri" w:hAnsi="Calibri" w:eastAsia="Times New Roman" w:cs="Calibri"/>
            <w:color w:val="0000FF"/>
            <w:u w:val="single"/>
            <w:lang w:eastAsia="es-CO"/>
          </w:rPr>
          <w:delText>Enlace al recurso</w:delText>
        </w:r>
        <w:r w:rsidRPr="001D59AC" w:rsidDel="00FE20FB" w:rsidR="00D645B6">
          <w:rPr>
            <w:rFonts w:ascii="Calibri" w:hAnsi="Calibri" w:eastAsia="Times New Roman" w:cs="Calibri"/>
            <w:color w:val="0000FF"/>
            <w:u w:val="single"/>
            <w:lang w:eastAsia="es-CO"/>
          </w:rPr>
          <w:fldChar w:fldCharType="end"/>
        </w:r>
      </w:del>
    </w:p>
    <w:p w:rsidRPr="001D59AC" w:rsidR="00E35A55" w:rsidRDefault="00E7231B" w14:paraId="2ADB3E17" w14:textId="5104EFE7">
      <w:pPr>
        <w:spacing w:before="100" w:beforeAutospacing="1" w:after="100" w:afterAutospacing="1" w:line="360" w:lineRule="auto"/>
        <w:rPr>
          <w:rFonts w:ascii="Calibri" w:hAnsi="Calibri" w:eastAsia="Times New Roman" w:cs="Calibri"/>
          <w:lang w:eastAsia="es-CO"/>
        </w:rPr>
        <w:pPrChange w:author="LauraPGM" w:date="2025-10-06T22:15:00Z" w:id="1371">
          <w:pPr>
            <w:spacing w:line="240" w:lineRule="auto"/>
          </w:pPr>
        </w:pPrChange>
      </w:pPr>
      <w:del w:author="LauraPGM" w:date="2025-10-01T14:44:00Z" w:id="1372">
        <w:r>
          <w:rPr>
            <w:rFonts w:ascii="Calibri" w:hAnsi="Calibri" w:eastAsia="Times New Roman" w:cs="Calibri"/>
            <w:lang w:eastAsia="es-CO"/>
          </w:rPr>
          <w:pict w14:anchorId="2C04579A">
            <v:rect id="_x0000_i1025" style="width:493.6pt;height:15.5pt" o:hr="t" o:hrstd="t" o:hrpct="990" o:hralign="center" fillcolor="#a0a0a0" stroked="f"/>
          </w:pict>
        </w:r>
      </w:del>
    </w:p>
    <w:p w:rsidRPr="00A72AEA" w:rsidR="00E35A55" w:rsidRDefault="00E35A55" w14:paraId="37E9C8C1" w14:textId="071778D3">
      <w:pPr>
        <w:pStyle w:val="Prrafodelista"/>
        <w:numPr>
          <w:ilvl w:val="0"/>
          <w:numId w:val="73"/>
        </w:numPr>
        <w:spacing w:before="100" w:beforeAutospacing="1" w:after="100" w:afterAutospacing="1" w:line="360" w:lineRule="auto"/>
        <w:outlineLvl w:val="1"/>
        <w:rPr>
          <w:ins w:author="LauraPGM" w:date="2025-10-01T21:19:00Z" w:id="1373"/>
          <w:rFonts w:ascii="Calibri" w:hAnsi="Calibri" w:eastAsia="Times New Roman" w:cs="Calibri"/>
          <w:b/>
          <w:bCs/>
          <w:lang w:eastAsia="es-CO"/>
          <w:rPrChange w:author="LauraPGM" w:date="2025-10-01T21:19:00Z" w:id="1374">
            <w:rPr>
              <w:ins w:author="LauraPGM" w:date="2025-10-01T21:19:00Z" w:id="1375"/>
              <w:lang w:eastAsia="es-CO"/>
            </w:rPr>
          </w:rPrChange>
        </w:rPr>
        <w:pPrChange w:author="LauraPGM" w:date="2025-10-01T21:19:00Z" w:id="1376">
          <w:pPr>
            <w:spacing w:before="100" w:beforeAutospacing="1" w:after="100" w:afterAutospacing="1" w:line="240" w:lineRule="auto"/>
            <w:outlineLvl w:val="1"/>
          </w:pPr>
        </w:pPrChange>
      </w:pPr>
      <w:del w:author="LauraPGM" w:date="2025-10-01T21:19:00Z" w:id="1377">
        <w:r w:rsidRPr="00A72AEA" w:rsidDel="00A72AEA">
          <w:rPr>
            <w:rFonts w:ascii="Calibri" w:hAnsi="Calibri" w:eastAsia="Times New Roman" w:cs="Calibri"/>
            <w:b/>
            <w:bCs/>
            <w:lang w:eastAsia="es-CO"/>
            <w:rPrChange w:author="LauraPGM" w:date="2025-10-01T21:19:00Z" w:id="1378">
              <w:rPr>
                <w:lang w:eastAsia="es-CO"/>
              </w:rPr>
            </w:rPrChange>
          </w:rPr>
          <w:delText xml:space="preserve">5. </w:delText>
        </w:r>
      </w:del>
      <w:del w:author="LauraPGM" w:date="2025-10-01T14:48:00Z" w:id="1379">
        <w:r w:rsidRPr="00A72AEA" w:rsidDel="00507103">
          <w:rPr>
            <w:rFonts w:ascii="Calibri" w:hAnsi="Calibri" w:eastAsia="Times New Roman" w:cs="Calibri"/>
            <w:b/>
            <w:bCs/>
            <w:lang w:eastAsia="es-CO"/>
            <w:rPrChange w:author="LauraPGM" w:date="2025-10-01T21:19:00Z" w:id="1380">
              <w:rPr>
                <w:lang w:eastAsia="es-CO"/>
              </w:rPr>
            </w:rPrChange>
          </w:rPr>
          <w:delText xml:space="preserve">Tema 5: </w:delText>
        </w:r>
      </w:del>
      <w:r w:rsidRPr="00A72AEA">
        <w:rPr>
          <w:rFonts w:ascii="Calibri" w:hAnsi="Calibri" w:eastAsia="Times New Roman" w:cs="Calibri"/>
          <w:b/>
          <w:bCs/>
          <w:lang w:eastAsia="es-CO"/>
          <w:rPrChange w:author="LauraPGM" w:date="2025-10-01T21:19:00Z" w:id="1381">
            <w:rPr>
              <w:lang w:eastAsia="es-CO"/>
            </w:rPr>
          </w:rPrChange>
        </w:rPr>
        <w:t xml:space="preserve">Requisitos de la </w:t>
      </w:r>
      <w:ins w:author="LauraPGM" w:date="2025-10-09T07:05:00Z" w:id="1382">
        <w:r w:rsidR="005512F7">
          <w:rPr>
            <w:rFonts w:ascii="Calibri" w:hAnsi="Calibri" w:eastAsia="Times New Roman" w:cs="Calibri"/>
            <w:b/>
            <w:bCs/>
            <w:lang w:eastAsia="es-CO"/>
          </w:rPr>
          <w:t>n</w:t>
        </w:r>
      </w:ins>
      <w:del w:author="LauraPGM" w:date="2025-10-09T07:05:00Z" w:id="1383">
        <w:r w:rsidRPr="00A72AEA" w:rsidDel="005512F7">
          <w:rPr>
            <w:rFonts w:ascii="Calibri" w:hAnsi="Calibri" w:eastAsia="Times New Roman" w:cs="Calibri"/>
            <w:b/>
            <w:bCs/>
            <w:lang w:eastAsia="es-CO"/>
            <w:rPrChange w:author="LauraPGM" w:date="2025-10-01T21:19:00Z" w:id="1384">
              <w:rPr>
                <w:lang w:eastAsia="es-CO"/>
              </w:rPr>
            </w:rPrChange>
          </w:rPr>
          <w:delText>N</w:delText>
        </w:r>
      </w:del>
      <w:r w:rsidRPr="00A72AEA">
        <w:rPr>
          <w:rFonts w:ascii="Calibri" w:hAnsi="Calibri" w:eastAsia="Times New Roman" w:cs="Calibri"/>
          <w:b/>
          <w:bCs/>
          <w:lang w:eastAsia="es-CO"/>
          <w:rPrChange w:author="LauraPGM" w:date="2025-10-01T21:19:00Z" w:id="1385">
            <w:rPr>
              <w:lang w:eastAsia="es-CO"/>
            </w:rPr>
          </w:rPrChange>
        </w:rPr>
        <w:t xml:space="preserve">orma ISO 50001 para la gestión energética y los </w:t>
      </w:r>
      <w:proofErr w:type="spellStart"/>
      <w:r w:rsidRPr="00A72AEA">
        <w:rPr>
          <w:rFonts w:ascii="Calibri" w:hAnsi="Calibri" w:eastAsia="Times New Roman" w:cs="Calibri"/>
          <w:b/>
          <w:bCs/>
          <w:lang w:eastAsia="es-CO"/>
          <w:rPrChange w:author="LauraPGM" w:date="2025-10-01T21:19:00Z" w:id="1386">
            <w:rPr>
              <w:lang w:eastAsia="es-CO"/>
            </w:rPr>
          </w:rPrChange>
        </w:rPr>
        <w:t>IDEs</w:t>
      </w:r>
      <w:proofErr w:type="spellEnd"/>
    </w:p>
    <w:p w:rsidRPr="00A72AEA" w:rsidR="00A72AEA" w:rsidRDefault="00A72AEA" w14:paraId="6EE3D1D0" w14:textId="67FAF014">
      <w:pPr>
        <w:spacing w:before="100" w:beforeAutospacing="1" w:after="100" w:afterAutospacing="1" w:line="360" w:lineRule="auto"/>
        <w:ind w:left="360"/>
        <w:outlineLvl w:val="1"/>
        <w:rPr>
          <w:rFonts w:ascii="Calibri" w:hAnsi="Calibri" w:eastAsia="Times New Roman" w:cs="Calibri"/>
          <w:b/>
          <w:bCs/>
          <w:lang w:eastAsia="es-CO"/>
          <w:rPrChange w:author="LauraPGM" w:date="2025-10-01T21:19:00Z" w:id="1387">
            <w:rPr>
              <w:lang w:eastAsia="es-CO"/>
            </w:rPr>
          </w:rPrChange>
        </w:rPr>
        <w:pPrChange w:author="LauraPGM" w:date="2025-10-01T21:21:00Z" w:id="1388">
          <w:pPr>
            <w:spacing w:before="100" w:beforeAutospacing="1" w:after="100" w:afterAutospacing="1" w:line="240" w:lineRule="auto"/>
            <w:outlineLvl w:val="1"/>
          </w:pPr>
        </w:pPrChange>
      </w:pPr>
      <w:commentRangeStart w:id="1389"/>
      <w:ins w:author="LauraPGM" w:date="2025-10-01T21:20:00Z" w:id="1390">
        <w:r>
          <w:rPr>
            <w:rFonts w:ascii="Calibri" w:hAnsi="Calibri" w:eastAsia="Times New Roman" w:cs="Calibri"/>
            <w:b/>
            <w:bCs/>
            <w:noProof/>
            <w:lang w:eastAsia="es-CO"/>
          </w:rPr>
          <w:drawing>
            <wp:inline distT="0" distB="0" distL="0" distR="0" wp14:anchorId="4345F059" wp14:editId="4A85BD25">
              <wp:extent cx="3340100" cy="206469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844F75.tmp"/>
                      <pic:cNvPicPr/>
                    </pic:nvPicPr>
                    <pic:blipFill rotWithShape="1">
                      <a:blip r:embed="rId22">
                        <a:extLst>
                          <a:ext uri="{28A0092B-C50C-407E-A947-70E740481C1C}">
                            <a14:useLocalDpi xmlns:a14="http://schemas.microsoft.com/office/drawing/2010/main" val="0"/>
                          </a:ext>
                        </a:extLst>
                      </a:blip>
                      <a:srcRect l="1540" t="2227"/>
                      <a:stretch/>
                    </pic:blipFill>
                    <pic:spPr bwMode="auto">
                      <a:xfrm>
                        <a:off x="0" y="0"/>
                        <a:ext cx="3350957" cy="2071405"/>
                      </a:xfrm>
                      <a:prstGeom prst="rect">
                        <a:avLst/>
                      </a:prstGeom>
                      <a:ln>
                        <a:noFill/>
                      </a:ln>
                      <a:extLst>
                        <a:ext uri="{53640926-AAD7-44D8-BBD7-CCE9431645EC}">
                          <a14:shadowObscured xmlns:a14="http://schemas.microsoft.com/office/drawing/2010/main"/>
                        </a:ext>
                      </a:extLst>
                    </pic:spPr>
                  </pic:pic>
                </a:graphicData>
              </a:graphic>
            </wp:inline>
          </w:drawing>
        </w:r>
      </w:ins>
      <w:ins w:author="LauraPGM" w:date="2025-10-01T21:21:00Z" w:id="1391">
        <w:commentRangeEnd w:id="1389"/>
        <w:r>
          <w:rPr>
            <w:rStyle w:val="Refdecomentario"/>
          </w:rPr>
          <w:commentReference w:id="1389"/>
        </w:r>
      </w:ins>
    </w:p>
    <w:p w:rsidRPr="005E125D" w:rsidR="005E125D" w:rsidP="005E125D" w:rsidRDefault="005E125D" w14:paraId="630AE47D" w14:textId="44CBC3F6">
      <w:pPr>
        <w:spacing w:before="100" w:beforeAutospacing="1" w:after="100" w:afterAutospacing="1" w:line="360" w:lineRule="auto"/>
        <w:ind w:left="360"/>
        <w:outlineLvl w:val="1"/>
        <w:rPr>
          <w:ins w:author="LauraPGM" w:date="2025-10-06T22:31:00Z" w:id="1392"/>
          <w:rFonts w:ascii="Calibri" w:hAnsi="Calibri" w:eastAsia="Times New Roman" w:cs="Calibri"/>
          <w:lang w:eastAsia="es-CO"/>
        </w:rPr>
      </w:pPr>
      <w:ins w:author="LauraPGM" w:date="2025-10-06T22:31:00Z" w:id="1393">
        <w:r w:rsidRPr="005E125D">
          <w:rPr>
            <w:rFonts w:ascii="Calibri" w:hAnsi="Calibri" w:eastAsia="Times New Roman" w:cs="Calibri"/>
            <w:lang w:eastAsia="es-CO"/>
          </w:rPr>
          <w:t>La gestión energética ha trascendido el ámbito de las buenas prácticas para convertirse en un requisito estratégico esencial en las organizaciones modernas. En la actualidad, su implementación está directamente vinculada con la sostenibilidad ambiental, la competitividad empresarial y el cumplimiento normativo internacional. A través de una gestión adecuada, las empresas no solo reducen sus costos operativos y su huella de carbono, sino que también fortalecen su reputación corporativa y garantizan la continuidad de sus operaciones frente a los cambios regulatorios y de mercado.</w:t>
        </w:r>
      </w:ins>
    </w:p>
    <w:p w:rsidRPr="005E125D" w:rsidR="005E125D" w:rsidP="005E125D" w:rsidRDefault="005E125D" w14:paraId="141D996B" w14:textId="47A61581">
      <w:pPr>
        <w:spacing w:before="100" w:beforeAutospacing="1" w:after="100" w:afterAutospacing="1" w:line="360" w:lineRule="auto"/>
        <w:ind w:left="360"/>
        <w:outlineLvl w:val="1"/>
        <w:rPr>
          <w:ins w:author="LauraPGM" w:date="2025-10-06T22:31:00Z" w:id="1394"/>
          <w:rFonts w:ascii="Calibri" w:hAnsi="Calibri" w:eastAsia="Times New Roman" w:cs="Calibri"/>
          <w:lang w:eastAsia="es-CO"/>
        </w:rPr>
      </w:pPr>
      <w:ins w:author="LauraPGM" w:date="2025-10-06T22:31:00Z" w:id="1395">
        <w:r w:rsidRPr="005E125D">
          <w:rPr>
            <w:rFonts w:ascii="Calibri" w:hAnsi="Calibri" w:eastAsia="Times New Roman" w:cs="Calibri"/>
            <w:lang w:eastAsia="es-CO"/>
          </w:rPr>
          <w:t>En este contexto, la norma ISO 50001:2018 constituye el marco de referencia internacional para implementar, mantener y mejorar un Sistema de Gestión de la Energía (</w:t>
        </w:r>
        <w:proofErr w:type="spellStart"/>
        <w:r w:rsidRPr="005E125D">
          <w:rPr>
            <w:rFonts w:ascii="Calibri" w:hAnsi="Calibri" w:eastAsia="Times New Roman" w:cs="Calibri"/>
            <w:lang w:eastAsia="es-CO"/>
          </w:rPr>
          <w:t>SGEn</w:t>
        </w:r>
        <w:proofErr w:type="spellEnd"/>
        <w:r w:rsidRPr="005E125D">
          <w:rPr>
            <w:rFonts w:ascii="Calibri" w:hAnsi="Calibri" w:eastAsia="Times New Roman" w:cs="Calibri"/>
            <w:lang w:eastAsia="es-CO"/>
          </w:rPr>
          <w:t>). Esta norma se basa en el ciclo de mejora continua PHVA (Planificar, Hacer, Verificar y Actuar), promoviendo un enfoque sistemático que permite identificar oportunidades de ahorro energético, controlar el desempeño, y demostrar resultados verificables.</w:t>
        </w:r>
      </w:ins>
    </w:p>
    <w:p w:rsidRPr="005E125D" w:rsidR="005E125D" w:rsidP="005E125D" w:rsidRDefault="005E125D" w14:paraId="06CC7C2D" w14:textId="2D806B63">
      <w:pPr>
        <w:spacing w:before="100" w:beforeAutospacing="1" w:after="100" w:afterAutospacing="1" w:line="360" w:lineRule="auto"/>
        <w:ind w:left="360"/>
        <w:outlineLvl w:val="1"/>
        <w:rPr>
          <w:ins w:author="LauraPGM" w:date="2025-10-06T22:31:00Z" w:id="1396"/>
          <w:rFonts w:ascii="Calibri" w:hAnsi="Calibri" w:eastAsia="Times New Roman" w:cs="Calibri"/>
          <w:lang w:eastAsia="es-CO"/>
        </w:rPr>
      </w:pPr>
      <w:ins w:author="LauraPGM" w:date="2025-10-06T22:31:00Z" w:id="1397">
        <w:r w:rsidRPr="005E125D">
          <w:rPr>
            <w:rFonts w:ascii="Calibri" w:hAnsi="Calibri" w:eastAsia="Times New Roman" w:cs="Calibri"/>
            <w:lang w:eastAsia="es-CO"/>
          </w:rPr>
          <w:t>Entre los componentes más relevantes de la norma se encuentran los Indicadores de Desempeño Energético (</w:t>
        </w:r>
        <w:proofErr w:type="spellStart"/>
        <w:r w:rsidRPr="005E125D">
          <w:rPr>
            <w:rFonts w:ascii="Calibri" w:hAnsi="Calibri" w:eastAsia="Times New Roman" w:cs="Calibri"/>
            <w:lang w:eastAsia="es-CO"/>
          </w:rPr>
          <w:t>IDEs</w:t>
        </w:r>
        <w:proofErr w:type="spellEnd"/>
        <w:r w:rsidRPr="005E125D">
          <w:rPr>
            <w:rFonts w:ascii="Calibri" w:hAnsi="Calibri" w:eastAsia="Times New Roman" w:cs="Calibri"/>
            <w:lang w:eastAsia="es-CO"/>
          </w:rPr>
          <w:t>) y la Línea Base Energética (LBE), elementos esenciales que permiten medir, comparar y evidenciar la mejora continua del rendimiento energético. A continuación, se describen los principales requisitos normativos asociados, según la ISO 50001:2018:</w:t>
        </w:r>
      </w:ins>
    </w:p>
    <w:p w:rsidRPr="005E125D" w:rsidR="005E125D" w:rsidP="005E125D" w:rsidRDefault="005E125D" w14:paraId="7BABCE6F" w14:textId="3BB82C43">
      <w:pPr>
        <w:spacing w:before="100" w:beforeAutospacing="1" w:after="100" w:afterAutospacing="1" w:line="360" w:lineRule="auto"/>
        <w:ind w:left="360"/>
        <w:outlineLvl w:val="1"/>
        <w:rPr>
          <w:ins w:author="LauraPGM" w:date="2025-10-06T22:31:00Z" w:id="1398"/>
          <w:rFonts w:ascii="Calibri" w:hAnsi="Calibri" w:eastAsia="Times New Roman" w:cs="Calibri"/>
          <w:b/>
          <w:lang w:eastAsia="es-CO"/>
          <w:rPrChange w:author="LauraPGM" w:date="2025-10-06T22:33:00Z" w:id="1399">
            <w:rPr>
              <w:ins w:author="LauraPGM" w:date="2025-10-06T22:31:00Z" w:id="1400"/>
              <w:rFonts w:ascii="Calibri" w:hAnsi="Calibri" w:eastAsia="Times New Roman" w:cs="Calibri"/>
              <w:lang w:eastAsia="es-CO"/>
            </w:rPr>
          </w:rPrChange>
        </w:rPr>
      </w:pPr>
      <w:ins w:author="LauraPGM" w:date="2025-10-06T22:31:00Z" w:id="1401">
        <w:r w:rsidRPr="005E125D">
          <w:rPr>
            <w:rFonts w:ascii="Calibri" w:hAnsi="Calibri" w:eastAsia="Times New Roman" w:cs="Calibri"/>
            <w:b/>
            <w:lang w:eastAsia="es-CO"/>
            <w:rPrChange w:author="LauraPGM" w:date="2025-10-06T22:32:00Z" w:id="1402">
              <w:rPr>
                <w:rFonts w:ascii="Calibri" w:hAnsi="Calibri" w:eastAsia="Times New Roman" w:cs="Calibri"/>
                <w:lang w:eastAsia="es-CO"/>
              </w:rPr>
            </w:rPrChange>
          </w:rPr>
          <w:t>a) Planificación energética</w:t>
        </w:r>
      </w:ins>
      <w:ins w:author="LauraPGM" w:date="2025-10-06T22:33:00Z" w:id="1403">
        <w:r>
          <w:rPr>
            <w:rFonts w:ascii="Calibri" w:hAnsi="Calibri" w:eastAsia="Times New Roman" w:cs="Calibri"/>
            <w:b/>
            <w:lang w:eastAsia="es-CO"/>
          </w:rPr>
          <w:t xml:space="preserve">: </w:t>
        </w:r>
      </w:ins>
      <w:ins w:author="LauraPGM" w:date="2025-10-06T22:31:00Z" w:id="1404">
        <w:r>
          <w:rPr>
            <w:rFonts w:ascii="Calibri" w:hAnsi="Calibri" w:eastAsia="Times New Roman" w:cs="Calibri"/>
            <w:lang w:eastAsia="es-CO"/>
          </w:rPr>
          <w:t>c</w:t>
        </w:r>
        <w:r w:rsidRPr="005E125D">
          <w:rPr>
            <w:rFonts w:ascii="Calibri" w:hAnsi="Calibri" w:eastAsia="Times New Roman" w:cs="Calibri"/>
            <w:lang w:eastAsia="es-CO"/>
          </w:rPr>
          <w:t>láusulas 6.1 y 6.2: establecen la necesidad de identificar riesgos y oportunidades energéticas, así como de definir objetivos estratégicos y metas específicas, basadas en el principio SMART (específicas, medibles, alcanzables, relevantes y con tiempo definido).</w:t>
        </w:r>
      </w:ins>
    </w:p>
    <w:p w:rsidRPr="005E125D" w:rsidR="005E125D" w:rsidP="005E125D" w:rsidRDefault="005E125D" w14:paraId="7B620204" w14:textId="5F258D46">
      <w:pPr>
        <w:spacing w:before="100" w:beforeAutospacing="1" w:after="100" w:afterAutospacing="1" w:line="360" w:lineRule="auto"/>
        <w:ind w:left="360"/>
        <w:outlineLvl w:val="1"/>
        <w:rPr>
          <w:ins w:author="LauraPGM" w:date="2025-10-06T22:31:00Z" w:id="1405"/>
          <w:rFonts w:ascii="Calibri" w:hAnsi="Calibri" w:eastAsia="Times New Roman" w:cs="Calibri"/>
          <w:lang w:eastAsia="es-CO"/>
        </w:rPr>
      </w:pPr>
      <w:ins w:author="LauraPGM" w:date="2025-10-06T22:31:00Z" w:id="1406">
        <w:r w:rsidRPr="005E125D">
          <w:rPr>
            <w:rFonts w:ascii="Calibri" w:hAnsi="Calibri" w:eastAsia="Times New Roman" w:cs="Calibri"/>
            <w:lang w:eastAsia="es-CO"/>
          </w:rPr>
          <w:t>La planificación energética debe incluir un análisis detallado de los usos y consumos significativos de energía, determinando prioridades de acción y recursos necesarios.</w:t>
        </w:r>
      </w:ins>
    </w:p>
    <w:p w:rsidRPr="005E125D" w:rsidR="005E125D" w:rsidP="005E125D" w:rsidRDefault="005E125D" w14:paraId="2A0CAA4E" w14:textId="04BCF504">
      <w:pPr>
        <w:spacing w:before="100" w:beforeAutospacing="1" w:after="100" w:afterAutospacing="1" w:line="360" w:lineRule="auto"/>
        <w:ind w:left="360"/>
        <w:outlineLvl w:val="1"/>
        <w:rPr>
          <w:ins w:author="LauraPGM" w:date="2025-10-06T22:31:00Z" w:id="1407"/>
          <w:rFonts w:ascii="Calibri" w:hAnsi="Calibri" w:eastAsia="Times New Roman" w:cs="Calibri"/>
          <w:lang w:eastAsia="es-CO"/>
        </w:rPr>
      </w:pPr>
      <w:ins w:author="LauraPGM" w:date="2025-10-06T22:31:00Z" w:id="1408">
        <w:r w:rsidRPr="005E125D">
          <w:rPr>
            <w:rFonts w:ascii="Calibri" w:hAnsi="Calibri" w:eastAsia="Times New Roman" w:cs="Calibri"/>
            <w:lang w:eastAsia="es-CO"/>
          </w:rPr>
          <w:t xml:space="preserve">Ejemplo: reducir la intensidad energética de 5 a 4.5 </w:t>
        </w:r>
        <w:proofErr w:type="spellStart"/>
        <w:r w:rsidRPr="005E125D">
          <w:rPr>
            <w:rFonts w:ascii="Calibri" w:hAnsi="Calibri" w:eastAsia="Times New Roman" w:cs="Calibri"/>
            <w:lang w:eastAsia="es-CO"/>
          </w:rPr>
          <w:t>kWh</w:t>
        </w:r>
        <w:proofErr w:type="spellEnd"/>
        <w:r w:rsidRPr="005E125D">
          <w:rPr>
            <w:rFonts w:ascii="Calibri" w:hAnsi="Calibri" w:eastAsia="Times New Roman" w:cs="Calibri"/>
            <w:lang w:eastAsia="es-CO"/>
          </w:rPr>
          <w:t xml:space="preserve"> por unidad de producto en un periodo de 12 meses mediante mejoras en equipos y procesos productivos.</w:t>
        </w:r>
      </w:ins>
    </w:p>
    <w:p w:rsidRPr="005E125D" w:rsidR="005E125D" w:rsidP="005E125D" w:rsidRDefault="005E125D" w14:paraId="476C545E" w14:textId="42EFF086">
      <w:pPr>
        <w:spacing w:before="100" w:beforeAutospacing="1" w:after="100" w:afterAutospacing="1" w:line="360" w:lineRule="auto"/>
        <w:ind w:left="360"/>
        <w:outlineLvl w:val="1"/>
        <w:rPr>
          <w:ins w:author="LauraPGM" w:date="2025-10-06T22:31:00Z" w:id="1409"/>
          <w:rFonts w:ascii="Calibri" w:hAnsi="Calibri" w:eastAsia="Times New Roman" w:cs="Calibri"/>
          <w:lang w:eastAsia="es-CO"/>
        </w:rPr>
      </w:pPr>
      <w:ins w:author="LauraPGM" w:date="2025-10-06T22:31:00Z" w:id="1410">
        <w:r w:rsidRPr="005E125D">
          <w:rPr>
            <w:rFonts w:ascii="Calibri" w:hAnsi="Calibri" w:eastAsia="Times New Roman" w:cs="Calibri"/>
            <w:lang w:eastAsia="es-CO"/>
          </w:rPr>
          <w:t>Además, deben establecerse planes de acción documentados que indiquen responsables, cronogramas, indicadores de seguimiento y recursos requeridos.</w:t>
        </w:r>
      </w:ins>
    </w:p>
    <w:p w:rsidRPr="005E125D" w:rsidR="005E125D" w:rsidP="005E125D" w:rsidRDefault="005E125D" w14:paraId="65A01F4F" w14:textId="64CEF301">
      <w:pPr>
        <w:spacing w:before="100" w:beforeAutospacing="1" w:after="100" w:afterAutospacing="1" w:line="360" w:lineRule="auto"/>
        <w:ind w:left="360"/>
        <w:outlineLvl w:val="1"/>
        <w:rPr>
          <w:ins w:author="LauraPGM" w:date="2025-10-06T22:31:00Z" w:id="1411"/>
          <w:rFonts w:ascii="Calibri" w:hAnsi="Calibri" w:eastAsia="Times New Roman" w:cs="Calibri"/>
          <w:b/>
          <w:lang w:eastAsia="es-CO"/>
          <w:rPrChange w:author="LauraPGM" w:date="2025-10-06T22:34:00Z" w:id="1412">
            <w:rPr>
              <w:ins w:author="LauraPGM" w:date="2025-10-06T22:31:00Z" w:id="1413"/>
              <w:rFonts w:ascii="Calibri" w:hAnsi="Calibri" w:eastAsia="Times New Roman" w:cs="Calibri"/>
              <w:lang w:eastAsia="es-CO"/>
            </w:rPr>
          </w:rPrChange>
        </w:rPr>
      </w:pPr>
      <w:ins w:author="LauraPGM" w:date="2025-10-06T22:31:00Z" w:id="1414">
        <w:r w:rsidRPr="005E125D">
          <w:rPr>
            <w:rFonts w:ascii="Calibri" w:hAnsi="Calibri" w:eastAsia="Times New Roman" w:cs="Calibri"/>
            <w:b/>
            <w:lang w:eastAsia="es-CO"/>
            <w:rPrChange w:author="LauraPGM" w:date="2025-10-06T22:33:00Z" w:id="1415">
              <w:rPr>
                <w:rFonts w:ascii="Calibri" w:hAnsi="Calibri" w:eastAsia="Times New Roman" w:cs="Calibri"/>
                <w:lang w:eastAsia="es-CO"/>
              </w:rPr>
            </w:rPrChange>
          </w:rPr>
          <w:t>b) Seguimiento, medición y análisis</w:t>
        </w:r>
      </w:ins>
      <w:ins w:author="LauraPGM" w:date="2025-10-06T22:33:00Z" w:id="1416">
        <w:r>
          <w:rPr>
            <w:rFonts w:ascii="Calibri" w:hAnsi="Calibri" w:eastAsia="Times New Roman" w:cs="Calibri"/>
            <w:b/>
            <w:lang w:eastAsia="es-CO"/>
          </w:rPr>
          <w:t>:</w:t>
        </w:r>
      </w:ins>
      <w:ins w:author="LauraPGM" w:date="2025-10-06T22:34:00Z" w:id="1417">
        <w:r>
          <w:rPr>
            <w:rFonts w:ascii="Calibri" w:hAnsi="Calibri" w:eastAsia="Times New Roman" w:cs="Calibri"/>
            <w:b/>
            <w:lang w:eastAsia="es-CO"/>
          </w:rPr>
          <w:t xml:space="preserve"> </w:t>
        </w:r>
      </w:ins>
      <w:ins w:author="LauraPGM" w:date="2025-10-06T22:31:00Z" w:id="1418">
        <w:r>
          <w:rPr>
            <w:rFonts w:ascii="Calibri" w:hAnsi="Calibri" w:eastAsia="Times New Roman" w:cs="Calibri"/>
            <w:lang w:eastAsia="es-CO"/>
          </w:rPr>
          <w:t>c</w:t>
        </w:r>
        <w:r w:rsidRPr="005E125D">
          <w:rPr>
            <w:rFonts w:ascii="Calibri" w:hAnsi="Calibri" w:eastAsia="Times New Roman" w:cs="Calibri"/>
            <w:lang w:eastAsia="es-CO"/>
          </w:rPr>
          <w:t>láusula 9.1: la organización debe definir qué variables energéticas se medirán, con qué frecuencia y m</w:t>
        </w:r>
        <w:r w:rsidR="00CC2F0A">
          <w:rPr>
            <w:rFonts w:ascii="Calibri" w:hAnsi="Calibri" w:eastAsia="Times New Roman" w:cs="Calibri"/>
            <w:lang w:eastAsia="es-CO"/>
          </w:rPr>
          <w:t>ediante qué métodos o sistemas</w:t>
        </w:r>
      </w:ins>
      <w:ins w:author="LauraPGM" w:date="2025-10-09T06:50:00Z" w:id="1419">
        <w:r w:rsidR="00CC2F0A">
          <w:rPr>
            <w:rFonts w:ascii="Calibri" w:hAnsi="Calibri" w:eastAsia="Times New Roman" w:cs="Calibri"/>
            <w:lang w:eastAsia="es-CO"/>
          </w:rPr>
          <w:t xml:space="preserve">, </w:t>
        </w:r>
      </w:ins>
      <w:ins w:author="LauraPGM" w:date="2025-10-06T22:31:00Z" w:id="1420">
        <w:r w:rsidR="00363B4F">
          <w:rPr>
            <w:rFonts w:ascii="Calibri" w:hAnsi="Calibri" w:eastAsia="Times New Roman" w:cs="Calibri"/>
            <w:lang w:eastAsia="es-CO"/>
          </w:rPr>
          <w:t>por ejemplo:</w:t>
        </w:r>
        <w:r w:rsidRPr="005E125D">
          <w:rPr>
            <w:rFonts w:ascii="Calibri" w:hAnsi="Calibri" w:eastAsia="Times New Roman" w:cs="Calibri"/>
            <w:lang w:eastAsia="es-CO"/>
          </w:rPr>
          <w:t xml:space="preserve"> sistemas SCADA, BMS</w:t>
        </w:r>
      </w:ins>
      <w:ins w:author="LauraPGM" w:date="2025-10-09T06:50:00Z" w:id="1421">
        <w:r w:rsidRPr="00CC2F0A" w:rsidR="00CC2F0A">
          <w:t xml:space="preserve"> </w:t>
        </w:r>
      </w:ins>
      <w:ins w:author="LauraPGM" w:date="2025-10-06T22:31:00Z" w:id="1422">
        <w:r w:rsidRPr="005E125D">
          <w:rPr>
            <w:rFonts w:ascii="Calibri" w:hAnsi="Calibri" w:eastAsia="Times New Roman" w:cs="Calibri"/>
            <w:lang w:eastAsia="es-CO"/>
          </w:rPr>
          <w:t>o lecturas manua</w:t>
        </w:r>
        <w:r w:rsidR="00CC2F0A">
          <w:rPr>
            <w:rFonts w:ascii="Calibri" w:hAnsi="Calibri" w:eastAsia="Times New Roman" w:cs="Calibri"/>
            <w:lang w:eastAsia="es-CO"/>
          </w:rPr>
          <w:t>les verificadas</w:t>
        </w:r>
        <w:r w:rsidRPr="005E125D">
          <w:rPr>
            <w:rFonts w:ascii="Calibri" w:hAnsi="Calibri" w:eastAsia="Times New Roman" w:cs="Calibri"/>
            <w:lang w:eastAsia="es-CO"/>
          </w:rPr>
          <w:t>.</w:t>
        </w:r>
      </w:ins>
    </w:p>
    <w:p w:rsidRPr="005E125D" w:rsidR="005E125D" w:rsidP="005E125D" w:rsidRDefault="005E125D" w14:paraId="4ADDFBDB" w14:textId="77777777">
      <w:pPr>
        <w:spacing w:before="100" w:beforeAutospacing="1" w:after="100" w:afterAutospacing="1" w:line="360" w:lineRule="auto"/>
        <w:ind w:left="360"/>
        <w:outlineLvl w:val="1"/>
        <w:rPr>
          <w:ins w:author="LauraPGM" w:date="2025-10-06T22:31:00Z" w:id="1423"/>
          <w:rFonts w:ascii="Calibri" w:hAnsi="Calibri" w:eastAsia="Times New Roman" w:cs="Calibri"/>
          <w:lang w:eastAsia="es-CO"/>
        </w:rPr>
      </w:pPr>
    </w:p>
    <w:p w:rsidRPr="005E125D" w:rsidR="005E125D" w:rsidRDefault="005E125D" w14:paraId="31639017" w14:textId="7AACA364">
      <w:pPr>
        <w:pStyle w:val="Prrafodelista"/>
        <w:numPr>
          <w:ilvl w:val="0"/>
          <w:numId w:val="194"/>
        </w:numPr>
        <w:spacing w:before="100" w:beforeAutospacing="1" w:after="100" w:afterAutospacing="1" w:line="360" w:lineRule="auto"/>
        <w:outlineLvl w:val="1"/>
        <w:rPr>
          <w:ins w:author="LauraPGM" w:date="2025-10-06T22:31:00Z" w:id="1424"/>
          <w:rFonts w:ascii="Calibri" w:hAnsi="Calibri" w:eastAsia="Times New Roman" w:cs="Calibri"/>
          <w:lang w:eastAsia="es-CO"/>
          <w:rPrChange w:author="LauraPGM" w:date="2025-10-06T22:34:00Z" w:id="1425">
            <w:rPr>
              <w:ins w:author="LauraPGM" w:date="2025-10-06T22:31:00Z" w:id="1426"/>
              <w:lang w:eastAsia="es-CO"/>
            </w:rPr>
          </w:rPrChange>
        </w:rPr>
        <w:pPrChange w:author="LauraPGM" w:date="2025-10-06T22:34:00Z" w:id="1427">
          <w:pPr>
            <w:spacing w:before="100" w:beforeAutospacing="1" w:after="100" w:afterAutospacing="1" w:line="360" w:lineRule="auto"/>
            <w:outlineLvl w:val="1"/>
          </w:pPr>
        </w:pPrChange>
      </w:pPr>
      <w:ins w:author="LauraPGM" w:date="2025-10-06T22:31:00Z" w:id="1428">
        <w:r w:rsidRPr="005E125D">
          <w:rPr>
            <w:rFonts w:ascii="Calibri" w:hAnsi="Calibri" w:eastAsia="Times New Roman" w:cs="Calibri"/>
            <w:lang w:eastAsia="es-CO"/>
            <w:rPrChange w:author="LauraPGM" w:date="2025-10-06T22:34:00Z" w:id="1429">
              <w:rPr>
                <w:lang w:eastAsia="es-CO"/>
              </w:rPr>
            </w:rPrChange>
          </w:rPr>
          <w:t xml:space="preserve">Se deben incluir </w:t>
        </w:r>
        <w:proofErr w:type="spellStart"/>
        <w:r w:rsidRPr="005E125D">
          <w:rPr>
            <w:rFonts w:ascii="Calibri" w:hAnsi="Calibri" w:eastAsia="Times New Roman" w:cs="Calibri"/>
            <w:lang w:eastAsia="es-CO"/>
            <w:rPrChange w:author="LauraPGM" w:date="2025-10-06T22:34:00Z" w:id="1430">
              <w:rPr>
                <w:lang w:eastAsia="es-CO"/>
              </w:rPr>
            </w:rPrChange>
          </w:rPr>
          <w:t>IDEs</w:t>
        </w:r>
        <w:proofErr w:type="spellEnd"/>
        <w:r w:rsidRPr="005E125D">
          <w:rPr>
            <w:rFonts w:ascii="Calibri" w:hAnsi="Calibri" w:eastAsia="Times New Roman" w:cs="Calibri"/>
            <w:lang w:eastAsia="es-CO"/>
            <w:rPrChange w:author="LauraPGM" w:date="2025-10-06T22:34:00Z" w:id="1431">
              <w:rPr>
                <w:lang w:eastAsia="es-CO"/>
              </w:rPr>
            </w:rPrChange>
          </w:rPr>
          <w:t>, variables de impacto (como temperatura, volumen de producción o factor de carga) y progreso de los planes de acción.</w:t>
        </w:r>
      </w:ins>
    </w:p>
    <w:p w:rsidRPr="005E125D" w:rsidR="005E125D" w:rsidRDefault="005E125D" w14:paraId="12820A53" w14:textId="5B8EBAEE">
      <w:pPr>
        <w:pStyle w:val="Prrafodelista"/>
        <w:numPr>
          <w:ilvl w:val="0"/>
          <w:numId w:val="194"/>
        </w:numPr>
        <w:spacing w:before="100" w:beforeAutospacing="1" w:after="100" w:afterAutospacing="1" w:line="360" w:lineRule="auto"/>
        <w:outlineLvl w:val="1"/>
        <w:rPr>
          <w:ins w:author="LauraPGM" w:date="2025-10-06T22:31:00Z" w:id="1432"/>
          <w:rFonts w:ascii="Calibri" w:hAnsi="Calibri" w:eastAsia="Times New Roman" w:cs="Calibri"/>
          <w:lang w:eastAsia="es-CO"/>
          <w:rPrChange w:author="LauraPGM" w:date="2025-10-06T22:34:00Z" w:id="1433">
            <w:rPr>
              <w:ins w:author="LauraPGM" w:date="2025-10-06T22:31:00Z" w:id="1434"/>
              <w:lang w:eastAsia="es-CO"/>
            </w:rPr>
          </w:rPrChange>
        </w:rPr>
        <w:pPrChange w:author="LauraPGM" w:date="2025-10-06T22:34:00Z" w:id="1435">
          <w:pPr>
            <w:spacing w:before="100" w:beforeAutospacing="1" w:after="100" w:afterAutospacing="1" w:line="360" w:lineRule="auto"/>
            <w:outlineLvl w:val="1"/>
          </w:pPr>
        </w:pPrChange>
      </w:pPr>
      <w:ins w:author="LauraPGM" w:date="2025-10-06T22:31:00Z" w:id="1436">
        <w:r w:rsidRPr="005E125D">
          <w:rPr>
            <w:rFonts w:ascii="Calibri" w:hAnsi="Calibri" w:eastAsia="Times New Roman" w:cs="Calibri"/>
            <w:lang w:eastAsia="es-CO"/>
            <w:rPrChange w:author="LauraPGM" w:date="2025-10-06T22:34:00Z" w:id="1437">
              <w:rPr>
                <w:lang w:eastAsia="es-CO"/>
              </w:rPr>
            </w:rPrChange>
          </w:rPr>
          <w:t>El análisis de datos debe permitir detectar desviaciones con respecto a la LBE y determinar sus causas raíz (tecnológicas, operativas o de mantenimiento).</w:t>
        </w:r>
      </w:ins>
    </w:p>
    <w:p w:rsidRPr="005E125D" w:rsidR="005E125D" w:rsidRDefault="005E125D" w14:paraId="2E1141DE" w14:textId="5E571A36">
      <w:pPr>
        <w:pStyle w:val="Prrafodelista"/>
        <w:numPr>
          <w:ilvl w:val="0"/>
          <w:numId w:val="194"/>
        </w:numPr>
        <w:spacing w:before="100" w:beforeAutospacing="1" w:after="100" w:afterAutospacing="1" w:line="360" w:lineRule="auto"/>
        <w:outlineLvl w:val="1"/>
        <w:rPr>
          <w:ins w:author="LauraPGM" w:date="2025-10-06T22:31:00Z" w:id="1438"/>
          <w:rFonts w:ascii="Calibri" w:hAnsi="Calibri" w:eastAsia="Times New Roman" w:cs="Calibri"/>
          <w:lang w:eastAsia="es-CO"/>
          <w:rPrChange w:author="LauraPGM" w:date="2025-10-06T22:34:00Z" w:id="1439">
            <w:rPr>
              <w:ins w:author="LauraPGM" w:date="2025-10-06T22:31:00Z" w:id="1440"/>
              <w:lang w:eastAsia="es-CO"/>
            </w:rPr>
          </w:rPrChange>
        </w:rPr>
        <w:pPrChange w:author="LauraPGM" w:date="2025-10-06T22:34:00Z" w:id="1441">
          <w:pPr>
            <w:spacing w:before="100" w:beforeAutospacing="1" w:after="100" w:afterAutospacing="1" w:line="360" w:lineRule="auto"/>
            <w:outlineLvl w:val="1"/>
          </w:pPr>
        </w:pPrChange>
      </w:pPr>
      <w:ins w:author="LauraPGM" w:date="2025-10-06T22:31:00Z" w:id="1442">
        <w:r w:rsidRPr="005E125D">
          <w:rPr>
            <w:rFonts w:ascii="Calibri" w:hAnsi="Calibri" w:eastAsia="Times New Roman" w:cs="Calibri"/>
            <w:lang w:eastAsia="es-CO"/>
            <w:rPrChange w:author="LauraPGM" w:date="2025-10-06T22:34:00Z" w:id="1443">
              <w:rPr>
                <w:lang w:eastAsia="es-CO"/>
              </w:rPr>
            </w:rPrChange>
          </w:rPr>
          <w:t>La información obtenida es esencial para la toma de decisiones correctivas o preventivas, y para la validación de la eficacia de las medidas implementadas.</w:t>
        </w:r>
      </w:ins>
    </w:p>
    <w:p w:rsidRPr="005E125D" w:rsidR="005E125D" w:rsidP="005E125D" w:rsidRDefault="005E125D" w14:paraId="7F0BC41E" w14:textId="0F139D6C">
      <w:pPr>
        <w:spacing w:before="100" w:beforeAutospacing="1" w:after="100" w:afterAutospacing="1" w:line="360" w:lineRule="auto"/>
        <w:ind w:left="360"/>
        <w:outlineLvl w:val="1"/>
        <w:rPr>
          <w:ins w:author="LauraPGM" w:date="2025-10-06T22:31:00Z" w:id="1444"/>
          <w:rFonts w:ascii="Calibri" w:hAnsi="Calibri" w:eastAsia="Times New Roman" w:cs="Calibri"/>
          <w:lang w:eastAsia="es-CO"/>
        </w:rPr>
      </w:pPr>
      <w:ins w:author="LauraPGM" w:date="2025-10-06T22:31:00Z" w:id="1445">
        <w:r w:rsidRPr="005E125D">
          <w:rPr>
            <w:rFonts w:ascii="Calibri" w:hAnsi="Calibri" w:eastAsia="Times New Roman" w:cs="Calibri"/>
            <w:b/>
            <w:lang w:eastAsia="es-CO"/>
            <w:rPrChange w:author="LauraPGM" w:date="2025-10-06T22:34:00Z" w:id="1446">
              <w:rPr>
                <w:rFonts w:ascii="Calibri" w:hAnsi="Calibri" w:eastAsia="Times New Roman" w:cs="Calibri"/>
                <w:lang w:eastAsia="es-CO"/>
              </w:rPr>
            </w:rPrChange>
          </w:rPr>
          <w:t xml:space="preserve">c) Establecimiento y revisión de </w:t>
        </w:r>
        <w:proofErr w:type="spellStart"/>
        <w:r w:rsidRPr="005E125D">
          <w:rPr>
            <w:rFonts w:ascii="Calibri" w:hAnsi="Calibri" w:eastAsia="Times New Roman" w:cs="Calibri"/>
            <w:b/>
            <w:lang w:eastAsia="es-CO"/>
            <w:rPrChange w:author="LauraPGM" w:date="2025-10-06T22:34:00Z" w:id="1447">
              <w:rPr>
                <w:rFonts w:ascii="Calibri" w:hAnsi="Calibri" w:eastAsia="Times New Roman" w:cs="Calibri"/>
                <w:lang w:eastAsia="es-CO"/>
              </w:rPr>
            </w:rPrChange>
          </w:rPr>
          <w:t>IDEs</w:t>
        </w:r>
        <w:proofErr w:type="spellEnd"/>
        <w:r w:rsidRPr="005E125D">
          <w:rPr>
            <w:rFonts w:ascii="Calibri" w:hAnsi="Calibri" w:eastAsia="Times New Roman" w:cs="Calibri"/>
            <w:b/>
            <w:lang w:eastAsia="es-CO"/>
            <w:rPrChange w:author="LauraPGM" w:date="2025-10-06T22:34:00Z" w:id="1448">
              <w:rPr>
                <w:rFonts w:ascii="Calibri" w:hAnsi="Calibri" w:eastAsia="Times New Roman" w:cs="Calibri"/>
                <w:lang w:eastAsia="es-CO"/>
              </w:rPr>
            </w:rPrChange>
          </w:rPr>
          <w:t xml:space="preserve"> y LBE</w:t>
        </w:r>
      </w:ins>
      <w:ins w:author="LauraPGM" w:date="2025-10-06T22:34:00Z" w:id="1449">
        <w:r w:rsidRPr="005E125D">
          <w:rPr>
            <w:rFonts w:ascii="Calibri" w:hAnsi="Calibri" w:eastAsia="Times New Roman" w:cs="Calibri"/>
            <w:b/>
            <w:lang w:eastAsia="es-CO"/>
            <w:rPrChange w:author="LauraPGM" w:date="2025-10-06T22:34:00Z" w:id="1450">
              <w:rPr>
                <w:rFonts w:ascii="Calibri" w:hAnsi="Calibri" w:eastAsia="Times New Roman" w:cs="Calibri"/>
                <w:lang w:eastAsia="es-CO"/>
              </w:rPr>
            </w:rPrChange>
          </w:rPr>
          <w:t>:</w:t>
        </w:r>
        <w:r>
          <w:rPr>
            <w:rFonts w:ascii="Calibri" w:hAnsi="Calibri" w:eastAsia="Times New Roman" w:cs="Calibri"/>
            <w:lang w:eastAsia="es-CO"/>
          </w:rPr>
          <w:t xml:space="preserve"> </w:t>
        </w:r>
      </w:ins>
      <w:ins w:author="LauraPGM" w:date="2025-10-06T22:31:00Z" w:id="1451">
        <w:r>
          <w:rPr>
            <w:rFonts w:ascii="Calibri" w:hAnsi="Calibri" w:eastAsia="Times New Roman" w:cs="Calibri"/>
            <w:lang w:eastAsia="es-CO"/>
          </w:rPr>
          <w:t>c</w:t>
        </w:r>
        <w:r w:rsidRPr="005E125D">
          <w:rPr>
            <w:rFonts w:ascii="Calibri" w:hAnsi="Calibri" w:eastAsia="Times New Roman" w:cs="Calibri"/>
            <w:lang w:eastAsia="es-CO"/>
          </w:rPr>
          <w:t>láusula 6.4 (</w:t>
        </w:r>
        <w:proofErr w:type="spellStart"/>
        <w:r w:rsidRPr="005E125D">
          <w:rPr>
            <w:rFonts w:ascii="Calibri" w:hAnsi="Calibri" w:eastAsia="Times New Roman" w:cs="Calibri"/>
            <w:lang w:eastAsia="es-CO"/>
          </w:rPr>
          <w:t>IDEs</w:t>
        </w:r>
        <w:proofErr w:type="spellEnd"/>
        <w:r w:rsidRPr="005E125D">
          <w:rPr>
            <w:rFonts w:ascii="Calibri" w:hAnsi="Calibri" w:eastAsia="Times New Roman" w:cs="Calibri"/>
            <w:lang w:eastAsia="es-CO"/>
          </w:rPr>
          <w:t>): establece que la organización debe seleccionar indicadores representativos y medibles, acordes con sus actividades, procesos y metas energéticas. Estos deben ser consistentes en el tiempo para permitir comparaciones válidas y deben revisarse periódicamente para garantizar su relevancia.</w:t>
        </w:r>
      </w:ins>
    </w:p>
    <w:p w:rsidRPr="005E125D" w:rsidR="005E125D" w:rsidP="005E125D" w:rsidRDefault="005E125D" w14:paraId="3353D3EC" w14:textId="53F1A60C">
      <w:pPr>
        <w:spacing w:before="100" w:beforeAutospacing="1" w:after="100" w:afterAutospacing="1" w:line="360" w:lineRule="auto"/>
        <w:ind w:left="360"/>
        <w:outlineLvl w:val="1"/>
        <w:rPr>
          <w:ins w:author="LauraPGM" w:date="2025-10-06T22:31:00Z" w:id="1452"/>
          <w:rFonts w:ascii="Calibri" w:hAnsi="Calibri" w:eastAsia="Times New Roman" w:cs="Calibri"/>
          <w:lang w:eastAsia="es-CO"/>
        </w:rPr>
      </w:pPr>
      <w:ins w:author="LauraPGM" w:date="2025-10-06T22:31:00Z" w:id="1453">
        <w:r w:rsidRPr="005E125D">
          <w:rPr>
            <w:rFonts w:ascii="Calibri" w:hAnsi="Calibri" w:eastAsia="Times New Roman" w:cs="Calibri"/>
            <w:lang w:eastAsia="es-CO"/>
          </w:rPr>
          <w:t>Cláusula 6.5 (LBE): exige la definición de una línea base energética, que sirva como punto de referencia cuantitativo del desempeño. La LBE puede ajustarse cuando se presenten cambios significativos en las variables de impacto, como variaciones de producción, condiciones climáticas o actualizaciones tecnológicas.</w:t>
        </w:r>
      </w:ins>
    </w:p>
    <w:p w:rsidRPr="005E125D" w:rsidR="005E125D" w:rsidP="005E125D" w:rsidRDefault="005E125D" w14:paraId="3BE7DE70" w14:textId="5C93FD9E">
      <w:pPr>
        <w:spacing w:before="100" w:beforeAutospacing="1" w:after="100" w:afterAutospacing="1" w:line="360" w:lineRule="auto"/>
        <w:ind w:left="360"/>
        <w:outlineLvl w:val="1"/>
        <w:rPr>
          <w:ins w:author="LauraPGM" w:date="2025-10-06T22:31:00Z" w:id="1454"/>
          <w:rFonts w:ascii="Calibri" w:hAnsi="Calibri" w:eastAsia="Times New Roman" w:cs="Calibri"/>
          <w:lang w:eastAsia="es-CO"/>
        </w:rPr>
      </w:pPr>
      <w:ins w:author="LauraPGM" w:date="2025-10-06T22:31:00Z" w:id="1455">
        <w:r w:rsidRPr="005E125D">
          <w:rPr>
            <w:rFonts w:ascii="Calibri" w:hAnsi="Calibri" w:eastAsia="Times New Roman" w:cs="Calibri"/>
            <w:lang w:eastAsia="es-CO"/>
          </w:rPr>
          <w:t>Relación IDE – LBE: la comparación entre los indicadores actuales y la línea base constituye la evidencia objetiva de la mejora continua. Este vínculo permite evaluar la eficacia de las acciones implementadas y justificar inversiones en eficiencia energética.</w:t>
        </w:r>
      </w:ins>
    </w:p>
    <w:p w:rsidRPr="005E125D" w:rsidR="005E125D" w:rsidP="005E125D" w:rsidRDefault="005E125D" w14:paraId="227817CF" w14:textId="2EBF6A8D">
      <w:pPr>
        <w:spacing w:before="100" w:beforeAutospacing="1" w:after="100" w:afterAutospacing="1" w:line="360" w:lineRule="auto"/>
        <w:ind w:left="360"/>
        <w:outlineLvl w:val="1"/>
        <w:rPr>
          <w:ins w:author="LauraPGM" w:date="2025-10-06T22:31:00Z" w:id="1456"/>
          <w:rFonts w:ascii="Calibri" w:hAnsi="Calibri" w:eastAsia="Times New Roman" w:cs="Calibri"/>
          <w:lang w:eastAsia="es-CO"/>
        </w:rPr>
      </w:pPr>
      <w:ins w:author="LauraPGM" w:date="2025-10-06T22:31:00Z" w:id="1457">
        <w:r w:rsidRPr="005E125D">
          <w:rPr>
            <w:rFonts w:ascii="Calibri" w:hAnsi="Calibri" w:eastAsia="Times New Roman" w:cs="Calibri"/>
            <w:b/>
            <w:lang w:eastAsia="es-CO"/>
            <w:rPrChange w:author="LauraPGM" w:date="2025-10-06T22:35:00Z" w:id="1458">
              <w:rPr>
                <w:rFonts w:ascii="Calibri" w:hAnsi="Calibri" w:eastAsia="Times New Roman" w:cs="Calibri"/>
                <w:lang w:eastAsia="es-CO"/>
              </w:rPr>
            </w:rPrChange>
          </w:rPr>
          <w:t>d) Comunicación del desempeño energético</w:t>
        </w:r>
      </w:ins>
      <w:ins w:author="LauraPGM" w:date="2025-10-06T22:35:00Z" w:id="1459">
        <w:r w:rsidRPr="005E125D">
          <w:rPr>
            <w:rFonts w:ascii="Calibri" w:hAnsi="Calibri" w:eastAsia="Times New Roman" w:cs="Calibri"/>
            <w:b/>
            <w:lang w:eastAsia="es-CO"/>
            <w:rPrChange w:author="LauraPGM" w:date="2025-10-06T22:35:00Z" w:id="1460">
              <w:rPr>
                <w:rFonts w:ascii="Calibri" w:hAnsi="Calibri" w:eastAsia="Times New Roman" w:cs="Calibri"/>
                <w:lang w:eastAsia="es-CO"/>
              </w:rPr>
            </w:rPrChange>
          </w:rPr>
          <w:t>:</w:t>
        </w:r>
        <w:r>
          <w:rPr>
            <w:rFonts w:ascii="Calibri" w:hAnsi="Calibri" w:eastAsia="Times New Roman" w:cs="Calibri"/>
            <w:lang w:eastAsia="es-CO"/>
          </w:rPr>
          <w:t xml:space="preserve"> </w:t>
        </w:r>
      </w:ins>
      <w:ins w:author="LauraPGM" w:date="2025-10-06T22:31:00Z" w:id="1461">
        <w:r>
          <w:rPr>
            <w:rFonts w:ascii="Calibri" w:hAnsi="Calibri" w:eastAsia="Times New Roman" w:cs="Calibri"/>
            <w:lang w:eastAsia="es-CO"/>
          </w:rPr>
          <w:t>c</w:t>
        </w:r>
        <w:r w:rsidRPr="005E125D">
          <w:rPr>
            <w:rFonts w:ascii="Calibri" w:hAnsi="Calibri" w:eastAsia="Times New Roman" w:cs="Calibri"/>
            <w:lang w:eastAsia="es-CO"/>
          </w:rPr>
          <w:t>láusula 7.4: dispone que la comunicación del desempeño energético debe realizarse de manera estructurada, verificable y adaptada a cada público objetivo.</w:t>
        </w:r>
      </w:ins>
    </w:p>
    <w:p w:rsidRPr="005E125D" w:rsidR="005E125D" w:rsidRDefault="005E125D" w14:paraId="5D5DBA53" w14:textId="58D01CC4">
      <w:pPr>
        <w:pStyle w:val="Prrafodelista"/>
        <w:numPr>
          <w:ilvl w:val="0"/>
          <w:numId w:val="195"/>
        </w:numPr>
        <w:spacing w:before="100" w:beforeAutospacing="1" w:after="100" w:afterAutospacing="1" w:line="360" w:lineRule="auto"/>
        <w:outlineLvl w:val="1"/>
        <w:rPr>
          <w:ins w:author="LauraPGM" w:date="2025-10-06T22:31:00Z" w:id="1462"/>
          <w:rFonts w:ascii="Calibri" w:hAnsi="Calibri" w:eastAsia="Times New Roman" w:cs="Calibri"/>
          <w:lang w:eastAsia="es-CO"/>
          <w:rPrChange w:author="LauraPGM" w:date="2025-10-06T22:35:00Z" w:id="1463">
            <w:rPr>
              <w:ins w:author="LauraPGM" w:date="2025-10-06T22:31:00Z" w:id="1464"/>
              <w:lang w:eastAsia="es-CO"/>
            </w:rPr>
          </w:rPrChange>
        </w:rPr>
        <w:pPrChange w:author="LauraPGM" w:date="2025-10-06T22:35:00Z" w:id="1465">
          <w:pPr>
            <w:spacing w:before="100" w:beforeAutospacing="1" w:after="100" w:afterAutospacing="1" w:line="360" w:lineRule="auto"/>
            <w:outlineLvl w:val="1"/>
          </w:pPr>
        </w:pPrChange>
      </w:pPr>
      <w:ins w:author="LauraPGM" w:date="2025-10-06T22:31:00Z" w:id="1466">
        <w:r w:rsidRPr="005E125D">
          <w:rPr>
            <w:rFonts w:ascii="Calibri" w:hAnsi="Calibri" w:eastAsia="Times New Roman" w:cs="Calibri"/>
            <w:lang w:eastAsia="es-CO"/>
            <w:rPrChange w:author="LauraPGM" w:date="2025-10-06T22:35:00Z" w:id="1467">
              <w:rPr>
                <w:lang w:eastAsia="es-CO"/>
              </w:rPr>
            </w:rPrChange>
          </w:rPr>
          <w:t xml:space="preserve">Internamente, se deben comunicar los resultados de los </w:t>
        </w:r>
        <w:proofErr w:type="spellStart"/>
        <w:r w:rsidRPr="005E125D">
          <w:rPr>
            <w:rFonts w:ascii="Calibri" w:hAnsi="Calibri" w:eastAsia="Times New Roman" w:cs="Calibri"/>
            <w:lang w:eastAsia="es-CO"/>
            <w:rPrChange w:author="LauraPGM" w:date="2025-10-06T22:35:00Z" w:id="1468">
              <w:rPr>
                <w:lang w:eastAsia="es-CO"/>
              </w:rPr>
            </w:rPrChange>
          </w:rPr>
          <w:t>IDEs</w:t>
        </w:r>
        <w:proofErr w:type="spellEnd"/>
        <w:r w:rsidRPr="005E125D">
          <w:rPr>
            <w:rFonts w:ascii="Calibri" w:hAnsi="Calibri" w:eastAsia="Times New Roman" w:cs="Calibri"/>
            <w:lang w:eastAsia="es-CO"/>
            <w:rPrChange w:author="LauraPGM" w:date="2025-10-06T22:35:00Z" w:id="1469">
              <w:rPr>
                <w:lang w:eastAsia="es-CO"/>
              </w:rPr>
            </w:rPrChange>
          </w:rPr>
          <w:t>, el avance de los planes de acción y las oportunidades de mejora a todos los niveles de la organización.</w:t>
        </w:r>
      </w:ins>
    </w:p>
    <w:p w:rsidR="005E125D" w:rsidRDefault="005E125D" w14:paraId="0B141CE0" w14:textId="77777777">
      <w:pPr>
        <w:pStyle w:val="Prrafodelista"/>
        <w:numPr>
          <w:ilvl w:val="0"/>
          <w:numId w:val="195"/>
        </w:numPr>
        <w:spacing w:before="100" w:beforeAutospacing="1" w:after="100" w:afterAutospacing="1" w:line="360" w:lineRule="auto"/>
        <w:outlineLvl w:val="1"/>
        <w:rPr>
          <w:ins w:author="LauraPGM" w:date="2025-10-06T22:36:00Z" w:id="1470"/>
          <w:rFonts w:ascii="Calibri" w:hAnsi="Calibri" w:eastAsia="Times New Roman" w:cs="Calibri"/>
          <w:lang w:eastAsia="es-CO"/>
        </w:rPr>
        <w:pPrChange w:author="LauraPGM" w:date="2025-10-06T22:35:00Z" w:id="1471">
          <w:pPr>
            <w:spacing w:before="100" w:beforeAutospacing="1" w:after="100" w:afterAutospacing="1" w:line="360" w:lineRule="auto"/>
            <w:outlineLvl w:val="1"/>
          </w:pPr>
        </w:pPrChange>
      </w:pPr>
      <w:ins w:author="LauraPGM" w:date="2025-10-06T22:31:00Z" w:id="1472">
        <w:r w:rsidRPr="005E125D">
          <w:rPr>
            <w:rFonts w:ascii="Calibri" w:hAnsi="Calibri" w:eastAsia="Times New Roman" w:cs="Calibri"/>
            <w:lang w:eastAsia="es-CO"/>
            <w:rPrChange w:author="LauraPGM" w:date="2025-10-06T22:35:00Z" w:id="1473">
              <w:rPr>
                <w:lang w:eastAsia="es-CO"/>
              </w:rPr>
            </w:rPrChange>
          </w:rPr>
          <w:t>Externamente, la comunicación puede orientarse a entidades regulatorias, clientes, inversionistas o comunidades, demostrando compromiso con la sostenibilidad y cumplimiento normativo.</w:t>
        </w:r>
      </w:ins>
    </w:p>
    <w:p w:rsidRPr="005E125D" w:rsidR="005E125D" w:rsidRDefault="005E125D" w14:paraId="6C5DF754" w14:textId="1DA47CEB">
      <w:pPr>
        <w:pStyle w:val="Prrafodelista"/>
        <w:numPr>
          <w:ilvl w:val="0"/>
          <w:numId w:val="195"/>
        </w:numPr>
        <w:spacing w:before="100" w:beforeAutospacing="1" w:after="100" w:afterAutospacing="1" w:line="360" w:lineRule="auto"/>
        <w:outlineLvl w:val="1"/>
        <w:rPr>
          <w:ins w:author="LauraPGM" w:date="2025-10-06T22:31:00Z" w:id="1474"/>
          <w:rFonts w:ascii="Calibri" w:hAnsi="Calibri" w:eastAsia="Times New Roman" w:cs="Calibri"/>
          <w:lang w:eastAsia="es-CO"/>
          <w:rPrChange w:author="LauraPGM" w:date="2025-10-06T22:35:00Z" w:id="1475">
            <w:rPr>
              <w:ins w:author="LauraPGM" w:date="2025-10-06T22:31:00Z" w:id="1476"/>
              <w:lang w:eastAsia="es-CO"/>
            </w:rPr>
          </w:rPrChange>
        </w:rPr>
        <w:pPrChange w:author="LauraPGM" w:date="2025-10-06T22:35:00Z" w:id="1477">
          <w:pPr>
            <w:spacing w:before="100" w:beforeAutospacing="1" w:after="100" w:afterAutospacing="1" w:line="360" w:lineRule="auto"/>
            <w:outlineLvl w:val="1"/>
          </w:pPr>
        </w:pPrChange>
      </w:pPr>
      <w:ins w:author="LauraPGM" w:date="2025-10-06T22:31:00Z" w:id="1478">
        <w:r w:rsidRPr="005E125D">
          <w:rPr>
            <w:rFonts w:ascii="Calibri" w:hAnsi="Calibri" w:eastAsia="Times New Roman" w:cs="Calibri"/>
            <w:lang w:eastAsia="es-CO"/>
            <w:rPrChange w:author="LauraPGM" w:date="2025-10-06T22:35:00Z" w:id="1479">
              <w:rPr>
                <w:lang w:eastAsia="es-CO"/>
              </w:rPr>
            </w:rPrChange>
          </w:rPr>
          <w:t>Los canales pueden incluir informes técnicos, tableros de control, boletines informativos o reportes de sostenibilidad corporativa, garantizando la transparencia y trazabilidad de la información energética.</w:t>
        </w:r>
      </w:ins>
    </w:p>
    <w:p w:rsidRPr="005E125D" w:rsidR="005E125D" w:rsidP="005E125D" w:rsidRDefault="005E125D" w14:paraId="6BE642BB" w14:textId="77777777">
      <w:pPr>
        <w:spacing w:before="100" w:beforeAutospacing="1" w:after="100" w:afterAutospacing="1" w:line="360" w:lineRule="auto"/>
        <w:ind w:left="360"/>
        <w:outlineLvl w:val="1"/>
        <w:rPr>
          <w:ins w:author="LauraPGM" w:date="2025-10-06T22:31:00Z" w:id="1480"/>
          <w:rFonts w:ascii="Calibri" w:hAnsi="Calibri" w:eastAsia="Times New Roman" w:cs="Calibri"/>
          <w:lang w:eastAsia="es-CO"/>
        </w:rPr>
      </w:pPr>
    </w:p>
    <w:p w:rsidRPr="00507103" w:rsidR="00E35A55" w:rsidDel="00507103" w:rsidRDefault="005E125D" w14:paraId="1EC76A22" w14:textId="518CA896">
      <w:pPr>
        <w:spacing w:line="360" w:lineRule="auto"/>
        <w:rPr>
          <w:del w:author="LauraPGM" w:date="2025-10-01T14:53:00Z" w:id="1481"/>
          <w:rFonts w:ascii="Calibri" w:hAnsi="Calibri" w:eastAsia="Times New Roman" w:cs="Calibri"/>
          <w:b/>
          <w:bCs/>
          <w:lang w:eastAsia="es-CO"/>
          <w:rPrChange w:author="LauraPGM" w:date="2025-10-01T14:56:00Z" w:id="1482">
            <w:rPr>
              <w:del w:author="LauraPGM" w:date="2025-10-01T14:53:00Z" w:id="1483"/>
              <w:b/>
              <w:bCs/>
              <w:lang w:eastAsia="es-CO"/>
            </w:rPr>
          </w:rPrChange>
        </w:rPr>
        <w:pPrChange w:author="LauraPGM" w:date="2025-10-01T14:56:00Z" w:id="1484">
          <w:pPr>
            <w:spacing w:before="100" w:beforeAutospacing="1" w:after="100" w:afterAutospacing="1" w:line="240" w:lineRule="auto"/>
            <w:outlineLvl w:val="2"/>
          </w:pPr>
        </w:pPrChange>
      </w:pPr>
      <w:ins w:author="LauraPGM" w:date="2025-10-06T22:36:00Z" w:id="1485">
        <w:r>
          <w:rPr>
            <w:rFonts w:ascii="Calibri" w:hAnsi="Calibri" w:eastAsia="Times New Roman" w:cs="Calibri"/>
            <w:lang w:eastAsia="es-CO"/>
          </w:rPr>
          <w:t>L</w:t>
        </w:r>
      </w:ins>
      <w:ins w:author="LauraPGM" w:date="2025-10-06T22:31:00Z" w:id="1486">
        <w:r w:rsidRPr="005E125D">
          <w:rPr>
            <w:rFonts w:ascii="Calibri" w:hAnsi="Calibri" w:eastAsia="Times New Roman" w:cs="Calibri"/>
            <w:lang w:eastAsia="es-CO"/>
          </w:rPr>
          <w:t xml:space="preserve">a ISO 50001:2018 promueve una gestión energética estructurada que integra planificación, control, verificación y comunicación del desempeño energético. La aplicación coherente de sus principios permite a las organizaciones mejorar la eficiencia, reducir costos, disminuir emisiones de </w:t>
        </w:r>
        <w:proofErr w:type="spellStart"/>
        <w:r w:rsidRPr="005E125D">
          <w:rPr>
            <w:rFonts w:ascii="Calibri" w:hAnsi="Calibri" w:eastAsia="Times New Roman" w:cs="Calibri"/>
            <w:lang w:eastAsia="es-CO"/>
          </w:rPr>
          <w:t>CO₂eq</w:t>
        </w:r>
        <w:proofErr w:type="spellEnd"/>
        <w:r w:rsidRPr="005E125D">
          <w:rPr>
            <w:rFonts w:ascii="Calibri" w:hAnsi="Calibri" w:eastAsia="Times New Roman" w:cs="Calibri"/>
            <w:lang w:eastAsia="es-CO"/>
          </w:rPr>
          <w:t xml:space="preserve"> y consolidar una cultura de mejora continua alineada con los objetivos globales de sostenibilidad y transición energética.</w:t>
        </w:r>
      </w:ins>
      <w:del w:author="LauraPGM" w:date="2025-10-01T14:56:00Z" w:id="1487">
        <w:r w:rsidRPr="00507103" w:rsidDel="00507103" w:rsidR="00E35A55">
          <w:rPr>
            <w:rFonts w:ascii="Calibri" w:hAnsi="Calibri" w:eastAsia="Times New Roman" w:cs="Calibri"/>
            <w:lang w:eastAsia="es-CO"/>
            <w:rPrChange w:author="LauraPGM" w:date="2025-10-01T14:56:00Z" w:id="1488">
              <w:rPr>
                <w:lang w:eastAsia="es-CO"/>
              </w:rPr>
            </w:rPrChange>
          </w:rPr>
          <w:delText xml:space="preserve">La gestión energética no es solo una práctica recomendable, sino también un requisito estratégico y de cumplimiento. La norma </w:delText>
        </w:r>
        <w:r w:rsidRPr="00507103" w:rsidDel="00507103" w:rsidR="00E35A55">
          <w:rPr>
            <w:rFonts w:ascii="Calibri" w:hAnsi="Calibri" w:eastAsia="Times New Roman" w:cs="Calibri"/>
            <w:bCs/>
            <w:lang w:eastAsia="es-CO"/>
            <w:rPrChange w:author="LauraPGM" w:date="2025-10-01T14:56:00Z" w:id="1489">
              <w:rPr>
                <w:rFonts w:ascii="Calibri" w:hAnsi="Calibri" w:eastAsia="Times New Roman" w:cs="Calibri"/>
                <w:b/>
                <w:bCs/>
                <w:lang w:eastAsia="es-CO"/>
              </w:rPr>
            </w:rPrChange>
          </w:rPr>
          <w:delText>ISO 50001:2018</w:delText>
        </w:r>
        <w:r w:rsidRPr="00507103" w:rsidDel="00507103" w:rsidR="00E35A55">
          <w:rPr>
            <w:rFonts w:ascii="Calibri" w:hAnsi="Calibri" w:eastAsia="Times New Roman" w:cs="Calibri"/>
            <w:lang w:eastAsia="es-CO"/>
            <w:rPrChange w:author="LauraPGM" w:date="2025-10-01T14:56:00Z" w:id="1490">
              <w:rPr>
                <w:lang w:eastAsia="es-CO"/>
              </w:rPr>
            </w:rPrChange>
          </w:rPr>
          <w:delText xml:space="preserve"> establece un marco reconocido para implementar y mejorar un Sistema de Gestión de la Energía (SGEn). Este tema explica cómo la norma exige el uso de IDEs y de la LBE como elementos esenciales para demostrar la mejora continua.</w:delText>
        </w:r>
      </w:del>
    </w:p>
    <w:p w:rsidRPr="00507103" w:rsidR="00E35A55" w:rsidDel="00507103" w:rsidRDefault="00E35A55" w14:paraId="633F61E8" w14:textId="26D30972">
      <w:pPr>
        <w:spacing w:line="360" w:lineRule="auto"/>
        <w:rPr>
          <w:del w:author="LauraPGM" w:date="2025-10-01T14:53:00Z" w:id="1491"/>
          <w:bCs/>
          <w:lang w:eastAsia="es-CO"/>
        </w:rPr>
        <w:pPrChange w:author="LauraPGM" w:date="2025-10-01T14:56:00Z" w:id="1492">
          <w:pPr>
            <w:spacing w:before="100" w:beforeAutospacing="1" w:after="100" w:afterAutospacing="1" w:line="240" w:lineRule="auto"/>
            <w:outlineLvl w:val="2"/>
          </w:pPr>
        </w:pPrChange>
      </w:pPr>
      <w:del w:author="LauraPGM" w:date="2025-10-01T14:53:00Z" w:id="1493">
        <w:r w:rsidRPr="00507103" w:rsidDel="00507103">
          <w:rPr>
            <w:bCs/>
            <w:lang w:eastAsia="es-CO"/>
          </w:rPr>
          <w:delText xml:space="preserve">5.1. </w:delText>
        </w:r>
      </w:del>
      <w:del w:author="LauraPGM" w:date="2025-10-01T14:55:00Z" w:id="1494">
        <w:r w:rsidRPr="00507103" w:rsidDel="00507103">
          <w:rPr>
            <w:bCs/>
            <w:lang w:eastAsia="es-CO"/>
          </w:rPr>
          <w:delText>R</w:delText>
        </w:r>
      </w:del>
      <w:del w:author="LauraPGM" w:date="2025-10-01T14:56:00Z" w:id="1495">
        <w:r w:rsidRPr="00507103" w:rsidDel="00507103">
          <w:rPr>
            <w:bCs/>
            <w:lang w:eastAsia="es-CO"/>
          </w:rPr>
          <w:delText>equisitos aplicables según ISO 50001</w:delText>
        </w:r>
      </w:del>
    </w:p>
    <w:p w:rsidRPr="00507103" w:rsidR="00E35A55" w:rsidDel="005E125D" w:rsidRDefault="00E35A55" w14:paraId="119BED08" w14:textId="01BEDD39">
      <w:pPr>
        <w:pStyle w:val="Prrafodelista"/>
        <w:numPr>
          <w:ilvl w:val="0"/>
          <w:numId w:val="170"/>
        </w:numPr>
        <w:spacing w:before="100" w:beforeAutospacing="1" w:after="100" w:afterAutospacing="1" w:line="360" w:lineRule="auto"/>
        <w:rPr>
          <w:del w:author="LauraPGM" w:date="2025-10-06T22:31:00Z" w:id="1496"/>
          <w:rFonts w:ascii="Calibri" w:hAnsi="Calibri" w:eastAsia="Times New Roman" w:cs="Calibri"/>
          <w:b/>
          <w:bCs/>
          <w:lang w:eastAsia="es-CO"/>
          <w:rPrChange w:author="LauraPGM" w:date="2025-10-01T14:54:00Z" w:id="1497">
            <w:rPr>
              <w:del w:author="LauraPGM" w:date="2025-10-06T22:31:00Z" w:id="1498"/>
              <w:lang w:eastAsia="es-CO"/>
            </w:rPr>
          </w:rPrChange>
        </w:rPr>
        <w:pPrChange w:author="LauraPGM" w:date="2025-10-01T14:54:00Z" w:id="1499">
          <w:pPr>
            <w:spacing w:before="100" w:beforeAutospacing="1" w:after="100" w:afterAutospacing="1" w:line="240" w:lineRule="auto"/>
            <w:outlineLvl w:val="3"/>
          </w:pPr>
        </w:pPrChange>
      </w:pPr>
      <w:del w:author="LauraPGM" w:date="2025-10-01T14:53:00Z" w:id="1500">
        <w:r w:rsidRPr="00507103" w:rsidDel="00507103">
          <w:rPr>
            <w:rFonts w:ascii="Calibri" w:hAnsi="Calibri" w:eastAsia="Times New Roman" w:cs="Calibri"/>
            <w:b/>
            <w:bCs/>
            <w:lang w:eastAsia="es-CO"/>
            <w:rPrChange w:author="LauraPGM" w:date="2025-10-01T14:54:00Z" w:id="1501">
              <w:rPr>
                <w:lang w:eastAsia="es-CO"/>
              </w:rPr>
            </w:rPrChange>
          </w:rPr>
          <w:delText xml:space="preserve">5.1.1. </w:delText>
        </w:r>
      </w:del>
      <w:del w:author="LauraPGM" w:date="2025-10-06T22:31:00Z" w:id="1502">
        <w:r w:rsidRPr="00507103" w:rsidDel="005E125D">
          <w:rPr>
            <w:rFonts w:ascii="Calibri" w:hAnsi="Calibri" w:eastAsia="Times New Roman" w:cs="Calibri"/>
            <w:b/>
            <w:bCs/>
            <w:lang w:eastAsia="es-CO"/>
            <w:rPrChange w:author="LauraPGM" w:date="2025-10-01T14:54:00Z" w:id="1503">
              <w:rPr>
                <w:lang w:eastAsia="es-CO"/>
              </w:rPr>
            </w:rPrChange>
          </w:rPr>
          <w:delText xml:space="preserve">Planificación </w:delText>
        </w:r>
        <w:commentRangeStart w:id="1504"/>
        <w:r w:rsidRPr="00507103" w:rsidDel="005E125D">
          <w:rPr>
            <w:rFonts w:ascii="Calibri" w:hAnsi="Calibri" w:eastAsia="Times New Roman" w:cs="Calibri"/>
            <w:b/>
            <w:bCs/>
            <w:lang w:eastAsia="es-CO"/>
            <w:rPrChange w:author="LauraPGM" w:date="2025-10-01T14:54:00Z" w:id="1505">
              <w:rPr>
                <w:lang w:eastAsia="es-CO"/>
              </w:rPr>
            </w:rPrChange>
          </w:rPr>
          <w:delText>energética</w:delText>
        </w:r>
        <w:commentRangeEnd w:id="1504"/>
        <w:r w:rsidDel="005E125D" w:rsidR="008B4E77">
          <w:rPr>
            <w:rStyle w:val="Refdecomentario"/>
          </w:rPr>
          <w:commentReference w:id="1504"/>
        </w:r>
      </w:del>
    </w:p>
    <w:p w:rsidRPr="001D59AC" w:rsidR="00E35A55" w:rsidDel="005E125D" w:rsidRDefault="00E35A55" w14:paraId="25E10707" w14:textId="6E60EF19">
      <w:pPr>
        <w:numPr>
          <w:ilvl w:val="0"/>
          <w:numId w:val="171"/>
        </w:numPr>
        <w:spacing w:before="100" w:beforeAutospacing="1" w:after="100" w:afterAutospacing="1" w:line="360" w:lineRule="auto"/>
        <w:rPr>
          <w:del w:author="LauraPGM" w:date="2025-10-06T22:31:00Z" w:id="1506"/>
          <w:rFonts w:ascii="Calibri" w:hAnsi="Calibri" w:eastAsia="Times New Roman" w:cs="Calibri"/>
          <w:lang w:eastAsia="es-CO"/>
        </w:rPr>
        <w:pPrChange w:author="LauraPGM" w:date="2025-10-01T15:19:00Z" w:id="1507">
          <w:pPr>
            <w:numPr>
              <w:numId w:val="115"/>
            </w:numPr>
            <w:tabs>
              <w:tab w:val="num" w:pos="360"/>
              <w:tab w:val="num" w:pos="720"/>
            </w:tabs>
            <w:spacing w:before="100" w:beforeAutospacing="1" w:after="100" w:afterAutospacing="1" w:line="240" w:lineRule="auto"/>
            <w:ind w:left="720" w:hanging="720"/>
          </w:pPr>
        </w:pPrChange>
      </w:pPr>
      <w:del w:author="LauraPGM" w:date="2025-10-06T22:31:00Z" w:id="1508">
        <w:r w:rsidRPr="00B902FC" w:rsidDel="005E125D">
          <w:rPr>
            <w:rFonts w:ascii="Calibri" w:hAnsi="Calibri" w:eastAsia="Times New Roman" w:cs="Calibri"/>
            <w:b/>
            <w:bCs/>
            <w:lang w:eastAsia="es-CO"/>
          </w:rPr>
          <w:delText>Cláusulas 6.1 y 6.2:</w:delText>
        </w:r>
        <w:r w:rsidRPr="001D59AC" w:rsidDel="005E125D">
          <w:rPr>
            <w:rFonts w:ascii="Calibri" w:hAnsi="Calibri" w:eastAsia="Times New Roman" w:cs="Calibri"/>
            <w:lang w:eastAsia="es-CO"/>
          </w:rPr>
          <w:delText xml:space="preserve"> identificación de riesgos y oportunidades energéticas, definición de objetivos estratégicos y metas específicas (SMART), con planes de acción detallados.</w:delText>
        </w:r>
      </w:del>
    </w:p>
    <w:p w:rsidRPr="00B902FC" w:rsidR="00E35A55" w:rsidDel="00B902FC" w:rsidRDefault="00E35A55" w14:paraId="44D75715" w14:textId="3D011F29">
      <w:pPr>
        <w:numPr>
          <w:ilvl w:val="0"/>
          <w:numId w:val="171"/>
        </w:numPr>
        <w:spacing w:before="100" w:beforeAutospacing="1" w:after="100" w:afterAutospacing="1" w:line="360" w:lineRule="auto"/>
        <w:rPr>
          <w:del w:author="LauraPGM" w:date="2025-10-01T15:20:00Z" w:id="1509"/>
          <w:rFonts w:ascii="Calibri" w:hAnsi="Calibri" w:eastAsia="Times New Roman" w:cs="Calibri"/>
          <w:lang w:eastAsia="es-CO"/>
          <w:rPrChange w:author="LauraPGM" w:date="2025-10-01T15:20:00Z" w:id="1510">
            <w:rPr>
              <w:del w:author="LauraPGM" w:date="2025-10-01T15:20:00Z" w:id="1511"/>
              <w:rFonts w:ascii="Calibri" w:hAnsi="Calibri" w:eastAsia="Times New Roman" w:cs="Calibri"/>
              <w:b/>
              <w:bCs/>
              <w:lang w:eastAsia="es-CO"/>
            </w:rPr>
          </w:rPrChange>
        </w:rPr>
        <w:pPrChange w:author="LauraPGM" w:date="2025-10-01T15:20:00Z" w:id="1512">
          <w:pPr>
            <w:spacing w:before="100" w:beforeAutospacing="1" w:after="100" w:afterAutospacing="1" w:line="240" w:lineRule="auto"/>
            <w:outlineLvl w:val="3"/>
          </w:pPr>
        </w:pPrChange>
      </w:pPr>
      <w:del w:author="LauraPGM" w:date="2025-10-06T22:31:00Z" w:id="1513">
        <w:r w:rsidRPr="00B902FC" w:rsidDel="005E125D">
          <w:rPr>
            <w:rFonts w:ascii="Calibri" w:hAnsi="Calibri" w:eastAsia="Times New Roman" w:cs="Calibri"/>
            <w:iCs/>
            <w:lang w:eastAsia="es-CO"/>
            <w:rPrChange w:author="LauraPGM" w:date="2025-10-01T15:20:00Z" w:id="1514">
              <w:rPr>
                <w:rFonts w:ascii="Calibri" w:hAnsi="Calibri" w:eastAsia="Times New Roman" w:cs="Calibri"/>
                <w:i/>
                <w:iCs/>
                <w:lang w:eastAsia="es-CO"/>
              </w:rPr>
            </w:rPrChange>
          </w:rPr>
          <w:delText>Ejemplo:</w:delText>
        </w:r>
        <w:r w:rsidRPr="001D59AC" w:rsidDel="005E125D">
          <w:rPr>
            <w:rFonts w:ascii="Calibri" w:hAnsi="Calibri" w:eastAsia="Times New Roman" w:cs="Calibri"/>
            <w:lang w:eastAsia="es-CO"/>
          </w:rPr>
          <w:delText xml:space="preserve"> reducir la intensidad energética de 5 a 4.5 kWh/unidad en 12 meses.</w:delText>
        </w:r>
      </w:del>
    </w:p>
    <w:p w:rsidRPr="00B902FC" w:rsidR="00E35A55" w:rsidDel="005E125D" w:rsidRDefault="00E35A55" w14:paraId="14349BAB" w14:textId="6F1546E7">
      <w:pPr>
        <w:pStyle w:val="Prrafodelista"/>
        <w:numPr>
          <w:ilvl w:val="0"/>
          <w:numId w:val="170"/>
        </w:numPr>
        <w:spacing w:before="100" w:beforeAutospacing="1" w:after="100" w:afterAutospacing="1" w:line="360" w:lineRule="auto"/>
        <w:rPr>
          <w:del w:author="LauraPGM" w:date="2025-10-06T22:31:00Z" w:id="1515"/>
          <w:rFonts w:ascii="Calibri" w:hAnsi="Calibri" w:eastAsia="Times New Roman" w:cs="Calibri"/>
          <w:b/>
          <w:bCs/>
          <w:lang w:eastAsia="es-CO"/>
          <w:rPrChange w:author="LauraPGM" w:date="2025-10-01T15:20:00Z" w:id="1516">
            <w:rPr>
              <w:del w:author="LauraPGM" w:date="2025-10-06T22:31:00Z" w:id="1517"/>
              <w:lang w:eastAsia="es-CO"/>
            </w:rPr>
          </w:rPrChange>
        </w:rPr>
        <w:pPrChange w:author="LauraPGM" w:date="2025-10-01T15:20:00Z" w:id="1518">
          <w:pPr>
            <w:spacing w:before="100" w:beforeAutospacing="1" w:after="100" w:afterAutospacing="1" w:line="240" w:lineRule="auto"/>
            <w:outlineLvl w:val="3"/>
          </w:pPr>
        </w:pPrChange>
      </w:pPr>
      <w:del w:author="LauraPGM" w:date="2025-10-01T15:20:00Z" w:id="1519">
        <w:r w:rsidRPr="00B902FC" w:rsidDel="00B902FC">
          <w:rPr>
            <w:rFonts w:ascii="Calibri" w:hAnsi="Calibri" w:eastAsia="Times New Roman" w:cs="Calibri"/>
            <w:b/>
            <w:bCs/>
            <w:lang w:eastAsia="es-CO"/>
            <w:rPrChange w:author="LauraPGM" w:date="2025-10-01T15:20:00Z" w:id="1520">
              <w:rPr>
                <w:lang w:eastAsia="es-CO"/>
              </w:rPr>
            </w:rPrChange>
          </w:rPr>
          <w:delText xml:space="preserve">5.1.2. </w:delText>
        </w:r>
      </w:del>
      <w:del w:author="LauraPGM" w:date="2025-10-06T22:31:00Z" w:id="1521">
        <w:r w:rsidRPr="00B902FC" w:rsidDel="005E125D">
          <w:rPr>
            <w:rFonts w:ascii="Calibri" w:hAnsi="Calibri" w:eastAsia="Times New Roman" w:cs="Calibri"/>
            <w:b/>
            <w:bCs/>
            <w:lang w:eastAsia="es-CO"/>
            <w:rPrChange w:author="LauraPGM" w:date="2025-10-01T15:20:00Z" w:id="1522">
              <w:rPr>
                <w:lang w:eastAsia="es-CO"/>
              </w:rPr>
            </w:rPrChange>
          </w:rPr>
          <w:delText>Seguimiento, medición y análisis</w:delText>
        </w:r>
      </w:del>
    </w:p>
    <w:p w:rsidRPr="001D59AC" w:rsidR="00E35A55" w:rsidDel="005E125D" w:rsidRDefault="00E35A55" w14:paraId="4144BD32" w14:textId="7E7AE221">
      <w:pPr>
        <w:numPr>
          <w:ilvl w:val="0"/>
          <w:numId w:val="172"/>
        </w:numPr>
        <w:spacing w:before="100" w:beforeAutospacing="1" w:after="100" w:afterAutospacing="1" w:line="360" w:lineRule="auto"/>
        <w:rPr>
          <w:del w:author="LauraPGM" w:date="2025-10-06T22:31:00Z" w:id="1523"/>
          <w:rFonts w:ascii="Calibri" w:hAnsi="Calibri" w:eastAsia="Times New Roman" w:cs="Calibri"/>
          <w:lang w:eastAsia="es-CO"/>
        </w:rPr>
        <w:pPrChange w:author="LauraPGM" w:date="2025-10-01T15:20:00Z" w:id="1524">
          <w:pPr>
            <w:numPr>
              <w:numId w:val="116"/>
            </w:numPr>
            <w:tabs>
              <w:tab w:val="num" w:pos="360"/>
              <w:tab w:val="num" w:pos="720"/>
            </w:tabs>
            <w:spacing w:before="100" w:beforeAutospacing="1" w:after="100" w:afterAutospacing="1" w:line="240" w:lineRule="auto"/>
            <w:ind w:left="720" w:hanging="720"/>
          </w:pPr>
        </w:pPrChange>
      </w:pPr>
      <w:del w:author="LauraPGM" w:date="2025-10-06T22:31:00Z" w:id="1525">
        <w:r w:rsidRPr="00B902FC" w:rsidDel="005E125D">
          <w:rPr>
            <w:rFonts w:ascii="Calibri" w:hAnsi="Calibri" w:eastAsia="Times New Roman" w:cs="Calibri"/>
            <w:b/>
            <w:bCs/>
            <w:lang w:eastAsia="es-CO"/>
          </w:rPr>
          <w:delText>Cláusula 9.1:</w:delText>
        </w:r>
        <w:r w:rsidRPr="001D59AC" w:rsidDel="005E125D">
          <w:rPr>
            <w:rFonts w:ascii="Calibri" w:hAnsi="Calibri" w:eastAsia="Times New Roman" w:cs="Calibri"/>
            <w:lang w:eastAsia="es-CO"/>
          </w:rPr>
          <w:delText xml:space="preserve"> la organización debe definir qué variables medir, con qué frecuencia y mediante qué métodos. Incluye IDEs, variables de impacto y progreso de planes de acción.</w:delText>
        </w:r>
      </w:del>
    </w:p>
    <w:p w:rsidRPr="001D59AC" w:rsidR="00E35A55" w:rsidDel="005E125D" w:rsidRDefault="00E35A55" w14:paraId="051B0B59" w14:textId="4B421388">
      <w:pPr>
        <w:numPr>
          <w:ilvl w:val="0"/>
          <w:numId w:val="172"/>
        </w:numPr>
        <w:spacing w:before="100" w:beforeAutospacing="1" w:after="100" w:afterAutospacing="1" w:line="360" w:lineRule="auto"/>
        <w:rPr>
          <w:del w:author="LauraPGM" w:date="2025-10-06T22:31:00Z" w:id="1526"/>
          <w:rFonts w:ascii="Calibri" w:hAnsi="Calibri" w:eastAsia="Times New Roman" w:cs="Calibri"/>
          <w:lang w:eastAsia="es-CO"/>
        </w:rPr>
        <w:pPrChange w:author="LauraPGM" w:date="2025-10-01T15:20:00Z" w:id="1527">
          <w:pPr>
            <w:numPr>
              <w:numId w:val="116"/>
            </w:numPr>
            <w:tabs>
              <w:tab w:val="num" w:pos="360"/>
              <w:tab w:val="num" w:pos="720"/>
            </w:tabs>
            <w:spacing w:before="100" w:beforeAutospacing="1" w:after="100" w:afterAutospacing="1" w:line="240" w:lineRule="auto"/>
            <w:ind w:left="720" w:hanging="720"/>
          </w:pPr>
        </w:pPrChange>
      </w:pPr>
      <w:del w:author="LauraPGM" w:date="2025-10-06T22:31:00Z" w:id="1528">
        <w:r w:rsidRPr="001D59AC" w:rsidDel="005E125D">
          <w:rPr>
            <w:rFonts w:ascii="Calibri" w:hAnsi="Calibri" w:eastAsia="Times New Roman" w:cs="Calibri"/>
            <w:lang w:eastAsia="es-CO"/>
          </w:rPr>
          <w:delText>El análisis debe identificar causas de desviaciones respecto a la LBE.</w:delText>
        </w:r>
      </w:del>
    </w:p>
    <w:p w:rsidRPr="00B902FC" w:rsidR="00E35A55" w:rsidDel="005E125D" w:rsidRDefault="00E35A55" w14:paraId="798F032F" w14:textId="7436B580">
      <w:pPr>
        <w:pStyle w:val="Prrafodelista"/>
        <w:numPr>
          <w:ilvl w:val="0"/>
          <w:numId w:val="170"/>
        </w:numPr>
        <w:spacing w:before="100" w:beforeAutospacing="1" w:after="100" w:afterAutospacing="1" w:line="360" w:lineRule="auto"/>
        <w:outlineLvl w:val="3"/>
        <w:rPr>
          <w:del w:author="LauraPGM" w:date="2025-10-06T22:31:00Z" w:id="1529"/>
          <w:rFonts w:ascii="Calibri" w:hAnsi="Calibri" w:eastAsia="Times New Roman" w:cs="Calibri"/>
          <w:b/>
          <w:bCs/>
          <w:lang w:eastAsia="es-CO"/>
          <w:rPrChange w:author="LauraPGM" w:date="2025-10-01T15:20:00Z" w:id="1530">
            <w:rPr>
              <w:del w:author="LauraPGM" w:date="2025-10-06T22:31:00Z" w:id="1531"/>
              <w:lang w:eastAsia="es-CO"/>
            </w:rPr>
          </w:rPrChange>
        </w:rPr>
        <w:pPrChange w:author="LauraPGM" w:date="2025-10-01T15:20:00Z" w:id="1532">
          <w:pPr>
            <w:spacing w:before="100" w:beforeAutospacing="1" w:after="100" w:afterAutospacing="1" w:line="240" w:lineRule="auto"/>
            <w:outlineLvl w:val="3"/>
          </w:pPr>
        </w:pPrChange>
      </w:pPr>
      <w:del w:author="LauraPGM" w:date="2025-10-01T15:20:00Z" w:id="1533">
        <w:r w:rsidRPr="00B902FC" w:rsidDel="00B902FC">
          <w:rPr>
            <w:rFonts w:ascii="Calibri" w:hAnsi="Calibri" w:eastAsia="Times New Roman" w:cs="Calibri"/>
            <w:b/>
            <w:bCs/>
            <w:lang w:eastAsia="es-CO"/>
            <w:rPrChange w:author="LauraPGM" w:date="2025-10-01T15:20:00Z" w:id="1534">
              <w:rPr>
                <w:lang w:eastAsia="es-CO"/>
              </w:rPr>
            </w:rPrChange>
          </w:rPr>
          <w:delText xml:space="preserve">5.1.3. </w:delText>
        </w:r>
      </w:del>
      <w:del w:author="LauraPGM" w:date="2025-10-06T22:31:00Z" w:id="1535">
        <w:r w:rsidRPr="00B902FC" w:rsidDel="005E125D">
          <w:rPr>
            <w:rFonts w:ascii="Calibri" w:hAnsi="Calibri" w:eastAsia="Times New Roman" w:cs="Calibri"/>
            <w:b/>
            <w:bCs/>
            <w:lang w:eastAsia="es-CO"/>
            <w:rPrChange w:author="LauraPGM" w:date="2025-10-01T15:20:00Z" w:id="1536">
              <w:rPr>
                <w:lang w:eastAsia="es-CO"/>
              </w:rPr>
            </w:rPrChange>
          </w:rPr>
          <w:delText>Establecimiento y revisión de IDEs y LBE</w:delText>
        </w:r>
      </w:del>
    </w:p>
    <w:p w:rsidRPr="001D59AC" w:rsidR="00E35A55" w:rsidDel="005E125D" w:rsidRDefault="00E35A55" w14:paraId="7E7A2891" w14:textId="67A6BC24">
      <w:pPr>
        <w:numPr>
          <w:ilvl w:val="0"/>
          <w:numId w:val="173"/>
        </w:numPr>
        <w:spacing w:before="100" w:beforeAutospacing="1" w:after="100" w:afterAutospacing="1" w:line="360" w:lineRule="auto"/>
        <w:rPr>
          <w:del w:author="LauraPGM" w:date="2025-10-06T22:31:00Z" w:id="1537"/>
          <w:rFonts w:ascii="Calibri" w:hAnsi="Calibri" w:eastAsia="Times New Roman" w:cs="Calibri"/>
          <w:lang w:eastAsia="es-CO"/>
        </w:rPr>
        <w:pPrChange w:author="LauraPGM" w:date="2025-10-01T15:20:00Z" w:id="1538">
          <w:pPr>
            <w:numPr>
              <w:numId w:val="117"/>
            </w:numPr>
            <w:tabs>
              <w:tab w:val="num" w:pos="360"/>
              <w:tab w:val="num" w:pos="720"/>
            </w:tabs>
            <w:spacing w:before="100" w:beforeAutospacing="1" w:after="100" w:afterAutospacing="1" w:line="240" w:lineRule="auto"/>
            <w:ind w:left="720" w:hanging="720"/>
          </w:pPr>
        </w:pPrChange>
      </w:pPr>
      <w:del w:author="LauraPGM" w:date="2025-10-06T22:31:00Z" w:id="1539">
        <w:r w:rsidRPr="001D59AC" w:rsidDel="005E125D">
          <w:rPr>
            <w:rFonts w:ascii="Calibri" w:hAnsi="Calibri" w:eastAsia="Times New Roman" w:cs="Calibri"/>
            <w:b/>
            <w:bCs/>
            <w:lang w:eastAsia="es-CO"/>
          </w:rPr>
          <w:delText>Cláusula 6.4 (IDEs):</w:delText>
        </w:r>
        <w:r w:rsidRPr="001D59AC" w:rsidDel="005E125D">
          <w:rPr>
            <w:rFonts w:ascii="Calibri" w:hAnsi="Calibri" w:eastAsia="Times New Roman" w:cs="Calibri"/>
            <w:lang w:eastAsia="es-CO"/>
          </w:rPr>
          <w:delText xml:space="preserve"> selección de indicadores adecuados, revisión periódica y comparabilidad en el tiempo.</w:delText>
        </w:r>
      </w:del>
    </w:p>
    <w:p w:rsidRPr="001D59AC" w:rsidR="00E35A55" w:rsidDel="005E125D" w:rsidRDefault="00E35A55" w14:paraId="2F7344AD" w14:textId="654424D5">
      <w:pPr>
        <w:numPr>
          <w:ilvl w:val="0"/>
          <w:numId w:val="173"/>
        </w:numPr>
        <w:spacing w:before="100" w:beforeAutospacing="1" w:after="100" w:afterAutospacing="1" w:line="360" w:lineRule="auto"/>
        <w:rPr>
          <w:del w:author="LauraPGM" w:date="2025-10-06T22:31:00Z" w:id="1540"/>
          <w:rFonts w:ascii="Calibri" w:hAnsi="Calibri" w:eastAsia="Times New Roman" w:cs="Calibri"/>
          <w:lang w:eastAsia="es-CO"/>
        </w:rPr>
        <w:pPrChange w:author="LauraPGM" w:date="2025-10-01T15:20:00Z" w:id="1541">
          <w:pPr>
            <w:numPr>
              <w:numId w:val="117"/>
            </w:numPr>
            <w:tabs>
              <w:tab w:val="num" w:pos="360"/>
              <w:tab w:val="num" w:pos="720"/>
            </w:tabs>
            <w:spacing w:before="100" w:beforeAutospacing="1" w:after="100" w:afterAutospacing="1" w:line="240" w:lineRule="auto"/>
            <w:ind w:left="720" w:hanging="720"/>
          </w:pPr>
        </w:pPrChange>
      </w:pPr>
      <w:del w:author="LauraPGM" w:date="2025-10-06T22:31:00Z" w:id="1542">
        <w:r w:rsidRPr="001D59AC" w:rsidDel="005E125D">
          <w:rPr>
            <w:rFonts w:ascii="Calibri" w:hAnsi="Calibri" w:eastAsia="Times New Roman" w:cs="Calibri"/>
            <w:b/>
            <w:bCs/>
            <w:lang w:eastAsia="es-CO"/>
          </w:rPr>
          <w:delText>Cláusula 6.5 (LBE):</w:delText>
        </w:r>
        <w:r w:rsidRPr="001D59AC" w:rsidDel="005E125D">
          <w:rPr>
            <w:rFonts w:ascii="Calibri" w:hAnsi="Calibri" w:eastAsia="Times New Roman" w:cs="Calibri"/>
            <w:lang w:eastAsia="es-CO"/>
          </w:rPr>
          <w:delText xml:space="preserve"> definición de una línea base con posibilidad de ajuste cuando cambien significativamente las variables de impacto.</w:delText>
        </w:r>
      </w:del>
    </w:p>
    <w:p w:rsidRPr="00B902FC" w:rsidR="00E35A55" w:rsidDel="00B902FC" w:rsidRDefault="00E35A55" w14:paraId="741E8061" w14:textId="36E8EB0A">
      <w:pPr>
        <w:numPr>
          <w:ilvl w:val="0"/>
          <w:numId w:val="173"/>
        </w:numPr>
        <w:spacing w:before="100" w:beforeAutospacing="1" w:after="100" w:afterAutospacing="1" w:line="360" w:lineRule="auto"/>
        <w:rPr>
          <w:del w:author="LauraPGM" w:date="2025-10-01T15:21:00Z" w:id="1543"/>
          <w:rFonts w:ascii="Calibri" w:hAnsi="Calibri" w:eastAsia="Times New Roman" w:cs="Calibri"/>
          <w:lang w:eastAsia="es-CO"/>
          <w:rPrChange w:author="LauraPGM" w:date="2025-10-01T15:21:00Z" w:id="1544">
            <w:rPr>
              <w:del w:author="LauraPGM" w:date="2025-10-01T15:21:00Z" w:id="1545"/>
              <w:rFonts w:ascii="Calibri" w:hAnsi="Calibri" w:eastAsia="Times New Roman" w:cs="Calibri"/>
              <w:b/>
              <w:bCs/>
              <w:lang w:eastAsia="es-CO"/>
            </w:rPr>
          </w:rPrChange>
        </w:rPr>
        <w:pPrChange w:author="LauraPGM" w:date="2025-10-01T15:21:00Z" w:id="1546">
          <w:pPr>
            <w:spacing w:before="100" w:beforeAutospacing="1" w:after="100" w:afterAutospacing="1" w:line="240" w:lineRule="auto"/>
            <w:outlineLvl w:val="3"/>
          </w:pPr>
        </w:pPrChange>
      </w:pPr>
      <w:del w:author="LauraPGM" w:date="2025-10-06T22:31:00Z" w:id="1547">
        <w:r w:rsidRPr="001D59AC" w:rsidDel="005E125D">
          <w:rPr>
            <w:rFonts w:ascii="Calibri" w:hAnsi="Calibri" w:eastAsia="Times New Roman" w:cs="Calibri"/>
            <w:b/>
            <w:bCs/>
            <w:lang w:eastAsia="es-CO"/>
          </w:rPr>
          <w:delText>Relación IDE-LBE:</w:delText>
        </w:r>
        <w:r w:rsidRPr="001D59AC" w:rsidDel="005E125D">
          <w:rPr>
            <w:rFonts w:ascii="Calibri" w:hAnsi="Calibri" w:eastAsia="Times New Roman" w:cs="Calibri"/>
            <w:lang w:eastAsia="es-CO"/>
          </w:rPr>
          <w:delText xml:space="preserve"> comparar desempeño actual con la línea base para evidenciar mejora continua.</w:delText>
        </w:r>
      </w:del>
    </w:p>
    <w:p w:rsidRPr="00B902FC" w:rsidR="00E35A55" w:rsidDel="005E125D" w:rsidRDefault="00E35A55" w14:paraId="512FF9C8" w14:textId="208DBDF2">
      <w:pPr>
        <w:pStyle w:val="Prrafodelista"/>
        <w:numPr>
          <w:ilvl w:val="0"/>
          <w:numId w:val="170"/>
        </w:numPr>
        <w:spacing w:before="100" w:beforeAutospacing="1" w:after="100" w:afterAutospacing="1" w:line="360" w:lineRule="auto"/>
        <w:rPr>
          <w:del w:author="LauraPGM" w:date="2025-10-06T22:31:00Z" w:id="1548"/>
          <w:rFonts w:ascii="Calibri" w:hAnsi="Calibri" w:eastAsia="Times New Roman" w:cs="Calibri"/>
          <w:b/>
          <w:bCs/>
          <w:lang w:eastAsia="es-CO"/>
          <w:rPrChange w:author="LauraPGM" w:date="2025-10-01T15:21:00Z" w:id="1549">
            <w:rPr>
              <w:del w:author="LauraPGM" w:date="2025-10-06T22:31:00Z" w:id="1550"/>
              <w:lang w:eastAsia="es-CO"/>
            </w:rPr>
          </w:rPrChange>
        </w:rPr>
        <w:pPrChange w:author="LauraPGM" w:date="2025-10-01T15:21:00Z" w:id="1551">
          <w:pPr>
            <w:spacing w:before="100" w:beforeAutospacing="1" w:after="100" w:afterAutospacing="1" w:line="240" w:lineRule="auto"/>
            <w:outlineLvl w:val="3"/>
          </w:pPr>
        </w:pPrChange>
      </w:pPr>
      <w:del w:author="LauraPGM" w:date="2025-10-01T15:21:00Z" w:id="1552">
        <w:r w:rsidRPr="00B902FC" w:rsidDel="00B902FC">
          <w:rPr>
            <w:rFonts w:ascii="Calibri" w:hAnsi="Calibri" w:eastAsia="Times New Roman" w:cs="Calibri"/>
            <w:b/>
            <w:bCs/>
            <w:lang w:eastAsia="es-CO"/>
            <w:rPrChange w:author="LauraPGM" w:date="2025-10-01T15:21:00Z" w:id="1553">
              <w:rPr>
                <w:lang w:eastAsia="es-CO"/>
              </w:rPr>
            </w:rPrChange>
          </w:rPr>
          <w:delText xml:space="preserve">5.1.4. </w:delText>
        </w:r>
      </w:del>
      <w:del w:author="LauraPGM" w:date="2025-10-06T22:31:00Z" w:id="1554">
        <w:r w:rsidRPr="00B902FC" w:rsidDel="005E125D">
          <w:rPr>
            <w:rFonts w:ascii="Calibri" w:hAnsi="Calibri" w:eastAsia="Times New Roman" w:cs="Calibri"/>
            <w:b/>
            <w:bCs/>
            <w:lang w:eastAsia="es-CO"/>
            <w:rPrChange w:author="LauraPGM" w:date="2025-10-01T15:21:00Z" w:id="1555">
              <w:rPr>
                <w:lang w:eastAsia="es-CO"/>
              </w:rPr>
            </w:rPrChange>
          </w:rPr>
          <w:delText>Comunicación del desempeño energético</w:delText>
        </w:r>
      </w:del>
    </w:p>
    <w:p w:rsidRPr="001D59AC" w:rsidR="00FF2B6A" w:rsidRDefault="00E35A55" w14:paraId="4BAAE776" w14:textId="40C3C23C">
      <w:pPr>
        <w:spacing w:before="100" w:beforeAutospacing="1" w:after="100" w:afterAutospacing="1" w:line="360" w:lineRule="auto"/>
        <w:rPr>
          <w:rFonts w:ascii="Calibri" w:hAnsi="Calibri" w:eastAsia="Times New Roman" w:cs="Calibri"/>
          <w:lang w:eastAsia="es-CO"/>
        </w:rPr>
        <w:pPrChange w:author="LauraPGM" w:date="2025-10-06T21:14:00Z" w:id="1556">
          <w:pPr>
            <w:numPr>
              <w:numId w:val="118"/>
            </w:numPr>
            <w:tabs>
              <w:tab w:val="num" w:pos="360"/>
              <w:tab w:val="num" w:pos="720"/>
            </w:tabs>
            <w:spacing w:before="100" w:beforeAutospacing="1" w:after="100" w:afterAutospacing="1" w:line="240" w:lineRule="auto"/>
            <w:ind w:left="720" w:hanging="720"/>
          </w:pPr>
        </w:pPrChange>
      </w:pPr>
      <w:del w:author="LauraPGM" w:date="2025-10-06T22:31:00Z" w:id="1557">
        <w:r w:rsidRPr="001D59AC" w:rsidDel="005E125D">
          <w:rPr>
            <w:rFonts w:ascii="Calibri" w:hAnsi="Calibri" w:eastAsia="Times New Roman" w:cs="Calibri"/>
            <w:b/>
            <w:bCs/>
            <w:lang w:eastAsia="es-CO"/>
          </w:rPr>
          <w:delText>Cláusula 7.4:</w:delText>
        </w:r>
        <w:r w:rsidRPr="001D59AC" w:rsidDel="005E125D">
          <w:rPr>
            <w:rFonts w:ascii="Calibri" w:hAnsi="Calibri" w:eastAsia="Times New Roman" w:cs="Calibri"/>
            <w:lang w:eastAsia="es-CO"/>
          </w:rPr>
          <w:delText xml:space="preserve"> la comunicación debe ser clara, estructurada y dirigida a los públicos adecuados, internos y externos. Incluye resultados de IDEs, avances y logros.</w:delText>
        </w:r>
      </w:del>
    </w:p>
    <w:p w:rsidR="00B902FC" w:rsidRDefault="00FF2B6A" w14:paraId="0C9AD392" w14:textId="45E927E6">
      <w:pPr>
        <w:spacing w:line="360" w:lineRule="auto"/>
        <w:jc w:val="center"/>
        <w:rPr>
          <w:ins w:author="LauraPGM" w:date="2025-10-01T15:23:00Z" w:id="1558"/>
          <w:rFonts w:ascii="Calibri" w:hAnsi="Calibri" w:eastAsia="Times New Roman" w:cs="Calibri"/>
          <w:b/>
          <w:bCs/>
          <w:lang w:eastAsia="es-CO"/>
        </w:rPr>
        <w:pPrChange w:author="LauraPGM" w:date="2025-10-01T15:23:00Z" w:id="1559">
          <w:pPr>
            <w:spacing w:before="100" w:beforeAutospacing="1" w:after="100" w:afterAutospacing="1" w:line="240" w:lineRule="auto"/>
          </w:pPr>
        </w:pPrChange>
      </w:pPr>
      <w:ins w:author="LauraPGM" w:date="2025-10-01T15:22:00Z" w:id="1560">
        <w:r>
          <w:rPr>
            <w:rFonts w:ascii="Calibri" w:hAnsi="Calibri" w:eastAsia="Times New Roman" w:cs="Calibri"/>
            <w:b/>
            <w:bCs/>
            <w:noProof/>
            <w:lang w:eastAsia="es-CO"/>
          </w:rPr>
          <mc:AlternateContent>
            <mc:Choice Requires="wps">
              <w:drawing>
                <wp:anchor distT="0" distB="0" distL="114300" distR="114300" simplePos="0" relativeHeight="251689984" behindDoc="1" locked="0" layoutInCell="1" allowOverlap="1" wp14:anchorId="5DEDA76F" wp14:editId="28B0BCAD">
                  <wp:simplePos x="0" y="0"/>
                  <wp:positionH relativeFrom="column">
                    <wp:posOffset>-237490</wp:posOffset>
                  </wp:positionH>
                  <wp:positionV relativeFrom="paragraph">
                    <wp:posOffset>-115570</wp:posOffset>
                  </wp:positionV>
                  <wp:extent cx="6654800" cy="1193800"/>
                  <wp:effectExtent l="57150" t="19050" r="69850" b="101600"/>
                  <wp:wrapNone/>
                  <wp:docPr id="10" name="Rectángulo 10"/>
                  <wp:cNvGraphicFramePr/>
                  <a:graphic xmlns:a="http://schemas.openxmlformats.org/drawingml/2006/main">
                    <a:graphicData uri="http://schemas.microsoft.com/office/word/2010/wordprocessingShape">
                      <wps:wsp>
                        <wps:cNvSpPr/>
                        <wps:spPr>
                          <a:xfrm>
                            <a:off x="0" y="0"/>
                            <a:ext cx="6654800" cy="11938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60D86B1A">
                <v:rect id="Rectángulo 10" style="position:absolute;margin-left:-18.7pt;margin-top:-9.1pt;width:524pt;height:94pt;z-index:-25162649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63E8C5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">
                  <v:fill type="gradient" color2="#a7bfde [1620]" angle="180" focus="100%" rotate="t">
                    <o:fill v:ext="view" type="gradientUnscaled"/>
                  </v:fill>
                  <v:shadow on="t" color="black" opacity="22937f" offset="0,.63889mm" origin=",.5"/>
                </v:rect>
              </w:pict>
            </mc:Fallback>
          </mc:AlternateContent>
        </w:r>
      </w:ins>
      <w:r w:rsidRPr="00B902FC" w:rsidR="00E35A55">
        <w:rPr>
          <w:rFonts w:ascii="Calibri" w:hAnsi="Calibri" w:eastAsia="Times New Roman" w:cs="Calibri"/>
          <w:b/>
          <w:bCs/>
          <w:highlight w:val="cyan"/>
          <w:lang w:eastAsia="es-CO"/>
          <w:rPrChange w:author="LauraPGM" w:date="2025-10-01T15:21:00Z" w:id="1561">
            <w:rPr>
              <w:rFonts w:ascii="Calibri" w:hAnsi="Calibri" w:eastAsia="Times New Roman" w:cs="Calibri"/>
              <w:b/>
              <w:bCs/>
              <w:lang w:eastAsia="es-CO"/>
            </w:rPr>
          </w:rPrChange>
        </w:rPr>
        <w:t>Llamado a la acción:</w:t>
      </w:r>
    </w:p>
    <w:p w:rsidRPr="00B902FC" w:rsidR="00E35A55" w:rsidDel="0035621C" w:rsidRDefault="00E35A55" w14:paraId="445CB030" w14:textId="407E52CA">
      <w:pPr>
        <w:spacing w:line="360" w:lineRule="auto"/>
        <w:rPr>
          <w:del w:author="LauraPGM" w:date="2025-10-01T15:25:00Z" w:id="1562"/>
          <w:rFonts w:ascii="Calibri" w:hAnsi="Calibri" w:eastAsia="Times New Roman" w:cs="Calibri"/>
          <w:b/>
          <w:bCs/>
          <w:lang w:eastAsia="es-CO"/>
          <w:rPrChange w:author="LauraPGM" w:date="2025-10-01T15:23:00Z" w:id="1563">
            <w:rPr>
              <w:del w:author="LauraPGM" w:date="2025-10-01T15:25:00Z" w:id="1564"/>
              <w:rFonts w:ascii="Calibri" w:hAnsi="Calibri" w:eastAsia="Times New Roman" w:cs="Calibri"/>
              <w:lang w:eastAsia="es-CO"/>
            </w:rPr>
          </w:rPrChange>
        </w:rPr>
        <w:pPrChange w:author="LauraPGM" w:date="2025-10-01T15:23:00Z" w:id="1565">
          <w:pPr>
            <w:spacing w:before="100" w:beforeAutospacing="1" w:after="100" w:afterAutospacing="1" w:line="240" w:lineRule="auto"/>
          </w:pPr>
        </w:pPrChange>
      </w:pPr>
      <w:r w:rsidRPr="001D59AC">
        <w:rPr>
          <w:rFonts w:ascii="Calibri" w:hAnsi="Calibri" w:eastAsia="Times New Roman" w:cs="Calibri"/>
          <w:lang w:eastAsia="es-CO"/>
        </w:rPr>
        <w:br/>
      </w:r>
      <w:del w:author="LauraPGM" w:date="2025-10-06T21:15:00Z" w:id="1566">
        <w:r w:rsidRPr="001D59AC" w:rsidDel="00FF2B6A">
          <w:rPr>
            <w:rFonts w:ascii="Calibri" w:hAnsi="Calibri" w:eastAsia="Times New Roman" w:cs="Calibri"/>
            <w:lang w:eastAsia="es-CO"/>
          </w:rPr>
          <w:delText xml:space="preserve">Para profundizar, acceda al recurso audiovisual en YouTube: </w:delText>
        </w:r>
      </w:del>
      <w:del w:author="LauraPGM" w:date="2025-10-01T15:22:00Z" w:id="1567">
        <w:r w:rsidRPr="00B902FC" w:rsidDel="00B902FC">
          <w:rPr>
            <w:rFonts w:ascii="Calibri" w:hAnsi="Calibri" w:eastAsia="Times New Roman" w:cs="Calibri"/>
            <w:iCs/>
            <w:lang w:eastAsia="es-CO"/>
            <w:rPrChange w:author="LauraPGM" w:date="2025-10-01T15:22:00Z" w:id="1568">
              <w:rPr>
                <w:rFonts w:ascii="Calibri" w:hAnsi="Calibri" w:eastAsia="Times New Roman" w:cs="Calibri"/>
                <w:i/>
                <w:iCs/>
                <w:lang w:eastAsia="es-CO"/>
              </w:rPr>
            </w:rPrChange>
          </w:rPr>
          <w:delText>“</w:delText>
        </w:r>
      </w:del>
      <w:r w:rsidRPr="00B902FC">
        <w:rPr>
          <w:rFonts w:ascii="Calibri" w:hAnsi="Calibri" w:eastAsia="Times New Roman" w:cs="Calibri"/>
          <w:iCs/>
          <w:lang w:eastAsia="es-CO"/>
          <w:rPrChange w:author="LauraPGM" w:date="2025-10-01T15:22:00Z" w:id="1569">
            <w:rPr>
              <w:rFonts w:ascii="Calibri" w:hAnsi="Calibri" w:eastAsia="Times New Roman" w:cs="Calibri"/>
              <w:i/>
              <w:iCs/>
              <w:lang w:eastAsia="es-CO"/>
            </w:rPr>
          </w:rPrChange>
        </w:rPr>
        <w:t xml:space="preserve">Requisitos Legales para la Gestión de Energía </w:t>
      </w:r>
      <w:commentRangeStart w:id="1570"/>
      <w:r w:rsidRPr="00B902FC">
        <w:rPr>
          <w:rFonts w:ascii="Calibri" w:hAnsi="Calibri" w:eastAsia="Times New Roman" w:cs="Calibri"/>
          <w:iCs/>
          <w:lang w:eastAsia="es-CO"/>
          <w:rPrChange w:author="LauraPGM" w:date="2025-10-01T15:22:00Z" w:id="1571">
            <w:rPr>
              <w:rFonts w:ascii="Calibri" w:hAnsi="Calibri" w:eastAsia="Times New Roman" w:cs="Calibri"/>
              <w:i/>
              <w:iCs/>
              <w:lang w:eastAsia="es-CO"/>
            </w:rPr>
          </w:rPrChange>
        </w:rPr>
        <w:t>ISO</w:t>
      </w:r>
      <w:commentRangeEnd w:id="1570"/>
      <w:r w:rsidR="00B902FC">
        <w:rPr>
          <w:rStyle w:val="Refdecomentario"/>
        </w:rPr>
        <w:commentReference w:id="1570"/>
      </w:r>
      <w:r w:rsidRPr="00B902FC">
        <w:rPr>
          <w:rFonts w:ascii="Calibri" w:hAnsi="Calibri" w:eastAsia="Times New Roman" w:cs="Calibri"/>
          <w:iCs/>
          <w:lang w:eastAsia="es-CO"/>
          <w:rPrChange w:author="LauraPGM" w:date="2025-10-01T15:22:00Z" w:id="1572">
            <w:rPr>
              <w:rFonts w:ascii="Calibri" w:hAnsi="Calibri" w:eastAsia="Times New Roman" w:cs="Calibri"/>
              <w:i/>
              <w:iCs/>
              <w:lang w:eastAsia="es-CO"/>
            </w:rPr>
          </w:rPrChange>
        </w:rPr>
        <w:t xml:space="preserve"> 50001</w:t>
      </w:r>
      <w:ins w:author="LauraPGM" w:date="2025-10-01T15:23:00Z" w:id="1573">
        <w:r w:rsidR="00B902FC">
          <w:rPr>
            <w:rFonts w:ascii="Calibri" w:hAnsi="Calibri" w:eastAsia="Times New Roman" w:cs="Calibri"/>
            <w:iCs/>
            <w:lang w:eastAsia="es-CO"/>
          </w:rPr>
          <w:t>.</w:t>
        </w:r>
      </w:ins>
      <w:ins w:author="LauraPGM" w:date="2025-10-06T21:15:00Z" w:id="1574">
        <w:r w:rsidRPr="00FF2B6A" w:rsidR="00FF2B6A">
          <w:t xml:space="preserve"> </w:t>
        </w:r>
        <w:r w:rsidRPr="00FF2B6A" w:rsidR="00FF2B6A">
          <w:rPr>
            <w:rFonts w:ascii="Calibri" w:hAnsi="Calibri" w:eastAsia="Times New Roman" w:cs="Calibri"/>
            <w:iCs/>
            <w:lang w:eastAsia="es-CO"/>
          </w:rPr>
          <w:t>Para complementar el tema abordado, se invita a explorar el siguiente video:</w:t>
        </w:r>
      </w:ins>
      <w:del w:author="LauraPGM" w:date="2025-10-01T15:22:00Z" w:id="1575">
        <w:r w:rsidRPr="00B902FC" w:rsidDel="00B902FC">
          <w:rPr>
            <w:rFonts w:ascii="Calibri" w:hAnsi="Calibri" w:eastAsia="Times New Roman" w:cs="Calibri"/>
            <w:iCs/>
            <w:lang w:eastAsia="es-CO"/>
            <w:rPrChange w:author="LauraPGM" w:date="2025-10-01T15:22:00Z" w:id="1576">
              <w:rPr>
                <w:rFonts w:ascii="Calibri" w:hAnsi="Calibri" w:eastAsia="Times New Roman" w:cs="Calibri"/>
                <w:i/>
                <w:iCs/>
                <w:lang w:eastAsia="es-CO"/>
              </w:rPr>
            </w:rPrChange>
          </w:rPr>
          <w:delText>”</w:delText>
        </w:r>
      </w:del>
      <w:r w:rsidRPr="001D59AC">
        <w:rPr>
          <w:rFonts w:ascii="Calibri" w:hAnsi="Calibri" w:eastAsia="Times New Roman" w:cs="Calibri"/>
          <w:lang w:eastAsia="es-CO"/>
        </w:rPr>
        <w:br/>
      </w:r>
      <w:del w:author="LauraPGM" w:date="2025-10-01T15:22:00Z" w:id="1577">
        <w:r w:rsidRPr="001D59AC" w:rsidDel="00B902FC">
          <w:rPr>
            <w:rFonts w:ascii="Segoe UI Symbol" w:hAnsi="Segoe UI Symbol" w:eastAsia="Times New Roman" w:cs="Segoe UI Symbol"/>
            <w:lang w:eastAsia="es-CO"/>
          </w:rPr>
          <w:delText>👉</w:delText>
        </w:r>
        <w:r w:rsidRPr="001D59AC" w:rsidDel="00B902FC">
          <w:rPr>
            <w:rFonts w:ascii="Calibri" w:hAnsi="Calibri" w:eastAsia="Times New Roman" w:cs="Calibri"/>
            <w:lang w:eastAsia="es-CO"/>
          </w:rPr>
          <w:delText xml:space="preserve"> </w:delText>
        </w:r>
        <w:r w:rsidRPr="001D59AC" w:rsidDel="00B902FC" w:rsidR="00D645B6">
          <w:rPr>
            <w:rFonts w:ascii="Calibri" w:hAnsi="Calibri" w:eastAsia="Times New Roman" w:cs="Calibri"/>
            <w:color w:val="0000FF"/>
            <w:u w:val="single"/>
            <w:lang w:eastAsia="es-CO"/>
          </w:rPr>
          <w:fldChar w:fldCharType="begin"/>
        </w:r>
        <w:r w:rsidRPr="001D59AC" w:rsidDel="00B902FC" w:rsidR="00D645B6">
          <w:rPr>
            <w:rFonts w:ascii="Calibri" w:hAnsi="Calibri" w:eastAsia="Times New Roman" w:cs="Calibri"/>
            <w:color w:val="0000FF"/>
            <w:u w:val="single"/>
            <w:lang w:eastAsia="es-CO"/>
          </w:rPr>
          <w:delInstrText xml:space="preserve"> HYPERLINK "https://www.youtube.com/watch?v=X0bVnH9GyWs&amp;ab_channel=ISOSistemasdeGesti%C3%B3n" \t "_new" </w:delInstrText>
        </w:r>
        <w:r w:rsidRPr="001D59AC" w:rsidDel="00B902FC" w:rsidR="00D645B6">
          <w:rPr>
            <w:rFonts w:ascii="Calibri" w:hAnsi="Calibri" w:eastAsia="Times New Roman" w:cs="Calibri"/>
            <w:color w:val="0000FF"/>
            <w:u w:val="single"/>
            <w:lang w:eastAsia="es-CO"/>
          </w:rPr>
          <w:fldChar w:fldCharType="separate"/>
        </w:r>
        <w:r w:rsidRPr="001D59AC" w:rsidDel="00B902FC">
          <w:rPr>
            <w:rFonts w:ascii="Calibri" w:hAnsi="Calibri" w:eastAsia="Times New Roman" w:cs="Calibri"/>
            <w:color w:val="0000FF"/>
            <w:u w:val="single"/>
            <w:lang w:eastAsia="es-CO"/>
          </w:rPr>
          <w:delText>Enlace al recurso</w:delText>
        </w:r>
        <w:r w:rsidRPr="001D59AC" w:rsidDel="00B902FC" w:rsidR="00D645B6">
          <w:rPr>
            <w:rFonts w:ascii="Calibri" w:hAnsi="Calibri" w:eastAsia="Times New Roman" w:cs="Calibri"/>
            <w:color w:val="0000FF"/>
            <w:u w:val="single"/>
            <w:lang w:eastAsia="es-CO"/>
          </w:rPr>
          <w:fldChar w:fldCharType="end"/>
        </w:r>
      </w:del>
    </w:p>
    <w:p w:rsidRPr="001D59AC" w:rsidR="00E35A55" w:rsidRDefault="00E7231B" w14:paraId="32E00C36" w14:textId="183C97D9">
      <w:pPr>
        <w:spacing w:line="360" w:lineRule="auto"/>
        <w:rPr>
          <w:rFonts w:ascii="Calibri" w:hAnsi="Calibri" w:eastAsia="Times New Roman" w:cs="Calibri"/>
          <w:lang w:eastAsia="es-CO"/>
        </w:rPr>
        <w:pPrChange w:author="LauraPGM" w:date="2025-10-01T09:45:00Z" w:id="1578">
          <w:pPr>
            <w:spacing w:line="240" w:lineRule="auto"/>
          </w:pPr>
        </w:pPrChange>
      </w:pPr>
      <w:del w:author="LauraPGM" w:date="2025-10-01T15:22:00Z" w:id="1579">
        <w:r>
          <w:rPr>
            <w:rFonts w:ascii="Calibri" w:hAnsi="Calibri" w:eastAsia="Times New Roman" w:cs="Calibri"/>
            <w:lang w:eastAsia="es-CO"/>
          </w:rPr>
          <w:pict w14:anchorId="3DA17082">
            <v:rect id="_x0000_i1026" style="width:0;height:1.5pt" o:hr="t" o:hrstd="t" o:hralign="center" fillcolor="#a0a0a0" stroked="f"/>
          </w:pict>
        </w:r>
      </w:del>
    </w:p>
    <w:p w:rsidRPr="001D59AC" w:rsidR="00E35A55" w:rsidRDefault="00E35A55" w14:paraId="5841473C" w14:textId="77777777">
      <w:pPr>
        <w:spacing w:before="100" w:beforeAutospacing="1" w:after="100" w:afterAutospacing="1" w:line="360" w:lineRule="auto"/>
        <w:outlineLvl w:val="1"/>
        <w:rPr>
          <w:rFonts w:ascii="Calibri" w:hAnsi="Calibri" w:eastAsia="Times New Roman" w:cs="Calibri"/>
          <w:b/>
          <w:bCs/>
          <w:lang w:eastAsia="es-CO"/>
        </w:rPr>
        <w:pPrChange w:author="LauraPGM" w:date="2025-10-01T09:45:00Z" w:id="1580">
          <w:pPr>
            <w:spacing w:before="100" w:beforeAutospacing="1" w:after="100" w:afterAutospacing="1" w:line="240" w:lineRule="auto"/>
            <w:outlineLvl w:val="1"/>
          </w:pPr>
        </w:pPrChange>
      </w:pPr>
      <w:r w:rsidRPr="001D59AC">
        <w:rPr>
          <w:rFonts w:ascii="Calibri" w:hAnsi="Calibri" w:eastAsia="Times New Roman" w:cs="Calibri"/>
          <w:b/>
          <w:bCs/>
          <w:lang w:eastAsia="es-CO"/>
        </w:rPr>
        <w:t xml:space="preserve">6. </w:t>
      </w:r>
      <w:del w:author="LauraPGM" w:date="2025-10-01T15:25:00Z" w:id="1581">
        <w:r w:rsidRPr="001D59AC" w:rsidDel="0035621C">
          <w:rPr>
            <w:rFonts w:ascii="Calibri" w:hAnsi="Calibri" w:eastAsia="Times New Roman" w:cs="Calibri"/>
            <w:b/>
            <w:bCs/>
            <w:lang w:eastAsia="es-CO"/>
          </w:rPr>
          <w:delText xml:space="preserve">Tema 6: </w:delText>
        </w:r>
      </w:del>
      <w:r w:rsidRPr="001D59AC">
        <w:rPr>
          <w:rFonts w:ascii="Calibri" w:hAnsi="Calibri" w:eastAsia="Times New Roman" w:cs="Calibri"/>
          <w:b/>
          <w:bCs/>
          <w:lang w:eastAsia="es-CO"/>
        </w:rPr>
        <w:t>Desarrollo de informes técnicos sobre el rendimiento energético y la optimización</w:t>
      </w:r>
    </w:p>
    <w:p w:rsidRPr="002F5FA5" w:rsidR="002F5FA5" w:rsidRDefault="002F5FA5" w14:paraId="6746A8F4" w14:textId="77777777">
      <w:pPr>
        <w:spacing w:before="100" w:beforeAutospacing="1" w:after="100" w:afterAutospacing="1" w:line="360" w:lineRule="auto"/>
        <w:rPr>
          <w:ins w:author="LauraPGM" w:date="2025-10-06T22:25:00Z" w:id="1582"/>
          <w:rFonts w:ascii="Calibri" w:hAnsi="Calibri" w:eastAsia="Times New Roman" w:cs="Calibri"/>
          <w:lang w:eastAsia="es-CO"/>
          <w:rPrChange w:author="LauraPGM" w:date="2025-10-06T22:26:00Z" w:id="1583">
            <w:rPr>
              <w:ins w:author="LauraPGM" w:date="2025-10-06T22:25:00Z" w:id="1584"/>
              <w:rFonts w:ascii="Times New Roman" w:hAnsi="Times New Roman" w:eastAsia="Times New Roman" w:cs="Times New Roman"/>
              <w:sz w:val="24"/>
              <w:szCs w:val="24"/>
              <w:lang w:eastAsia="es-CO"/>
            </w:rPr>
          </w:rPrChange>
        </w:rPr>
        <w:pPrChange w:author="LauraPGM" w:date="2025-10-06T22:26:00Z" w:id="1585">
          <w:pPr>
            <w:spacing w:before="100" w:beforeAutospacing="1" w:after="100" w:afterAutospacing="1" w:line="240" w:lineRule="auto"/>
          </w:pPr>
        </w:pPrChange>
      </w:pPr>
      <w:ins w:author="LauraPGM" w:date="2025-10-06T22:25:00Z" w:id="1586">
        <w:r w:rsidRPr="002F5FA5">
          <w:rPr>
            <w:rFonts w:ascii="Calibri" w:hAnsi="Calibri" w:eastAsia="Times New Roman" w:cs="Calibri"/>
            <w:lang w:eastAsia="es-CO"/>
            <w:rPrChange w:author="LauraPGM" w:date="2025-10-06T22:26:00Z" w:id="1587">
              <w:rPr>
                <w:rFonts w:ascii="Times New Roman" w:hAnsi="Times New Roman" w:eastAsia="Times New Roman" w:cs="Times New Roman"/>
                <w:sz w:val="24"/>
                <w:szCs w:val="24"/>
                <w:lang w:eastAsia="es-CO"/>
              </w:rPr>
            </w:rPrChange>
          </w:rPr>
          <w:t xml:space="preserve">El </w:t>
        </w:r>
        <w:r w:rsidRPr="002F5FA5">
          <w:rPr>
            <w:rFonts w:ascii="Calibri" w:hAnsi="Calibri" w:eastAsia="Times New Roman" w:cs="Calibri"/>
            <w:bCs/>
            <w:lang w:eastAsia="es-CO"/>
            <w:rPrChange w:author="LauraPGM" w:date="2025-10-06T22:26:00Z" w:id="1588">
              <w:rPr>
                <w:rFonts w:ascii="Times New Roman" w:hAnsi="Times New Roman" w:eastAsia="Times New Roman" w:cs="Times New Roman"/>
                <w:b/>
                <w:bCs/>
                <w:sz w:val="24"/>
                <w:szCs w:val="24"/>
                <w:lang w:eastAsia="es-CO"/>
              </w:rPr>
            </w:rPrChange>
          </w:rPr>
          <w:t>informe técnico de rendimiento energético</w:t>
        </w:r>
        <w:r w:rsidRPr="002F5FA5">
          <w:rPr>
            <w:rFonts w:ascii="Calibri" w:hAnsi="Calibri" w:eastAsia="Times New Roman" w:cs="Calibri"/>
            <w:lang w:eastAsia="es-CO"/>
            <w:rPrChange w:author="LauraPGM" w:date="2025-10-06T22:26:00Z" w:id="1589">
              <w:rPr>
                <w:rFonts w:ascii="Times New Roman" w:hAnsi="Times New Roman" w:eastAsia="Times New Roman" w:cs="Times New Roman"/>
                <w:sz w:val="24"/>
                <w:szCs w:val="24"/>
                <w:lang w:eastAsia="es-CO"/>
              </w:rPr>
            </w:rPrChange>
          </w:rPr>
          <w:t xml:space="preserve"> constituye un componente esencial del </w:t>
        </w:r>
        <w:r w:rsidRPr="002F5FA5">
          <w:rPr>
            <w:rFonts w:ascii="Calibri" w:hAnsi="Calibri" w:eastAsia="Times New Roman" w:cs="Calibri"/>
            <w:bCs/>
            <w:lang w:eastAsia="es-CO"/>
            <w:rPrChange w:author="LauraPGM" w:date="2025-10-06T22:26:00Z" w:id="1590">
              <w:rPr>
                <w:rFonts w:ascii="Times New Roman" w:hAnsi="Times New Roman" w:eastAsia="Times New Roman" w:cs="Times New Roman"/>
                <w:b/>
                <w:bCs/>
                <w:sz w:val="24"/>
                <w:szCs w:val="24"/>
                <w:lang w:eastAsia="es-CO"/>
              </w:rPr>
            </w:rPrChange>
          </w:rPr>
          <w:t>Sistema de Gestión de la Energía (</w:t>
        </w:r>
        <w:proofErr w:type="spellStart"/>
        <w:r w:rsidRPr="002F5FA5">
          <w:rPr>
            <w:rFonts w:ascii="Calibri" w:hAnsi="Calibri" w:eastAsia="Times New Roman" w:cs="Calibri"/>
            <w:bCs/>
            <w:lang w:eastAsia="es-CO"/>
            <w:rPrChange w:author="LauraPGM" w:date="2025-10-06T22:26:00Z" w:id="1591">
              <w:rPr>
                <w:rFonts w:ascii="Times New Roman" w:hAnsi="Times New Roman" w:eastAsia="Times New Roman" w:cs="Times New Roman"/>
                <w:b/>
                <w:bCs/>
                <w:sz w:val="24"/>
                <w:szCs w:val="24"/>
                <w:lang w:eastAsia="es-CO"/>
              </w:rPr>
            </w:rPrChange>
          </w:rPr>
          <w:t>SGEn</w:t>
        </w:r>
        <w:proofErr w:type="spellEnd"/>
        <w:r w:rsidRPr="002F5FA5">
          <w:rPr>
            <w:rFonts w:ascii="Calibri" w:hAnsi="Calibri" w:eastAsia="Times New Roman" w:cs="Calibri"/>
            <w:bCs/>
            <w:lang w:eastAsia="es-CO"/>
            <w:rPrChange w:author="LauraPGM" w:date="2025-10-06T22:26:00Z" w:id="1592">
              <w:rPr>
                <w:rFonts w:ascii="Times New Roman" w:hAnsi="Times New Roman" w:eastAsia="Times New Roman" w:cs="Times New Roman"/>
                <w:b/>
                <w:bCs/>
                <w:sz w:val="24"/>
                <w:szCs w:val="24"/>
                <w:lang w:eastAsia="es-CO"/>
              </w:rPr>
            </w:rPrChange>
          </w:rPr>
          <w:t>)</w:t>
        </w:r>
        <w:r w:rsidRPr="002F5FA5">
          <w:rPr>
            <w:rFonts w:ascii="Calibri" w:hAnsi="Calibri" w:eastAsia="Times New Roman" w:cs="Calibri"/>
            <w:lang w:eastAsia="es-CO"/>
            <w:rPrChange w:author="LauraPGM" w:date="2025-10-06T22:26:00Z" w:id="1593">
              <w:rPr>
                <w:rFonts w:ascii="Times New Roman" w:hAnsi="Times New Roman" w:eastAsia="Times New Roman" w:cs="Times New Roman"/>
                <w:sz w:val="24"/>
                <w:szCs w:val="24"/>
                <w:lang w:eastAsia="es-CO"/>
              </w:rPr>
            </w:rPrChange>
          </w:rPr>
          <w:t xml:space="preserve">, ya que consolida los resultados derivados de las mediciones, evaluaciones y estrategias aplicadas en el marco de la eficiencia energética. Su propósito principal es </w:t>
        </w:r>
        <w:r w:rsidRPr="002F5FA5">
          <w:rPr>
            <w:rFonts w:ascii="Calibri" w:hAnsi="Calibri" w:eastAsia="Times New Roman" w:cs="Calibri"/>
            <w:bCs/>
            <w:lang w:eastAsia="es-CO"/>
            <w:rPrChange w:author="LauraPGM" w:date="2025-10-06T22:26:00Z" w:id="1594">
              <w:rPr>
                <w:rFonts w:ascii="Times New Roman" w:hAnsi="Times New Roman" w:eastAsia="Times New Roman" w:cs="Times New Roman"/>
                <w:b/>
                <w:bCs/>
                <w:sz w:val="24"/>
                <w:szCs w:val="24"/>
                <w:lang w:eastAsia="es-CO"/>
              </w:rPr>
            </w:rPrChange>
          </w:rPr>
          <w:t>transformar los datos técnicos en información precisa, clara y comprensible</w:t>
        </w:r>
        <w:r w:rsidRPr="002F5FA5">
          <w:rPr>
            <w:rFonts w:ascii="Calibri" w:hAnsi="Calibri" w:eastAsia="Times New Roman" w:cs="Calibri"/>
            <w:lang w:eastAsia="es-CO"/>
            <w:rPrChange w:author="LauraPGM" w:date="2025-10-06T22:26:00Z" w:id="1595">
              <w:rPr>
                <w:rFonts w:ascii="Times New Roman" w:hAnsi="Times New Roman" w:eastAsia="Times New Roman" w:cs="Times New Roman"/>
                <w:sz w:val="24"/>
                <w:szCs w:val="24"/>
                <w:lang w:eastAsia="es-CO"/>
              </w:rPr>
            </w:rPrChange>
          </w:rPr>
          <w:t xml:space="preserve">, que facilite la </w:t>
        </w:r>
        <w:r w:rsidRPr="002F5FA5">
          <w:rPr>
            <w:rFonts w:ascii="Calibri" w:hAnsi="Calibri" w:eastAsia="Times New Roman" w:cs="Calibri"/>
            <w:bCs/>
            <w:lang w:eastAsia="es-CO"/>
            <w:rPrChange w:author="LauraPGM" w:date="2025-10-06T22:26:00Z" w:id="1596">
              <w:rPr>
                <w:rFonts w:ascii="Times New Roman" w:hAnsi="Times New Roman" w:eastAsia="Times New Roman" w:cs="Times New Roman"/>
                <w:b/>
                <w:bCs/>
                <w:sz w:val="24"/>
                <w:szCs w:val="24"/>
                <w:lang w:eastAsia="es-CO"/>
              </w:rPr>
            </w:rPrChange>
          </w:rPr>
          <w:t>toma de decisiones informadas</w:t>
        </w:r>
        <w:r w:rsidRPr="002F5FA5">
          <w:rPr>
            <w:rFonts w:ascii="Calibri" w:hAnsi="Calibri" w:eastAsia="Times New Roman" w:cs="Calibri"/>
            <w:lang w:eastAsia="es-CO"/>
            <w:rPrChange w:author="LauraPGM" w:date="2025-10-06T22:26:00Z" w:id="1597">
              <w:rPr>
                <w:rFonts w:ascii="Times New Roman" w:hAnsi="Times New Roman" w:eastAsia="Times New Roman" w:cs="Times New Roman"/>
                <w:sz w:val="24"/>
                <w:szCs w:val="24"/>
                <w:lang w:eastAsia="es-CO"/>
              </w:rPr>
            </w:rPrChange>
          </w:rPr>
          <w:t xml:space="preserve"> en los diferentes niveles de la organización.</w:t>
        </w:r>
      </w:ins>
    </w:p>
    <w:p w:rsidRPr="002F5FA5" w:rsidR="002F5FA5" w:rsidRDefault="002F5FA5" w14:paraId="1CCC9061" w14:textId="77777777">
      <w:pPr>
        <w:spacing w:before="100" w:beforeAutospacing="1" w:after="100" w:afterAutospacing="1" w:line="360" w:lineRule="auto"/>
        <w:rPr>
          <w:ins w:author="LauraPGM" w:date="2025-10-06T22:25:00Z" w:id="1598"/>
          <w:rFonts w:ascii="Calibri" w:hAnsi="Calibri" w:eastAsia="Times New Roman" w:cs="Calibri"/>
          <w:lang w:eastAsia="es-CO"/>
          <w:rPrChange w:author="LauraPGM" w:date="2025-10-06T22:26:00Z" w:id="1599">
            <w:rPr>
              <w:ins w:author="LauraPGM" w:date="2025-10-06T22:25:00Z" w:id="1600"/>
              <w:rFonts w:ascii="Times New Roman" w:hAnsi="Times New Roman" w:eastAsia="Times New Roman" w:cs="Times New Roman"/>
              <w:sz w:val="24"/>
              <w:szCs w:val="24"/>
              <w:lang w:eastAsia="es-CO"/>
            </w:rPr>
          </w:rPrChange>
        </w:rPr>
        <w:pPrChange w:author="LauraPGM" w:date="2025-10-06T22:26:00Z" w:id="1601">
          <w:pPr>
            <w:spacing w:before="100" w:beforeAutospacing="1" w:after="100" w:afterAutospacing="1" w:line="240" w:lineRule="auto"/>
          </w:pPr>
        </w:pPrChange>
      </w:pPr>
      <w:ins w:author="LauraPGM" w:date="2025-10-06T22:25:00Z" w:id="1602">
        <w:r w:rsidRPr="002F5FA5">
          <w:rPr>
            <w:rFonts w:ascii="Calibri" w:hAnsi="Calibri" w:eastAsia="Times New Roman" w:cs="Calibri"/>
            <w:lang w:eastAsia="es-CO"/>
            <w:rPrChange w:author="LauraPGM" w:date="2025-10-06T22:26:00Z" w:id="1603">
              <w:rPr>
                <w:rFonts w:ascii="Times New Roman" w:hAnsi="Times New Roman" w:eastAsia="Times New Roman" w:cs="Times New Roman"/>
                <w:sz w:val="24"/>
                <w:szCs w:val="24"/>
                <w:lang w:eastAsia="es-CO"/>
              </w:rPr>
            </w:rPrChange>
          </w:rPr>
          <w:t xml:space="preserve">Estos informes integran el trabajo realizado en las etapas previas del proceso, que abarcan la </w:t>
        </w:r>
        <w:r w:rsidRPr="002F5FA5">
          <w:rPr>
            <w:rFonts w:ascii="Calibri" w:hAnsi="Calibri" w:eastAsia="Times New Roman" w:cs="Calibri"/>
            <w:bCs/>
            <w:lang w:eastAsia="es-CO"/>
            <w:rPrChange w:author="LauraPGM" w:date="2025-10-06T22:26:00Z" w:id="1604">
              <w:rPr>
                <w:rFonts w:ascii="Times New Roman" w:hAnsi="Times New Roman" w:eastAsia="Times New Roman" w:cs="Times New Roman"/>
                <w:b/>
                <w:bCs/>
                <w:sz w:val="24"/>
                <w:szCs w:val="24"/>
                <w:lang w:eastAsia="es-CO"/>
              </w:rPr>
            </w:rPrChange>
          </w:rPr>
          <w:t>recopilación de datos energéticos confiables</w:t>
        </w:r>
        <w:r w:rsidRPr="002F5FA5">
          <w:rPr>
            <w:rFonts w:ascii="Calibri" w:hAnsi="Calibri" w:eastAsia="Times New Roman" w:cs="Calibri"/>
            <w:lang w:eastAsia="es-CO"/>
            <w:rPrChange w:author="LauraPGM" w:date="2025-10-06T22:26:00Z" w:id="1605">
              <w:rPr>
                <w:rFonts w:ascii="Times New Roman" w:hAnsi="Times New Roman" w:eastAsia="Times New Roman" w:cs="Times New Roman"/>
                <w:sz w:val="24"/>
                <w:szCs w:val="24"/>
                <w:lang w:eastAsia="es-CO"/>
              </w:rPr>
            </w:rPrChange>
          </w:rPr>
          <w:t xml:space="preserve">, el </w:t>
        </w:r>
        <w:r w:rsidRPr="002F5FA5">
          <w:rPr>
            <w:rFonts w:ascii="Calibri" w:hAnsi="Calibri" w:eastAsia="Times New Roman" w:cs="Calibri"/>
            <w:bCs/>
            <w:lang w:eastAsia="es-CO"/>
            <w:rPrChange w:author="LauraPGM" w:date="2025-10-06T22:26:00Z" w:id="1606">
              <w:rPr>
                <w:rFonts w:ascii="Times New Roman" w:hAnsi="Times New Roman" w:eastAsia="Times New Roman" w:cs="Times New Roman"/>
                <w:b/>
                <w:bCs/>
                <w:sz w:val="24"/>
                <w:szCs w:val="24"/>
                <w:lang w:eastAsia="es-CO"/>
              </w:rPr>
            </w:rPrChange>
          </w:rPr>
          <w:t>cálculo de los Indicadores de Desempeño Energético (</w:t>
        </w:r>
        <w:proofErr w:type="spellStart"/>
        <w:r w:rsidRPr="002F5FA5">
          <w:rPr>
            <w:rFonts w:ascii="Calibri" w:hAnsi="Calibri" w:eastAsia="Times New Roman" w:cs="Calibri"/>
            <w:bCs/>
            <w:lang w:eastAsia="es-CO"/>
            <w:rPrChange w:author="LauraPGM" w:date="2025-10-06T22:26:00Z" w:id="1607">
              <w:rPr>
                <w:rFonts w:ascii="Times New Roman" w:hAnsi="Times New Roman" w:eastAsia="Times New Roman" w:cs="Times New Roman"/>
                <w:b/>
                <w:bCs/>
                <w:sz w:val="24"/>
                <w:szCs w:val="24"/>
                <w:lang w:eastAsia="es-CO"/>
              </w:rPr>
            </w:rPrChange>
          </w:rPr>
          <w:t>IDEs</w:t>
        </w:r>
        <w:proofErr w:type="spellEnd"/>
        <w:r w:rsidRPr="002F5FA5">
          <w:rPr>
            <w:rFonts w:ascii="Calibri" w:hAnsi="Calibri" w:eastAsia="Times New Roman" w:cs="Calibri"/>
            <w:bCs/>
            <w:lang w:eastAsia="es-CO"/>
            <w:rPrChange w:author="LauraPGM" w:date="2025-10-06T22:26:00Z" w:id="1608">
              <w:rPr>
                <w:rFonts w:ascii="Times New Roman" w:hAnsi="Times New Roman" w:eastAsia="Times New Roman" w:cs="Times New Roman"/>
                <w:b/>
                <w:bCs/>
                <w:sz w:val="24"/>
                <w:szCs w:val="24"/>
                <w:lang w:eastAsia="es-CO"/>
              </w:rPr>
            </w:rPrChange>
          </w:rPr>
          <w:t>)</w:t>
        </w:r>
        <w:r w:rsidRPr="002F5FA5">
          <w:rPr>
            <w:rFonts w:ascii="Calibri" w:hAnsi="Calibri" w:eastAsia="Times New Roman" w:cs="Calibri"/>
            <w:lang w:eastAsia="es-CO"/>
            <w:rPrChange w:author="LauraPGM" w:date="2025-10-06T22:26:00Z" w:id="1609">
              <w:rPr>
                <w:rFonts w:ascii="Times New Roman" w:hAnsi="Times New Roman" w:eastAsia="Times New Roman" w:cs="Times New Roman"/>
                <w:sz w:val="24"/>
                <w:szCs w:val="24"/>
                <w:lang w:eastAsia="es-CO"/>
              </w:rPr>
            </w:rPrChange>
          </w:rPr>
          <w:t xml:space="preserve">, el </w:t>
        </w:r>
        <w:r w:rsidRPr="002F5FA5">
          <w:rPr>
            <w:rFonts w:ascii="Calibri" w:hAnsi="Calibri" w:eastAsia="Times New Roman" w:cs="Calibri"/>
            <w:bCs/>
            <w:lang w:eastAsia="es-CO"/>
            <w:rPrChange w:author="LauraPGM" w:date="2025-10-06T22:26:00Z" w:id="1610">
              <w:rPr>
                <w:rFonts w:ascii="Times New Roman" w:hAnsi="Times New Roman" w:eastAsia="Times New Roman" w:cs="Times New Roman"/>
                <w:b/>
                <w:bCs/>
                <w:sz w:val="24"/>
                <w:szCs w:val="24"/>
                <w:lang w:eastAsia="es-CO"/>
              </w:rPr>
            </w:rPrChange>
          </w:rPr>
          <w:t>establecimiento de Líneas Base Energéticas (LBE)</w:t>
        </w:r>
        <w:r w:rsidRPr="002F5FA5">
          <w:rPr>
            <w:rFonts w:ascii="Calibri" w:hAnsi="Calibri" w:eastAsia="Times New Roman" w:cs="Calibri"/>
            <w:lang w:eastAsia="es-CO"/>
            <w:rPrChange w:author="LauraPGM" w:date="2025-10-06T22:26:00Z" w:id="1611">
              <w:rPr>
                <w:rFonts w:ascii="Times New Roman" w:hAnsi="Times New Roman" w:eastAsia="Times New Roman" w:cs="Times New Roman"/>
                <w:sz w:val="24"/>
                <w:szCs w:val="24"/>
                <w:lang w:eastAsia="es-CO"/>
              </w:rPr>
            </w:rPrChange>
          </w:rPr>
          <w:t xml:space="preserve"> y la </w:t>
        </w:r>
        <w:r w:rsidRPr="002F5FA5">
          <w:rPr>
            <w:rFonts w:ascii="Calibri" w:hAnsi="Calibri" w:eastAsia="Times New Roman" w:cs="Calibri"/>
            <w:bCs/>
            <w:lang w:eastAsia="es-CO"/>
            <w:rPrChange w:author="LauraPGM" w:date="2025-10-06T22:26:00Z" w:id="1612">
              <w:rPr>
                <w:rFonts w:ascii="Times New Roman" w:hAnsi="Times New Roman" w:eastAsia="Times New Roman" w:cs="Times New Roman"/>
                <w:b/>
                <w:bCs/>
                <w:sz w:val="24"/>
                <w:szCs w:val="24"/>
                <w:lang w:eastAsia="es-CO"/>
              </w:rPr>
            </w:rPrChange>
          </w:rPr>
          <w:t>identificación de oportunidades de mejora y optimización</w:t>
        </w:r>
        <w:r w:rsidRPr="002F5FA5">
          <w:rPr>
            <w:rFonts w:ascii="Calibri" w:hAnsi="Calibri" w:eastAsia="Times New Roman" w:cs="Calibri"/>
            <w:lang w:eastAsia="es-CO"/>
            <w:rPrChange w:author="LauraPGM" w:date="2025-10-06T22:26:00Z" w:id="1613">
              <w:rPr>
                <w:rFonts w:ascii="Times New Roman" w:hAnsi="Times New Roman" w:eastAsia="Times New Roman" w:cs="Times New Roman"/>
                <w:sz w:val="24"/>
                <w:szCs w:val="24"/>
                <w:lang w:eastAsia="es-CO"/>
              </w:rPr>
            </w:rPrChange>
          </w:rPr>
          <w:t xml:space="preserve">. Así, los resultados cuantitativos se complementan con un </w:t>
        </w:r>
        <w:r w:rsidRPr="002F5FA5">
          <w:rPr>
            <w:rFonts w:ascii="Calibri" w:hAnsi="Calibri" w:eastAsia="Times New Roman" w:cs="Calibri"/>
            <w:bCs/>
            <w:lang w:eastAsia="es-CO"/>
            <w:rPrChange w:author="LauraPGM" w:date="2025-10-06T22:26:00Z" w:id="1614">
              <w:rPr>
                <w:rFonts w:ascii="Times New Roman" w:hAnsi="Times New Roman" w:eastAsia="Times New Roman" w:cs="Times New Roman"/>
                <w:b/>
                <w:bCs/>
                <w:sz w:val="24"/>
                <w:szCs w:val="24"/>
                <w:lang w:eastAsia="es-CO"/>
              </w:rPr>
            </w:rPrChange>
          </w:rPr>
          <w:t>análisis cualitativo</w:t>
        </w:r>
        <w:r w:rsidRPr="002F5FA5">
          <w:rPr>
            <w:rFonts w:ascii="Calibri" w:hAnsi="Calibri" w:eastAsia="Times New Roman" w:cs="Calibri"/>
            <w:lang w:eastAsia="es-CO"/>
            <w:rPrChange w:author="LauraPGM" w:date="2025-10-06T22:26:00Z" w:id="1615">
              <w:rPr>
                <w:rFonts w:ascii="Times New Roman" w:hAnsi="Times New Roman" w:eastAsia="Times New Roman" w:cs="Times New Roman"/>
                <w:sz w:val="24"/>
                <w:szCs w:val="24"/>
                <w:lang w:eastAsia="es-CO"/>
              </w:rPr>
            </w:rPrChange>
          </w:rPr>
          <w:t xml:space="preserve"> que permite interpretar tendencias, variaciones, causas y posibles acciones correctivas o preventivas.</w:t>
        </w:r>
      </w:ins>
    </w:p>
    <w:p w:rsidRPr="002F5FA5" w:rsidR="002F5FA5" w:rsidRDefault="002F5FA5" w14:paraId="6ECB96C0" w14:textId="77777777">
      <w:pPr>
        <w:spacing w:before="100" w:beforeAutospacing="1" w:after="100" w:afterAutospacing="1" w:line="360" w:lineRule="auto"/>
        <w:rPr>
          <w:ins w:author="LauraPGM" w:date="2025-10-06T22:25:00Z" w:id="1616"/>
          <w:rFonts w:ascii="Calibri" w:hAnsi="Calibri" w:eastAsia="Times New Roman" w:cs="Calibri"/>
          <w:lang w:eastAsia="es-CO"/>
          <w:rPrChange w:author="LauraPGM" w:date="2025-10-06T22:26:00Z" w:id="1617">
            <w:rPr>
              <w:ins w:author="LauraPGM" w:date="2025-10-06T22:25:00Z" w:id="1618"/>
              <w:rFonts w:ascii="Times New Roman" w:hAnsi="Times New Roman" w:eastAsia="Times New Roman" w:cs="Times New Roman"/>
              <w:sz w:val="24"/>
              <w:szCs w:val="24"/>
              <w:lang w:eastAsia="es-CO"/>
            </w:rPr>
          </w:rPrChange>
        </w:rPr>
        <w:pPrChange w:author="LauraPGM" w:date="2025-10-06T22:26:00Z" w:id="1619">
          <w:pPr>
            <w:spacing w:before="100" w:beforeAutospacing="1" w:after="100" w:afterAutospacing="1" w:line="240" w:lineRule="auto"/>
          </w:pPr>
        </w:pPrChange>
      </w:pPr>
      <w:ins w:author="LauraPGM" w:date="2025-10-06T22:25:00Z" w:id="1620">
        <w:r w:rsidRPr="002F5FA5">
          <w:rPr>
            <w:rFonts w:ascii="Calibri" w:hAnsi="Calibri" w:eastAsia="Times New Roman" w:cs="Calibri"/>
            <w:lang w:eastAsia="es-CO"/>
            <w:rPrChange w:author="LauraPGM" w:date="2025-10-06T22:26:00Z" w:id="1621">
              <w:rPr>
                <w:rFonts w:ascii="Times New Roman" w:hAnsi="Times New Roman" w:eastAsia="Times New Roman" w:cs="Times New Roman"/>
                <w:sz w:val="24"/>
                <w:szCs w:val="24"/>
                <w:lang w:eastAsia="es-CO"/>
              </w:rPr>
            </w:rPrChange>
          </w:rPr>
          <w:t xml:space="preserve">Un informe técnico bien estructurado debe lograr un equilibrio entre el </w:t>
        </w:r>
        <w:r w:rsidRPr="002F5FA5">
          <w:rPr>
            <w:rFonts w:ascii="Calibri" w:hAnsi="Calibri" w:eastAsia="Times New Roman" w:cs="Calibri"/>
            <w:bCs/>
            <w:lang w:eastAsia="es-CO"/>
            <w:rPrChange w:author="LauraPGM" w:date="2025-10-06T22:26:00Z" w:id="1622">
              <w:rPr>
                <w:rFonts w:ascii="Times New Roman" w:hAnsi="Times New Roman" w:eastAsia="Times New Roman" w:cs="Times New Roman"/>
                <w:b/>
                <w:bCs/>
                <w:sz w:val="24"/>
                <w:szCs w:val="24"/>
                <w:lang w:eastAsia="es-CO"/>
              </w:rPr>
            </w:rPrChange>
          </w:rPr>
          <w:t>rigor analítico y la claridad comunicativa</w:t>
        </w:r>
        <w:r w:rsidRPr="002F5FA5">
          <w:rPr>
            <w:rFonts w:ascii="Calibri" w:hAnsi="Calibri" w:eastAsia="Times New Roman" w:cs="Calibri"/>
            <w:lang w:eastAsia="es-CO"/>
            <w:rPrChange w:author="LauraPGM" w:date="2025-10-06T22:26:00Z" w:id="1623">
              <w:rPr>
                <w:rFonts w:ascii="Times New Roman" w:hAnsi="Times New Roman" w:eastAsia="Times New Roman" w:cs="Times New Roman"/>
                <w:sz w:val="24"/>
                <w:szCs w:val="24"/>
                <w:lang w:eastAsia="es-CO"/>
              </w:rPr>
            </w:rPrChange>
          </w:rPr>
          <w:t>. Para tal fin, se recomienda incluir los siguientes apartados:</w:t>
        </w:r>
      </w:ins>
    </w:p>
    <w:p w:rsidRPr="002F5FA5" w:rsidR="002F5FA5" w:rsidRDefault="002F5FA5" w14:paraId="136348D3" w14:textId="77777777">
      <w:pPr>
        <w:numPr>
          <w:ilvl w:val="0"/>
          <w:numId w:val="188"/>
        </w:numPr>
        <w:spacing w:before="100" w:beforeAutospacing="1" w:after="100" w:afterAutospacing="1" w:line="360" w:lineRule="auto"/>
        <w:rPr>
          <w:ins w:author="LauraPGM" w:date="2025-10-06T22:25:00Z" w:id="1624"/>
          <w:rFonts w:ascii="Calibri" w:hAnsi="Calibri" w:eastAsia="Times New Roman" w:cs="Calibri"/>
          <w:lang w:eastAsia="es-CO"/>
          <w:rPrChange w:author="LauraPGM" w:date="2025-10-06T22:26:00Z" w:id="1625">
            <w:rPr>
              <w:ins w:author="LauraPGM" w:date="2025-10-06T22:25:00Z" w:id="1626"/>
              <w:rFonts w:ascii="Times New Roman" w:hAnsi="Times New Roman" w:eastAsia="Times New Roman" w:cs="Times New Roman"/>
              <w:sz w:val="24"/>
              <w:szCs w:val="24"/>
              <w:lang w:eastAsia="es-CO"/>
            </w:rPr>
          </w:rPrChange>
        </w:rPr>
        <w:pPrChange w:author="LauraPGM" w:date="2025-10-06T22:26:00Z" w:id="1627">
          <w:pPr>
            <w:numPr>
              <w:numId w:val="188"/>
            </w:numPr>
            <w:tabs>
              <w:tab w:val="num" w:pos="720"/>
            </w:tabs>
            <w:spacing w:before="100" w:beforeAutospacing="1" w:after="100" w:afterAutospacing="1" w:line="240" w:lineRule="auto"/>
            <w:ind w:left="720" w:hanging="360"/>
          </w:pPr>
        </w:pPrChange>
      </w:pPr>
      <w:ins w:author="LauraPGM" w:date="2025-10-06T22:25:00Z" w:id="1628">
        <w:r w:rsidRPr="002F5FA5">
          <w:rPr>
            <w:rFonts w:ascii="Calibri" w:hAnsi="Calibri" w:eastAsia="Times New Roman" w:cs="Calibri"/>
            <w:b/>
            <w:bCs/>
            <w:lang w:eastAsia="es-CO"/>
            <w:rPrChange w:author="LauraPGM" w:date="2025-10-06T22:26:00Z" w:id="1629">
              <w:rPr>
                <w:rFonts w:ascii="Times New Roman" w:hAnsi="Times New Roman" w:eastAsia="Times New Roman" w:cs="Times New Roman"/>
                <w:b/>
                <w:bCs/>
                <w:sz w:val="24"/>
                <w:szCs w:val="24"/>
                <w:lang w:eastAsia="es-CO"/>
              </w:rPr>
            </w:rPrChange>
          </w:rPr>
          <w:t>Resumen ejecutivo:</w:t>
        </w:r>
        <w:r w:rsidRPr="002F5FA5">
          <w:rPr>
            <w:rFonts w:ascii="Calibri" w:hAnsi="Calibri" w:eastAsia="Times New Roman" w:cs="Calibri"/>
            <w:lang w:eastAsia="es-CO"/>
            <w:rPrChange w:author="LauraPGM" w:date="2025-10-06T22:26:00Z" w:id="1630">
              <w:rPr>
                <w:rFonts w:ascii="Times New Roman" w:hAnsi="Times New Roman" w:eastAsia="Times New Roman" w:cs="Times New Roman"/>
                <w:sz w:val="24"/>
                <w:szCs w:val="24"/>
                <w:lang w:eastAsia="es-CO"/>
              </w:rPr>
            </w:rPrChange>
          </w:rPr>
          <w:t xml:space="preserve"> síntesis de los hallazgos, conclusiones y recomendaciones principales.</w:t>
        </w:r>
      </w:ins>
    </w:p>
    <w:p w:rsidRPr="002F5FA5" w:rsidR="002F5FA5" w:rsidRDefault="002F5FA5" w14:paraId="62ED90E8" w14:textId="77777777">
      <w:pPr>
        <w:numPr>
          <w:ilvl w:val="0"/>
          <w:numId w:val="188"/>
        </w:numPr>
        <w:spacing w:before="100" w:beforeAutospacing="1" w:after="100" w:afterAutospacing="1" w:line="360" w:lineRule="auto"/>
        <w:rPr>
          <w:ins w:author="LauraPGM" w:date="2025-10-06T22:25:00Z" w:id="1631"/>
          <w:rFonts w:ascii="Calibri" w:hAnsi="Calibri" w:eastAsia="Times New Roman" w:cs="Calibri"/>
          <w:lang w:eastAsia="es-CO"/>
          <w:rPrChange w:author="LauraPGM" w:date="2025-10-06T22:26:00Z" w:id="1632">
            <w:rPr>
              <w:ins w:author="LauraPGM" w:date="2025-10-06T22:25:00Z" w:id="1633"/>
              <w:rFonts w:ascii="Times New Roman" w:hAnsi="Times New Roman" w:eastAsia="Times New Roman" w:cs="Times New Roman"/>
              <w:sz w:val="24"/>
              <w:szCs w:val="24"/>
              <w:lang w:eastAsia="es-CO"/>
            </w:rPr>
          </w:rPrChange>
        </w:rPr>
        <w:pPrChange w:author="LauraPGM" w:date="2025-10-06T22:26:00Z" w:id="1634">
          <w:pPr>
            <w:numPr>
              <w:numId w:val="188"/>
            </w:numPr>
            <w:tabs>
              <w:tab w:val="num" w:pos="720"/>
            </w:tabs>
            <w:spacing w:before="100" w:beforeAutospacing="1" w:after="100" w:afterAutospacing="1" w:line="240" w:lineRule="auto"/>
            <w:ind w:left="720" w:hanging="360"/>
          </w:pPr>
        </w:pPrChange>
      </w:pPr>
      <w:ins w:author="LauraPGM" w:date="2025-10-06T22:25:00Z" w:id="1635">
        <w:r w:rsidRPr="002F5FA5">
          <w:rPr>
            <w:rFonts w:ascii="Calibri" w:hAnsi="Calibri" w:eastAsia="Times New Roman" w:cs="Calibri"/>
            <w:b/>
            <w:bCs/>
            <w:lang w:eastAsia="es-CO"/>
            <w:rPrChange w:author="LauraPGM" w:date="2025-10-06T22:26:00Z" w:id="1636">
              <w:rPr>
                <w:rFonts w:ascii="Times New Roman" w:hAnsi="Times New Roman" w:eastAsia="Times New Roman" w:cs="Times New Roman"/>
                <w:b/>
                <w:bCs/>
                <w:sz w:val="24"/>
                <w:szCs w:val="24"/>
                <w:lang w:eastAsia="es-CO"/>
              </w:rPr>
            </w:rPrChange>
          </w:rPr>
          <w:t>Metodología:</w:t>
        </w:r>
        <w:r w:rsidRPr="002F5FA5">
          <w:rPr>
            <w:rFonts w:ascii="Calibri" w:hAnsi="Calibri" w:eastAsia="Times New Roman" w:cs="Calibri"/>
            <w:lang w:eastAsia="es-CO"/>
            <w:rPrChange w:author="LauraPGM" w:date="2025-10-06T22:26:00Z" w:id="1637">
              <w:rPr>
                <w:rFonts w:ascii="Times New Roman" w:hAnsi="Times New Roman" w:eastAsia="Times New Roman" w:cs="Times New Roman"/>
                <w:sz w:val="24"/>
                <w:szCs w:val="24"/>
                <w:lang w:eastAsia="es-CO"/>
              </w:rPr>
            </w:rPrChange>
          </w:rPr>
          <w:t xml:space="preserve"> descripción de los procedimientos de medición, herramientas empleadas y fuentes de datos.</w:t>
        </w:r>
      </w:ins>
    </w:p>
    <w:p w:rsidRPr="002F5FA5" w:rsidR="002F5FA5" w:rsidRDefault="002F5FA5" w14:paraId="4EDCEE58" w14:textId="77777777">
      <w:pPr>
        <w:numPr>
          <w:ilvl w:val="0"/>
          <w:numId w:val="188"/>
        </w:numPr>
        <w:spacing w:before="100" w:beforeAutospacing="1" w:after="100" w:afterAutospacing="1" w:line="360" w:lineRule="auto"/>
        <w:rPr>
          <w:ins w:author="LauraPGM" w:date="2025-10-06T22:25:00Z" w:id="1638"/>
          <w:rFonts w:ascii="Calibri" w:hAnsi="Calibri" w:eastAsia="Times New Roman" w:cs="Calibri"/>
          <w:lang w:eastAsia="es-CO"/>
          <w:rPrChange w:author="LauraPGM" w:date="2025-10-06T22:26:00Z" w:id="1639">
            <w:rPr>
              <w:ins w:author="LauraPGM" w:date="2025-10-06T22:25:00Z" w:id="1640"/>
              <w:rFonts w:ascii="Times New Roman" w:hAnsi="Times New Roman" w:eastAsia="Times New Roman" w:cs="Times New Roman"/>
              <w:sz w:val="24"/>
              <w:szCs w:val="24"/>
              <w:lang w:eastAsia="es-CO"/>
            </w:rPr>
          </w:rPrChange>
        </w:rPr>
        <w:pPrChange w:author="LauraPGM" w:date="2025-10-06T22:26:00Z" w:id="1641">
          <w:pPr>
            <w:numPr>
              <w:numId w:val="188"/>
            </w:numPr>
            <w:tabs>
              <w:tab w:val="num" w:pos="720"/>
            </w:tabs>
            <w:spacing w:before="100" w:beforeAutospacing="1" w:after="100" w:afterAutospacing="1" w:line="240" w:lineRule="auto"/>
            <w:ind w:left="720" w:hanging="360"/>
          </w:pPr>
        </w:pPrChange>
      </w:pPr>
      <w:ins w:author="LauraPGM" w:date="2025-10-06T22:25:00Z" w:id="1642">
        <w:r w:rsidRPr="002F5FA5">
          <w:rPr>
            <w:rFonts w:ascii="Calibri" w:hAnsi="Calibri" w:eastAsia="Times New Roman" w:cs="Calibri"/>
            <w:b/>
            <w:bCs/>
            <w:lang w:eastAsia="es-CO"/>
            <w:rPrChange w:author="LauraPGM" w:date="2025-10-06T22:26:00Z" w:id="1643">
              <w:rPr>
                <w:rFonts w:ascii="Times New Roman" w:hAnsi="Times New Roman" w:eastAsia="Times New Roman" w:cs="Times New Roman"/>
                <w:b/>
                <w:bCs/>
                <w:sz w:val="24"/>
                <w:szCs w:val="24"/>
                <w:lang w:eastAsia="es-CO"/>
              </w:rPr>
            </w:rPrChange>
          </w:rPr>
          <w:t>Resultados energéticos:</w:t>
        </w:r>
        <w:r w:rsidRPr="002F5FA5">
          <w:rPr>
            <w:rFonts w:ascii="Calibri" w:hAnsi="Calibri" w:eastAsia="Times New Roman" w:cs="Calibri"/>
            <w:lang w:eastAsia="es-CO"/>
            <w:rPrChange w:author="LauraPGM" w:date="2025-10-06T22:26:00Z" w:id="1644">
              <w:rPr>
                <w:rFonts w:ascii="Times New Roman" w:hAnsi="Times New Roman" w:eastAsia="Times New Roman" w:cs="Times New Roman"/>
                <w:sz w:val="24"/>
                <w:szCs w:val="24"/>
                <w:lang w:eastAsia="es-CO"/>
              </w:rPr>
            </w:rPrChange>
          </w:rPr>
          <w:t xml:space="preserve"> presentación de los </w:t>
        </w:r>
        <w:proofErr w:type="spellStart"/>
        <w:r w:rsidRPr="002F5FA5">
          <w:rPr>
            <w:rFonts w:ascii="Calibri" w:hAnsi="Calibri" w:eastAsia="Times New Roman" w:cs="Calibri"/>
            <w:lang w:eastAsia="es-CO"/>
            <w:rPrChange w:author="LauraPGM" w:date="2025-10-06T22:26:00Z" w:id="1645">
              <w:rPr>
                <w:rFonts w:ascii="Times New Roman" w:hAnsi="Times New Roman" w:eastAsia="Times New Roman" w:cs="Times New Roman"/>
                <w:sz w:val="24"/>
                <w:szCs w:val="24"/>
                <w:lang w:eastAsia="es-CO"/>
              </w:rPr>
            </w:rPrChange>
          </w:rPr>
          <w:t>IDEs</w:t>
        </w:r>
        <w:proofErr w:type="spellEnd"/>
        <w:r w:rsidRPr="002F5FA5">
          <w:rPr>
            <w:rFonts w:ascii="Calibri" w:hAnsi="Calibri" w:eastAsia="Times New Roman" w:cs="Calibri"/>
            <w:lang w:eastAsia="es-CO"/>
            <w:rPrChange w:author="LauraPGM" w:date="2025-10-06T22:26:00Z" w:id="1646">
              <w:rPr>
                <w:rFonts w:ascii="Times New Roman" w:hAnsi="Times New Roman" w:eastAsia="Times New Roman" w:cs="Times New Roman"/>
                <w:sz w:val="24"/>
                <w:szCs w:val="24"/>
                <w:lang w:eastAsia="es-CO"/>
              </w:rPr>
            </w:rPrChange>
          </w:rPr>
          <w:t>, comparación con la LBE y evolución temporal del consumo.</w:t>
        </w:r>
      </w:ins>
    </w:p>
    <w:p w:rsidRPr="002F5FA5" w:rsidR="002F5FA5" w:rsidRDefault="002F5FA5" w14:paraId="0CB08C8D" w14:textId="77777777">
      <w:pPr>
        <w:numPr>
          <w:ilvl w:val="0"/>
          <w:numId w:val="188"/>
        </w:numPr>
        <w:spacing w:before="100" w:beforeAutospacing="1" w:after="100" w:afterAutospacing="1" w:line="360" w:lineRule="auto"/>
        <w:rPr>
          <w:ins w:author="LauraPGM" w:date="2025-10-06T22:25:00Z" w:id="1647"/>
          <w:rFonts w:ascii="Calibri" w:hAnsi="Calibri" w:eastAsia="Times New Roman" w:cs="Calibri"/>
          <w:lang w:eastAsia="es-CO"/>
          <w:rPrChange w:author="LauraPGM" w:date="2025-10-06T22:26:00Z" w:id="1648">
            <w:rPr>
              <w:ins w:author="LauraPGM" w:date="2025-10-06T22:25:00Z" w:id="1649"/>
              <w:rFonts w:ascii="Times New Roman" w:hAnsi="Times New Roman" w:eastAsia="Times New Roman" w:cs="Times New Roman"/>
              <w:sz w:val="24"/>
              <w:szCs w:val="24"/>
              <w:lang w:eastAsia="es-CO"/>
            </w:rPr>
          </w:rPrChange>
        </w:rPr>
        <w:pPrChange w:author="LauraPGM" w:date="2025-10-06T22:26:00Z" w:id="1650">
          <w:pPr>
            <w:numPr>
              <w:numId w:val="188"/>
            </w:numPr>
            <w:tabs>
              <w:tab w:val="num" w:pos="720"/>
            </w:tabs>
            <w:spacing w:before="100" w:beforeAutospacing="1" w:after="100" w:afterAutospacing="1" w:line="240" w:lineRule="auto"/>
            <w:ind w:left="720" w:hanging="360"/>
          </w:pPr>
        </w:pPrChange>
      </w:pPr>
      <w:ins w:author="LauraPGM" w:date="2025-10-06T22:25:00Z" w:id="1651">
        <w:r w:rsidRPr="002F5FA5">
          <w:rPr>
            <w:rFonts w:ascii="Calibri" w:hAnsi="Calibri" w:eastAsia="Times New Roman" w:cs="Calibri"/>
            <w:b/>
            <w:bCs/>
            <w:lang w:eastAsia="es-CO"/>
            <w:rPrChange w:author="LauraPGM" w:date="2025-10-06T22:26:00Z" w:id="1652">
              <w:rPr>
                <w:rFonts w:ascii="Times New Roman" w:hAnsi="Times New Roman" w:eastAsia="Times New Roman" w:cs="Times New Roman"/>
                <w:b/>
                <w:bCs/>
                <w:sz w:val="24"/>
                <w:szCs w:val="24"/>
                <w:lang w:eastAsia="es-CO"/>
              </w:rPr>
            </w:rPrChange>
          </w:rPr>
          <w:t>Análisis de desempeño:</w:t>
        </w:r>
        <w:r w:rsidRPr="002F5FA5">
          <w:rPr>
            <w:rFonts w:ascii="Calibri" w:hAnsi="Calibri" w:eastAsia="Times New Roman" w:cs="Calibri"/>
            <w:lang w:eastAsia="es-CO"/>
            <w:rPrChange w:author="LauraPGM" w:date="2025-10-06T22:26:00Z" w:id="1653">
              <w:rPr>
                <w:rFonts w:ascii="Times New Roman" w:hAnsi="Times New Roman" w:eastAsia="Times New Roman" w:cs="Times New Roman"/>
                <w:sz w:val="24"/>
                <w:szCs w:val="24"/>
                <w:lang w:eastAsia="es-CO"/>
              </w:rPr>
            </w:rPrChange>
          </w:rPr>
          <w:t xml:space="preserve"> interpretación de resultados, identificación de variaciones significativas y evaluación del cumplimiento de metas.</w:t>
        </w:r>
      </w:ins>
    </w:p>
    <w:p w:rsidRPr="002F5FA5" w:rsidR="002F5FA5" w:rsidRDefault="002F5FA5" w14:paraId="6C0CA3E2" w14:textId="77777777">
      <w:pPr>
        <w:numPr>
          <w:ilvl w:val="0"/>
          <w:numId w:val="188"/>
        </w:numPr>
        <w:spacing w:before="100" w:beforeAutospacing="1" w:after="100" w:afterAutospacing="1" w:line="360" w:lineRule="auto"/>
        <w:rPr>
          <w:ins w:author="LauraPGM" w:date="2025-10-06T22:25:00Z" w:id="1654"/>
          <w:rFonts w:ascii="Calibri" w:hAnsi="Calibri" w:eastAsia="Times New Roman" w:cs="Calibri"/>
          <w:lang w:eastAsia="es-CO"/>
          <w:rPrChange w:author="LauraPGM" w:date="2025-10-06T22:26:00Z" w:id="1655">
            <w:rPr>
              <w:ins w:author="LauraPGM" w:date="2025-10-06T22:25:00Z" w:id="1656"/>
              <w:rFonts w:ascii="Times New Roman" w:hAnsi="Times New Roman" w:eastAsia="Times New Roman" w:cs="Times New Roman"/>
              <w:sz w:val="24"/>
              <w:szCs w:val="24"/>
              <w:lang w:eastAsia="es-CO"/>
            </w:rPr>
          </w:rPrChange>
        </w:rPr>
        <w:pPrChange w:author="LauraPGM" w:date="2025-10-06T22:26:00Z" w:id="1657">
          <w:pPr>
            <w:numPr>
              <w:numId w:val="188"/>
            </w:numPr>
            <w:tabs>
              <w:tab w:val="num" w:pos="720"/>
            </w:tabs>
            <w:spacing w:before="100" w:beforeAutospacing="1" w:after="100" w:afterAutospacing="1" w:line="240" w:lineRule="auto"/>
            <w:ind w:left="720" w:hanging="360"/>
          </w:pPr>
        </w:pPrChange>
      </w:pPr>
      <w:ins w:author="LauraPGM" w:date="2025-10-06T22:25:00Z" w:id="1658">
        <w:r w:rsidRPr="002F5FA5">
          <w:rPr>
            <w:rFonts w:ascii="Calibri" w:hAnsi="Calibri" w:eastAsia="Times New Roman" w:cs="Calibri"/>
            <w:b/>
            <w:bCs/>
            <w:lang w:eastAsia="es-CO"/>
            <w:rPrChange w:author="LauraPGM" w:date="2025-10-06T22:26:00Z" w:id="1659">
              <w:rPr>
                <w:rFonts w:ascii="Times New Roman" w:hAnsi="Times New Roman" w:eastAsia="Times New Roman" w:cs="Times New Roman"/>
                <w:b/>
                <w:bCs/>
                <w:sz w:val="24"/>
                <w:szCs w:val="24"/>
                <w:lang w:eastAsia="es-CO"/>
              </w:rPr>
            </w:rPrChange>
          </w:rPr>
          <w:t>Propuestas de optimización:</w:t>
        </w:r>
        <w:r w:rsidRPr="002F5FA5">
          <w:rPr>
            <w:rFonts w:ascii="Calibri" w:hAnsi="Calibri" w:eastAsia="Times New Roman" w:cs="Calibri"/>
            <w:lang w:eastAsia="es-CO"/>
            <w:rPrChange w:author="LauraPGM" w:date="2025-10-06T22:26:00Z" w:id="1660">
              <w:rPr>
                <w:rFonts w:ascii="Times New Roman" w:hAnsi="Times New Roman" w:eastAsia="Times New Roman" w:cs="Times New Roman"/>
                <w:sz w:val="24"/>
                <w:szCs w:val="24"/>
                <w:lang w:eastAsia="es-CO"/>
              </w:rPr>
            </w:rPrChange>
          </w:rPr>
          <w:t xml:space="preserve"> acciones técnicas y de gestión dirigidas a mejorar la eficiencia energética y reducir el impacto ambiental.</w:t>
        </w:r>
      </w:ins>
    </w:p>
    <w:p w:rsidRPr="002F5FA5" w:rsidR="002F5FA5" w:rsidRDefault="002F5FA5" w14:paraId="3BF80AD1" w14:textId="77777777">
      <w:pPr>
        <w:numPr>
          <w:ilvl w:val="0"/>
          <w:numId w:val="188"/>
        </w:numPr>
        <w:spacing w:before="100" w:beforeAutospacing="1" w:after="100" w:afterAutospacing="1" w:line="360" w:lineRule="auto"/>
        <w:rPr>
          <w:ins w:author="LauraPGM" w:date="2025-10-06T22:25:00Z" w:id="1661"/>
          <w:rFonts w:ascii="Calibri" w:hAnsi="Calibri" w:eastAsia="Times New Roman" w:cs="Calibri"/>
          <w:lang w:eastAsia="es-CO"/>
          <w:rPrChange w:author="LauraPGM" w:date="2025-10-06T22:26:00Z" w:id="1662">
            <w:rPr>
              <w:ins w:author="LauraPGM" w:date="2025-10-06T22:25:00Z" w:id="1663"/>
              <w:rFonts w:ascii="Times New Roman" w:hAnsi="Times New Roman" w:eastAsia="Times New Roman" w:cs="Times New Roman"/>
              <w:sz w:val="24"/>
              <w:szCs w:val="24"/>
              <w:lang w:eastAsia="es-CO"/>
            </w:rPr>
          </w:rPrChange>
        </w:rPr>
        <w:pPrChange w:author="LauraPGM" w:date="2025-10-06T22:26:00Z" w:id="1664">
          <w:pPr>
            <w:numPr>
              <w:numId w:val="188"/>
            </w:numPr>
            <w:tabs>
              <w:tab w:val="num" w:pos="720"/>
            </w:tabs>
            <w:spacing w:before="100" w:beforeAutospacing="1" w:after="100" w:afterAutospacing="1" w:line="240" w:lineRule="auto"/>
            <w:ind w:left="720" w:hanging="360"/>
          </w:pPr>
        </w:pPrChange>
      </w:pPr>
      <w:ins w:author="LauraPGM" w:date="2025-10-06T22:25:00Z" w:id="1665">
        <w:r w:rsidRPr="002F5FA5">
          <w:rPr>
            <w:rFonts w:ascii="Calibri" w:hAnsi="Calibri" w:eastAsia="Times New Roman" w:cs="Calibri"/>
            <w:b/>
            <w:bCs/>
            <w:lang w:eastAsia="es-CO"/>
            <w:rPrChange w:author="LauraPGM" w:date="2025-10-06T22:26:00Z" w:id="1666">
              <w:rPr>
                <w:rFonts w:ascii="Times New Roman" w:hAnsi="Times New Roman" w:eastAsia="Times New Roman" w:cs="Times New Roman"/>
                <w:b/>
                <w:bCs/>
                <w:sz w:val="24"/>
                <w:szCs w:val="24"/>
                <w:lang w:eastAsia="es-CO"/>
              </w:rPr>
            </w:rPrChange>
          </w:rPr>
          <w:t>Conclusiones y plan de seguimiento:</w:t>
        </w:r>
        <w:r w:rsidRPr="002F5FA5">
          <w:rPr>
            <w:rFonts w:ascii="Calibri" w:hAnsi="Calibri" w:eastAsia="Times New Roman" w:cs="Calibri"/>
            <w:lang w:eastAsia="es-CO"/>
            <w:rPrChange w:author="LauraPGM" w:date="2025-10-06T22:26:00Z" w:id="1667">
              <w:rPr>
                <w:rFonts w:ascii="Times New Roman" w:hAnsi="Times New Roman" w:eastAsia="Times New Roman" w:cs="Times New Roman"/>
                <w:sz w:val="24"/>
                <w:szCs w:val="24"/>
                <w:lang w:eastAsia="es-CO"/>
              </w:rPr>
            </w:rPrChange>
          </w:rPr>
          <w:t xml:space="preserve"> resumen de logros alcanzados y pasos a seguir para garantizar la mejora continua.</w:t>
        </w:r>
      </w:ins>
    </w:p>
    <w:p w:rsidRPr="002F5FA5" w:rsidR="002F5FA5" w:rsidRDefault="002F5FA5" w14:paraId="35C3B530" w14:textId="77777777">
      <w:pPr>
        <w:spacing w:before="100" w:beforeAutospacing="1" w:after="100" w:afterAutospacing="1" w:line="360" w:lineRule="auto"/>
        <w:rPr>
          <w:ins w:author="LauraPGM" w:date="2025-10-06T22:25:00Z" w:id="1668"/>
          <w:rFonts w:ascii="Calibri" w:hAnsi="Calibri" w:eastAsia="Times New Roman" w:cs="Calibri"/>
          <w:lang w:eastAsia="es-CO"/>
          <w:rPrChange w:author="LauraPGM" w:date="2025-10-06T22:26:00Z" w:id="1669">
            <w:rPr>
              <w:ins w:author="LauraPGM" w:date="2025-10-06T22:25:00Z" w:id="1670"/>
              <w:rFonts w:ascii="Times New Roman" w:hAnsi="Times New Roman" w:eastAsia="Times New Roman" w:cs="Times New Roman"/>
              <w:sz w:val="24"/>
              <w:szCs w:val="24"/>
              <w:lang w:eastAsia="es-CO"/>
            </w:rPr>
          </w:rPrChange>
        </w:rPr>
        <w:pPrChange w:author="LauraPGM" w:date="2025-10-06T22:26:00Z" w:id="1671">
          <w:pPr>
            <w:spacing w:before="100" w:beforeAutospacing="1" w:after="100" w:afterAutospacing="1" w:line="240" w:lineRule="auto"/>
          </w:pPr>
        </w:pPrChange>
      </w:pPr>
      <w:ins w:author="LauraPGM" w:date="2025-10-06T22:25:00Z" w:id="1672">
        <w:r w:rsidRPr="002F5FA5">
          <w:rPr>
            <w:rFonts w:ascii="Calibri" w:hAnsi="Calibri" w:eastAsia="Times New Roman" w:cs="Calibri"/>
            <w:lang w:eastAsia="es-CO"/>
            <w:rPrChange w:author="LauraPGM" w:date="2025-10-06T22:26:00Z" w:id="1673">
              <w:rPr>
                <w:rFonts w:ascii="Times New Roman" w:hAnsi="Times New Roman" w:eastAsia="Times New Roman" w:cs="Times New Roman"/>
                <w:sz w:val="24"/>
                <w:szCs w:val="24"/>
                <w:lang w:eastAsia="es-CO"/>
              </w:rPr>
            </w:rPrChange>
          </w:rPr>
          <w:t xml:space="preserve">La </w:t>
        </w:r>
        <w:r w:rsidRPr="002F5FA5">
          <w:rPr>
            <w:rFonts w:ascii="Calibri" w:hAnsi="Calibri" w:eastAsia="Times New Roman" w:cs="Calibri"/>
            <w:bCs/>
            <w:lang w:eastAsia="es-CO"/>
            <w:rPrChange w:author="LauraPGM" w:date="2025-10-06T22:26:00Z" w:id="1674">
              <w:rPr>
                <w:rFonts w:ascii="Times New Roman" w:hAnsi="Times New Roman" w:eastAsia="Times New Roman" w:cs="Times New Roman"/>
                <w:b/>
                <w:bCs/>
                <w:sz w:val="24"/>
                <w:szCs w:val="24"/>
                <w:lang w:eastAsia="es-CO"/>
              </w:rPr>
            </w:rPrChange>
          </w:rPr>
          <w:t>comunicación de resultados</w:t>
        </w:r>
        <w:r w:rsidRPr="002F5FA5">
          <w:rPr>
            <w:rFonts w:ascii="Calibri" w:hAnsi="Calibri" w:eastAsia="Times New Roman" w:cs="Calibri"/>
            <w:lang w:eastAsia="es-CO"/>
            <w:rPrChange w:author="LauraPGM" w:date="2025-10-06T22:26:00Z" w:id="1675">
              <w:rPr>
                <w:rFonts w:ascii="Times New Roman" w:hAnsi="Times New Roman" w:eastAsia="Times New Roman" w:cs="Times New Roman"/>
                <w:sz w:val="24"/>
                <w:szCs w:val="24"/>
                <w:lang w:eastAsia="es-CO"/>
              </w:rPr>
            </w:rPrChange>
          </w:rPr>
          <w:t xml:space="preserve"> debe adaptarse al perfil del público destinatario. Los </w:t>
        </w:r>
        <w:r w:rsidRPr="002F5FA5">
          <w:rPr>
            <w:rFonts w:ascii="Calibri" w:hAnsi="Calibri" w:eastAsia="Times New Roman" w:cs="Calibri"/>
            <w:bCs/>
            <w:lang w:eastAsia="es-CO"/>
            <w:rPrChange w:author="LauraPGM" w:date="2025-10-06T22:26:00Z" w:id="1676">
              <w:rPr>
                <w:rFonts w:ascii="Times New Roman" w:hAnsi="Times New Roman" w:eastAsia="Times New Roman" w:cs="Times New Roman"/>
                <w:b/>
                <w:bCs/>
                <w:sz w:val="24"/>
                <w:szCs w:val="24"/>
                <w:lang w:eastAsia="es-CO"/>
              </w:rPr>
            </w:rPrChange>
          </w:rPr>
          <w:t>directivos</w:t>
        </w:r>
        <w:r w:rsidRPr="002F5FA5">
          <w:rPr>
            <w:rFonts w:ascii="Calibri" w:hAnsi="Calibri" w:eastAsia="Times New Roman" w:cs="Calibri"/>
            <w:lang w:eastAsia="es-CO"/>
            <w:rPrChange w:author="LauraPGM" w:date="2025-10-06T22:26:00Z" w:id="1677">
              <w:rPr>
                <w:rFonts w:ascii="Times New Roman" w:hAnsi="Times New Roman" w:eastAsia="Times New Roman" w:cs="Times New Roman"/>
                <w:sz w:val="24"/>
                <w:szCs w:val="24"/>
                <w:lang w:eastAsia="es-CO"/>
              </w:rPr>
            </w:rPrChange>
          </w:rPr>
          <w:t xml:space="preserve"> requieren información estratégica y de impacto económico; el </w:t>
        </w:r>
        <w:r w:rsidRPr="002F5FA5">
          <w:rPr>
            <w:rFonts w:ascii="Calibri" w:hAnsi="Calibri" w:eastAsia="Times New Roman" w:cs="Calibri"/>
            <w:bCs/>
            <w:lang w:eastAsia="es-CO"/>
            <w:rPrChange w:author="LauraPGM" w:date="2025-10-06T22:26:00Z" w:id="1678">
              <w:rPr>
                <w:rFonts w:ascii="Times New Roman" w:hAnsi="Times New Roman" w:eastAsia="Times New Roman" w:cs="Times New Roman"/>
                <w:b/>
                <w:bCs/>
                <w:sz w:val="24"/>
                <w:szCs w:val="24"/>
                <w:lang w:eastAsia="es-CO"/>
              </w:rPr>
            </w:rPrChange>
          </w:rPr>
          <w:t>personal operativo</w:t>
        </w:r>
        <w:r w:rsidRPr="002F5FA5">
          <w:rPr>
            <w:rFonts w:ascii="Calibri" w:hAnsi="Calibri" w:eastAsia="Times New Roman" w:cs="Calibri"/>
            <w:lang w:eastAsia="es-CO"/>
            <w:rPrChange w:author="LauraPGM" w:date="2025-10-06T22:26:00Z" w:id="1679">
              <w:rPr>
                <w:rFonts w:ascii="Times New Roman" w:hAnsi="Times New Roman" w:eastAsia="Times New Roman" w:cs="Times New Roman"/>
                <w:sz w:val="24"/>
                <w:szCs w:val="24"/>
                <w:lang w:eastAsia="es-CO"/>
              </w:rPr>
            </w:rPrChange>
          </w:rPr>
          <w:t xml:space="preserve">, datos prácticos sobre desempeño, mantenimiento y control; mientras que las </w:t>
        </w:r>
        <w:r w:rsidRPr="002F5FA5">
          <w:rPr>
            <w:rFonts w:ascii="Calibri" w:hAnsi="Calibri" w:eastAsia="Times New Roman" w:cs="Calibri"/>
            <w:bCs/>
            <w:lang w:eastAsia="es-CO"/>
            <w:rPrChange w:author="LauraPGM" w:date="2025-10-06T22:26:00Z" w:id="1680">
              <w:rPr>
                <w:rFonts w:ascii="Times New Roman" w:hAnsi="Times New Roman" w:eastAsia="Times New Roman" w:cs="Times New Roman"/>
                <w:b/>
                <w:bCs/>
                <w:sz w:val="24"/>
                <w:szCs w:val="24"/>
                <w:lang w:eastAsia="es-CO"/>
              </w:rPr>
            </w:rPrChange>
          </w:rPr>
          <w:t>partes interesadas externas</w:t>
        </w:r>
        <w:r w:rsidRPr="002F5FA5">
          <w:rPr>
            <w:rFonts w:ascii="Calibri" w:hAnsi="Calibri" w:eastAsia="Times New Roman" w:cs="Calibri"/>
            <w:lang w:eastAsia="es-CO"/>
            <w:rPrChange w:author="LauraPGM" w:date="2025-10-06T22:26:00Z" w:id="1681">
              <w:rPr>
                <w:rFonts w:ascii="Times New Roman" w:hAnsi="Times New Roman" w:eastAsia="Times New Roman" w:cs="Times New Roman"/>
                <w:sz w:val="24"/>
                <w:szCs w:val="24"/>
                <w:lang w:eastAsia="es-CO"/>
              </w:rPr>
            </w:rPrChange>
          </w:rPr>
          <w:t xml:space="preserve"> necesitan evidencias relacionadas con el cumplimiento normativo, ambiental o corporativo.</w:t>
        </w:r>
      </w:ins>
    </w:p>
    <w:p w:rsidRPr="002F5FA5" w:rsidR="002F5FA5" w:rsidRDefault="002F5FA5" w14:paraId="2A7F23A1" w14:textId="0E565CAB">
      <w:pPr>
        <w:spacing w:before="100" w:beforeAutospacing="1" w:after="100" w:afterAutospacing="1" w:line="360" w:lineRule="auto"/>
        <w:rPr>
          <w:ins w:author="LauraPGM" w:date="2025-10-06T22:25:00Z" w:id="1682"/>
          <w:rFonts w:ascii="Calibri" w:hAnsi="Calibri" w:eastAsia="Times New Roman" w:cs="Calibri"/>
          <w:lang w:eastAsia="es-CO"/>
          <w:rPrChange w:author="LauraPGM" w:date="2025-10-06T22:26:00Z" w:id="1683">
            <w:rPr>
              <w:ins w:author="LauraPGM" w:date="2025-10-06T22:25:00Z" w:id="1684"/>
              <w:rFonts w:ascii="Times New Roman" w:hAnsi="Times New Roman" w:eastAsia="Times New Roman" w:cs="Times New Roman"/>
              <w:sz w:val="24"/>
              <w:szCs w:val="24"/>
              <w:lang w:eastAsia="es-CO"/>
            </w:rPr>
          </w:rPrChange>
        </w:rPr>
        <w:pPrChange w:author="LauraPGM" w:date="2025-10-06T22:27:00Z" w:id="1685">
          <w:pPr>
            <w:spacing w:line="240" w:lineRule="auto"/>
          </w:pPr>
        </w:pPrChange>
      </w:pPr>
      <w:ins w:author="LauraPGM" w:date="2025-10-06T22:25:00Z" w:id="1686">
        <w:r w:rsidRPr="002F5FA5">
          <w:rPr>
            <w:rFonts w:ascii="Calibri" w:hAnsi="Calibri" w:eastAsia="Times New Roman" w:cs="Calibri"/>
            <w:lang w:eastAsia="es-CO"/>
            <w:rPrChange w:author="LauraPGM" w:date="2025-10-06T22:26:00Z" w:id="1687">
              <w:rPr>
                <w:rFonts w:ascii="Times New Roman" w:hAnsi="Times New Roman" w:eastAsia="Times New Roman" w:cs="Times New Roman"/>
                <w:sz w:val="24"/>
                <w:szCs w:val="24"/>
                <w:lang w:eastAsia="es-CO"/>
              </w:rPr>
            </w:rPrChange>
          </w:rPr>
          <w:t xml:space="preserve">En conjunto, los informes técnicos de rendimiento y optimización energética no solo documentan los avances, sino que </w:t>
        </w:r>
        <w:r w:rsidRPr="002F5FA5">
          <w:rPr>
            <w:rFonts w:ascii="Calibri" w:hAnsi="Calibri" w:eastAsia="Times New Roman" w:cs="Calibri"/>
            <w:bCs/>
            <w:lang w:eastAsia="es-CO"/>
            <w:rPrChange w:author="LauraPGM" w:date="2025-10-06T22:26:00Z" w:id="1688">
              <w:rPr>
                <w:rFonts w:ascii="Times New Roman" w:hAnsi="Times New Roman" w:eastAsia="Times New Roman" w:cs="Times New Roman"/>
                <w:b/>
                <w:bCs/>
                <w:sz w:val="24"/>
                <w:szCs w:val="24"/>
                <w:lang w:eastAsia="es-CO"/>
              </w:rPr>
            </w:rPrChange>
          </w:rPr>
          <w:t>fortalecen la cultura organizacional de eficiencia, sostenibilidad y mejora continua</w:t>
        </w:r>
        <w:r w:rsidRPr="002F5FA5">
          <w:rPr>
            <w:rFonts w:ascii="Calibri" w:hAnsi="Calibri" w:eastAsia="Times New Roman" w:cs="Calibri"/>
            <w:lang w:eastAsia="es-CO"/>
            <w:rPrChange w:author="LauraPGM" w:date="2025-10-06T22:26:00Z" w:id="1689">
              <w:rPr>
                <w:rFonts w:ascii="Times New Roman" w:hAnsi="Times New Roman" w:eastAsia="Times New Roman" w:cs="Times New Roman"/>
                <w:sz w:val="24"/>
                <w:szCs w:val="24"/>
                <w:lang w:eastAsia="es-CO"/>
              </w:rPr>
            </w:rPrChange>
          </w:rPr>
          <w:t xml:space="preserve">, garantizando la trazabilidad de las acciones y el cumplimiento de los requisitos establecidos por la </w:t>
        </w:r>
        <w:r w:rsidRPr="002F5FA5">
          <w:rPr>
            <w:rFonts w:ascii="Calibri" w:hAnsi="Calibri" w:eastAsia="Times New Roman" w:cs="Calibri"/>
            <w:bCs/>
            <w:lang w:eastAsia="es-CO"/>
            <w:rPrChange w:author="LauraPGM" w:date="2025-10-06T22:26:00Z" w:id="1690">
              <w:rPr>
                <w:rFonts w:ascii="Times New Roman" w:hAnsi="Times New Roman" w:eastAsia="Times New Roman" w:cs="Times New Roman"/>
                <w:b/>
                <w:bCs/>
                <w:sz w:val="24"/>
                <w:szCs w:val="24"/>
                <w:lang w:eastAsia="es-CO"/>
              </w:rPr>
            </w:rPrChange>
          </w:rPr>
          <w:t>norma ISO 50001:2018</w:t>
        </w:r>
        <w:r w:rsidRPr="002F5FA5">
          <w:rPr>
            <w:rFonts w:ascii="Calibri" w:hAnsi="Calibri" w:eastAsia="Times New Roman" w:cs="Calibri"/>
            <w:lang w:eastAsia="es-CO"/>
            <w:rPrChange w:author="LauraPGM" w:date="2025-10-06T22:26:00Z" w:id="1691">
              <w:rPr>
                <w:rFonts w:ascii="Times New Roman" w:hAnsi="Times New Roman" w:eastAsia="Times New Roman" w:cs="Times New Roman"/>
                <w:sz w:val="24"/>
                <w:szCs w:val="24"/>
                <w:lang w:eastAsia="es-CO"/>
              </w:rPr>
            </w:rPrChange>
          </w:rPr>
          <w:t>.</w:t>
        </w:r>
      </w:ins>
    </w:p>
    <w:p w:rsidRPr="002F5FA5" w:rsidR="002F5FA5" w:rsidRDefault="002F5FA5" w14:paraId="6A869DEB" w14:textId="77777777">
      <w:pPr>
        <w:spacing w:before="100" w:beforeAutospacing="1" w:after="100" w:afterAutospacing="1" w:line="360" w:lineRule="auto"/>
        <w:outlineLvl w:val="2"/>
        <w:rPr>
          <w:ins w:author="LauraPGM" w:date="2025-10-06T22:25:00Z" w:id="1692"/>
          <w:rFonts w:ascii="Calibri" w:hAnsi="Calibri" w:eastAsia="Times New Roman" w:cs="Calibri"/>
          <w:b/>
          <w:bCs/>
          <w:lang w:eastAsia="es-CO"/>
          <w:rPrChange w:author="LauraPGM" w:date="2025-10-06T22:26:00Z" w:id="1693">
            <w:rPr>
              <w:ins w:author="LauraPGM" w:date="2025-10-06T22:25:00Z" w:id="1694"/>
              <w:rFonts w:ascii="Times New Roman" w:hAnsi="Times New Roman" w:eastAsia="Times New Roman" w:cs="Times New Roman"/>
              <w:b/>
              <w:bCs/>
              <w:sz w:val="27"/>
              <w:szCs w:val="27"/>
              <w:lang w:eastAsia="es-CO"/>
            </w:rPr>
          </w:rPrChange>
        </w:rPr>
        <w:pPrChange w:author="LauraPGM" w:date="2025-10-06T22:26:00Z" w:id="1695">
          <w:pPr>
            <w:spacing w:before="100" w:beforeAutospacing="1" w:after="100" w:afterAutospacing="1" w:line="240" w:lineRule="auto"/>
            <w:outlineLvl w:val="2"/>
          </w:pPr>
        </w:pPrChange>
      </w:pPr>
      <w:ins w:author="LauraPGM" w:date="2025-10-06T22:25:00Z" w:id="1696">
        <w:r w:rsidRPr="002F5FA5">
          <w:rPr>
            <w:rFonts w:ascii="Calibri" w:hAnsi="Calibri" w:eastAsia="Times New Roman" w:cs="Calibri"/>
            <w:b/>
            <w:bCs/>
            <w:lang w:eastAsia="es-CO"/>
            <w:rPrChange w:author="LauraPGM" w:date="2025-10-06T22:26:00Z" w:id="1697">
              <w:rPr>
                <w:rFonts w:ascii="Times New Roman" w:hAnsi="Times New Roman" w:eastAsia="Times New Roman" w:cs="Times New Roman"/>
                <w:b/>
                <w:bCs/>
                <w:sz w:val="27"/>
                <w:szCs w:val="27"/>
                <w:lang w:eastAsia="es-CO"/>
              </w:rPr>
            </w:rPrChange>
          </w:rPr>
          <w:t>Estructura recomendada del informe técnico</w:t>
        </w:r>
      </w:ins>
    </w:p>
    <w:p w:rsidRPr="002F5FA5" w:rsidR="002F5FA5" w:rsidRDefault="002F5FA5" w14:paraId="496536AF" w14:textId="77777777">
      <w:pPr>
        <w:numPr>
          <w:ilvl w:val="0"/>
          <w:numId w:val="193"/>
        </w:numPr>
        <w:spacing w:before="100" w:beforeAutospacing="1" w:after="100" w:afterAutospacing="1" w:line="360" w:lineRule="auto"/>
        <w:rPr>
          <w:ins w:author="LauraPGM" w:date="2025-10-06T22:25:00Z" w:id="1698"/>
          <w:rFonts w:ascii="Calibri" w:hAnsi="Calibri" w:eastAsia="Times New Roman" w:cs="Calibri"/>
          <w:lang w:eastAsia="es-CO"/>
          <w:rPrChange w:author="LauraPGM" w:date="2025-10-06T22:27:00Z" w:id="1699">
            <w:rPr>
              <w:ins w:author="LauraPGM" w:date="2025-10-06T22:25:00Z" w:id="1700"/>
              <w:rFonts w:ascii="Times New Roman" w:hAnsi="Times New Roman" w:eastAsia="Times New Roman" w:cs="Times New Roman"/>
              <w:sz w:val="24"/>
              <w:szCs w:val="24"/>
              <w:lang w:eastAsia="es-CO"/>
            </w:rPr>
          </w:rPrChange>
        </w:rPr>
        <w:pPrChange w:author="LauraPGM" w:date="2025-10-06T22:27:00Z" w:id="1701">
          <w:pPr>
            <w:numPr>
              <w:numId w:val="189"/>
            </w:numPr>
            <w:tabs>
              <w:tab w:val="num" w:pos="720"/>
            </w:tabs>
            <w:spacing w:before="100" w:beforeAutospacing="1" w:after="100" w:afterAutospacing="1" w:line="240" w:lineRule="auto"/>
            <w:ind w:left="720" w:hanging="360"/>
          </w:pPr>
        </w:pPrChange>
      </w:pPr>
      <w:ins w:author="LauraPGM" w:date="2025-10-06T22:25:00Z" w:id="1702">
        <w:r w:rsidRPr="002F5FA5">
          <w:rPr>
            <w:rFonts w:ascii="Calibri" w:hAnsi="Calibri" w:eastAsia="Times New Roman" w:cs="Calibri"/>
            <w:bCs/>
            <w:lang w:eastAsia="es-CO"/>
            <w:rPrChange w:author="LauraPGM" w:date="2025-10-06T22:27:00Z" w:id="1703">
              <w:rPr>
                <w:rFonts w:ascii="Times New Roman" w:hAnsi="Times New Roman" w:eastAsia="Times New Roman" w:cs="Times New Roman"/>
                <w:b/>
                <w:bCs/>
                <w:sz w:val="24"/>
                <w:szCs w:val="24"/>
                <w:lang w:eastAsia="es-CO"/>
              </w:rPr>
            </w:rPrChange>
          </w:rPr>
          <w:t>Título y fecha.</w:t>
        </w:r>
      </w:ins>
    </w:p>
    <w:p w:rsidRPr="002F5FA5" w:rsidR="002F5FA5" w:rsidRDefault="002F5FA5" w14:paraId="4AEFAA25" w14:textId="77777777">
      <w:pPr>
        <w:numPr>
          <w:ilvl w:val="0"/>
          <w:numId w:val="193"/>
        </w:numPr>
        <w:spacing w:before="100" w:beforeAutospacing="1" w:after="100" w:afterAutospacing="1" w:line="360" w:lineRule="auto"/>
        <w:rPr>
          <w:ins w:author="LauraPGM" w:date="2025-10-06T22:25:00Z" w:id="1704"/>
          <w:rFonts w:ascii="Calibri" w:hAnsi="Calibri" w:eastAsia="Times New Roman" w:cs="Calibri"/>
          <w:lang w:eastAsia="es-CO"/>
          <w:rPrChange w:author="LauraPGM" w:date="2025-10-06T22:27:00Z" w:id="1705">
            <w:rPr>
              <w:ins w:author="LauraPGM" w:date="2025-10-06T22:25:00Z" w:id="1706"/>
              <w:rFonts w:ascii="Times New Roman" w:hAnsi="Times New Roman" w:eastAsia="Times New Roman" w:cs="Times New Roman"/>
              <w:sz w:val="24"/>
              <w:szCs w:val="24"/>
              <w:lang w:eastAsia="es-CO"/>
            </w:rPr>
          </w:rPrChange>
        </w:rPr>
        <w:pPrChange w:author="LauraPGM" w:date="2025-10-06T22:27:00Z" w:id="1707">
          <w:pPr>
            <w:numPr>
              <w:numId w:val="189"/>
            </w:numPr>
            <w:tabs>
              <w:tab w:val="num" w:pos="720"/>
            </w:tabs>
            <w:spacing w:before="100" w:beforeAutospacing="1" w:after="100" w:afterAutospacing="1" w:line="240" w:lineRule="auto"/>
            <w:ind w:left="720" w:hanging="360"/>
          </w:pPr>
        </w:pPrChange>
      </w:pPr>
      <w:ins w:author="LauraPGM" w:date="2025-10-06T22:25:00Z" w:id="1708">
        <w:r w:rsidRPr="002F5FA5">
          <w:rPr>
            <w:rFonts w:ascii="Calibri" w:hAnsi="Calibri" w:eastAsia="Times New Roman" w:cs="Calibri"/>
            <w:bCs/>
            <w:lang w:eastAsia="es-CO"/>
            <w:rPrChange w:author="LauraPGM" w:date="2025-10-06T22:27:00Z" w:id="1709">
              <w:rPr>
                <w:rFonts w:ascii="Times New Roman" w:hAnsi="Times New Roman" w:eastAsia="Times New Roman" w:cs="Times New Roman"/>
                <w:b/>
                <w:bCs/>
                <w:sz w:val="24"/>
                <w:szCs w:val="24"/>
                <w:lang w:eastAsia="es-CO"/>
              </w:rPr>
            </w:rPrChange>
          </w:rPr>
          <w:t>Autor(es) y destinatario(s).</w:t>
        </w:r>
      </w:ins>
    </w:p>
    <w:p w:rsidRPr="002F5FA5" w:rsidR="002F5FA5" w:rsidRDefault="002F5FA5" w14:paraId="675F2DB9" w14:textId="77777777">
      <w:pPr>
        <w:numPr>
          <w:ilvl w:val="0"/>
          <w:numId w:val="193"/>
        </w:numPr>
        <w:spacing w:before="100" w:beforeAutospacing="1" w:after="100" w:afterAutospacing="1" w:line="360" w:lineRule="auto"/>
        <w:rPr>
          <w:ins w:author="LauraPGM" w:date="2025-10-06T22:25:00Z" w:id="1710"/>
          <w:rFonts w:ascii="Calibri" w:hAnsi="Calibri" w:eastAsia="Times New Roman" w:cs="Calibri"/>
          <w:lang w:eastAsia="es-CO"/>
          <w:rPrChange w:author="LauraPGM" w:date="2025-10-06T22:27:00Z" w:id="1711">
            <w:rPr>
              <w:ins w:author="LauraPGM" w:date="2025-10-06T22:25:00Z" w:id="1712"/>
              <w:rFonts w:ascii="Times New Roman" w:hAnsi="Times New Roman" w:eastAsia="Times New Roman" w:cs="Times New Roman"/>
              <w:sz w:val="24"/>
              <w:szCs w:val="24"/>
              <w:lang w:eastAsia="es-CO"/>
            </w:rPr>
          </w:rPrChange>
        </w:rPr>
        <w:pPrChange w:author="LauraPGM" w:date="2025-10-06T22:27:00Z" w:id="1713">
          <w:pPr>
            <w:numPr>
              <w:numId w:val="189"/>
            </w:numPr>
            <w:tabs>
              <w:tab w:val="num" w:pos="720"/>
            </w:tabs>
            <w:spacing w:before="100" w:beforeAutospacing="1" w:after="100" w:afterAutospacing="1" w:line="240" w:lineRule="auto"/>
            <w:ind w:left="720" w:hanging="360"/>
          </w:pPr>
        </w:pPrChange>
      </w:pPr>
      <w:ins w:author="LauraPGM" w:date="2025-10-06T22:25:00Z" w:id="1714">
        <w:r w:rsidRPr="002F5FA5">
          <w:rPr>
            <w:rFonts w:ascii="Calibri" w:hAnsi="Calibri" w:eastAsia="Times New Roman" w:cs="Calibri"/>
            <w:bCs/>
            <w:lang w:eastAsia="es-CO"/>
            <w:rPrChange w:author="LauraPGM" w:date="2025-10-06T22:27:00Z" w:id="1715">
              <w:rPr>
                <w:rFonts w:ascii="Times New Roman" w:hAnsi="Times New Roman" w:eastAsia="Times New Roman" w:cs="Times New Roman"/>
                <w:b/>
                <w:bCs/>
                <w:sz w:val="24"/>
                <w:szCs w:val="24"/>
                <w:lang w:eastAsia="es-CO"/>
              </w:rPr>
            </w:rPrChange>
          </w:rPr>
          <w:t>Resumen ejecutivo con hallazgos clave.</w:t>
        </w:r>
      </w:ins>
    </w:p>
    <w:p w:rsidRPr="002F5FA5" w:rsidR="002F5FA5" w:rsidRDefault="002F5FA5" w14:paraId="4969FBB5" w14:textId="77777777">
      <w:pPr>
        <w:numPr>
          <w:ilvl w:val="0"/>
          <w:numId w:val="193"/>
        </w:numPr>
        <w:spacing w:before="100" w:beforeAutospacing="1" w:after="100" w:afterAutospacing="1" w:line="360" w:lineRule="auto"/>
        <w:rPr>
          <w:ins w:author="LauraPGM" w:date="2025-10-06T22:25:00Z" w:id="1716"/>
          <w:rFonts w:ascii="Calibri" w:hAnsi="Calibri" w:eastAsia="Times New Roman" w:cs="Calibri"/>
          <w:lang w:eastAsia="es-CO"/>
          <w:rPrChange w:author="LauraPGM" w:date="2025-10-06T22:27:00Z" w:id="1717">
            <w:rPr>
              <w:ins w:author="LauraPGM" w:date="2025-10-06T22:25:00Z" w:id="1718"/>
              <w:rFonts w:ascii="Times New Roman" w:hAnsi="Times New Roman" w:eastAsia="Times New Roman" w:cs="Times New Roman"/>
              <w:sz w:val="24"/>
              <w:szCs w:val="24"/>
              <w:lang w:eastAsia="es-CO"/>
            </w:rPr>
          </w:rPrChange>
        </w:rPr>
        <w:pPrChange w:author="LauraPGM" w:date="2025-10-06T22:27:00Z" w:id="1719">
          <w:pPr>
            <w:numPr>
              <w:numId w:val="189"/>
            </w:numPr>
            <w:tabs>
              <w:tab w:val="num" w:pos="720"/>
            </w:tabs>
            <w:spacing w:before="100" w:beforeAutospacing="1" w:after="100" w:afterAutospacing="1" w:line="240" w:lineRule="auto"/>
            <w:ind w:left="720" w:hanging="360"/>
          </w:pPr>
        </w:pPrChange>
      </w:pPr>
      <w:ins w:author="LauraPGM" w:date="2025-10-06T22:25:00Z" w:id="1720">
        <w:r w:rsidRPr="002F5FA5">
          <w:rPr>
            <w:rFonts w:ascii="Calibri" w:hAnsi="Calibri" w:eastAsia="Times New Roman" w:cs="Calibri"/>
            <w:bCs/>
            <w:lang w:eastAsia="es-CO"/>
            <w:rPrChange w:author="LauraPGM" w:date="2025-10-06T22:27:00Z" w:id="1721">
              <w:rPr>
                <w:rFonts w:ascii="Times New Roman" w:hAnsi="Times New Roman" w:eastAsia="Times New Roman" w:cs="Times New Roman"/>
                <w:b/>
                <w:bCs/>
                <w:sz w:val="24"/>
                <w:szCs w:val="24"/>
                <w:lang w:eastAsia="es-CO"/>
              </w:rPr>
            </w:rPrChange>
          </w:rPr>
          <w:t>Antecedentes y propósito del informe.</w:t>
        </w:r>
      </w:ins>
    </w:p>
    <w:p w:rsidRPr="002F5FA5" w:rsidR="002F5FA5" w:rsidRDefault="002F5FA5" w14:paraId="01EA1F02" w14:textId="77777777">
      <w:pPr>
        <w:numPr>
          <w:ilvl w:val="0"/>
          <w:numId w:val="193"/>
        </w:numPr>
        <w:spacing w:before="100" w:beforeAutospacing="1" w:after="100" w:afterAutospacing="1" w:line="360" w:lineRule="auto"/>
        <w:rPr>
          <w:ins w:author="LauraPGM" w:date="2025-10-06T22:25:00Z" w:id="1722"/>
          <w:rFonts w:ascii="Calibri" w:hAnsi="Calibri" w:eastAsia="Times New Roman" w:cs="Calibri"/>
          <w:lang w:eastAsia="es-CO"/>
          <w:rPrChange w:author="LauraPGM" w:date="2025-10-06T22:27:00Z" w:id="1723">
            <w:rPr>
              <w:ins w:author="LauraPGM" w:date="2025-10-06T22:25:00Z" w:id="1724"/>
              <w:rFonts w:ascii="Times New Roman" w:hAnsi="Times New Roman" w:eastAsia="Times New Roman" w:cs="Times New Roman"/>
              <w:sz w:val="24"/>
              <w:szCs w:val="24"/>
              <w:lang w:eastAsia="es-CO"/>
            </w:rPr>
          </w:rPrChange>
        </w:rPr>
        <w:pPrChange w:author="LauraPGM" w:date="2025-10-06T22:27:00Z" w:id="1725">
          <w:pPr>
            <w:numPr>
              <w:numId w:val="189"/>
            </w:numPr>
            <w:tabs>
              <w:tab w:val="num" w:pos="720"/>
            </w:tabs>
            <w:spacing w:before="100" w:beforeAutospacing="1" w:after="100" w:afterAutospacing="1" w:line="240" w:lineRule="auto"/>
            <w:ind w:left="720" w:hanging="360"/>
          </w:pPr>
        </w:pPrChange>
      </w:pPr>
      <w:ins w:author="LauraPGM" w:date="2025-10-06T22:25:00Z" w:id="1726">
        <w:r w:rsidRPr="002F5FA5">
          <w:rPr>
            <w:rFonts w:ascii="Calibri" w:hAnsi="Calibri" w:eastAsia="Times New Roman" w:cs="Calibri"/>
            <w:bCs/>
            <w:lang w:eastAsia="es-CO"/>
            <w:rPrChange w:author="LauraPGM" w:date="2025-10-06T22:27:00Z" w:id="1727">
              <w:rPr>
                <w:rFonts w:ascii="Times New Roman" w:hAnsi="Times New Roman" w:eastAsia="Times New Roman" w:cs="Times New Roman"/>
                <w:b/>
                <w:bCs/>
                <w:sz w:val="24"/>
                <w:szCs w:val="24"/>
                <w:lang w:eastAsia="es-CO"/>
              </w:rPr>
            </w:rPrChange>
          </w:rPr>
          <w:t>Metodología de cálculo y fuentes de datos.</w:t>
        </w:r>
      </w:ins>
    </w:p>
    <w:p w:rsidRPr="002F5FA5" w:rsidR="002F5FA5" w:rsidRDefault="002F5FA5" w14:paraId="0DB43173" w14:textId="77777777">
      <w:pPr>
        <w:numPr>
          <w:ilvl w:val="0"/>
          <w:numId w:val="193"/>
        </w:numPr>
        <w:spacing w:before="100" w:beforeAutospacing="1" w:after="100" w:afterAutospacing="1" w:line="360" w:lineRule="auto"/>
        <w:rPr>
          <w:ins w:author="LauraPGM" w:date="2025-10-06T22:25:00Z" w:id="1728"/>
          <w:rFonts w:ascii="Calibri" w:hAnsi="Calibri" w:eastAsia="Times New Roman" w:cs="Calibri"/>
          <w:lang w:eastAsia="es-CO"/>
          <w:rPrChange w:author="LauraPGM" w:date="2025-10-06T22:27:00Z" w:id="1729">
            <w:rPr>
              <w:ins w:author="LauraPGM" w:date="2025-10-06T22:25:00Z" w:id="1730"/>
              <w:rFonts w:ascii="Times New Roman" w:hAnsi="Times New Roman" w:eastAsia="Times New Roman" w:cs="Times New Roman"/>
              <w:sz w:val="24"/>
              <w:szCs w:val="24"/>
              <w:lang w:eastAsia="es-CO"/>
            </w:rPr>
          </w:rPrChange>
        </w:rPr>
        <w:pPrChange w:author="LauraPGM" w:date="2025-10-06T22:27:00Z" w:id="1731">
          <w:pPr>
            <w:numPr>
              <w:numId w:val="189"/>
            </w:numPr>
            <w:tabs>
              <w:tab w:val="num" w:pos="720"/>
            </w:tabs>
            <w:spacing w:before="100" w:beforeAutospacing="1" w:after="100" w:afterAutospacing="1" w:line="240" w:lineRule="auto"/>
            <w:ind w:left="720" w:hanging="360"/>
          </w:pPr>
        </w:pPrChange>
      </w:pPr>
      <w:ins w:author="LauraPGM" w:date="2025-10-06T22:25:00Z" w:id="1732">
        <w:r w:rsidRPr="002F5FA5">
          <w:rPr>
            <w:rFonts w:ascii="Calibri" w:hAnsi="Calibri" w:eastAsia="Times New Roman" w:cs="Calibri"/>
            <w:bCs/>
            <w:lang w:eastAsia="es-CO"/>
            <w:rPrChange w:author="LauraPGM" w:date="2025-10-06T22:27:00Z" w:id="1733">
              <w:rPr>
                <w:rFonts w:ascii="Times New Roman" w:hAnsi="Times New Roman" w:eastAsia="Times New Roman" w:cs="Times New Roman"/>
                <w:b/>
                <w:bCs/>
                <w:sz w:val="24"/>
                <w:szCs w:val="24"/>
                <w:lang w:eastAsia="es-CO"/>
              </w:rPr>
            </w:rPrChange>
          </w:rPr>
          <w:t xml:space="preserve">Resultados y análisis de los </w:t>
        </w:r>
        <w:proofErr w:type="spellStart"/>
        <w:r w:rsidRPr="002F5FA5">
          <w:rPr>
            <w:rFonts w:ascii="Calibri" w:hAnsi="Calibri" w:eastAsia="Times New Roman" w:cs="Calibri"/>
            <w:bCs/>
            <w:lang w:eastAsia="es-CO"/>
            <w:rPrChange w:author="LauraPGM" w:date="2025-10-06T22:27:00Z" w:id="1734">
              <w:rPr>
                <w:rFonts w:ascii="Times New Roman" w:hAnsi="Times New Roman" w:eastAsia="Times New Roman" w:cs="Times New Roman"/>
                <w:b/>
                <w:bCs/>
                <w:sz w:val="24"/>
                <w:szCs w:val="24"/>
                <w:lang w:eastAsia="es-CO"/>
              </w:rPr>
            </w:rPrChange>
          </w:rPr>
          <w:t>IDEs</w:t>
        </w:r>
        <w:proofErr w:type="spellEnd"/>
        <w:r w:rsidRPr="002F5FA5">
          <w:rPr>
            <w:rFonts w:ascii="Calibri" w:hAnsi="Calibri" w:eastAsia="Times New Roman" w:cs="Calibri"/>
            <w:bCs/>
            <w:lang w:eastAsia="es-CO"/>
            <w:rPrChange w:author="LauraPGM" w:date="2025-10-06T22:27:00Z" w:id="1735">
              <w:rPr>
                <w:rFonts w:ascii="Times New Roman" w:hAnsi="Times New Roman" w:eastAsia="Times New Roman" w:cs="Times New Roman"/>
                <w:b/>
                <w:bCs/>
                <w:sz w:val="24"/>
                <w:szCs w:val="24"/>
                <w:lang w:eastAsia="es-CO"/>
              </w:rPr>
            </w:rPrChange>
          </w:rPr>
          <w:t>.</w:t>
        </w:r>
      </w:ins>
    </w:p>
    <w:p w:rsidRPr="002F5FA5" w:rsidR="002F5FA5" w:rsidRDefault="002F5FA5" w14:paraId="54D9B237" w14:textId="77777777">
      <w:pPr>
        <w:numPr>
          <w:ilvl w:val="0"/>
          <w:numId w:val="193"/>
        </w:numPr>
        <w:spacing w:before="100" w:beforeAutospacing="1" w:after="100" w:afterAutospacing="1" w:line="360" w:lineRule="auto"/>
        <w:rPr>
          <w:ins w:author="LauraPGM" w:date="2025-10-06T22:25:00Z" w:id="1736"/>
          <w:rFonts w:ascii="Calibri" w:hAnsi="Calibri" w:eastAsia="Times New Roman" w:cs="Calibri"/>
          <w:lang w:eastAsia="es-CO"/>
          <w:rPrChange w:author="LauraPGM" w:date="2025-10-06T22:27:00Z" w:id="1737">
            <w:rPr>
              <w:ins w:author="LauraPGM" w:date="2025-10-06T22:25:00Z" w:id="1738"/>
              <w:rFonts w:ascii="Times New Roman" w:hAnsi="Times New Roman" w:eastAsia="Times New Roman" w:cs="Times New Roman"/>
              <w:sz w:val="24"/>
              <w:szCs w:val="24"/>
              <w:lang w:eastAsia="es-CO"/>
            </w:rPr>
          </w:rPrChange>
        </w:rPr>
        <w:pPrChange w:author="LauraPGM" w:date="2025-10-06T22:27:00Z" w:id="1739">
          <w:pPr>
            <w:numPr>
              <w:numId w:val="189"/>
            </w:numPr>
            <w:tabs>
              <w:tab w:val="num" w:pos="720"/>
            </w:tabs>
            <w:spacing w:before="100" w:beforeAutospacing="1" w:after="100" w:afterAutospacing="1" w:line="240" w:lineRule="auto"/>
            <w:ind w:left="720" w:hanging="360"/>
          </w:pPr>
        </w:pPrChange>
      </w:pPr>
      <w:ins w:author="LauraPGM" w:date="2025-10-06T22:25:00Z" w:id="1740">
        <w:r w:rsidRPr="002F5FA5">
          <w:rPr>
            <w:rFonts w:ascii="Calibri" w:hAnsi="Calibri" w:eastAsia="Times New Roman" w:cs="Calibri"/>
            <w:bCs/>
            <w:lang w:eastAsia="es-CO"/>
            <w:rPrChange w:author="LauraPGM" w:date="2025-10-06T22:27:00Z" w:id="1741">
              <w:rPr>
                <w:rFonts w:ascii="Times New Roman" w:hAnsi="Times New Roman" w:eastAsia="Times New Roman" w:cs="Times New Roman"/>
                <w:b/>
                <w:bCs/>
                <w:sz w:val="24"/>
                <w:szCs w:val="24"/>
                <w:lang w:eastAsia="es-CO"/>
              </w:rPr>
            </w:rPrChange>
          </w:rPr>
          <w:t>Identificación de desviaciones y oportunidades de mejora.</w:t>
        </w:r>
      </w:ins>
    </w:p>
    <w:p w:rsidRPr="002F5FA5" w:rsidR="002F5FA5" w:rsidRDefault="002F5FA5" w14:paraId="3E96C39E" w14:textId="77777777">
      <w:pPr>
        <w:numPr>
          <w:ilvl w:val="0"/>
          <w:numId w:val="193"/>
        </w:numPr>
        <w:spacing w:before="100" w:beforeAutospacing="1" w:after="100" w:afterAutospacing="1" w:line="360" w:lineRule="auto"/>
        <w:rPr>
          <w:ins w:author="LauraPGM" w:date="2025-10-06T22:25:00Z" w:id="1742"/>
          <w:rFonts w:ascii="Calibri" w:hAnsi="Calibri" w:eastAsia="Times New Roman" w:cs="Calibri"/>
          <w:lang w:eastAsia="es-CO"/>
          <w:rPrChange w:author="LauraPGM" w:date="2025-10-06T22:27:00Z" w:id="1743">
            <w:rPr>
              <w:ins w:author="LauraPGM" w:date="2025-10-06T22:25:00Z" w:id="1744"/>
              <w:rFonts w:ascii="Times New Roman" w:hAnsi="Times New Roman" w:eastAsia="Times New Roman" w:cs="Times New Roman"/>
              <w:sz w:val="24"/>
              <w:szCs w:val="24"/>
              <w:lang w:eastAsia="es-CO"/>
            </w:rPr>
          </w:rPrChange>
        </w:rPr>
        <w:pPrChange w:author="LauraPGM" w:date="2025-10-06T22:27:00Z" w:id="1745">
          <w:pPr>
            <w:numPr>
              <w:numId w:val="189"/>
            </w:numPr>
            <w:tabs>
              <w:tab w:val="num" w:pos="720"/>
            </w:tabs>
            <w:spacing w:before="100" w:beforeAutospacing="1" w:after="100" w:afterAutospacing="1" w:line="240" w:lineRule="auto"/>
            <w:ind w:left="720" w:hanging="360"/>
          </w:pPr>
        </w:pPrChange>
      </w:pPr>
      <w:ins w:author="LauraPGM" w:date="2025-10-06T22:25:00Z" w:id="1746">
        <w:r w:rsidRPr="002F5FA5">
          <w:rPr>
            <w:rFonts w:ascii="Calibri" w:hAnsi="Calibri" w:eastAsia="Times New Roman" w:cs="Calibri"/>
            <w:bCs/>
            <w:lang w:eastAsia="es-CO"/>
            <w:rPrChange w:author="LauraPGM" w:date="2025-10-06T22:27:00Z" w:id="1747">
              <w:rPr>
                <w:rFonts w:ascii="Times New Roman" w:hAnsi="Times New Roman" w:eastAsia="Times New Roman" w:cs="Times New Roman"/>
                <w:b/>
                <w:bCs/>
                <w:sz w:val="24"/>
                <w:szCs w:val="24"/>
                <w:lang w:eastAsia="es-CO"/>
              </w:rPr>
            </w:rPrChange>
          </w:rPr>
          <w:t>Propuestas de optimización con análisis energético, económico y ambiental.</w:t>
        </w:r>
      </w:ins>
    </w:p>
    <w:p w:rsidRPr="002F5FA5" w:rsidR="002F5FA5" w:rsidRDefault="002F5FA5" w14:paraId="38DB63DC" w14:textId="77777777">
      <w:pPr>
        <w:numPr>
          <w:ilvl w:val="0"/>
          <w:numId w:val="193"/>
        </w:numPr>
        <w:spacing w:before="100" w:beforeAutospacing="1" w:after="100" w:afterAutospacing="1" w:line="360" w:lineRule="auto"/>
        <w:rPr>
          <w:ins w:author="LauraPGM" w:date="2025-10-06T22:25:00Z" w:id="1748"/>
          <w:rFonts w:ascii="Calibri" w:hAnsi="Calibri" w:eastAsia="Times New Roman" w:cs="Calibri"/>
          <w:lang w:eastAsia="es-CO"/>
          <w:rPrChange w:author="LauraPGM" w:date="2025-10-06T22:27:00Z" w:id="1749">
            <w:rPr>
              <w:ins w:author="LauraPGM" w:date="2025-10-06T22:25:00Z" w:id="1750"/>
              <w:rFonts w:ascii="Times New Roman" w:hAnsi="Times New Roman" w:eastAsia="Times New Roman" w:cs="Times New Roman"/>
              <w:sz w:val="24"/>
              <w:szCs w:val="24"/>
              <w:lang w:eastAsia="es-CO"/>
            </w:rPr>
          </w:rPrChange>
        </w:rPr>
        <w:pPrChange w:author="LauraPGM" w:date="2025-10-06T22:27:00Z" w:id="1751">
          <w:pPr>
            <w:numPr>
              <w:numId w:val="189"/>
            </w:numPr>
            <w:tabs>
              <w:tab w:val="num" w:pos="720"/>
            </w:tabs>
            <w:spacing w:before="100" w:beforeAutospacing="1" w:after="100" w:afterAutospacing="1" w:line="240" w:lineRule="auto"/>
            <w:ind w:left="720" w:hanging="360"/>
          </w:pPr>
        </w:pPrChange>
      </w:pPr>
      <w:ins w:author="LauraPGM" w:date="2025-10-06T22:25:00Z" w:id="1752">
        <w:r w:rsidRPr="002F5FA5">
          <w:rPr>
            <w:rFonts w:ascii="Calibri" w:hAnsi="Calibri" w:eastAsia="Times New Roman" w:cs="Calibri"/>
            <w:bCs/>
            <w:lang w:eastAsia="es-CO"/>
            <w:rPrChange w:author="LauraPGM" w:date="2025-10-06T22:27:00Z" w:id="1753">
              <w:rPr>
                <w:rFonts w:ascii="Times New Roman" w:hAnsi="Times New Roman" w:eastAsia="Times New Roman" w:cs="Times New Roman"/>
                <w:b/>
                <w:bCs/>
                <w:sz w:val="24"/>
                <w:szCs w:val="24"/>
                <w:lang w:eastAsia="es-CO"/>
              </w:rPr>
            </w:rPrChange>
          </w:rPr>
          <w:t>Conclusiones y recomendaciones.</w:t>
        </w:r>
      </w:ins>
    </w:p>
    <w:p w:rsidRPr="002F5FA5" w:rsidR="002F5FA5" w:rsidRDefault="002F5FA5" w14:paraId="3DC89992" w14:textId="37DA40E5">
      <w:pPr>
        <w:numPr>
          <w:ilvl w:val="0"/>
          <w:numId w:val="193"/>
        </w:numPr>
        <w:spacing w:before="100" w:beforeAutospacing="1" w:after="100" w:afterAutospacing="1" w:line="360" w:lineRule="auto"/>
        <w:rPr>
          <w:ins w:author="LauraPGM" w:date="2025-10-06T22:25:00Z" w:id="1754"/>
          <w:rFonts w:ascii="Calibri" w:hAnsi="Calibri" w:eastAsia="Times New Roman" w:cs="Calibri"/>
          <w:lang w:eastAsia="es-CO"/>
          <w:rPrChange w:author="LauraPGM" w:date="2025-10-06T22:27:00Z" w:id="1755">
            <w:rPr>
              <w:ins w:author="LauraPGM" w:date="2025-10-06T22:25:00Z" w:id="1756"/>
              <w:rFonts w:ascii="Times New Roman" w:hAnsi="Times New Roman" w:eastAsia="Times New Roman" w:cs="Times New Roman"/>
              <w:sz w:val="24"/>
              <w:szCs w:val="24"/>
              <w:lang w:eastAsia="es-CO"/>
            </w:rPr>
          </w:rPrChange>
        </w:rPr>
        <w:pPrChange w:author="LauraPGM" w:date="2025-10-06T22:26:00Z" w:id="1757">
          <w:pPr>
            <w:spacing w:line="240" w:lineRule="auto"/>
          </w:pPr>
        </w:pPrChange>
      </w:pPr>
      <w:ins w:author="LauraPGM" w:date="2025-10-06T22:25:00Z" w:id="1758">
        <w:r w:rsidRPr="002F5FA5">
          <w:rPr>
            <w:rFonts w:ascii="Calibri" w:hAnsi="Calibri" w:eastAsia="Times New Roman" w:cs="Calibri"/>
            <w:bCs/>
            <w:lang w:eastAsia="es-CO"/>
            <w:rPrChange w:author="LauraPGM" w:date="2025-10-06T22:27:00Z" w:id="1759">
              <w:rPr>
                <w:rFonts w:ascii="Times New Roman" w:hAnsi="Times New Roman" w:eastAsia="Times New Roman" w:cs="Times New Roman"/>
                <w:b/>
                <w:bCs/>
                <w:sz w:val="24"/>
                <w:szCs w:val="24"/>
                <w:lang w:eastAsia="es-CO"/>
              </w:rPr>
            </w:rPrChange>
          </w:rPr>
          <w:t>Anexos (opcional).</w:t>
        </w:r>
      </w:ins>
    </w:p>
    <w:p w:rsidRPr="002F5FA5" w:rsidR="002F5FA5" w:rsidRDefault="002F5FA5" w14:paraId="789C4068" w14:textId="733088F8">
      <w:pPr>
        <w:spacing w:before="100" w:beforeAutospacing="1" w:after="100" w:afterAutospacing="1" w:line="360" w:lineRule="auto"/>
        <w:outlineLvl w:val="2"/>
        <w:rPr>
          <w:ins w:author="LauraPGM" w:date="2025-10-06T22:25:00Z" w:id="1760"/>
          <w:rFonts w:ascii="Calibri" w:hAnsi="Calibri" w:eastAsia="Times New Roman" w:cs="Calibri"/>
          <w:b/>
          <w:bCs/>
          <w:lang w:eastAsia="es-CO"/>
          <w:rPrChange w:author="LauraPGM" w:date="2025-10-06T22:27:00Z" w:id="1761">
            <w:rPr>
              <w:ins w:author="LauraPGM" w:date="2025-10-06T22:25:00Z" w:id="1762"/>
              <w:rFonts w:ascii="Times New Roman" w:hAnsi="Times New Roman" w:eastAsia="Times New Roman" w:cs="Times New Roman"/>
              <w:b/>
              <w:bCs/>
              <w:sz w:val="27"/>
              <w:szCs w:val="27"/>
              <w:lang w:eastAsia="es-CO"/>
            </w:rPr>
          </w:rPrChange>
        </w:rPr>
        <w:pPrChange w:author="LauraPGM" w:date="2025-10-06T22:27:00Z" w:id="1763">
          <w:pPr>
            <w:spacing w:before="100" w:beforeAutospacing="1" w:after="100" w:afterAutospacing="1" w:line="240" w:lineRule="auto"/>
            <w:outlineLvl w:val="2"/>
          </w:pPr>
        </w:pPrChange>
      </w:pPr>
      <w:ins w:author="LauraPGM" w:date="2025-10-06T22:25:00Z" w:id="1764">
        <w:r w:rsidRPr="002F5FA5">
          <w:rPr>
            <w:rFonts w:ascii="Calibri" w:hAnsi="Calibri" w:eastAsia="Times New Roman" w:cs="Calibri"/>
            <w:b/>
            <w:bCs/>
            <w:lang w:eastAsia="es-CO"/>
            <w:rPrChange w:author="LauraPGM" w:date="2025-10-06T22:26:00Z" w:id="1765">
              <w:rPr>
                <w:rFonts w:ascii="Times New Roman" w:hAnsi="Times New Roman" w:eastAsia="Times New Roman" w:cs="Times New Roman"/>
                <w:b/>
                <w:bCs/>
                <w:sz w:val="27"/>
                <w:szCs w:val="27"/>
                <w:lang w:eastAsia="es-CO"/>
              </w:rPr>
            </w:rPrChange>
          </w:rPr>
          <w:t>a) Presentación de resultados</w:t>
        </w:r>
      </w:ins>
    </w:p>
    <w:p w:rsidRPr="002F5FA5" w:rsidR="002F5FA5" w:rsidRDefault="002F5FA5" w14:paraId="5D95E22C" w14:textId="77777777">
      <w:pPr>
        <w:numPr>
          <w:ilvl w:val="0"/>
          <w:numId w:val="190"/>
        </w:numPr>
        <w:spacing w:before="100" w:beforeAutospacing="1" w:after="100" w:afterAutospacing="1" w:line="360" w:lineRule="auto"/>
        <w:rPr>
          <w:ins w:author="LauraPGM" w:date="2025-10-06T22:25:00Z" w:id="1766"/>
          <w:rFonts w:ascii="Calibri" w:hAnsi="Calibri" w:eastAsia="Times New Roman" w:cs="Calibri"/>
          <w:lang w:eastAsia="es-CO"/>
          <w:rPrChange w:author="LauraPGM" w:date="2025-10-06T22:26:00Z" w:id="1767">
            <w:rPr>
              <w:ins w:author="LauraPGM" w:date="2025-10-06T22:25:00Z" w:id="1768"/>
              <w:rFonts w:ascii="Times New Roman" w:hAnsi="Times New Roman" w:eastAsia="Times New Roman" w:cs="Times New Roman"/>
              <w:sz w:val="24"/>
              <w:szCs w:val="24"/>
              <w:lang w:eastAsia="es-CO"/>
            </w:rPr>
          </w:rPrChange>
        </w:rPr>
        <w:pPrChange w:author="LauraPGM" w:date="2025-10-06T22:26:00Z" w:id="1769">
          <w:pPr>
            <w:numPr>
              <w:numId w:val="190"/>
            </w:numPr>
            <w:tabs>
              <w:tab w:val="num" w:pos="720"/>
            </w:tabs>
            <w:spacing w:before="100" w:beforeAutospacing="1" w:after="100" w:afterAutospacing="1" w:line="240" w:lineRule="auto"/>
            <w:ind w:left="720" w:hanging="360"/>
          </w:pPr>
        </w:pPrChange>
      </w:pPr>
      <w:ins w:author="LauraPGM" w:date="2025-10-06T22:25:00Z" w:id="1770">
        <w:r w:rsidRPr="002F5FA5">
          <w:rPr>
            <w:rFonts w:ascii="Calibri" w:hAnsi="Calibri" w:eastAsia="Times New Roman" w:cs="Calibri"/>
            <w:b/>
            <w:bCs/>
            <w:lang w:eastAsia="es-CO"/>
            <w:rPrChange w:author="LauraPGM" w:date="2025-10-06T22:26:00Z" w:id="1771">
              <w:rPr>
                <w:rFonts w:ascii="Times New Roman" w:hAnsi="Times New Roman" w:eastAsia="Times New Roman" w:cs="Times New Roman"/>
                <w:b/>
                <w:bCs/>
                <w:sz w:val="24"/>
                <w:szCs w:val="24"/>
                <w:lang w:eastAsia="es-CO"/>
              </w:rPr>
            </w:rPrChange>
          </w:rPr>
          <w:t>Claridad y consistencia:</w:t>
        </w:r>
        <w:r w:rsidRPr="002F5FA5">
          <w:rPr>
            <w:rFonts w:ascii="Calibri" w:hAnsi="Calibri" w:eastAsia="Times New Roman" w:cs="Calibri"/>
            <w:lang w:eastAsia="es-CO"/>
            <w:rPrChange w:author="LauraPGM" w:date="2025-10-06T22:26:00Z" w:id="1772">
              <w:rPr>
                <w:rFonts w:ascii="Times New Roman" w:hAnsi="Times New Roman" w:eastAsia="Times New Roman" w:cs="Times New Roman"/>
                <w:sz w:val="24"/>
                <w:szCs w:val="24"/>
                <w:lang w:eastAsia="es-CO"/>
              </w:rPr>
            </w:rPrChange>
          </w:rPr>
          <w:t xml:space="preserve"> uso de gráficos y tablas bien definidos.</w:t>
        </w:r>
      </w:ins>
    </w:p>
    <w:p w:rsidRPr="002F5FA5" w:rsidR="002F5FA5" w:rsidRDefault="002F5FA5" w14:paraId="5A129976" w14:textId="77777777">
      <w:pPr>
        <w:numPr>
          <w:ilvl w:val="0"/>
          <w:numId w:val="190"/>
        </w:numPr>
        <w:spacing w:before="100" w:beforeAutospacing="1" w:after="100" w:afterAutospacing="1" w:line="360" w:lineRule="auto"/>
        <w:rPr>
          <w:ins w:author="LauraPGM" w:date="2025-10-06T22:25:00Z" w:id="1773"/>
          <w:rFonts w:ascii="Calibri" w:hAnsi="Calibri" w:eastAsia="Times New Roman" w:cs="Calibri"/>
          <w:lang w:eastAsia="es-CO"/>
          <w:rPrChange w:author="LauraPGM" w:date="2025-10-06T22:26:00Z" w:id="1774">
            <w:rPr>
              <w:ins w:author="LauraPGM" w:date="2025-10-06T22:25:00Z" w:id="1775"/>
              <w:rFonts w:ascii="Times New Roman" w:hAnsi="Times New Roman" w:eastAsia="Times New Roman" w:cs="Times New Roman"/>
              <w:sz w:val="24"/>
              <w:szCs w:val="24"/>
              <w:lang w:eastAsia="es-CO"/>
            </w:rPr>
          </w:rPrChange>
        </w:rPr>
        <w:pPrChange w:author="LauraPGM" w:date="2025-10-06T22:26:00Z" w:id="1776">
          <w:pPr>
            <w:numPr>
              <w:numId w:val="190"/>
            </w:numPr>
            <w:tabs>
              <w:tab w:val="num" w:pos="720"/>
            </w:tabs>
            <w:spacing w:before="100" w:beforeAutospacing="1" w:after="100" w:afterAutospacing="1" w:line="240" w:lineRule="auto"/>
            <w:ind w:left="720" w:hanging="360"/>
          </w:pPr>
        </w:pPrChange>
      </w:pPr>
      <w:ins w:author="LauraPGM" w:date="2025-10-06T22:25:00Z" w:id="1777">
        <w:r w:rsidRPr="002F5FA5">
          <w:rPr>
            <w:rFonts w:ascii="Calibri" w:hAnsi="Calibri" w:eastAsia="Times New Roman" w:cs="Calibri"/>
            <w:b/>
            <w:bCs/>
            <w:lang w:eastAsia="es-CO"/>
            <w:rPrChange w:author="LauraPGM" w:date="2025-10-06T22:26:00Z" w:id="1778">
              <w:rPr>
                <w:rFonts w:ascii="Times New Roman" w:hAnsi="Times New Roman" w:eastAsia="Times New Roman" w:cs="Times New Roman"/>
                <w:b/>
                <w:bCs/>
                <w:sz w:val="24"/>
                <w:szCs w:val="24"/>
                <w:lang w:eastAsia="es-CO"/>
              </w:rPr>
            </w:rPrChange>
          </w:rPr>
          <w:t>Gráficos de tendencia:</w:t>
        </w:r>
        <w:r w:rsidRPr="002F5FA5">
          <w:rPr>
            <w:rFonts w:ascii="Calibri" w:hAnsi="Calibri" w:eastAsia="Times New Roman" w:cs="Calibri"/>
            <w:lang w:eastAsia="es-CO"/>
            <w:rPrChange w:author="LauraPGM" w:date="2025-10-06T22:26:00Z" w:id="1779">
              <w:rPr>
                <w:rFonts w:ascii="Times New Roman" w:hAnsi="Times New Roman" w:eastAsia="Times New Roman" w:cs="Times New Roman"/>
                <w:sz w:val="24"/>
                <w:szCs w:val="24"/>
                <w:lang w:eastAsia="es-CO"/>
              </w:rPr>
            </w:rPrChange>
          </w:rPr>
          <w:t xml:space="preserve"> representación de la evolución de los </w:t>
        </w:r>
        <w:proofErr w:type="spellStart"/>
        <w:r w:rsidRPr="002F5FA5">
          <w:rPr>
            <w:rFonts w:ascii="Calibri" w:hAnsi="Calibri" w:eastAsia="Times New Roman" w:cs="Calibri"/>
            <w:lang w:eastAsia="es-CO"/>
            <w:rPrChange w:author="LauraPGM" w:date="2025-10-06T22:26:00Z" w:id="1780">
              <w:rPr>
                <w:rFonts w:ascii="Times New Roman" w:hAnsi="Times New Roman" w:eastAsia="Times New Roman" w:cs="Times New Roman"/>
                <w:sz w:val="24"/>
                <w:szCs w:val="24"/>
                <w:lang w:eastAsia="es-CO"/>
              </w:rPr>
            </w:rPrChange>
          </w:rPr>
          <w:t>IDEs</w:t>
        </w:r>
        <w:proofErr w:type="spellEnd"/>
        <w:r w:rsidRPr="002F5FA5">
          <w:rPr>
            <w:rFonts w:ascii="Calibri" w:hAnsi="Calibri" w:eastAsia="Times New Roman" w:cs="Calibri"/>
            <w:lang w:eastAsia="es-CO"/>
            <w:rPrChange w:author="LauraPGM" w:date="2025-10-06T22:26:00Z" w:id="1781">
              <w:rPr>
                <w:rFonts w:ascii="Times New Roman" w:hAnsi="Times New Roman" w:eastAsia="Times New Roman" w:cs="Times New Roman"/>
                <w:sz w:val="24"/>
                <w:szCs w:val="24"/>
                <w:lang w:eastAsia="es-CO"/>
              </w:rPr>
            </w:rPrChange>
          </w:rPr>
          <w:t>, LBE y objetivos.</w:t>
        </w:r>
      </w:ins>
    </w:p>
    <w:p w:rsidRPr="002F5FA5" w:rsidR="002F5FA5" w:rsidRDefault="002F5FA5" w14:paraId="169617CA" w14:textId="77777777">
      <w:pPr>
        <w:numPr>
          <w:ilvl w:val="0"/>
          <w:numId w:val="190"/>
        </w:numPr>
        <w:spacing w:before="100" w:beforeAutospacing="1" w:after="100" w:afterAutospacing="1" w:line="360" w:lineRule="auto"/>
        <w:rPr>
          <w:ins w:author="LauraPGM" w:date="2025-10-06T22:25:00Z" w:id="1782"/>
          <w:rFonts w:ascii="Calibri" w:hAnsi="Calibri" w:eastAsia="Times New Roman" w:cs="Calibri"/>
          <w:lang w:eastAsia="es-CO"/>
          <w:rPrChange w:author="LauraPGM" w:date="2025-10-06T22:26:00Z" w:id="1783">
            <w:rPr>
              <w:ins w:author="LauraPGM" w:date="2025-10-06T22:25:00Z" w:id="1784"/>
              <w:rFonts w:ascii="Times New Roman" w:hAnsi="Times New Roman" w:eastAsia="Times New Roman" w:cs="Times New Roman"/>
              <w:sz w:val="24"/>
              <w:szCs w:val="24"/>
              <w:lang w:eastAsia="es-CO"/>
            </w:rPr>
          </w:rPrChange>
        </w:rPr>
        <w:pPrChange w:author="LauraPGM" w:date="2025-10-06T22:26:00Z" w:id="1785">
          <w:pPr>
            <w:numPr>
              <w:numId w:val="190"/>
            </w:numPr>
            <w:tabs>
              <w:tab w:val="num" w:pos="720"/>
            </w:tabs>
            <w:spacing w:before="100" w:beforeAutospacing="1" w:after="100" w:afterAutospacing="1" w:line="240" w:lineRule="auto"/>
            <w:ind w:left="720" w:hanging="360"/>
          </w:pPr>
        </w:pPrChange>
      </w:pPr>
      <w:ins w:author="LauraPGM" w:date="2025-10-06T22:25:00Z" w:id="1786">
        <w:r w:rsidRPr="002F5FA5">
          <w:rPr>
            <w:rFonts w:ascii="Calibri" w:hAnsi="Calibri" w:eastAsia="Times New Roman" w:cs="Calibri"/>
            <w:b/>
            <w:bCs/>
            <w:lang w:eastAsia="es-CO"/>
            <w:rPrChange w:author="LauraPGM" w:date="2025-10-06T22:26:00Z" w:id="1787">
              <w:rPr>
                <w:rFonts w:ascii="Times New Roman" w:hAnsi="Times New Roman" w:eastAsia="Times New Roman" w:cs="Times New Roman"/>
                <w:b/>
                <w:bCs/>
                <w:sz w:val="24"/>
                <w:szCs w:val="24"/>
                <w:lang w:eastAsia="es-CO"/>
              </w:rPr>
            </w:rPrChange>
          </w:rPr>
          <w:t>Gráficos relativos:</w:t>
        </w:r>
        <w:r w:rsidRPr="002F5FA5">
          <w:rPr>
            <w:rFonts w:ascii="Calibri" w:hAnsi="Calibri" w:eastAsia="Times New Roman" w:cs="Calibri"/>
            <w:lang w:eastAsia="es-CO"/>
            <w:rPrChange w:author="LauraPGM" w:date="2025-10-06T22:26:00Z" w:id="1788">
              <w:rPr>
                <w:rFonts w:ascii="Times New Roman" w:hAnsi="Times New Roman" w:eastAsia="Times New Roman" w:cs="Times New Roman"/>
                <w:sz w:val="24"/>
                <w:szCs w:val="24"/>
                <w:lang w:eastAsia="es-CO"/>
              </w:rPr>
            </w:rPrChange>
          </w:rPr>
          <w:t xml:space="preserve"> porcentajes de mejora respecto a la línea base.</w:t>
        </w:r>
      </w:ins>
    </w:p>
    <w:p w:rsidRPr="002F5FA5" w:rsidR="002F5FA5" w:rsidRDefault="002F5FA5" w14:paraId="171B64A5" w14:textId="77777777">
      <w:pPr>
        <w:numPr>
          <w:ilvl w:val="0"/>
          <w:numId w:val="190"/>
        </w:numPr>
        <w:spacing w:before="100" w:beforeAutospacing="1" w:after="100" w:afterAutospacing="1" w:line="360" w:lineRule="auto"/>
        <w:rPr>
          <w:ins w:author="LauraPGM" w:date="2025-10-06T22:25:00Z" w:id="1789"/>
          <w:rFonts w:ascii="Calibri" w:hAnsi="Calibri" w:eastAsia="Times New Roman" w:cs="Calibri"/>
          <w:lang w:eastAsia="es-CO"/>
          <w:rPrChange w:author="LauraPGM" w:date="2025-10-06T22:26:00Z" w:id="1790">
            <w:rPr>
              <w:ins w:author="LauraPGM" w:date="2025-10-06T22:25:00Z" w:id="1791"/>
              <w:rFonts w:ascii="Times New Roman" w:hAnsi="Times New Roman" w:eastAsia="Times New Roman" w:cs="Times New Roman"/>
              <w:sz w:val="24"/>
              <w:szCs w:val="24"/>
              <w:lang w:eastAsia="es-CO"/>
            </w:rPr>
          </w:rPrChange>
        </w:rPr>
        <w:pPrChange w:author="LauraPGM" w:date="2025-10-06T22:26:00Z" w:id="1792">
          <w:pPr>
            <w:numPr>
              <w:numId w:val="190"/>
            </w:numPr>
            <w:tabs>
              <w:tab w:val="num" w:pos="720"/>
            </w:tabs>
            <w:spacing w:before="100" w:beforeAutospacing="1" w:after="100" w:afterAutospacing="1" w:line="240" w:lineRule="auto"/>
            <w:ind w:left="720" w:hanging="360"/>
          </w:pPr>
        </w:pPrChange>
      </w:pPr>
      <w:ins w:author="LauraPGM" w:date="2025-10-06T22:25:00Z" w:id="1793">
        <w:r w:rsidRPr="002F5FA5">
          <w:rPr>
            <w:rFonts w:ascii="Calibri" w:hAnsi="Calibri" w:eastAsia="Times New Roman" w:cs="Calibri"/>
            <w:b/>
            <w:bCs/>
            <w:lang w:eastAsia="es-CO"/>
            <w:rPrChange w:author="LauraPGM" w:date="2025-10-06T22:26:00Z" w:id="1794">
              <w:rPr>
                <w:rFonts w:ascii="Times New Roman" w:hAnsi="Times New Roman" w:eastAsia="Times New Roman" w:cs="Times New Roman"/>
                <w:b/>
                <w:bCs/>
                <w:sz w:val="24"/>
                <w:szCs w:val="24"/>
                <w:lang w:eastAsia="es-CO"/>
              </w:rPr>
            </w:rPrChange>
          </w:rPr>
          <w:t>Tablas resumen:</w:t>
        </w:r>
        <w:r w:rsidRPr="002F5FA5">
          <w:rPr>
            <w:rFonts w:ascii="Calibri" w:hAnsi="Calibri" w:eastAsia="Times New Roman" w:cs="Calibri"/>
            <w:lang w:eastAsia="es-CO"/>
            <w:rPrChange w:author="LauraPGM" w:date="2025-10-06T22:26:00Z" w:id="1795">
              <w:rPr>
                <w:rFonts w:ascii="Times New Roman" w:hAnsi="Times New Roman" w:eastAsia="Times New Roman" w:cs="Times New Roman"/>
                <w:sz w:val="24"/>
                <w:szCs w:val="24"/>
                <w:lang w:eastAsia="es-CO"/>
              </w:rPr>
            </w:rPrChange>
          </w:rPr>
          <w:t xml:space="preserve"> indicadores clave, consumos reales y proyectados.</w:t>
        </w:r>
      </w:ins>
    </w:p>
    <w:p w:rsidRPr="002F5FA5" w:rsidR="002F5FA5" w:rsidRDefault="002F5FA5" w14:paraId="10F0D3A1" w14:textId="77777777">
      <w:pPr>
        <w:numPr>
          <w:ilvl w:val="0"/>
          <w:numId w:val="190"/>
        </w:numPr>
        <w:spacing w:before="100" w:beforeAutospacing="1" w:after="100" w:afterAutospacing="1" w:line="360" w:lineRule="auto"/>
        <w:rPr>
          <w:ins w:author="LauraPGM" w:date="2025-10-06T22:25:00Z" w:id="1796"/>
          <w:rFonts w:ascii="Calibri" w:hAnsi="Calibri" w:eastAsia="Times New Roman" w:cs="Calibri"/>
          <w:lang w:eastAsia="es-CO"/>
          <w:rPrChange w:author="LauraPGM" w:date="2025-10-06T22:26:00Z" w:id="1797">
            <w:rPr>
              <w:ins w:author="LauraPGM" w:date="2025-10-06T22:25:00Z" w:id="1798"/>
              <w:rFonts w:ascii="Times New Roman" w:hAnsi="Times New Roman" w:eastAsia="Times New Roman" w:cs="Times New Roman"/>
              <w:sz w:val="24"/>
              <w:szCs w:val="24"/>
              <w:lang w:eastAsia="es-CO"/>
            </w:rPr>
          </w:rPrChange>
        </w:rPr>
        <w:pPrChange w:author="LauraPGM" w:date="2025-10-06T22:26:00Z" w:id="1799">
          <w:pPr>
            <w:numPr>
              <w:numId w:val="190"/>
            </w:numPr>
            <w:tabs>
              <w:tab w:val="num" w:pos="720"/>
            </w:tabs>
            <w:spacing w:before="100" w:beforeAutospacing="1" w:after="100" w:afterAutospacing="1" w:line="240" w:lineRule="auto"/>
            <w:ind w:left="720" w:hanging="360"/>
          </w:pPr>
        </w:pPrChange>
      </w:pPr>
      <w:ins w:author="LauraPGM" w:date="2025-10-06T22:25:00Z" w:id="1800">
        <w:r w:rsidRPr="002F5FA5">
          <w:rPr>
            <w:rFonts w:ascii="Calibri" w:hAnsi="Calibri" w:eastAsia="Times New Roman" w:cs="Calibri"/>
            <w:b/>
            <w:bCs/>
            <w:lang w:eastAsia="es-CO"/>
            <w:rPrChange w:author="LauraPGM" w:date="2025-10-06T22:26:00Z" w:id="1801">
              <w:rPr>
                <w:rFonts w:ascii="Times New Roman" w:hAnsi="Times New Roman" w:eastAsia="Times New Roman" w:cs="Times New Roman"/>
                <w:b/>
                <w:bCs/>
                <w:sz w:val="24"/>
                <w:szCs w:val="24"/>
                <w:lang w:eastAsia="es-CO"/>
              </w:rPr>
            </w:rPrChange>
          </w:rPr>
          <w:t>Identificación de desviaciones:</w:t>
        </w:r>
        <w:r w:rsidRPr="002F5FA5">
          <w:rPr>
            <w:rFonts w:ascii="Calibri" w:hAnsi="Calibri" w:eastAsia="Times New Roman" w:cs="Calibri"/>
            <w:lang w:eastAsia="es-CO"/>
            <w:rPrChange w:author="LauraPGM" w:date="2025-10-06T22:26:00Z" w:id="1802">
              <w:rPr>
                <w:rFonts w:ascii="Times New Roman" w:hAnsi="Times New Roman" w:eastAsia="Times New Roman" w:cs="Times New Roman"/>
                <w:sz w:val="24"/>
                <w:szCs w:val="24"/>
                <w:lang w:eastAsia="es-CO"/>
              </w:rPr>
            </w:rPrChange>
          </w:rPr>
          <w:t xml:space="preserve"> mediante colores o símbolos diferenciadores.</w:t>
        </w:r>
      </w:ins>
    </w:p>
    <w:p w:rsidRPr="002F5FA5" w:rsidR="002F5FA5" w:rsidRDefault="002F5FA5" w14:paraId="01F3781F" w14:textId="4965C91C">
      <w:pPr>
        <w:spacing w:line="360" w:lineRule="auto"/>
        <w:rPr>
          <w:ins w:author="LauraPGM" w:date="2025-10-06T22:25:00Z" w:id="1803"/>
          <w:rFonts w:ascii="Calibri" w:hAnsi="Calibri" w:eastAsia="Times New Roman" w:cs="Calibri"/>
          <w:lang w:eastAsia="es-CO"/>
          <w:rPrChange w:author="LauraPGM" w:date="2025-10-06T22:26:00Z" w:id="1804">
            <w:rPr>
              <w:ins w:author="LauraPGM" w:date="2025-10-06T22:25:00Z" w:id="1805"/>
              <w:rFonts w:ascii="Times New Roman" w:hAnsi="Times New Roman" w:eastAsia="Times New Roman" w:cs="Times New Roman"/>
              <w:sz w:val="24"/>
              <w:szCs w:val="24"/>
              <w:lang w:eastAsia="es-CO"/>
            </w:rPr>
          </w:rPrChange>
        </w:rPr>
        <w:pPrChange w:author="LauraPGM" w:date="2025-10-06T22:26:00Z" w:id="1806">
          <w:pPr>
            <w:spacing w:line="240" w:lineRule="auto"/>
          </w:pPr>
        </w:pPrChange>
      </w:pPr>
    </w:p>
    <w:p w:rsidRPr="002F5FA5" w:rsidR="002F5FA5" w:rsidRDefault="002F5FA5" w14:paraId="7453EC50" w14:textId="77777777">
      <w:pPr>
        <w:spacing w:before="100" w:beforeAutospacing="1" w:after="100" w:afterAutospacing="1" w:line="360" w:lineRule="auto"/>
        <w:outlineLvl w:val="2"/>
        <w:rPr>
          <w:ins w:author="LauraPGM" w:date="2025-10-06T22:25:00Z" w:id="1807"/>
          <w:rFonts w:ascii="Calibri" w:hAnsi="Calibri" w:eastAsia="Times New Roman" w:cs="Calibri"/>
          <w:b/>
          <w:bCs/>
          <w:lang w:eastAsia="es-CO"/>
          <w:rPrChange w:author="LauraPGM" w:date="2025-10-06T22:26:00Z" w:id="1808">
            <w:rPr>
              <w:ins w:author="LauraPGM" w:date="2025-10-06T22:25:00Z" w:id="1809"/>
              <w:rFonts w:ascii="Times New Roman" w:hAnsi="Times New Roman" w:eastAsia="Times New Roman" w:cs="Times New Roman"/>
              <w:b/>
              <w:bCs/>
              <w:sz w:val="27"/>
              <w:szCs w:val="27"/>
              <w:lang w:eastAsia="es-CO"/>
            </w:rPr>
          </w:rPrChange>
        </w:rPr>
        <w:pPrChange w:author="LauraPGM" w:date="2025-10-06T22:26:00Z" w:id="1810">
          <w:pPr>
            <w:spacing w:before="100" w:beforeAutospacing="1" w:after="100" w:afterAutospacing="1" w:line="240" w:lineRule="auto"/>
            <w:outlineLvl w:val="2"/>
          </w:pPr>
        </w:pPrChange>
      </w:pPr>
      <w:ins w:author="LauraPGM" w:date="2025-10-06T22:25:00Z" w:id="1811">
        <w:r w:rsidRPr="002F5FA5">
          <w:rPr>
            <w:rFonts w:ascii="Calibri" w:hAnsi="Calibri" w:eastAsia="Times New Roman" w:cs="Calibri"/>
            <w:b/>
            <w:bCs/>
            <w:lang w:eastAsia="es-CO"/>
            <w:rPrChange w:author="LauraPGM" w:date="2025-10-06T22:26:00Z" w:id="1812">
              <w:rPr>
                <w:rFonts w:ascii="Times New Roman" w:hAnsi="Times New Roman" w:eastAsia="Times New Roman" w:cs="Times New Roman"/>
                <w:b/>
                <w:bCs/>
                <w:sz w:val="27"/>
                <w:szCs w:val="27"/>
                <w:lang w:eastAsia="es-CO"/>
              </w:rPr>
            </w:rPrChange>
          </w:rPr>
          <w:t>b) Documentación de estrategias de optimización</w:t>
        </w:r>
      </w:ins>
    </w:p>
    <w:p w:rsidRPr="002F5FA5" w:rsidR="002F5FA5" w:rsidRDefault="002F5FA5" w14:paraId="529DBBF7" w14:textId="77777777">
      <w:pPr>
        <w:spacing w:before="100" w:beforeAutospacing="1" w:after="100" w:afterAutospacing="1" w:line="360" w:lineRule="auto"/>
        <w:rPr>
          <w:ins w:author="LauraPGM" w:date="2025-10-06T22:25:00Z" w:id="1813"/>
          <w:rFonts w:ascii="Calibri" w:hAnsi="Calibri" w:eastAsia="Times New Roman" w:cs="Calibri"/>
          <w:lang w:eastAsia="es-CO"/>
          <w:rPrChange w:author="LauraPGM" w:date="2025-10-06T22:26:00Z" w:id="1814">
            <w:rPr>
              <w:ins w:author="LauraPGM" w:date="2025-10-06T22:25:00Z" w:id="1815"/>
              <w:rFonts w:ascii="Times New Roman" w:hAnsi="Times New Roman" w:eastAsia="Times New Roman" w:cs="Times New Roman"/>
              <w:sz w:val="24"/>
              <w:szCs w:val="24"/>
              <w:lang w:eastAsia="es-CO"/>
            </w:rPr>
          </w:rPrChange>
        </w:rPr>
        <w:pPrChange w:author="LauraPGM" w:date="2025-10-06T22:26:00Z" w:id="1816">
          <w:pPr>
            <w:spacing w:before="100" w:beforeAutospacing="1" w:after="100" w:afterAutospacing="1" w:line="240" w:lineRule="auto"/>
          </w:pPr>
        </w:pPrChange>
      </w:pPr>
      <w:ins w:author="LauraPGM" w:date="2025-10-06T22:25:00Z" w:id="1817">
        <w:r w:rsidRPr="002F5FA5">
          <w:rPr>
            <w:rFonts w:ascii="Calibri" w:hAnsi="Calibri" w:eastAsia="Times New Roman" w:cs="Calibri"/>
            <w:lang w:eastAsia="es-CO"/>
            <w:rPrChange w:author="LauraPGM" w:date="2025-10-06T22:26:00Z" w:id="1818">
              <w:rPr>
                <w:rFonts w:ascii="Times New Roman" w:hAnsi="Times New Roman" w:eastAsia="Times New Roman" w:cs="Times New Roman"/>
                <w:sz w:val="24"/>
                <w:szCs w:val="24"/>
                <w:lang w:eastAsia="es-CO"/>
              </w:rPr>
            </w:rPrChange>
          </w:rPr>
          <w:t>Cada estrategia debe incluir los siguientes elementos:</w:t>
        </w:r>
      </w:ins>
    </w:p>
    <w:p w:rsidRPr="00FD0B3E" w:rsidR="002F5FA5" w:rsidRDefault="002F5FA5" w14:paraId="0840C9BA" w14:textId="77777777">
      <w:pPr>
        <w:numPr>
          <w:ilvl w:val="0"/>
          <w:numId w:val="191"/>
        </w:numPr>
        <w:spacing w:before="100" w:beforeAutospacing="1" w:after="100" w:afterAutospacing="1" w:line="360" w:lineRule="auto"/>
        <w:rPr>
          <w:ins w:author="LauraPGM" w:date="2025-10-06T22:25:00Z" w:id="1819"/>
          <w:rFonts w:ascii="Calibri" w:hAnsi="Calibri" w:eastAsia="Times New Roman" w:cs="Calibri"/>
          <w:lang w:eastAsia="es-CO"/>
          <w:rPrChange w:author="LauraPGM" w:date="2025-10-06T22:37:00Z" w:id="1820">
            <w:rPr>
              <w:ins w:author="LauraPGM" w:date="2025-10-06T22:25:00Z" w:id="1821"/>
              <w:rFonts w:ascii="Times New Roman" w:hAnsi="Times New Roman" w:eastAsia="Times New Roman" w:cs="Times New Roman"/>
              <w:sz w:val="24"/>
              <w:szCs w:val="24"/>
              <w:lang w:eastAsia="es-CO"/>
            </w:rPr>
          </w:rPrChange>
        </w:rPr>
        <w:pPrChange w:author="LauraPGM" w:date="2025-10-06T22:26:00Z" w:id="1822">
          <w:pPr>
            <w:numPr>
              <w:numId w:val="191"/>
            </w:numPr>
            <w:tabs>
              <w:tab w:val="num" w:pos="720"/>
            </w:tabs>
            <w:spacing w:before="100" w:beforeAutospacing="1" w:after="100" w:afterAutospacing="1" w:line="240" w:lineRule="auto"/>
            <w:ind w:left="720" w:hanging="360"/>
          </w:pPr>
        </w:pPrChange>
      </w:pPr>
      <w:ins w:author="LauraPGM" w:date="2025-10-06T22:25:00Z" w:id="1823">
        <w:r w:rsidRPr="00FD0B3E">
          <w:rPr>
            <w:rFonts w:ascii="Calibri" w:hAnsi="Calibri" w:eastAsia="Times New Roman" w:cs="Calibri"/>
            <w:bCs/>
            <w:lang w:eastAsia="es-CO"/>
            <w:rPrChange w:author="LauraPGM" w:date="2025-10-06T22:37:00Z" w:id="1824">
              <w:rPr>
                <w:rFonts w:ascii="Times New Roman" w:hAnsi="Times New Roman" w:eastAsia="Times New Roman" w:cs="Times New Roman"/>
                <w:b/>
                <w:bCs/>
                <w:sz w:val="24"/>
                <w:szCs w:val="24"/>
                <w:lang w:eastAsia="es-CO"/>
              </w:rPr>
            </w:rPrChange>
          </w:rPr>
          <w:t>Descripción y objetivo.</w:t>
        </w:r>
      </w:ins>
    </w:p>
    <w:p w:rsidRPr="00FD0B3E" w:rsidR="002F5FA5" w:rsidRDefault="002F5FA5" w14:paraId="388793A0" w14:textId="77777777">
      <w:pPr>
        <w:numPr>
          <w:ilvl w:val="0"/>
          <w:numId w:val="191"/>
        </w:numPr>
        <w:spacing w:before="100" w:beforeAutospacing="1" w:after="100" w:afterAutospacing="1" w:line="360" w:lineRule="auto"/>
        <w:rPr>
          <w:ins w:author="LauraPGM" w:date="2025-10-06T22:25:00Z" w:id="1825"/>
          <w:rFonts w:ascii="Calibri" w:hAnsi="Calibri" w:eastAsia="Times New Roman" w:cs="Calibri"/>
          <w:lang w:eastAsia="es-CO"/>
          <w:rPrChange w:author="LauraPGM" w:date="2025-10-06T22:37:00Z" w:id="1826">
            <w:rPr>
              <w:ins w:author="LauraPGM" w:date="2025-10-06T22:25:00Z" w:id="1827"/>
              <w:rFonts w:ascii="Times New Roman" w:hAnsi="Times New Roman" w:eastAsia="Times New Roman" w:cs="Times New Roman"/>
              <w:sz w:val="24"/>
              <w:szCs w:val="24"/>
              <w:lang w:eastAsia="es-CO"/>
            </w:rPr>
          </w:rPrChange>
        </w:rPr>
        <w:pPrChange w:author="LauraPGM" w:date="2025-10-06T22:26:00Z" w:id="1828">
          <w:pPr>
            <w:numPr>
              <w:numId w:val="191"/>
            </w:numPr>
            <w:tabs>
              <w:tab w:val="num" w:pos="720"/>
            </w:tabs>
            <w:spacing w:before="100" w:beforeAutospacing="1" w:after="100" w:afterAutospacing="1" w:line="240" w:lineRule="auto"/>
            <w:ind w:left="720" w:hanging="360"/>
          </w:pPr>
        </w:pPrChange>
      </w:pPr>
      <w:ins w:author="LauraPGM" w:date="2025-10-06T22:25:00Z" w:id="1829">
        <w:r w:rsidRPr="00FD0B3E">
          <w:rPr>
            <w:rFonts w:ascii="Calibri" w:hAnsi="Calibri" w:eastAsia="Times New Roman" w:cs="Calibri"/>
            <w:bCs/>
            <w:lang w:eastAsia="es-CO"/>
            <w:rPrChange w:author="LauraPGM" w:date="2025-10-06T22:37:00Z" w:id="1830">
              <w:rPr>
                <w:rFonts w:ascii="Times New Roman" w:hAnsi="Times New Roman" w:eastAsia="Times New Roman" w:cs="Times New Roman"/>
                <w:b/>
                <w:bCs/>
                <w:sz w:val="24"/>
                <w:szCs w:val="24"/>
                <w:lang w:eastAsia="es-CO"/>
              </w:rPr>
            </w:rPrChange>
          </w:rPr>
          <w:t>Ahorro energético estimado.</w:t>
        </w:r>
      </w:ins>
    </w:p>
    <w:p w:rsidRPr="00FD0B3E" w:rsidR="002F5FA5" w:rsidRDefault="002F5FA5" w14:paraId="44373DA9" w14:textId="424017E4">
      <w:pPr>
        <w:numPr>
          <w:ilvl w:val="0"/>
          <w:numId w:val="191"/>
        </w:numPr>
        <w:spacing w:before="100" w:beforeAutospacing="1" w:after="100" w:afterAutospacing="1" w:line="360" w:lineRule="auto"/>
        <w:rPr>
          <w:ins w:author="LauraPGM" w:date="2025-10-06T22:25:00Z" w:id="1831"/>
          <w:rFonts w:ascii="Calibri" w:hAnsi="Calibri" w:eastAsia="Times New Roman" w:cs="Calibri"/>
          <w:lang w:eastAsia="es-CO"/>
          <w:rPrChange w:author="LauraPGM" w:date="2025-10-06T22:37:00Z" w:id="1832">
            <w:rPr>
              <w:ins w:author="LauraPGM" w:date="2025-10-06T22:25:00Z" w:id="1833"/>
              <w:rFonts w:ascii="Times New Roman" w:hAnsi="Times New Roman" w:eastAsia="Times New Roman" w:cs="Times New Roman"/>
              <w:sz w:val="24"/>
              <w:szCs w:val="24"/>
              <w:lang w:eastAsia="es-CO"/>
            </w:rPr>
          </w:rPrChange>
        </w:rPr>
        <w:pPrChange w:author="LauraPGM" w:date="2025-10-06T22:26:00Z" w:id="1834">
          <w:pPr>
            <w:numPr>
              <w:numId w:val="191"/>
            </w:numPr>
            <w:tabs>
              <w:tab w:val="num" w:pos="720"/>
            </w:tabs>
            <w:spacing w:before="100" w:beforeAutospacing="1" w:after="100" w:afterAutospacing="1" w:line="240" w:lineRule="auto"/>
            <w:ind w:left="720" w:hanging="360"/>
          </w:pPr>
        </w:pPrChange>
      </w:pPr>
      <w:ins w:author="LauraPGM" w:date="2025-10-06T22:25:00Z" w:id="1835">
        <w:r w:rsidRPr="00FD0B3E">
          <w:rPr>
            <w:rFonts w:ascii="Calibri" w:hAnsi="Calibri" w:eastAsia="Times New Roman" w:cs="Calibri"/>
            <w:bCs/>
            <w:lang w:eastAsia="es-CO"/>
            <w:rPrChange w:author="LauraPGM" w:date="2025-10-06T22:37:00Z" w:id="1836">
              <w:rPr>
                <w:rFonts w:ascii="Times New Roman" w:hAnsi="Times New Roman" w:eastAsia="Times New Roman" w:cs="Times New Roman"/>
                <w:b/>
                <w:bCs/>
                <w:sz w:val="24"/>
                <w:szCs w:val="24"/>
                <w:lang w:eastAsia="es-CO"/>
              </w:rPr>
            </w:rPrChange>
          </w:rPr>
          <w:t>Análisis económico:</w:t>
        </w:r>
        <w:r w:rsidRPr="00FD0B3E">
          <w:rPr>
            <w:rFonts w:ascii="Calibri" w:hAnsi="Calibri" w:eastAsia="Times New Roman" w:cs="Calibri"/>
            <w:lang w:eastAsia="es-CO"/>
            <w:rPrChange w:author="LauraPGM" w:date="2025-10-06T22:37:00Z" w:id="1837">
              <w:rPr>
                <w:rFonts w:ascii="Times New Roman" w:hAnsi="Times New Roman" w:eastAsia="Times New Roman" w:cs="Times New Roman"/>
                <w:sz w:val="24"/>
                <w:szCs w:val="24"/>
                <w:lang w:eastAsia="es-CO"/>
              </w:rPr>
            </w:rPrChange>
          </w:rPr>
          <w:t xml:space="preserve"> incluyendo </w:t>
        </w:r>
        <w:r w:rsidRPr="00FD0B3E">
          <w:rPr>
            <w:rFonts w:ascii="Calibri" w:hAnsi="Calibri" w:eastAsia="Times New Roman" w:cs="Calibri"/>
            <w:bCs/>
            <w:lang w:eastAsia="es-CO"/>
            <w:rPrChange w:author="LauraPGM" w:date="2025-10-06T22:37:00Z" w:id="1838">
              <w:rPr>
                <w:rFonts w:ascii="Times New Roman" w:hAnsi="Times New Roman" w:eastAsia="Times New Roman" w:cs="Times New Roman"/>
                <w:b/>
                <w:bCs/>
                <w:sz w:val="24"/>
                <w:szCs w:val="24"/>
                <w:lang w:eastAsia="es-CO"/>
              </w:rPr>
            </w:rPrChange>
          </w:rPr>
          <w:t>CAPEX</w:t>
        </w:r>
      </w:ins>
      <w:ins w:author="LauraPGM" w:date="2025-10-09T06:23:00Z" w:id="1839">
        <w:r w:rsidR="009C4E14">
          <w:rPr>
            <w:rFonts w:ascii="Calibri" w:hAnsi="Calibri" w:eastAsia="Times New Roman" w:cs="Calibri"/>
            <w:bCs/>
            <w:lang w:eastAsia="es-CO"/>
          </w:rPr>
          <w:t xml:space="preserve">, </w:t>
        </w:r>
        <w:r w:rsidRPr="001722BA" w:rsidR="004E54F4">
          <w:rPr>
            <w:rFonts w:ascii="Calibri" w:hAnsi="Calibri" w:eastAsia="Times New Roman" w:cs="Calibri"/>
            <w:lang w:eastAsia="es-CO"/>
          </w:rPr>
          <w:t>OPEX</w:t>
        </w:r>
        <w:r w:rsidR="004E54F4">
          <w:t xml:space="preserve">, </w:t>
        </w:r>
      </w:ins>
      <w:ins w:author="LauraPGM" w:date="2025-10-06T22:25:00Z" w:id="1840">
        <w:r w:rsidRPr="00FD0B3E">
          <w:rPr>
            <w:rFonts w:ascii="Calibri" w:hAnsi="Calibri" w:eastAsia="Times New Roman" w:cs="Calibri"/>
            <w:bCs/>
            <w:lang w:eastAsia="es-CO"/>
            <w:rPrChange w:author="LauraPGM" w:date="2025-10-06T22:37:00Z" w:id="1841">
              <w:rPr>
                <w:rFonts w:ascii="Times New Roman" w:hAnsi="Times New Roman" w:eastAsia="Times New Roman" w:cs="Times New Roman"/>
                <w:b/>
                <w:bCs/>
                <w:sz w:val="24"/>
                <w:szCs w:val="24"/>
                <w:lang w:eastAsia="es-CO"/>
              </w:rPr>
            </w:rPrChange>
          </w:rPr>
          <w:t>ROI</w:t>
        </w:r>
        <w:r w:rsidRPr="00FD0B3E">
          <w:rPr>
            <w:rFonts w:ascii="Calibri" w:hAnsi="Calibri" w:eastAsia="Times New Roman" w:cs="Calibri"/>
            <w:lang w:eastAsia="es-CO"/>
            <w:rPrChange w:author="LauraPGM" w:date="2025-10-06T22:37:00Z" w:id="1842">
              <w:rPr>
                <w:rFonts w:ascii="Times New Roman" w:hAnsi="Times New Roman" w:eastAsia="Times New Roman" w:cs="Times New Roman"/>
                <w:sz w:val="24"/>
                <w:szCs w:val="24"/>
                <w:lang w:eastAsia="es-CO"/>
              </w:rPr>
            </w:rPrChange>
          </w:rPr>
          <w:t xml:space="preserve">, </w:t>
        </w:r>
        <w:r w:rsidRPr="00FD0B3E">
          <w:rPr>
            <w:rFonts w:ascii="Calibri" w:hAnsi="Calibri" w:eastAsia="Times New Roman" w:cs="Calibri"/>
            <w:bCs/>
            <w:lang w:eastAsia="es-CO"/>
            <w:rPrChange w:author="LauraPGM" w:date="2025-10-06T22:37:00Z" w:id="1843">
              <w:rPr>
                <w:rFonts w:ascii="Times New Roman" w:hAnsi="Times New Roman" w:eastAsia="Times New Roman" w:cs="Times New Roman"/>
                <w:b/>
                <w:bCs/>
                <w:sz w:val="24"/>
                <w:szCs w:val="24"/>
                <w:lang w:eastAsia="es-CO"/>
              </w:rPr>
            </w:rPrChange>
          </w:rPr>
          <w:t>VAN</w:t>
        </w:r>
        <w:r w:rsidRPr="00FD0B3E">
          <w:rPr>
            <w:rFonts w:ascii="Calibri" w:hAnsi="Calibri" w:eastAsia="Times New Roman" w:cs="Calibri"/>
            <w:lang w:eastAsia="es-CO"/>
            <w:rPrChange w:author="LauraPGM" w:date="2025-10-06T22:37:00Z" w:id="1844">
              <w:rPr>
                <w:rFonts w:ascii="Times New Roman" w:hAnsi="Times New Roman" w:eastAsia="Times New Roman" w:cs="Times New Roman"/>
                <w:sz w:val="24"/>
                <w:szCs w:val="24"/>
                <w:lang w:eastAsia="es-CO"/>
              </w:rPr>
            </w:rPrChange>
          </w:rPr>
          <w:t xml:space="preserve"> y </w:t>
        </w:r>
        <w:r w:rsidRPr="00FD0B3E">
          <w:rPr>
            <w:rFonts w:ascii="Calibri" w:hAnsi="Calibri" w:eastAsia="Times New Roman" w:cs="Calibri"/>
            <w:bCs/>
            <w:lang w:eastAsia="es-CO"/>
            <w:rPrChange w:author="LauraPGM" w:date="2025-10-06T22:37:00Z" w:id="1845">
              <w:rPr>
                <w:rFonts w:ascii="Times New Roman" w:hAnsi="Times New Roman" w:eastAsia="Times New Roman" w:cs="Times New Roman"/>
                <w:b/>
                <w:bCs/>
                <w:sz w:val="24"/>
                <w:szCs w:val="24"/>
                <w:lang w:eastAsia="es-CO"/>
              </w:rPr>
            </w:rPrChange>
          </w:rPr>
          <w:t>TIR</w:t>
        </w:r>
        <w:r w:rsidRPr="00FD0B3E">
          <w:rPr>
            <w:rFonts w:ascii="Calibri" w:hAnsi="Calibri" w:eastAsia="Times New Roman" w:cs="Calibri"/>
            <w:lang w:eastAsia="es-CO"/>
            <w:rPrChange w:author="LauraPGM" w:date="2025-10-06T22:37:00Z" w:id="1846">
              <w:rPr>
                <w:rFonts w:ascii="Times New Roman" w:hAnsi="Times New Roman" w:eastAsia="Times New Roman" w:cs="Times New Roman"/>
                <w:sz w:val="24"/>
                <w:szCs w:val="24"/>
                <w:lang w:eastAsia="es-CO"/>
              </w:rPr>
            </w:rPrChange>
          </w:rPr>
          <w:t>.</w:t>
        </w:r>
      </w:ins>
    </w:p>
    <w:p w:rsidRPr="00FD0B3E" w:rsidR="002F5FA5" w:rsidRDefault="002F5FA5" w14:paraId="164562C0" w14:textId="77777777">
      <w:pPr>
        <w:numPr>
          <w:ilvl w:val="0"/>
          <w:numId w:val="191"/>
        </w:numPr>
        <w:spacing w:before="100" w:beforeAutospacing="1" w:after="100" w:afterAutospacing="1" w:line="360" w:lineRule="auto"/>
        <w:rPr>
          <w:ins w:author="LauraPGM" w:date="2025-10-06T22:25:00Z" w:id="1847"/>
          <w:rFonts w:ascii="Calibri" w:hAnsi="Calibri" w:eastAsia="Times New Roman" w:cs="Calibri"/>
          <w:lang w:eastAsia="es-CO"/>
          <w:rPrChange w:author="LauraPGM" w:date="2025-10-06T22:37:00Z" w:id="1848">
            <w:rPr>
              <w:ins w:author="LauraPGM" w:date="2025-10-06T22:25:00Z" w:id="1849"/>
              <w:rFonts w:ascii="Times New Roman" w:hAnsi="Times New Roman" w:eastAsia="Times New Roman" w:cs="Times New Roman"/>
              <w:sz w:val="24"/>
              <w:szCs w:val="24"/>
              <w:lang w:eastAsia="es-CO"/>
            </w:rPr>
          </w:rPrChange>
        </w:rPr>
        <w:pPrChange w:author="LauraPGM" w:date="2025-10-06T22:26:00Z" w:id="1850">
          <w:pPr>
            <w:numPr>
              <w:numId w:val="191"/>
            </w:numPr>
            <w:tabs>
              <w:tab w:val="num" w:pos="720"/>
            </w:tabs>
            <w:spacing w:before="100" w:beforeAutospacing="1" w:after="100" w:afterAutospacing="1" w:line="240" w:lineRule="auto"/>
            <w:ind w:left="720" w:hanging="360"/>
          </w:pPr>
        </w:pPrChange>
      </w:pPr>
      <w:ins w:author="LauraPGM" w:date="2025-10-06T22:25:00Z" w:id="1851">
        <w:r w:rsidRPr="00FD0B3E">
          <w:rPr>
            <w:rFonts w:ascii="Calibri" w:hAnsi="Calibri" w:eastAsia="Times New Roman" w:cs="Calibri"/>
            <w:bCs/>
            <w:lang w:eastAsia="es-CO"/>
            <w:rPrChange w:author="LauraPGM" w:date="2025-10-06T22:37:00Z" w:id="1852">
              <w:rPr>
                <w:rFonts w:ascii="Times New Roman" w:hAnsi="Times New Roman" w:eastAsia="Times New Roman" w:cs="Times New Roman"/>
                <w:b/>
                <w:bCs/>
                <w:sz w:val="24"/>
                <w:szCs w:val="24"/>
                <w:lang w:eastAsia="es-CO"/>
              </w:rPr>
            </w:rPrChange>
          </w:rPr>
          <w:t>Impacto ambiental:</w:t>
        </w:r>
        <w:r w:rsidRPr="00FD0B3E">
          <w:rPr>
            <w:rFonts w:ascii="Calibri" w:hAnsi="Calibri" w:eastAsia="Times New Roman" w:cs="Calibri"/>
            <w:lang w:eastAsia="es-CO"/>
            <w:rPrChange w:author="LauraPGM" w:date="2025-10-06T22:37:00Z" w:id="1853">
              <w:rPr>
                <w:rFonts w:ascii="Times New Roman" w:hAnsi="Times New Roman" w:eastAsia="Times New Roman" w:cs="Times New Roman"/>
                <w:sz w:val="24"/>
                <w:szCs w:val="24"/>
                <w:lang w:eastAsia="es-CO"/>
              </w:rPr>
            </w:rPrChange>
          </w:rPr>
          <w:t xml:space="preserve"> cuantificación de la reducción de </w:t>
        </w:r>
        <w:proofErr w:type="spellStart"/>
        <w:r w:rsidRPr="00FD0B3E">
          <w:rPr>
            <w:rFonts w:ascii="Calibri" w:hAnsi="Calibri" w:eastAsia="Times New Roman" w:cs="Calibri"/>
            <w:bCs/>
            <w:lang w:eastAsia="es-CO"/>
            <w:rPrChange w:author="LauraPGM" w:date="2025-10-06T22:37:00Z" w:id="1854">
              <w:rPr>
                <w:rFonts w:ascii="Times New Roman" w:hAnsi="Times New Roman" w:eastAsia="Times New Roman" w:cs="Times New Roman"/>
                <w:b/>
                <w:bCs/>
                <w:sz w:val="24"/>
                <w:szCs w:val="24"/>
                <w:lang w:eastAsia="es-CO"/>
              </w:rPr>
            </w:rPrChange>
          </w:rPr>
          <w:t>CO₂eq</w:t>
        </w:r>
        <w:proofErr w:type="spellEnd"/>
        <w:r w:rsidRPr="00FD0B3E">
          <w:rPr>
            <w:rFonts w:ascii="Calibri" w:hAnsi="Calibri" w:eastAsia="Times New Roman" w:cs="Calibri"/>
            <w:lang w:eastAsia="es-CO"/>
            <w:rPrChange w:author="LauraPGM" w:date="2025-10-06T22:37:00Z" w:id="1855">
              <w:rPr>
                <w:rFonts w:ascii="Times New Roman" w:hAnsi="Times New Roman" w:eastAsia="Times New Roman" w:cs="Times New Roman"/>
                <w:sz w:val="24"/>
                <w:szCs w:val="24"/>
                <w:lang w:eastAsia="es-CO"/>
              </w:rPr>
            </w:rPrChange>
          </w:rPr>
          <w:t>.</w:t>
        </w:r>
      </w:ins>
    </w:p>
    <w:p w:rsidRPr="00FD0B3E" w:rsidR="002F5FA5" w:rsidRDefault="002F5FA5" w14:paraId="75A2A1B9" w14:textId="0B3F995F">
      <w:pPr>
        <w:numPr>
          <w:ilvl w:val="0"/>
          <w:numId w:val="191"/>
        </w:numPr>
        <w:spacing w:before="100" w:beforeAutospacing="1" w:after="100" w:afterAutospacing="1" w:line="360" w:lineRule="auto"/>
        <w:rPr>
          <w:ins w:author="LauraPGM" w:date="2025-10-06T22:25:00Z" w:id="1856"/>
          <w:rFonts w:ascii="Calibri" w:hAnsi="Calibri" w:eastAsia="Times New Roman" w:cs="Calibri"/>
          <w:lang w:eastAsia="es-CO"/>
          <w:rPrChange w:author="LauraPGM" w:date="2025-10-06T22:37:00Z" w:id="1857">
            <w:rPr>
              <w:ins w:author="LauraPGM" w:date="2025-10-06T22:25:00Z" w:id="1858"/>
              <w:rFonts w:ascii="Times New Roman" w:hAnsi="Times New Roman" w:eastAsia="Times New Roman" w:cs="Times New Roman"/>
              <w:sz w:val="24"/>
              <w:szCs w:val="24"/>
              <w:lang w:eastAsia="es-CO"/>
            </w:rPr>
          </w:rPrChange>
        </w:rPr>
        <w:pPrChange w:author="LauraPGM" w:date="2025-10-06T22:26:00Z" w:id="1859">
          <w:pPr>
            <w:spacing w:line="240" w:lineRule="auto"/>
          </w:pPr>
        </w:pPrChange>
      </w:pPr>
      <w:ins w:author="LauraPGM" w:date="2025-10-06T22:25:00Z" w:id="1860">
        <w:r w:rsidRPr="00FD0B3E">
          <w:rPr>
            <w:rFonts w:ascii="Calibri" w:hAnsi="Calibri" w:eastAsia="Times New Roman" w:cs="Calibri"/>
            <w:bCs/>
            <w:lang w:eastAsia="es-CO"/>
            <w:rPrChange w:author="LauraPGM" w:date="2025-10-06T22:37:00Z" w:id="1861">
              <w:rPr>
                <w:rFonts w:ascii="Times New Roman" w:hAnsi="Times New Roman" w:eastAsia="Times New Roman" w:cs="Times New Roman"/>
                <w:b/>
                <w:bCs/>
                <w:sz w:val="24"/>
                <w:szCs w:val="24"/>
                <w:lang w:eastAsia="es-CO"/>
              </w:rPr>
            </w:rPrChange>
          </w:rPr>
          <w:t>Responsables, cronograma y posibles riesgos asociados.</w:t>
        </w:r>
      </w:ins>
    </w:p>
    <w:p w:rsidRPr="002F5FA5" w:rsidR="002F5FA5" w:rsidRDefault="002F5FA5" w14:paraId="7B231CA1" w14:textId="77777777">
      <w:pPr>
        <w:spacing w:before="100" w:beforeAutospacing="1" w:after="100" w:afterAutospacing="1" w:line="360" w:lineRule="auto"/>
        <w:outlineLvl w:val="2"/>
        <w:rPr>
          <w:ins w:author="LauraPGM" w:date="2025-10-06T22:25:00Z" w:id="1862"/>
          <w:rFonts w:ascii="Calibri" w:hAnsi="Calibri" w:eastAsia="Times New Roman" w:cs="Calibri"/>
          <w:b/>
          <w:bCs/>
          <w:lang w:eastAsia="es-CO"/>
          <w:rPrChange w:author="LauraPGM" w:date="2025-10-06T22:26:00Z" w:id="1863">
            <w:rPr>
              <w:ins w:author="LauraPGM" w:date="2025-10-06T22:25:00Z" w:id="1864"/>
              <w:rFonts w:ascii="Times New Roman" w:hAnsi="Times New Roman" w:eastAsia="Times New Roman" w:cs="Times New Roman"/>
              <w:b/>
              <w:bCs/>
              <w:sz w:val="27"/>
              <w:szCs w:val="27"/>
              <w:lang w:eastAsia="es-CO"/>
            </w:rPr>
          </w:rPrChange>
        </w:rPr>
        <w:pPrChange w:author="LauraPGM" w:date="2025-10-06T22:26:00Z" w:id="1865">
          <w:pPr>
            <w:spacing w:before="100" w:beforeAutospacing="1" w:after="100" w:afterAutospacing="1" w:line="240" w:lineRule="auto"/>
            <w:outlineLvl w:val="2"/>
          </w:pPr>
        </w:pPrChange>
      </w:pPr>
      <w:ins w:author="LauraPGM" w:date="2025-10-06T22:25:00Z" w:id="1866">
        <w:r w:rsidRPr="002F5FA5">
          <w:rPr>
            <w:rFonts w:ascii="Calibri" w:hAnsi="Calibri" w:eastAsia="Times New Roman" w:cs="Calibri"/>
            <w:b/>
            <w:bCs/>
            <w:lang w:eastAsia="es-CO"/>
            <w:rPrChange w:author="LauraPGM" w:date="2025-10-06T22:26:00Z" w:id="1867">
              <w:rPr>
                <w:rFonts w:ascii="Times New Roman" w:hAnsi="Times New Roman" w:eastAsia="Times New Roman" w:cs="Times New Roman"/>
                <w:b/>
                <w:bCs/>
                <w:sz w:val="27"/>
                <w:szCs w:val="27"/>
                <w:lang w:eastAsia="es-CO"/>
              </w:rPr>
            </w:rPrChange>
          </w:rPr>
          <w:t>c) Recomendaciones finales</w:t>
        </w:r>
      </w:ins>
    </w:p>
    <w:p w:rsidRPr="00FD0B3E" w:rsidR="002F5FA5" w:rsidRDefault="002F5FA5" w14:paraId="0D0E5862" w14:textId="77777777">
      <w:pPr>
        <w:numPr>
          <w:ilvl w:val="0"/>
          <w:numId w:val="192"/>
        </w:numPr>
        <w:spacing w:before="100" w:beforeAutospacing="1" w:after="100" w:afterAutospacing="1" w:line="360" w:lineRule="auto"/>
        <w:rPr>
          <w:ins w:author="LauraPGM" w:date="2025-10-06T22:25:00Z" w:id="1868"/>
          <w:rFonts w:ascii="Calibri" w:hAnsi="Calibri" w:eastAsia="Times New Roman" w:cs="Calibri"/>
          <w:b/>
          <w:lang w:eastAsia="es-CO"/>
          <w:rPrChange w:author="LauraPGM" w:date="2025-10-06T22:37:00Z" w:id="1869">
            <w:rPr>
              <w:ins w:author="LauraPGM" w:date="2025-10-06T22:25:00Z" w:id="1870"/>
              <w:rFonts w:ascii="Times New Roman" w:hAnsi="Times New Roman" w:eastAsia="Times New Roman" w:cs="Times New Roman"/>
              <w:sz w:val="24"/>
              <w:szCs w:val="24"/>
              <w:lang w:eastAsia="es-CO"/>
            </w:rPr>
          </w:rPrChange>
        </w:rPr>
        <w:pPrChange w:author="LauraPGM" w:date="2025-10-06T22:26:00Z" w:id="1871">
          <w:pPr>
            <w:numPr>
              <w:numId w:val="192"/>
            </w:numPr>
            <w:tabs>
              <w:tab w:val="num" w:pos="720"/>
            </w:tabs>
            <w:spacing w:before="100" w:beforeAutospacing="1" w:after="100" w:afterAutospacing="1" w:line="240" w:lineRule="auto"/>
            <w:ind w:left="720" w:hanging="360"/>
          </w:pPr>
        </w:pPrChange>
      </w:pPr>
      <w:ins w:author="LauraPGM" w:date="2025-10-06T22:25:00Z" w:id="1872">
        <w:r w:rsidRPr="00FD0B3E">
          <w:rPr>
            <w:rFonts w:ascii="Calibri" w:hAnsi="Calibri" w:eastAsia="Times New Roman" w:cs="Calibri"/>
            <w:b/>
            <w:bCs/>
            <w:lang w:eastAsia="es-CO"/>
            <w:rPrChange w:author="LauraPGM" w:date="2025-10-06T22:37:00Z" w:id="1873">
              <w:rPr>
                <w:rFonts w:ascii="Times New Roman" w:hAnsi="Times New Roman" w:eastAsia="Times New Roman" w:cs="Times New Roman"/>
                <w:b/>
                <w:bCs/>
                <w:sz w:val="24"/>
                <w:szCs w:val="24"/>
                <w:lang w:eastAsia="es-CO"/>
              </w:rPr>
            </w:rPrChange>
          </w:rPr>
          <w:t>Priorización de estrategias</w:t>
        </w:r>
        <w:r w:rsidRPr="00FD0B3E">
          <w:rPr>
            <w:rFonts w:ascii="Calibri" w:hAnsi="Calibri" w:eastAsia="Times New Roman" w:cs="Calibri"/>
            <w:b/>
            <w:lang w:eastAsia="es-CO"/>
            <w:rPrChange w:author="LauraPGM" w:date="2025-10-06T22:37:00Z" w:id="1874">
              <w:rPr>
                <w:rFonts w:ascii="Times New Roman" w:hAnsi="Times New Roman" w:eastAsia="Times New Roman" w:cs="Times New Roman"/>
                <w:sz w:val="24"/>
                <w:szCs w:val="24"/>
                <w:lang w:eastAsia="es-CO"/>
              </w:rPr>
            </w:rPrChange>
          </w:rPr>
          <w:t xml:space="preserve"> según su impacto técnico, económico y ambiental.</w:t>
        </w:r>
      </w:ins>
    </w:p>
    <w:p w:rsidRPr="00FD0B3E" w:rsidR="002F5FA5" w:rsidRDefault="002F5FA5" w14:paraId="7A615FDF" w14:textId="77777777">
      <w:pPr>
        <w:numPr>
          <w:ilvl w:val="0"/>
          <w:numId w:val="192"/>
        </w:numPr>
        <w:spacing w:before="100" w:beforeAutospacing="1" w:after="100" w:afterAutospacing="1" w:line="360" w:lineRule="auto"/>
        <w:rPr>
          <w:ins w:author="LauraPGM" w:date="2025-10-06T22:25:00Z" w:id="1875"/>
          <w:rFonts w:ascii="Calibri" w:hAnsi="Calibri" w:eastAsia="Times New Roman" w:cs="Calibri"/>
          <w:b/>
          <w:lang w:eastAsia="es-CO"/>
          <w:rPrChange w:author="LauraPGM" w:date="2025-10-06T22:37:00Z" w:id="1876">
            <w:rPr>
              <w:ins w:author="LauraPGM" w:date="2025-10-06T22:25:00Z" w:id="1877"/>
              <w:rFonts w:ascii="Times New Roman" w:hAnsi="Times New Roman" w:eastAsia="Times New Roman" w:cs="Times New Roman"/>
              <w:sz w:val="24"/>
              <w:szCs w:val="24"/>
              <w:lang w:eastAsia="es-CO"/>
            </w:rPr>
          </w:rPrChange>
        </w:rPr>
        <w:pPrChange w:author="LauraPGM" w:date="2025-10-06T22:26:00Z" w:id="1878">
          <w:pPr>
            <w:numPr>
              <w:numId w:val="192"/>
            </w:numPr>
            <w:tabs>
              <w:tab w:val="num" w:pos="720"/>
            </w:tabs>
            <w:spacing w:before="100" w:beforeAutospacing="1" w:after="100" w:afterAutospacing="1" w:line="240" w:lineRule="auto"/>
            <w:ind w:left="720" w:hanging="360"/>
          </w:pPr>
        </w:pPrChange>
      </w:pPr>
      <w:ins w:author="LauraPGM" w:date="2025-10-06T22:25:00Z" w:id="1879">
        <w:r w:rsidRPr="00FD0B3E">
          <w:rPr>
            <w:rFonts w:ascii="Calibri" w:hAnsi="Calibri" w:eastAsia="Times New Roman" w:cs="Calibri"/>
            <w:b/>
            <w:bCs/>
            <w:lang w:eastAsia="es-CO"/>
            <w:rPrChange w:author="LauraPGM" w:date="2025-10-06T22:37:00Z" w:id="1880">
              <w:rPr>
                <w:rFonts w:ascii="Times New Roman" w:hAnsi="Times New Roman" w:eastAsia="Times New Roman" w:cs="Times New Roman"/>
                <w:b/>
                <w:bCs/>
                <w:sz w:val="24"/>
                <w:szCs w:val="24"/>
                <w:lang w:eastAsia="es-CO"/>
              </w:rPr>
            </w:rPrChange>
          </w:rPr>
          <w:t>Definición de próximos pasos concretos</w:t>
        </w:r>
        <w:r w:rsidRPr="00FD0B3E">
          <w:rPr>
            <w:rFonts w:ascii="Calibri" w:hAnsi="Calibri" w:eastAsia="Times New Roman" w:cs="Calibri"/>
            <w:b/>
            <w:lang w:eastAsia="es-CO"/>
            <w:rPrChange w:author="LauraPGM" w:date="2025-10-06T22:37:00Z" w:id="1881">
              <w:rPr>
                <w:rFonts w:ascii="Times New Roman" w:hAnsi="Times New Roman" w:eastAsia="Times New Roman" w:cs="Times New Roman"/>
                <w:sz w:val="24"/>
                <w:szCs w:val="24"/>
                <w:lang w:eastAsia="es-CO"/>
              </w:rPr>
            </w:rPrChange>
          </w:rPr>
          <w:t xml:space="preserve"> para su implementación.</w:t>
        </w:r>
      </w:ins>
    </w:p>
    <w:p w:rsidRPr="00FD0B3E" w:rsidR="002F5FA5" w:rsidRDefault="002F5FA5" w14:paraId="04A7D7AA" w14:textId="77777777">
      <w:pPr>
        <w:numPr>
          <w:ilvl w:val="0"/>
          <w:numId w:val="192"/>
        </w:numPr>
        <w:spacing w:before="100" w:beforeAutospacing="1" w:after="100" w:afterAutospacing="1" w:line="360" w:lineRule="auto"/>
        <w:rPr>
          <w:ins w:author="LauraPGM" w:date="2025-10-06T22:25:00Z" w:id="1882"/>
          <w:rFonts w:ascii="Calibri" w:hAnsi="Calibri" w:eastAsia="Times New Roman" w:cs="Calibri"/>
          <w:b/>
          <w:lang w:eastAsia="es-CO"/>
          <w:rPrChange w:author="LauraPGM" w:date="2025-10-06T22:37:00Z" w:id="1883">
            <w:rPr>
              <w:ins w:author="LauraPGM" w:date="2025-10-06T22:25:00Z" w:id="1884"/>
              <w:rFonts w:ascii="Times New Roman" w:hAnsi="Times New Roman" w:eastAsia="Times New Roman" w:cs="Times New Roman"/>
              <w:sz w:val="24"/>
              <w:szCs w:val="24"/>
              <w:lang w:eastAsia="es-CO"/>
            </w:rPr>
          </w:rPrChange>
        </w:rPr>
        <w:pPrChange w:author="LauraPGM" w:date="2025-10-06T22:26:00Z" w:id="1885">
          <w:pPr>
            <w:numPr>
              <w:numId w:val="192"/>
            </w:numPr>
            <w:tabs>
              <w:tab w:val="num" w:pos="720"/>
            </w:tabs>
            <w:spacing w:before="100" w:beforeAutospacing="1" w:after="100" w:afterAutospacing="1" w:line="240" w:lineRule="auto"/>
            <w:ind w:left="720" w:hanging="360"/>
          </w:pPr>
        </w:pPrChange>
      </w:pPr>
      <w:ins w:author="LauraPGM" w:date="2025-10-06T22:25:00Z" w:id="1886">
        <w:r w:rsidRPr="00FD0B3E">
          <w:rPr>
            <w:rFonts w:ascii="Calibri" w:hAnsi="Calibri" w:eastAsia="Times New Roman" w:cs="Calibri"/>
            <w:b/>
            <w:bCs/>
            <w:lang w:eastAsia="es-CO"/>
            <w:rPrChange w:author="LauraPGM" w:date="2025-10-06T22:37:00Z" w:id="1887">
              <w:rPr>
                <w:rFonts w:ascii="Times New Roman" w:hAnsi="Times New Roman" w:eastAsia="Times New Roman" w:cs="Times New Roman"/>
                <w:b/>
                <w:bCs/>
                <w:sz w:val="24"/>
                <w:szCs w:val="24"/>
                <w:lang w:eastAsia="es-CO"/>
              </w:rPr>
            </w:rPrChange>
          </w:rPr>
          <w:t>Énfasis en el monitoreo continuo</w:t>
        </w:r>
        <w:r w:rsidRPr="00FD0B3E">
          <w:rPr>
            <w:rFonts w:ascii="Calibri" w:hAnsi="Calibri" w:eastAsia="Times New Roman" w:cs="Calibri"/>
            <w:b/>
            <w:lang w:eastAsia="es-CO"/>
            <w:rPrChange w:author="LauraPGM" w:date="2025-10-06T22:37:00Z" w:id="1888">
              <w:rPr>
                <w:rFonts w:ascii="Times New Roman" w:hAnsi="Times New Roman" w:eastAsia="Times New Roman" w:cs="Times New Roman"/>
                <w:sz w:val="24"/>
                <w:szCs w:val="24"/>
                <w:lang w:eastAsia="es-CO"/>
              </w:rPr>
            </w:rPrChange>
          </w:rPr>
          <w:t xml:space="preserve"> y la </w:t>
        </w:r>
        <w:r w:rsidRPr="00FD0B3E">
          <w:rPr>
            <w:rFonts w:ascii="Calibri" w:hAnsi="Calibri" w:eastAsia="Times New Roman" w:cs="Calibri"/>
            <w:b/>
            <w:bCs/>
            <w:lang w:eastAsia="es-CO"/>
            <w:rPrChange w:author="LauraPGM" w:date="2025-10-06T22:37:00Z" w:id="1889">
              <w:rPr>
                <w:rFonts w:ascii="Times New Roman" w:hAnsi="Times New Roman" w:eastAsia="Times New Roman" w:cs="Times New Roman"/>
                <w:b/>
                <w:bCs/>
                <w:sz w:val="24"/>
                <w:szCs w:val="24"/>
                <w:lang w:eastAsia="es-CO"/>
              </w:rPr>
            </w:rPrChange>
          </w:rPr>
          <w:t>actualización periódica de la LBE</w:t>
        </w:r>
        <w:r w:rsidRPr="00FD0B3E">
          <w:rPr>
            <w:rFonts w:ascii="Calibri" w:hAnsi="Calibri" w:eastAsia="Times New Roman" w:cs="Calibri"/>
            <w:b/>
            <w:lang w:eastAsia="es-CO"/>
            <w:rPrChange w:author="LauraPGM" w:date="2025-10-06T22:37:00Z" w:id="1890">
              <w:rPr>
                <w:rFonts w:ascii="Times New Roman" w:hAnsi="Times New Roman" w:eastAsia="Times New Roman" w:cs="Times New Roman"/>
                <w:sz w:val="24"/>
                <w:szCs w:val="24"/>
                <w:lang w:eastAsia="es-CO"/>
              </w:rPr>
            </w:rPrChange>
          </w:rPr>
          <w:t>.</w:t>
        </w:r>
      </w:ins>
    </w:p>
    <w:p w:rsidRPr="00FD0B3E" w:rsidR="002F5FA5" w:rsidRDefault="002F5FA5" w14:paraId="36094CBB" w14:textId="77777777">
      <w:pPr>
        <w:numPr>
          <w:ilvl w:val="0"/>
          <w:numId w:val="192"/>
        </w:numPr>
        <w:spacing w:before="100" w:beforeAutospacing="1" w:after="100" w:afterAutospacing="1" w:line="360" w:lineRule="auto"/>
        <w:rPr>
          <w:ins w:author="LauraPGM" w:date="2025-10-06T22:25:00Z" w:id="1891"/>
          <w:rFonts w:ascii="Calibri" w:hAnsi="Calibri" w:eastAsia="Times New Roman" w:cs="Calibri"/>
          <w:b/>
          <w:lang w:eastAsia="es-CO"/>
          <w:rPrChange w:author="LauraPGM" w:date="2025-10-06T22:37:00Z" w:id="1892">
            <w:rPr>
              <w:ins w:author="LauraPGM" w:date="2025-10-06T22:25:00Z" w:id="1893"/>
              <w:rFonts w:ascii="Times New Roman" w:hAnsi="Times New Roman" w:eastAsia="Times New Roman" w:cs="Times New Roman"/>
              <w:sz w:val="24"/>
              <w:szCs w:val="24"/>
              <w:lang w:eastAsia="es-CO"/>
            </w:rPr>
          </w:rPrChange>
        </w:rPr>
        <w:pPrChange w:author="LauraPGM" w:date="2025-10-06T22:26:00Z" w:id="1894">
          <w:pPr>
            <w:numPr>
              <w:numId w:val="192"/>
            </w:numPr>
            <w:tabs>
              <w:tab w:val="num" w:pos="720"/>
            </w:tabs>
            <w:spacing w:before="100" w:beforeAutospacing="1" w:after="100" w:afterAutospacing="1" w:line="240" w:lineRule="auto"/>
            <w:ind w:left="720" w:hanging="360"/>
          </w:pPr>
        </w:pPrChange>
      </w:pPr>
      <w:ins w:author="LauraPGM" w:date="2025-10-06T22:25:00Z" w:id="1895">
        <w:r w:rsidRPr="00FD0B3E">
          <w:rPr>
            <w:rFonts w:ascii="Calibri" w:hAnsi="Calibri" w:eastAsia="Times New Roman" w:cs="Calibri"/>
            <w:b/>
            <w:bCs/>
            <w:lang w:eastAsia="es-CO"/>
            <w:rPrChange w:author="LauraPGM" w:date="2025-10-06T22:37:00Z" w:id="1896">
              <w:rPr>
                <w:rFonts w:ascii="Times New Roman" w:hAnsi="Times New Roman" w:eastAsia="Times New Roman" w:cs="Times New Roman"/>
                <w:b/>
                <w:bCs/>
                <w:sz w:val="24"/>
                <w:szCs w:val="24"/>
                <w:lang w:eastAsia="es-CO"/>
              </w:rPr>
            </w:rPrChange>
          </w:rPr>
          <w:t>Sugerencia de frecuencia</w:t>
        </w:r>
        <w:r w:rsidRPr="00FD0B3E">
          <w:rPr>
            <w:rFonts w:ascii="Calibri" w:hAnsi="Calibri" w:eastAsia="Times New Roman" w:cs="Calibri"/>
            <w:b/>
            <w:lang w:eastAsia="es-CO"/>
            <w:rPrChange w:author="LauraPGM" w:date="2025-10-06T22:37:00Z" w:id="1897">
              <w:rPr>
                <w:rFonts w:ascii="Times New Roman" w:hAnsi="Times New Roman" w:eastAsia="Times New Roman" w:cs="Times New Roman"/>
                <w:sz w:val="24"/>
                <w:szCs w:val="24"/>
                <w:lang w:eastAsia="es-CO"/>
              </w:rPr>
            </w:rPrChange>
          </w:rPr>
          <w:t xml:space="preserve"> para futuras revisiones del informe y seguimiento de indicadores.</w:t>
        </w:r>
      </w:ins>
    </w:p>
    <w:p w:rsidRPr="002F5FA5" w:rsidR="00E35A55" w:rsidDel="002D34CA" w:rsidRDefault="00E35A55" w14:paraId="5B56BDE9" w14:textId="1AB4706D">
      <w:pPr>
        <w:spacing w:before="100" w:beforeAutospacing="1" w:after="100" w:afterAutospacing="1" w:line="360" w:lineRule="auto"/>
        <w:rPr>
          <w:del w:author="LauraPGM" w:date="2025-10-01T15:43:00Z" w:id="1898"/>
          <w:rFonts w:ascii="Calibri" w:hAnsi="Calibri" w:eastAsia="Times New Roman" w:cs="Calibri"/>
          <w:lang w:eastAsia="es-CO"/>
          <w:rPrChange w:author="LauraPGM" w:date="2025-10-06T22:26:00Z" w:id="1899">
            <w:rPr>
              <w:del w:author="LauraPGM" w:date="2025-10-01T15:43:00Z" w:id="1900"/>
              <w:lang w:eastAsia="es-CO"/>
            </w:rPr>
          </w:rPrChange>
        </w:rPr>
        <w:pPrChange w:author="LauraPGM" w:date="2025-10-06T22:26:00Z" w:id="1901">
          <w:pPr>
            <w:spacing w:before="100" w:beforeAutospacing="1" w:after="100" w:afterAutospacing="1" w:line="240" w:lineRule="auto"/>
          </w:pPr>
        </w:pPrChange>
      </w:pPr>
      <w:del w:author="LauraPGM" w:date="2025-10-06T22:17:00Z" w:id="1902">
        <w:r w:rsidRPr="002F5FA5" w:rsidDel="005F0E74">
          <w:rPr>
            <w:rFonts w:ascii="Calibri" w:hAnsi="Calibri" w:eastAsia="Times New Roman" w:cs="Calibri"/>
            <w:lang w:eastAsia="es-CO"/>
            <w:rPrChange w:author="LauraPGM" w:date="2025-10-06T22:26:00Z" w:id="1903">
              <w:rPr>
                <w:lang w:eastAsia="es-CO"/>
              </w:rPr>
            </w:rPrChange>
          </w:rPr>
          <w:delText xml:space="preserve">La recopilación de datos, el cálculo de IDEs, el establecimiento de LBEs y la formulación de estrategias culminan en la comunicación de resultados. Los </w:delText>
        </w:r>
        <w:r w:rsidRPr="002F5FA5" w:rsidDel="005F0E74">
          <w:rPr>
            <w:rFonts w:ascii="Calibri" w:hAnsi="Calibri" w:eastAsia="Times New Roman" w:cs="Calibri"/>
            <w:lang w:eastAsia="es-CO"/>
            <w:rPrChange w:author="LauraPGM" w:date="2025-10-06T22:26:00Z" w:id="1904">
              <w:rPr>
                <w:rFonts w:ascii="Calibri" w:hAnsi="Calibri" w:eastAsia="Times New Roman" w:cs="Calibri"/>
                <w:b/>
                <w:bCs/>
                <w:lang w:eastAsia="es-CO"/>
              </w:rPr>
            </w:rPrChange>
          </w:rPr>
          <w:delText>informes técnicos</w:delText>
        </w:r>
        <w:r w:rsidRPr="002F5FA5" w:rsidDel="005F0E74">
          <w:rPr>
            <w:rFonts w:ascii="Calibri" w:hAnsi="Calibri" w:eastAsia="Times New Roman" w:cs="Calibri"/>
            <w:lang w:eastAsia="es-CO"/>
            <w:rPrChange w:author="LauraPGM" w:date="2025-10-06T22:26:00Z" w:id="1905">
              <w:rPr>
                <w:lang w:eastAsia="es-CO"/>
              </w:rPr>
            </w:rPrChange>
          </w:rPr>
          <w:delText xml:space="preserve"> son la herramienta clave para traducir análisis en información clara y útil para directivos, personal operativo y partes interesadas externas.</w:delText>
        </w:r>
      </w:del>
    </w:p>
    <w:p w:rsidRPr="002F5FA5" w:rsidR="00E35A55" w:rsidDel="002D34CA" w:rsidRDefault="00E35A55" w14:paraId="29C069D0" w14:textId="7522D401">
      <w:pPr>
        <w:spacing w:before="100" w:beforeAutospacing="1" w:after="100" w:afterAutospacing="1" w:line="360" w:lineRule="auto"/>
        <w:rPr>
          <w:del w:author="LauraPGM" w:date="2025-10-01T15:43:00Z" w:id="1906"/>
          <w:rFonts w:ascii="Calibri" w:hAnsi="Calibri" w:eastAsia="Times New Roman" w:cs="Calibri"/>
          <w:lang w:eastAsia="es-CO"/>
          <w:rPrChange w:author="LauraPGM" w:date="2025-10-06T22:26:00Z" w:id="1907">
            <w:rPr>
              <w:del w:author="LauraPGM" w:date="2025-10-01T15:43:00Z" w:id="1908"/>
              <w:b/>
              <w:bCs/>
              <w:lang w:eastAsia="es-CO"/>
            </w:rPr>
          </w:rPrChange>
        </w:rPr>
        <w:pPrChange w:author="LauraPGM" w:date="2025-10-06T22:26:00Z" w:id="1909">
          <w:pPr>
            <w:spacing w:before="100" w:beforeAutospacing="1" w:after="100" w:afterAutospacing="1" w:line="240" w:lineRule="auto"/>
            <w:outlineLvl w:val="2"/>
          </w:pPr>
        </w:pPrChange>
      </w:pPr>
      <w:del w:author="LauraPGM" w:date="2025-10-01T15:43:00Z" w:id="1910">
        <w:r w:rsidRPr="002F5FA5" w:rsidDel="002D34CA">
          <w:rPr>
            <w:rFonts w:ascii="Calibri" w:hAnsi="Calibri" w:eastAsia="Times New Roman" w:cs="Calibri"/>
            <w:lang w:eastAsia="es-CO"/>
            <w:rPrChange w:author="LauraPGM" w:date="2025-10-06T22:26:00Z" w:id="1911">
              <w:rPr>
                <w:b/>
                <w:bCs/>
                <w:lang w:eastAsia="es-CO"/>
              </w:rPr>
            </w:rPrChange>
          </w:rPr>
          <w:delText>6.1. Desarrollo de informes técnicos</w:delText>
        </w:r>
      </w:del>
    </w:p>
    <w:p w:rsidRPr="002F5FA5" w:rsidR="00E35A55" w:rsidDel="002D34CA" w:rsidRDefault="00E35A55" w14:paraId="55A8260E" w14:textId="211B2FB7">
      <w:pPr>
        <w:spacing w:before="100" w:beforeAutospacing="1" w:after="100" w:afterAutospacing="1" w:line="360" w:lineRule="auto"/>
        <w:rPr>
          <w:del w:author="LauraPGM" w:date="2025-10-01T15:43:00Z" w:id="1912"/>
          <w:rFonts w:ascii="Calibri" w:hAnsi="Calibri" w:eastAsia="Times New Roman" w:cs="Calibri"/>
          <w:lang w:eastAsia="es-CO"/>
          <w:rPrChange w:author="LauraPGM" w:date="2025-10-06T22:26:00Z" w:id="1913">
            <w:rPr>
              <w:del w:author="LauraPGM" w:date="2025-10-01T15:43:00Z" w:id="1914"/>
              <w:b/>
              <w:bCs/>
              <w:lang w:eastAsia="es-CO"/>
            </w:rPr>
          </w:rPrChange>
        </w:rPr>
        <w:pPrChange w:author="LauraPGM" w:date="2025-10-06T22:26:00Z" w:id="1915">
          <w:pPr>
            <w:spacing w:before="100" w:beforeAutospacing="1" w:after="100" w:afterAutospacing="1" w:line="240" w:lineRule="auto"/>
            <w:outlineLvl w:val="3"/>
          </w:pPr>
        </w:pPrChange>
      </w:pPr>
      <w:del w:author="LauraPGM" w:date="2025-10-06T22:17:00Z" w:id="1916">
        <w:r w:rsidRPr="002F5FA5" w:rsidDel="005F0E74">
          <w:rPr>
            <w:rFonts w:ascii="Calibri" w:hAnsi="Calibri" w:eastAsia="Times New Roman" w:cs="Calibri"/>
            <w:lang w:eastAsia="es-CO"/>
            <w:rPrChange w:author="LauraPGM" w:date="2025-10-06T22:26:00Z" w:id="1917">
              <w:rPr>
                <w:lang w:eastAsia="es-CO"/>
              </w:rPr>
            </w:rPrChange>
          </w:rPr>
          <w:delText>Un informe debe ser claro, conciso y orientado a los objetivos. Su propósito es mostrar el estado actual, el progreso hacia las metas y justificar acciones futuras.</w:delText>
        </w:r>
      </w:del>
    </w:p>
    <w:p w:rsidRPr="002F5FA5" w:rsidR="00E35A55" w:rsidDel="002F5FA5" w:rsidRDefault="00E35A55" w14:paraId="2EC8CA98" w14:textId="24D20583">
      <w:pPr>
        <w:spacing w:before="100" w:beforeAutospacing="1" w:after="100" w:afterAutospacing="1" w:line="360" w:lineRule="auto"/>
        <w:rPr>
          <w:del w:author="LauraPGM" w:date="2025-10-06T22:25:00Z" w:id="1918"/>
          <w:rFonts w:ascii="Calibri" w:hAnsi="Calibri" w:eastAsia="Times New Roman" w:cs="Calibri"/>
          <w:lang w:eastAsia="es-CO"/>
          <w:rPrChange w:author="LauraPGM" w:date="2025-10-06T22:26:00Z" w:id="1919">
            <w:rPr>
              <w:del w:author="LauraPGM" w:date="2025-10-06T22:25:00Z" w:id="1920"/>
              <w:lang w:eastAsia="es-CO"/>
            </w:rPr>
          </w:rPrChange>
        </w:rPr>
        <w:pPrChange w:author="LauraPGM" w:date="2025-10-06T22:26:00Z" w:id="1921">
          <w:pPr>
            <w:spacing w:before="100" w:beforeAutospacing="1" w:after="100" w:afterAutospacing="1" w:line="240" w:lineRule="auto"/>
            <w:outlineLvl w:val="3"/>
          </w:pPr>
        </w:pPrChange>
      </w:pPr>
      <w:del w:author="LauraPGM" w:date="2025-10-01T15:43:00Z" w:id="1922">
        <w:r w:rsidRPr="002F5FA5" w:rsidDel="002D34CA">
          <w:rPr>
            <w:rFonts w:ascii="Calibri" w:hAnsi="Calibri" w:eastAsia="Times New Roman" w:cs="Calibri"/>
            <w:lang w:eastAsia="es-CO"/>
            <w:rPrChange w:author="LauraPGM" w:date="2025-10-06T22:26:00Z" w:id="1923">
              <w:rPr>
                <w:lang w:eastAsia="es-CO"/>
              </w:rPr>
            </w:rPrChange>
          </w:rPr>
          <w:delText xml:space="preserve">6.1.1. </w:delText>
        </w:r>
      </w:del>
      <w:del w:author="LauraPGM" w:date="2025-10-06T22:25:00Z" w:id="1924">
        <w:r w:rsidRPr="002F5FA5" w:rsidDel="002F5FA5">
          <w:rPr>
            <w:rFonts w:ascii="Calibri" w:hAnsi="Calibri" w:eastAsia="Times New Roman" w:cs="Calibri"/>
            <w:lang w:eastAsia="es-CO"/>
            <w:rPrChange w:author="LauraPGM" w:date="2025-10-06T22:26:00Z" w:id="1925">
              <w:rPr>
                <w:lang w:eastAsia="es-CO"/>
              </w:rPr>
            </w:rPrChange>
          </w:rPr>
          <w:delText xml:space="preserve">Estructura </w:delText>
        </w:r>
        <w:commentRangeStart w:id="1926"/>
        <w:r w:rsidRPr="002F5FA5" w:rsidDel="002F5FA5">
          <w:rPr>
            <w:rFonts w:ascii="Calibri" w:hAnsi="Calibri" w:eastAsia="Times New Roman" w:cs="Calibri"/>
            <w:lang w:eastAsia="es-CO"/>
            <w:rPrChange w:author="LauraPGM" w:date="2025-10-06T22:26:00Z" w:id="1927">
              <w:rPr>
                <w:lang w:eastAsia="es-CO"/>
              </w:rPr>
            </w:rPrChange>
          </w:rPr>
          <w:delText>recomendada</w:delText>
        </w:r>
        <w:commentRangeEnd w:id="1926"/>
        <w:r w:rsidRPr="002F5FA5" w:rsidDel="002F5FA5" w:rsidR="001346E8">
          <w:rPr>
            <w:rFonts w:ascii="Calibri" w:hAnsi="Calibri" w:eastAsia="Times New Roman" w:cs="Calibri"/>
            <w:lang w:eastAsia="es-CO"/>
            <w:rPrChange w:author="LauraPGM" w:date="2025-10-06T22:26:00Z" w:id="1928">
              <w:rPr>
                <w:rStyle w:val="Refdecomentario"/>
              </w:rPr>
            </w:rPrChange>
          </w:rPr>
          <w:commentReference w:id="1926"/>
        </w:r>
      </w:del>
    </w:p>
    <w:p w:rsidRPr="002F5FA5" w:rsidR="00E35A55" w:rsidDel="002F5FA5" w:rsidRDefault="00E35A55" w14:paraId="6810E516" w14:textId="75257EC8">
      <w:pPr>
        <w:numPr>
          <w:ilvl w:val="0"/>
          <w:numId w:val="179"/>
        </w:numPr>
        <w:spacing w:before="100" w:beforeAutospacing="1" w:after="100" w:afterAutospacing="1" w:line="360" w:lineRule="auto"/>
        <w:rPr>
          <w:del w:author="LauraPGM" w:date="2025-10-06T22:25:00Z" w:id="1929"/>
          <w:rFonts w:ascii="Calibri" w:hAnsi="Calibri" w:eastAsia="Times New Roman" w:cs="Calibri"/>
          <w:lang w:eastAsia="es-CO"/>
        </w:rPr>
        <w:pPrChange w:author="LauraPGM" w:date="2025-10-06T22:26:00Z" w:id="1930">
          <w:pPr>
            <w:numPr>
              <w:numId w:val="119"/>
            </w:numPr>
            <w:tabs>
              <w:tab w:val="num" w:pos="360"/>
              <w:tab w:val="num" w:pos="720"/>
            </w:tabs>
            <w:spacing w:before="100" w:beforeAutospacing="1" w:after="100" w:afterAutospacing="1" w:line="240" w:lineRule="auto"/>
            <w:ind w:left="720" w:hanging="720"/>
          </w:pPr>
        </w:pPrChange>
      </w:pPr>
      <w:del w:author="LauraPGM" w:date="2025-10-06T22:25:00Z" w:id="1931">
        <w:r w:rsidRPr="002F5FA5" w:rsidDel="002F5FA5">
          <w:rPr>
            <w:rFonts w:ascii="Calibri" w:hAnsi="Calibri" w:eastAsia="Times New Roman" w:cs="Calibri"/>
            <w:lang w:eastAsia="es-CO"/>
          </w:rPr>
          <w:delText>Título y fecha.</w:delText>
        </w:r>
      </w:del>
    </w:p>
    <w:p w:rsidRPr="002F5FA5" w:rsidR="00E35A55" w:rsidDel="002F5FA5" w:rsidRDefault="00E35A55" w14:paraId="6B315BD9" w14:textId="3A7DC42E">
      <w:pPr>
        <w:numPr>
          <w:ilvl w:val="0"/>
          <w:numId w:val="179"/>
        </w:numPr>
        <w:spacing w:before="100" w:beforeAutospacing="1" w:after="100" w:afterAutospacing="1" w:line="360" w:lineRule="auto"/>
        <w:rPr>
          <w:del w:author="LauraPGM" w:date="2025-10-06T22:25:00Z" w:id="1932"/>
          <w:rFonts w:ascii="Calibri" w:hAnsi="Calibri" w:eastAsia="Times New Roman" w:cs="Calibri"/>
          <w:lang w:eastAsia="es-CO"/>
        </w:rPr>
        <w:pPrChange w:author="LauraPGM" w:date="2025-10-06T22:26:00Z" w:id="1933">
          <w:pPr>
            <w:numPr>
              <w:numId w:val="119"/>
            </w:numPr>
            <w:tabs>
              <w:tab w:val="num" w:pos="360"/>
              <w:tab w:val="num" w:pos="720"/>
            </w:tabs>
            <w:spacing w:before="100" w:beforeAutospacing="1" w:after="100" w:afterAutospacing="1" w:line="240" w:lineRule="auto"/>
            <w:ind w:left="720" w:hanging="720"/>
          </w:pPr>
        </w:pPrChange>
      </w:pPr>
      <w:del w:author="LauraPGM" w:date="2025-10-06T22:25:00Z" w:id="1934">
        <w:r w:rsidRPr="002F5FA5" w:rsidDel="002F5FA5">
          <w:rPr>
            <w:rFonts w:ascii="Calibri" w:hAnsi="Calibri" w:eastAsia="Times New Roman" w:cs="Calibri"/>
            <w:lang w:eastAsia="es-CO"/>
          </w:rPr>
          <w:delText>Autor(es) y destinatario(s).</w:delText>
        </w:r>
      </w:del>
    </w:p>
    <w:p w:rsidRPr="002F5FA5" w:rsidR="00E35A55" w:rsidDel="002F5FA5" w:rsidRDefault="00E35A55" w14:paraId="5F9D9262" w14:textId="6028F196">
      <w:pPr>
        <w:numPr>
          <w:ilvl w:val="0"/>
          <w:numId w:val="179"/>
        </w:numPr>
        <w:spacing w:before="100" w:beforeAutospacing="1" w:after="100" w:afterAutospacing="1" w:line="360" w:lineRule="auto"/>
        <w:rPr>
          <w:del w:author="LauraPGM" w:date="2025-10-06T22:25:00Z" w:id="1935"/>
          <w:rFonts w:ascii="Calibri" w:hAnsi="Calibri" w:eastAsia="Times New Roman" w:cs="Calibri"/>
          <w:lang w:eastAsia="es-CO"/>
        </w:rPr>
        <w:pPrChange w:author="LauraPGM" w:date="2025-10-06T22:26:00Z" w:id="1936">
          <w:pPr>
            <w:numPr>
              <w:numId w:val="119"/>
            </w:numPr>
            <w:tabs>
              <w:tab w:val="num" w:pos="360"/>
              <w:tab w:val="num" w:pos="720"/>
            </w:tabs>
            <w:spacing w:before="100" w:beforeAutospacing="1" w:after="100" w:afterAutospacing="1" w:line="240" w:lineRule="auto"/>
            <w:ind w:left="720" w:hanging="720"/>
          </w:pPr>
        </w:pPrChange>
      </w:pPr>
      <w:del w:author="LauraPGM" w:date="2025-10-06T22:25:00Z" w:id="1937">
        <w:r w:rsidRPr="002F5FA5" w:rsidDel="002F5FA5">
          <w:rPr>
            <w:rFonts w:ascii="Calibri" w:hAnsi="Calibri" w:eastAsia="Times New Roman" w:cs="Calibri"/>
            <w:lang w:eastAsia="es-CO"/>
          </w:rPr>
          <w:delText>Resumen ejecutivo con hallazgos clave.</w:delText>
        </w:r>
      </w:del>
    </w:p>
    <w:p w:rsidRPr="002F5FA5" w:rsidR="00E35A55" w:rsidDel="002F5FA5" w:rsidRDefault="00E35A55" w14:paraId="3B05B1DD" w14:textId="1DC8E814">
      <w:pPr>
        <w:numPr>
          <w:ilvl w:val="0"/>
          <w:numId w:val="179"/>
        </w:numPr>
        <w:spacing w:before="100" w:beforeAutospacing="1" w:after="100" w:afterAutospacing="1" w:line="360" w:lineRule="auto"/>
        <w:rPr>
          <w:del w:author="LauraPGM" w:date="2025-10-06T22:25:00Z" w:id="1938"/>
          <w:rFonts w:ascii="Calibri" w:hAnsi="Calibri" w:eastAsia="Times New Roman" w:cs="Calibri"/>
          <w:lang w:eastAsia="es-CO"/>
        </w:rPr>
        <w:pPrChange w:author="LauraPGM" w:date="2025-10-06T22:26:00Z" w:id="1939">
          <w:pPr>
            <w:numPr>
              <w:numId w:val="119"/>
            </w:numPr>
            <w:tabs>
              <w:tab w:val="num" w:pos="360"/>
              <w:tab w:val="num" w:pos="720"/>
            </w:tabs>
            <w:spacing w:before="100" w:beforeAutospacing="1" w:after="100" w:afterAutospacing="1" w:line="240" w:lineRule="auto"/>
            <w:ind w:left="720" w:hanging="720"/>
          </w:pPr>
        </w:pPrChange>
      </w:pPr>
      <w:del w:author="LauraPGM" w:date="2025-10-06T22:25:00Z" w:id="1940">
        <w:r w:rsidRPr="002F5FA5" w:rsidDel="002F5FA5">
          <w:rPr>
            <w:rFonts w:ascii="Calibri" w:hAnsi="Calibri" w:eastAsia="Times New Roman" w:cs="Calibri"/>
            <w:lang w:eastAsia="es-CO"/>
          </w:rPr>
          <w:delText>Antecedentes y propósito.</w:delText>
        </w:r>
      </w:del>
    </w:p>
    <w:p w:rsidRPr="002F5FA5" w:rsidR="00E35A55" w:rsidDel="002F5FA5" w:rsidRDefault="00E35A55" w14:paraId="64853337" w14:textId="3F7BFFE9">
      <w:pPr>
        <w:numPr>
          <w:ilvl w:val="0"/>
          <w:numId w:val="179"/>
        </w:numPr>
        <w:spacing w:before="100" w:beforeAutospacing="1" w:after="100" w:afterAutospacing="1" w:line="360" w:lineRule="auto"/>
        <w:rPr>
          <w:del w:author="LauraPGM" w:date="2025-10-06T22:25:00Z" w:id="1941"/>
          <w:rFonts w:ascii="Calibri" w:hAnsi="Calibri" w:eastAsia="Times New Roman" w:cs="Calibri"/>
          <w:lang w:eastAsia="es-CO"/>
        </w:rPr>
        <w:pPrChange w:author="LauraPGM" w:date="2025-10-06T22:26:00Z" w:id="1942">
          <w:pPr>
            <w:numPr>
              <w:numId w:val="119"/>
            </w:numPr>
            <w:tabs>
              <w:tab w:val="num" w:pos="360"/>
              <w:tab w:val="num" w:pos="720"/>
            </w:tabs>
            <w:spacing w:before="100" w:beforeAutospacing="1" w:after="100" w:afterAutospacing="1" w:line="240" w:lineRule="auto"/>
            <w:ind w:left="720" w:hanging="720"/>
          </w:pPr>
        </w:pPrChange>
      </w:pPr>
      <w:del w:author="LauraPGM" w:date="2025-10-06T22:25:00Z" w:id="1943">
        <w:r w:rsidRPr="002F5FA5" w:rsidDel="002F5FA5">
          <w:rPr>
            <w:rFonts w:ascii="Calibri" w:hAnsi="Calibri" w:eastAsia="Times New Roman" w:cs="Calibri"/>
            <w:lang w:eastAsia="es-CO"/>
          </w:rPr>
          <w:delText>Metodología de cálculo y datos.</w:delText>
        </w:r>
      </w:del>
    </w:p>
    <w:p w:rsidRPr="002F5FA5" w:rsidR="00E35A55" w:rsidDel="002F5FA5" w:rsidRDefault="00E35A55" w14:paraId="650AAD34" w14:textId="131573C6">
      <w:pPr>
        <w:numPr>
          <w:ilvl w:val="0"/>
          <w:numId w:val="179"/>
        </w:numPr>
        <w:spacing w:before="100" w:beforeAutospacing="1" w:after="100" w:afterAutospacing="1" w:line="360" w:lineRule="auto"/>
        <w:rPr>
          <w:del w:author="LauraPGM" w:date="2025-10-06T22:25:00Z" w:id="1944"/>
          <w:rFonts w:ascii="Calibri" w:hAnsi="Calibri" w:eastAsia="Times New Roman" w:cs="Calibri"/>
          <w:lang w:eastAsia="es-CO"/>
        </w:rPr>
        <w:pPrChange w:author="LauraPGM" w:date="2025-10-06T22:26:00Z" w:id="1945">
          <w:pPr>
            <w:numPr>
              <w:numId w:val="119"/>
            </w:numPr>
            <w:tabs>
              <w:tab w:val="num" w:pos="360"/>
              <w:tab w:val="num" w:pos="720"/>
            </w:tabs>
            <w:spacing w:before="100" w:beforeAutospacing="1" w:after="100" w:afterAutospacing="1" w:line="240" w:lineRule="auto"/>
            <w:ind w:left="720" w:hanging="720"/>
          </w:pPr>
        </w:pPrChange>
      </w:pPr>
      <w:del w:author="LauraPGM" w:date="2025-10-06T22:25:00Z" w:id="1946">
        <w:r w:rsidRPr="002F5FA5" w:rsidDel="002F5FA5">
          <w:rPr>
            <w:rFonts w:ascii="Calibri" w:hAnsi="Calibri" w:eastAsia="Times New Roman" w:cs="Calibri"/>
            <w:lang w:eastAsia="es-CO"/>
          </w:rPr>
          <w:delText>Resultados y análisis de IDEs.</w:delText>
        </w:r>
      </w:del>
    </w:p>
    <w:p w:rsidRPr="002F5FA5" w:rsidR="00E35A55" w:rsidDel="002F5FA5" w:rsidRDefault="00E35A55" w14:paraId="65A39721" w14:textId="39073C83">
      <w:pPr>
        <w:numPr>
          <w:ilvl w:val="0"/>
          <w:numId w:val="179"/>
        </w:numPr>
        <w:spacing w:before="100" w:beforeAutospacing="1" w:after="100" w:afterAutospacing="1" w:line="360" w:lineRule="auto"/>
        <w:rPr>
          <w:del w:author="LauraPGM" w:date="2025-10-06T22:25:00Z" w:id="1947"/>
          <w:rFonts w:ascii="Calibri" w:hAnsi="Calibri" w:eastAsia="Times New Roman" w:cs="Calibri"/>
          <w:lang w:eastAsia="es-CO"/>
        </w:rPr>
        <w:pPrChange w:author="LauraPGM" w:date="2025-10-06T22:26:00Z" w:id="1948">
          <w:pPr>
            <w:numPr>
              <w:numId w:val="119"/>
            </w:numPr>
            <w:tabs>
              <w:tab w:val="num" w:pos="360"/>
              <w:tab w:val="num" w:pos="720"/>
            </w:tabs>
            <w:spacing w:before="100" w:beforeAutospacing="1" w:after="100" w:afterAutospacing="1" w:line="240" w:lineRule="auto"/>
            <w:ind w:left="720" w:hanging="720"/>
          </w:pPr>
        </w:pPrChange>
      </w:pPr>
      <w:del w:author="LauraPGM" w:date="2025-10-06T22:25:00Z" w:id="1949">
        <w:r w:rsidRPr="002F5FA5" w:rsidDel="002F5FA5">
          <w:rPr>
            <w:rFonts w:ascii="Calibri" w:hAnsi="Calibri" w:eastAsia="Times New Roman" w:cs="Calibri"/>
            <w:lang w:eastAsia="es-CO"/>
          </w:rPr>
          <w:delText>Identificación de desviaciones y oportunidades.</w:delText>
        </w:r>
      </w:del>
    </w:p>
    <w:p w:rsidRPr="002F5FA5" w:rsidR="00E35A55" w:rsidDel="002F5FA5" w:rsidRDefault="00E35A55" w14:paraId="4FE9B4C3" w14:textId="65A92F4D">
      <w:pPr>
        <w:numPr>
          <w:ilvl w:val="0"/>
          <w:numId w:val="179"/>
        </w:numPr>
        <w:spacing w:before="100" w:beforeAutospacing="1" w:after="100" w:afterAutospacing="1" w:line="360" w:lineRule="auto"/>
        <w:rPr>
          <w:del w:author="LauraPGM" w:date="2025-10-06T22:25:00Z" w:id="1950"/>
          <w:rFonts w:ascii="Calibri" w:hAnsi="Calibri" w:eastAsia="Times New Roman" w:cs="Calibri"/>
          <w:lang w:eastAsia="es-CO"/>
        </w:rPr>
        <w:pPrChange w:author="LauraPGM" w:date="2025-10-06T22:26:00Z" w:id="1951">
          <w:pPr>
            <w:numPr>
              <w:numId w:val="119"/>
            </w:numPr>
            <w:tabs>
              <w:tab w:val="num" w:pos="360"/>
              <w:tab w:val="num" w:pos="720"/>
            </w:tabs>
            <w:spacing w:before="100" w:beforeAutospacing="1" w:after="100" w:afterAutospacing="1" w:line="240" w:lineRule="auto"/>
            <w:ind w:left="720" w:hanging="720"/>
          </w:pPr>
        </w:pPrChange>
      </w:pPr>
      <w:del w:author="LauraPGM" w:date="2025-10-06T22:25:00Z" w:id="1952">
        <w:r w:rsidRPr="002F5FA5" w:rsidDel="002F5FA5">
          <w:rPr>
            <w:rFonts w:ascii="Calibri" w:hAnsi="Calibri" w:eastAsia="Times New Roman" w:cs="Calibri"/>
            <w:lang w:eastAsia="es-CO"/>
          </w:rPr>
          <w:delText>Propuestas de optimización con análisis energético, económico y ambiental.</w:delText>
        </w:r>
      </w:del>
    </w:p>
    <w:p w:rsidRPr="002F5FA5" w:rsidR="00E35A55" w:rsidDel="002F5FA5" w:rsidRDefault="00E35A55" w14:paraId="53C88CA2" w14:textId="5DFAA772">
      <w:pPr>
        <w:numPr>
          <w:ilvl w:val="0"/>
          <w:numId w:val="179"/>
        </w:numPr>
        <w:spacing w:before="100" w:beforeAutospacing="1" w:after="100" w:afterAutospacing="1" w:line="360" w:lineRule="auto"/>
        <w:rPr>
          <w:del w:author="LauraPGM" w:date="2025-10-06T22:25:00Z" w:id="1953"/>
          <w:rFonts w:ascii="Calibri" w:hAnsi="Calibri" w:eastAsia="Times New Roman" w:cs="Calibri"/>
          <w:lang w:eastAsia="es-CO"/>
        </w:rPr>
        <w:pPrChange w:author="LauraPGM" w:date="2025-10-06T22:26:00Z" w:id="1954">
          <w:pPr>
            <w:numPr>
              <w:numId w:val="119"/>
            </w:numPr>
            <w:tabs>
              <w:tab w:val="num" w:pos="360"/>
              <w:tab w:val="num" w:pos="720"/>
            </w:tabs>
            <w:spacing w:before="100" w:beforeAutospacing="1" w:after="100" w:afterAutospacing="1" w:line="240" w:lineRule="auto"/>
            <w:ind w:left="720" w:hanging="720"/>
          </w:pPr>
        </w:pPrChange>
      </w:pPr>
      <w:del w:author="LauraPGM" w:date="2025-10-06T22:25:00Z" w:id="1955">
        <w:r w:rsidRPr="002F5FA5" w:rsidDel="002F5FA5">
          <w:rPr>
            <w:rFonts w:ascii="Calibri" w:hAnsi="Calibri" w:eastAsia="Times New Roman" w:cs="Calibri"/>
            <w:lang w:eastAsia="es-CO"/>
          </w:rPr>
          <w:delText>Conclusiones y recomendaciones.</w:delText>
        </w:r>
      </w:del>
    </w:p>
    <w:p w:rsidRPr="002F5FA5" w:rsidR="00E35A55" w:rsidDel="002F5FA5" w:rsidRDefault="00E35A55" w14:paraId="4FC7FCFD" w14:textId="4C0DAE78">
      <w:pPr>
        <w:numPr>
          <w:ilvl w:val="0"/>
          <w:numId w:val="179"/>
        </w:numPr>
        <w:spacing w:before="100" w:beforeAutospacing="1" w:after="100" w:afterAutospacing="1" w:line="360" w:lineRule="auto"/>
        <w:rPr>
          <w:del w:author="LauraPGM" w:date="2025-10-06T22:25:00Z" w:id="1956"/>
          <w:rFonts w:ascii="Calibri" w:hAnsi="Calibri" w:eastAsia="Times New Roman" w:cs="Calibri"/>
          <w:lang w:eastAsia="es-CO"/>
        </w:rPr>
        <w:pPrChange w:author="LauraPGM" w:date="2025-10-06T22:26:00Z" w:id="1957">
          <w:pPr>
            <w:numPr>
              <w:numId w:val="119"/>
            </w:numPr>
            <w:tabs>
              <w:tab w:val="num" w:pos="360"/>
              <w:tab w:val="num" w:pos="720"/>
            </w:tabs>
            <w:spacing w:before="100" w:beforeAutospacing="1" w:after="100" w:afterAutospacing="1" w:line="240" w:lineRule="auto"/>
            <w:ind w:left="720" w:hanging="720"/>
          </w:pPr>
        </w:pPrChange>
      </w:pPr>
      <w:del w:author="LauraPGM" w:date="2025-10-06T22:25:00Z" w:id="1958">
        <w:r w:rsidRPr="002F5FA5" w:rsidDel="002F5FA5">
          <w:rPr>
            <w:rFonts w:ascii="Calibri" w:hAnsi="Calibri" w:eastAsia="Times New Roman" w:cs="Calibri"/>
            <w:lang w:eastAsia="es-CO"/>
          </w:rPr>
          <w:delText>Anexos (opcional).</w:delText>
        </w:r>
      </w:del>
    </w:p>
    <w:p w:rsidRPr="002F5FA5" w:rsidR="00E35A55" w:rsidDel="002F5FA5" w:rsidRDefault="00E35A55" w14:paraId="46416375" w14:textId="43EB00A5">
      <w:pPr>
        <w:pStyle w:val="Prrafodelista"/>
        <w:numPr>
          <w:ilvl w:val="0"/>
          <w:numId w:val="180"/>
        </w:numPr>
        <w:spacing w:before="100" w:beforeAutospacing="1" w:after="100" w:afterAutospacing="1" w:line="360" w:lineRule="auto"/>
        <w:outlineLvl w:val="3"/>
        <w:rPr>
          <w:del w:author="LauraPGM" w:date="2025-10-06T22:25:00Z" w:id="1959"/>
          <w:rFonts w:ascii="Calibri" w:hAnsi="Calibri" w:eastAsia="Times New Roman" w:cs="Calibri"/>
          <w:b/>
          <w:bCs/>
          <w:lang w:eastAsia="es-CO"/>
          <w:rPrChange w:author="LauraPGM" w:date="2025-10-06T22:26:00Z" w:id="1960">
            <w:rPr>
              <w:del w:author="LauraPGM" w:date="2025-10-06T22:25:00Z" w:id="1961"/>
              <w:lang w:eastAsia="es-CO"/>
            </w:rPr>
          </w:rPrChange>
        </w:rPr>
        <w:pPrChange w:author="LauraPGM" w:date="2025-10-06T22:26:00Z" w:id="1962">
          <w:pPr>
            <w:spacing w:before="100" w:beforeAutospacing="1" w:after="100" w:afterAutospacing="1" w:line="240" w:lineRule="auto"/>
            <w:outlineLvl w:val="3"/>
          </w:pPr>
        </w:pPrChange>
      </w:pPr>
      <w:del w:author="LauraPGM" w:date="2025-10-01T15:44:00Z" w:id="1963">
        <w:r w:rsidRPr="002F5FA5" w:rsidDel="002D34CA">
          <w:rPr>
            <w:rFonts w:ascii="Calibri" w:hAnsi="Calibri" w:eastAsia="Times New Roman" w:cs="Calibri"/>
            <w:b/>
            <w:bCs/>
            <w:lang w:eastAsia="es-CO"/>
            <w:rPrChange w:author="LauraPGM" w:date="2025-10-06T22:26:00Z" w:id="1964">
              <w:rPr>
                <w:lang w:eastAsia="es-CO"/>
              </w:rPr>
            </w:rPrChange>
          </w:rPr>
          <w:delText xml:space="preserve">6.1.2. </w:delText>
        </w:r>
      </w:del>
      <w:del w:author="LauraPGM" w:date="2025-10-06T22:25:00Z" w:id="1965">
        <w:r w:rsidRPr="002F5FA5" w:rsidDel="002F5FA5">
          <w:rPr>
            <w:rFonts w:ascii="Calibri" w:hAnsi="Calibri" w:eastAsia="Times New Roman" w:cs="Calibri"/>
            <w:b/>
            <w:bCs/>
            <w:lang w:eastAsia="es-CO"/>
            <w:rPrChange w:author="LauraPGM" w:date="2025-10-06T22:26:00Z" w:id="1966">
              <w:rPr>
                <w:lang w:eastAsia="es-CO"/>
              </w:rPr>
            </w:rPrChange>
          </w:rPr>
          <w:delText>Presentación de resultados</w:delText>
        </w:r>
      </w:del>
    </w:p>
    <w:p w:rsidRPr="002F5FA5" w:rsidR="00E35A55" w:rsidDel="002F5FA5" w:rsidRDefault="00E35A55" w14:paraId="55914868" w14:textId="5C06E9C5">
      <w:pPr>
        <w:numPr>
          <w:ilvl w:val="0"/>
          <w:numId w:val="181"/>
        </w:numPr>
        <w:spacing w:before="100" w:beforeAutospacing="1" w:after="100" w:afterAutospacing="1" w:line="360" w:lineRule="auto"/>
        <w:rPr>
          <w:del w:author="LauraPGM" w:date="2025-10-06T22:25:00Z" w:id="1967"/>
          <w:rFonts w:ascii="Calibri" w:hAnsi="Calibri" w:eastAsia="Times New Roman" w:cs="Calibri"/>
          <w:lang w:eastAsia="es-CO"/>
        </w:rPr>
        <w:pPrChange w:author="LauraPGM" w:date="2025-10-06T22:26:00Z" w:id="1968">
          <w:pPr>
            <w:numPr>
              <w:numId w:val="120"/>
            </w:numPr>
            <w:tabs>
              <w:tab w:val="num" w:pos="360"/>
              <w:tab w:val="num" w:pos="720"/>
            </w:tabs>
            <w:spacing w:before="100" w:beforeAutospacing="1" w:after="100" w:afterAutospacing="1" w:line="240" w:lineRule="auto"/>
            <w:ind w:left="720" w:hanging="720"/>
          </w:pPr>
        </w:pPrChange>
      </w:pPr>
      <w:del w:author="LauraPGM" w:date="2025-10-06T22:25:00Z" w:id="1969">
        <w:r w:rsidRPr="002F5FA5" w:rsidDel="002F5FA5">
          <w:rPr>
            <w:rFonts w:ascii="Calibri" w:hAnsi="Calibri" w:eastAsia="Times New Roman" w:cs="Calibri"/>
            <w:b/>
            <w:bCs/>
            <w:lang w:eastAsia="es-CO"/>
          </w:rPr>
          <w:delText>Claridad y consistencia:</w:delText>
        </w:r>
        <w:r w:rsidRPr="002F5FA5" w:rsidDel="002F5FA5">
          <w:rPr>
            <w:rFonts w:ascii="Calibri" w:hAnsi="Calibri" w:eastAsia="Times New Roman" w:cs="Calibri"/>
            <w:lang w:eastAsia="es-CO"/>
          </w:rPr>
          <w:delText xml:space="preserve"> gráficos y tablas bien definidos.</w:delText>
        </w:r>
      </w:del>
    </w:p>
    <w:p w:rsidRPr="002F5FA5" w:rsidR="00E35A55" w:rsidDel="002F5FA5" w:rsidRDefault="00E35A55" w14:paraId="4193B3DE" w14:textId="77B9282E">
      <w:pPr>
        <w:numPr>
          <w:ilvl w:val="0"/>
          <w:numId w:val="181"/>
        </w:numPr>
        <w:spacing w:before="100" w:beforeAutospacing="1" w:after="100" w:afterAutospacing="1" w:line="360" w:lineRule="auto"/>
        <w:rPr>
          <w:del w:author="LauraPGM" w:date="2025-10-06T22:25:00Z" w:id="1970"/>
          <w:rFonts w:ascii="Calibri" w:hAnsi="Calibri" w:eastAsia="Times New Roman" w:cs="Calibri"/>
          <w:lang w:eastAsia="es-CO"/>
        </w:rPr>
        <w:pPrChange w:author="LauraPGM" w:date="2025-10-06T22:26:00Z" w:id="1971">
          <w:pPr>
            <w:numPr>
              <w:numId w:val="120"/>
            </w:numPr>
            <w:tabs>
              <w:tab w:val="num" w:pos="360"/>
              <w:tab w:val="num" w:pos="720"/>
            </w:tabs>
            <w:spacing w:before="100" w:beforeAutospacing="1" w:after="100" w:afterAutospacing="1" w:line="240" w:lineRule="auto"/>
            <w:ind w:left="720" w:hanging="720"/>
          </w:pPr>
        </w:pPrChange>
      </w:pPr>
      <w:del w:author="LauraPGM" w:date="2025-10-06T22:25:00Z" w:id="1972">
        <w:r w:rsidRPr="002F5FA5" w:rsidDel="002F5FA5">
          <w:rPr>
            <w:rFonts w:ascii="Calibri" w:hAnsi="Calibri" w:eastAsia="Times New Roman" w:cs="Calibri"/>
            <w:b/>
            <w:bCs/>
            <w:lang w:eastAsia="es-CO"/>
          </w:rPr>
          <w:delText>Gráficos de tendencia:</w:delText>
        </w:r>
        <w:r w:rsidRPr="002F5FA5" w:rsidDel="002F5FA5">
          <w:rPr>
            <w:rFonts w:ascii="Calibri" w:hAnsi="Calibri" w:eastAsia="Times New Roman" w:cs="Calibri"/>
            <w:lang w:eastAsia="es-CO"/>
          </w:rPr>
          <w:delText xml:space="preserve"> evolución de IDEs, LBE y objetivos.</w:delText>
        </w:r>
      </w:del>
    </w:p>
    <w:p w:rsidRPr="002F5FA5" w:rsidR="00E35A55" w:rsidDel="002F5FA5" w:rsidRDefault="00E35A55" w14:paraId="5A682FAD" w14:textId="70103FFE">
      <w:pPr>
        <w:numPr>
          <w:ilvl w:val="0"/>
          <w:numId w:val="181"/>
        </w:numPr>
        <w:spacing w:before="100" w:beforeAutospacing="1" w:after="100" w:afterAutospacing="1" w:line="360" w:lineRule="auto"/>
        <w:rPr>
          <w:del w:author="LauraPGM" w:date="2025-10-06T22:25:00Z" w:id="1973"/>
          <w:rFonts w:ascii="Calibri" w:hAnsi="Calibri" w:eastAsia="Times New Roman" w:cs="Calibri"/>
          <w:lang w:eastAsia="es-CO"/>
        </w:rPr>
        <w:pPrChange w:author="LauraPGM" w:date="2025-10-06T22:26:00Z" w:id="1974">
          <w:pPr>
            <w:numPr>
              <w:numId w:val="120"/>
            </w:numPr>
            <w:tabs>
              <w:tab w:val="num" w:pos="360"/>
              <w:tab w:val="num" w:pos="720"/>
            </w:tabs>
            <w:spacing w:before="100" w:beforeAutospacing="1" w:after="100" w:afterAutospacing="1" w:line="240" w:lineRule="auto"/>
            <w:ind w:left="720" w:hanging="720"/>
          </w:pPr>
        </w:pPrChange>
      </w:pPr>
      <w:del w:author="LauraPGM" w:date="2025-10-06T22:25:00Z" w:id="1975">
        <w:r w:rsidRPr="002F5FA5" w:rsidDel="002F5FA5">
          <w:rPr>
            <w:rFonts w:ascii="Calibri" w:hAnsi="Calibri" w:eastAsia="Times New Roman" w:cs="Calibri"/>
            <w:b/>
            <w:bCs/>
            <w:lang w:eastAsia="es-CO"/>
          </w:rPr>
          <w:delText>Gráficos relativos:</w:delText>
        </w:r>
        <w:r w:rsidRPr="002F5FA5" w:rsidDel="002F5FA5">
          <w:rPr>
            <w:rFonts w:ascii="Calibri" w:hAnsi="Calibri" w:eastAsia="Times New Roman" w:cs="Calibri"/>
            <w:lang w:eastAsia="es-CO"/>
          </w:rPr>
          <w:delText xml:space="preserve"> porcentaje de mejora respecto a la línea base.</w:delText>
        </w:r>
      </w:del>
    </w:p>
    <w:p w:rsidRPr="002F5FA5" w:rsidR="00E35A55" w:rsidDel="002F5FA5" w:rsidRDefault="00E35A55" w14:paraId="69F9EC7E" w14:textId="09AD2D91">
      <w:pPr>
        <w:numPr>
          <w:ilvl w:val="0"/>
          <w:numId w:val="181"/>
        </w:numPr>
        <w:spacing w:before="100" w:beforeAutospacing="1" w:after="100" w:afterAutospacing="1" w:line="360" w:lineRule="auto"/>
        <w:rPr>
          <w:del w:author="LauraPGM" w:date="2025-10-06T22:25:00Z" w:id="1976"/>
          <w:rFonts w:ascii="Calibri" w:hAnsi="Calibri" w:eastAsia="Times New Roman" w:cs="Calibri"/>
          <w:lang w:eastAsia="es-CO"/>
        </w:rPr>
        <w:pPrChange w:author="LauraPGM" w:date="2025-10-06T22:26:00Z" w:id="1977">
          <w:pPr>
            <w:numPr>
              <w:numId w:val="120"/>
            </w:numPr>
            <w:tabs>
              <w:tab w:val="num" w:pos="360"/>
              <w:tab w:val="num" w:pos="720"/>
            </w:tabs>
            <w:spacing w:before="100" w:beforeAutospacing="1" w:after="100" w:afterAutospacing="1" w:line="240" w:lineRule="auto"/>
            <w:ind w:left="720" w:hanging="720"/>
          </w:pPr>
        </w:pPrChange>
      </w:pPr>
      <w:del w:author="LauraPGM" w:date="2025-10-06T22:25:00Z" w:id="1978">
        <w:r w:rsidRPr="002F5FA5" w:rsidDel="002F5FA5">
          <w:rPr>
            <w:rFonts w:ascii="Calibri" w:hAnsi="Calibri" w:eastAsia="Times New Roman" w:cs="Calibri"/>
            <w:b/>
            <w:bCs/>
            <w:lang w:eastAsia="es-CO"/>
          </w:rPr>
          <w:delText>Tablas resumen:</w:delText>
        </w:r>
        <w:r w:rsidRPr="002F5FA5" w:rsidDel="002F5FA5">
          <w:rPr>
            <w:rFonts w:ascii="Calibri" w:hAnsi="Calibri" w:eastAsia="Times New Roman" w:cs="Calibri"/>
            <w:lang w:eastAsia="es-CO"/>
          </w:rPr>
          <w:delText xml:space="preserve"> indicadores clave, consumos reales y proyectados.</w:delText>
        </w:r>
      </w:del>
    </w:p>
    <w:p w:rsidRPr="002F5FA5" w:rsidR="00E35A55" w:rsidDel="002F5FA5" w:rsidRDefault="00E35A55" w14:paraId="33F28626" w14:textId="19872FEE">
      <w:pPr>
        <w:numPr>
          <w:ilvl w:val="0"/>
          <w:numId w:val="181"/>
        </w:numPr>
        <w:spacing w:before="100" w:beforeAutospacing="1" w:after="100" w:afterAutospacing="1" w:line="360" w:lineRule="auto"/>
        <w:rPr>
          <w:del w:author="LauraPGM" w:date="2025-10-06T22:25:00Z" w:id="1979"/>
          <w:rFonts w:ascii="Calibri" w:hAnsi="Calibri" w:eastAsia="Times New Roman" w:cs="Calibri"/>
          <w:lang w:eastAsia="es-CO"/>
        </w:rPr>
        <w:pPrChange w:author="LauraPGM" w:date="2025-10-06T22:26:00Z" w:id="1980">
          <w:pPr>
            <w:numPr>
              <w:numId w:val="120"/>
            </w:numPr>
            <w:tabs>
              <w:tab w:val="num" w:pos="360"/>
              <w:tab w:val="num" w:pos="720"/>
            </w:tabs>
            <w:spacing w:before="100" w:beforeAutospacing="1" w:after="100" w:afterAutospacing="1" w:line="240" w:lineRule="auto"/>
            <w:ind w:left="720" w:hanging="720"/>
          </w:pPr>
        </w:pPrChange>
      </w:pPr>
      <w:del w:author="LauraPGM" w:date="2025-10-06T22:25:00Z" w:id="1981">
        <w:r w:rsidRPr="002F5FA5" w:rsidDel="002F5FA5">
          <w:rPr>
            <w:rFonts w:ascii="Calibri" w:hAnsi="Calibri" w:eastAsia="Times New Roman" w:cs="Calibri"/>
            <w:b/>
            <w:bCs/>
            <w:lang w:eastAsia="es-CO"/>
          </w:rPr>
          <w:delText>Identificación de desviaciones:</w:delText>
        </w:r>
        <w:r w:rsidRPr="002F5FA5" w:rsidDel="002F5FA5">
          <w:rPr>
            <w:rFonts w:ascii="Calibri" w:hAnsi="Calibri" w:eastAsia="Times New Roman" w:cs="Calibri"/>
            <w:lang w:eastAsia="es-CO"/>
          </w:rPr>
          <w:delText xml:space="preserve"> mediante colores o símbolos.</w:delText>
        </w:r>
      </w:del>
    </w:p>
    <w:p w:rsidRPr="002F5FA5" w:rsidR="00E35A55" w:rsidDel="002D34CA" w:rsidRDefault="00E35A55" w14:paraId="7A113A9D" w14:textId="12DD7F12">
      <w:pPr>
        <w:pStyle w:val="Prrafodelista"/>
        <w:numPr>
          <w:ilvl w:val="0"/>
          <w:numId w:val="180"/>
        </w:numPr>
        <w:spacing w:before="100" w:beforeAutospacing="1" w:after="100" w:afterAutospacing="1" w:line="360" w:lineRule="auto"/>
        <w:outlineLvl w:val="3"/>
        <w:rPr>
          <w:del w:author="LauraPGM" w:date="2025-10-01T15:44:00Z" w:id="1982"/>
          <w:rFonts w:ascii="Calibri" w:hAnsi="Calibri" w:eastAsia="Times New Roman" w:cs="Calibri"/>
          <w:b/>
          <w:bCs/>
          <w:lang w:eastAsia="es-CO"/>
          <w:rPrChange w:author="LauraPGM" w:date="2025-10-06T22:26:00Z" w:id="1983">
            <w:rPr>
              <w:del w:author="LauraPGM" w:date="2025-10-01T15:44:00Z" w:id="1984"/>
              <w:lang w:eastAsia="es-CO"/>
            </w:rPr>
          </w:rPrChange>
        </w:rPr>
        <w:pPrChange w:author="LauraPGM" w:date="2025-10-06T22:26:00Z" w:id="1985">
          <w:pPr>
            <w:spacing w:before="100" w:beforeAutospacing="1" w:after="100" w:afterAutospacing="1" w:line="240" w:lineRule="auto"/>
            <w:outlineLvl w:val="3"/>
          </w:pPr>
        </w:pPrChange>
      </w:pPr>
      <w:del w:author="LauraPGM" w:date="2025-10-01T15:44:00Z" w:id="1986">
        <w:r w:rsidRPr="002F5FA5" w:rsidDel="002D34CA">
          <w:rPr>
            <w:rFonts w:ascii="Calibri" w:hAnsi="Calibri" w:eastAsia="Times New Roman" w:cs="Calibri"/>
            <w:b/>
            <w:bCs/>
            <w:lang w:eastAsia="es-CO"/>
            <w:rPrChange w:author="LauraPGM" w:date="2025-10-06T22:26:00Z" w:id="1987">
              <w:rPr>
                <w:lang w:eastAsia="es-CO"/>
              </w:rPr>
            </w:rPrChange>
          </w:rPr>
          <w:delText xml:space="preserve">6.1.3. </w:delText>
        </w:r>
      </w:del>
      <w:del w:author="LauraPGM" w:date="2025-10-06T22:25:00Z" w:id="1988">
        <w:r w:rsidRPr="002F5FA5" w:rsidDel="002F5FA5">
          <w:rPr>
            <w:rFonts w:ascii="Calibri" w:hAnsi="Calibri" w:eastAsia="Times New Roman" w:cs="Calibri"/>
            <w:b/>
            <w:bCs/>
            <w:lang w:eastAsia="es-CO"/>
            <w:rPrChange w:author="LauraPGM" w:date="2025-10-06T22:26:00Z" w:id="1989">
              <w:rPr>
                <w:lang w:eastAsia="es-CO"/>
              </w:rPr>
            </w:rPrChange>
          </w:rPr>
          <w:delText>Documentación de estrategias de optimización</w:delText>
        </w:r>
      </w:del>
    </w:p>
    <w:p w:rsidRPr="002F5FA5" w:rsidR="00E35A55" w:rsidDel="002F5FA5" w:rsidRDefault="00E35A55" w14:paraId="02029EF0" w14:textId="514FA64C">
      <w:pPr>
        <w:pStyle w:val="Prrafodelista"/>
        <w:numPr>
          <w:ilvl w:val="0"/>
          <w:numId w:val="180"/>
        </w:numPr>
        <w:spacing w:before="100" w:beforeAutospacing="1" w:after="100" w:afterAutospacing="1" w:line="360" w:lineRule="auto"/>
        <w:outlineLvl w:val="3"/>
        <w:rPr>
          <w:del w:author="LauraPGM" w:date="2025-10-06T22:25:00Z" w:id="1990"/>
          <w:rFonts w:ascii="Calibri" w:hAnsi="Calibri" w:eastAsia="Times New Roman" w:cs="Calibri"/>
          <w:b/>
          <w:lang w:eastAsia="es-CO"/>
          <w:rPrChange w:author="LauraPGM" w:date="2025-10-06T22:26:00Z" w:id="1991">
            <w:rPr>
              <w:del w:author="LauraPGM" w:date="2025-10-06T22:25:00Z" w:id="1992"/>
              <w:lang w:eastAsia="es-CO"/>
            </w:rPr>
          </w:rPrChange>
        </w:rPr>
        <w:pPrChange w:author="LauraPGM" w:date="2025-10-06T22:26:00Z" w:id="1993">
          <w:pPr>
            <w:spacing w:before="100" w:beforeAutospacing="1" w:after="100" w:afterAutospacing="1" w:line="240" w:lineRule="auto"/>
          </w:pPr>
        </w:pPrChange>
      </w:pPr>
      <w:del w:author="LauraPGM" w:date="2025-10-01T15:45:00Z" w:id="1994">
        <w:r w:rsidRPr="002F5FA5" w:rsidDel="002D34CA">
          <w:rPr>
            <w:rFonts w:ascii="Calibri" w:hAnsi="Calibri" w:eastAsia="Times New Roman" w:cs="Calibri"/>
            <w:b/>
            <w:lang w:eastAsia="es-CO"/>
            <w:rPrChange w:author="LauraPGM" w:date="2025-10-06T22:26:00Z" w:id="1995">
              <w:rPr>
                <w:lang w:eastAsia="es-CO"/>
              </w:rPr>
            </w:rPrChange>
          </w:rPr>
          <w:delText>C</w:delText>
        </w:r>
      </w:del>
      <w:del w:author="LauraPGM" w:date="2025-10-06T22:25:00Z" w:id="1996">
        <w:r w:rsidRPr="002F5FA5" w:rsidDel="002F5FA5">
          <w:rPr>
            <w:rFonts w:ascii="Calibri" w:hAnsi="Calibri" w:eastAsia="Times New Roman" w:cs="Calibri"/>
            <w:b/>
            <w:lang w:eastAsia="es-CO"/>
            <w:rPrChange w:author="LauraPGM" w:date="2025-10-06T22:26:00Z" w:id="1997">
              <w:rPr>
                <w:lang w:eastAsia="es-CO"/>
              </w:rPr>
            </w:rPrChange>
          </w:rPr>
          <w:delText>ada estrategia debe incluir:</w:delText>
        </w:r>
      </w:del>
    </w:p>
    <w:p w:rsidRPr="002F5FA5" w:rsidR="00E35A55" w:rsidDel="002F5FA5" w:rsidRDefault="00E35A55" w14:paraId="39980114" w14:textId="52C453B9">
      <w:pPr>
        <w:spacing w:before="100" w:beforeAutospacing="1" w:after="100" w:afterAutospacing="1" w:line="360" w:lineRule="auto"/>
        <w:ind w:left="720"/>
        <w:rPr>
          <w:del w:author="LauraPGM" w:date="2025-10-06T22:24:00Z" w:id="1998"/>
          <w:rFonts w:ascii="Calibri" w:hAnsi="Calibri" w:eastAsia="Times New Roman" w:cs="Calibri"/>
          <w:lang w:eastAsia="es-CO"/>
        </w:rPr>
        <w:pPrChange w:author="LauraPGM" w:date="2025-10-06T22:26:00Z" w:id="1999">
          <w:pPr>
            <w:numPr>
              <w:numId w:val="121"/>
            </w:numPr>
            <w:tabs>
              <w:tab w:val="num" w:pos="360"/>
              <w:tab w:val="num" w:pos="720"/>
            </w:tabs>
            <w:spacing w:before="100" w:beforeAutospacing="1" w:after="100" w:afterAutospacing="1" w:line="240" w:lineRule="auto"/>
            <w:ind w:left="720" w:hanging="720"/>
          </w:pPr>
        </w:pPrChange>
      </w:pPr>
      <w:del w:author="LauraPGM" w:date="2025-10-06T22:24:00Z" w:id="2000">
        <w:r w:rsidRPr="002F5FA5" w:rsidDel="002F5FA5">
          <w:rPr>
            <w:rFonts w:ascii="Calibri" w:hAnsi="Calibri" w:eastAsia="Times New Roman" w:cs="Calibri"/>
            <w:lang w:eastAsia="es-CO"/>
          </w:rPr>
          <w:delText>Descripción y objetivo.</w:delText>
        </w:r>
      </w:del>
    </w:p>
    <w:p w:rsidRPr="002F5FA5" w:rsidR="00E35A55" w:rsidDel="002F5FA5" w:rsidRDefault="00E35A55" w14:paraId="176E3656" w14:textId="50CCC74F">
      <w:pPr>
        <w:spacing w:before="100" w:beforeAutospacing="1" w:after="100" w:afterAutospacing="1" w:line="360" w:lineRule="auto"/>
        <w:ind w:left="720"/>
        <w:rPr>
          <w:del w:author="LauraPGM" w:date="2025-10-06T22:24:00Z" w:id="2001"/>
          <w:rFonts w:ascii="Calibri" w:hAnsi="Calibri" w:eastAsia="Times New Roman" w:cs="Calibri"/>
          <w:lang w:eastAsia="es-CO"/>
        </w:rPr>
        <w:pPrChange w:author="LauraPGM" w:date="2025-10-06T22:26:00Z" w:id="2002">
          <w:pPr>
            <w:numPr>
              <w:numId w:val="121"/>
            </w:numPr>
            <w:tabs>
              <w:tab w:val="num" w:pos="360"/>
              <w:tab w:val="num" w:pos="720"/>
            </w:tabs>
            <w:spacing w:before="100" w:beforeAutospacing="1" w:after="100" w:afterAutospacing="1" w:line="240" w:lineRule="auto"/>
            <w:ind w:left="720" w:hanging="720"/>
          </w:pPr>
        </w:pPrChange>
      </w:pPr>
      <w:del w:author="LauraPGM" w:date="2025-10-06T22:24:00Z" w:id="2003">
        <w:r w:rsidRPr="002F5FA5" w:rsidDel="002F5FA5">
          <w:rPr>
            <w:rFonts w:ascii="Calibri" w:hAnsi="Calibri" w:eastAsia="Times New Roman" w:cs="Calibri"/>
            <w:lang w:eastAsia="es-CO"/>
          </w:rPr>
          <w:delText>Ahorro energético estimado.</w:delText>
        </w:r>
      </w:del>
    </w:p>
    <w:p w:rsidRPr="002F5FA5" w:rsidR="00E35A55" w:rsidDel="002F5FA5" w:rsidRDefault="00E35A55" w14:paraId="7A273218" w14:textId="7307EECE">
      <w:pPr>
        <w:spacing w:before="100" w:beforeAutospacing="1" w:after="100" w:afterAutospacing="1" w:line="360" w:lineRule="auto"/>
        <w:ind w:left="720"/>
        <w:rPr>
          <w:del w:author="LauraPGM" w:date="2025-10-06T22:24:00Z" w:id="2004"/>
          <w:rFonts w:ascii="Calibri" w:hAnsi="Calibri" w:eastAsia="Times New Roman" w:cs="Calibri"/>
          <w:lang w:eastAsia="es-CO"/>
        </w:rPr>
        <w:pPrChange w:author="LauraPGM" w:date="2025-10-06T22:26:00Z" w:id="2005">
          <w:pPr>
            <w:numPr>
              <w:numId w:val="121"/>
            </w:numPr>
            <w:tabs>
              <w:tab w:val="num" w:pos="360"/>
              <w:tab w:val="num" w:pos="720"/>
            </w:tabs>
            <w:spacing w:before="100" w:beforeAutospacing="1" w:after="100" w:afterAutospacing="1" w:line="240" w:lineRule="auto"/>
            <w:ind w:left="720" w:hanging="720"/>
          </w:pPr>
        </w:pPrChange>
      </w:pPr>
      <w:del w:author="LauraPGM" w:date="2025-10-06T22:24:00Z" w:id="2006">
        <w:r w:rsidRPr="002F5FA5" w:rsidDel="002F5FA5">
          <w:rPr>
            <w:rFonts w:ascii="Calibri" w:hAnsi="Calibri" w:eastAsia="Times New Roman" w:cs="Calibri"/>
            <w:lang w:eastAsia="es-CO"/>
          </w:rPr>
          <w:delText>Análisis económico (</w:delText>
        </w:r>
        <w:r w:rsidRPr="002F5FA5" w:rsidDel="002F5FA5">
          <w:rPr>
            <w:rFonts w:ascii="Calibri" w:hAnsi="Calibri" w:eastAsia="Times New Roman" w:cs="Calibri"/>
            <w:i/>
            <w:lang w:eastAsia="es-CO"/>
            <w:rPrChange w:author="LauraPGM" w:date="2025-10-06T22:26:00Z" w:id="2007">
              <w:rPr>
                <w:rFonts w:ascii="Calibri" w:hAnsi="Calibri" w:eastAsia="Times New Roman" w:cs="Calibri"/>
                <w:lang w:eastAsia="es-CO"/>
              </w:rPr>
            </w:rPrChange>
          </w:rPr>
          <w:delText>CAPEX, OPEX, ROI, VAN, TIR</w:delText>
        </w:r>
        <w:r w:rsidRPr="002F5FA5" w:rsidDel="002F5FA5">
          <w:rPr>
            <w:rFonts w:ascii="Calibri" w:hAnsi="Calibri" w:eastAsia="Times New Roman" w:cs="Calibri"/>
            <w:lang w:eastAsia="es-CO"/>
          </w:rPr>
          <w:delText>).</w:delText>
        </w:r>
      </w:del>
    </w:p>
    <w:p w:rsidRPr="002F5FA5" w:rsidR="00E35A55" w:rsidDel="002D34CA" w:rsidRDefault="00E35A55" w14:paraId="4CB9AD0B" w14:textId="388FCED5">
      <w:pPr>
        <w:spacing w:before="100" w:beforeAutospacing="1" w:after="100" w:afterAutospacing="1" w:line="360" w:lineRule="auto"/>
        <w:ind w:left="720"/>
        <w:rPr>
          <w:del w:author="LauraPGM" w:date="2025-10-01T15:45:00Z" w:id="2008"/>
          <w:rFonts w:ascii="Calibri" w:hAnsi="Calibri" w:eastAsia="Times New Roman" w:cs="Calibri"/>
          <w:lang w:eastAsia="es-CO"/>
        </w:rPr>
        <w:pPrChange w:author="LauraPGM" w:date="2025-10-06T22:26:00Z" w:id="2009">
          <w:pPr>
            <w:numPr>
              <w:numId w:val="121"/>
            </w:numPr>
            <w:tabs>
              <w:tab w:val="num" w:pos="360"/>
              <w:tab w:val="num" w:pos="720"/>
            </w:tabs>
            <w:spacing w:before="100" w:beforeAutospacing="1" w:after="100" w:afterAutospacing="1" w:line="240" w:lineRule="auto"/>
            <w:ind w:left="720" w:hanging="720"/>
          </w:pPr>
        </w:pPrChange>
      </w:pPr>
      <w:del w:author="LauraPGM" w:date="2025-10-06T22:24:00Z" w:id="2010">
        <w:r w:rsidRPr="002F5FA5" w:rsidDel="002F5FA5">
          <w:rPr>
            <w:rFonts w:ascii="Calibri" w:hAnsi="Calibri" w:eastAsia="Times New Roman" w:cs="Calibri"/>
            <w:lang w:eastAsia="es-CO"/>
          </w:rPr>
          <w:delText>Impacto ambiental (reducción de CO₂eq).</w:delText>
        </w:r>
      </w:del>
    </w:p>
    <w:p w:rsidRPr="002F5FA5" w:rsidR="00E35A55" w:rsidDel="002D34CA" w:rsidRDefault="00E35A55" w14:paraId="0A304F3F" w14:textId="7FFE93A6">
      <w:pPr>
        <w:spacing w:before="100" w:beforeAutospacing="1" w:after="100" w:afterAutospacing="1" w:line="360" w:lineRule="auto"/>
        <w:ind w:left="720"/>
        <w:rPr>
          <w:del w:author="LauraPGM" w:date="2025-10-01T15:45:00Z" w:id="2011"/>
          <w:rFonts w:ascii="Calibri" w:hAnsi="Calibri" w:eastAsia="Times New Roman" w:cs="Calibri"/>
          <w:lang w:eastAsia="es-CO"/>
          <w:rPrChange w:author="LauraPGM" w:date="2025-10-06T22:26:00Z" w:id="2012">
            <w:rPr>
              <w:del w:author="LauraPGM" w:date="2025-10-01T15:45:00Z" w:id="2013"/>
              <w:rFonts w:ascii="Calibri" w:hAnsi="Calibri" w:eastAsia="Times New Roman" w:cs="Calibri"/>
              <w:b/>
              <w:bCs/>
              <w:lang w:eastAsia="es-CO"/>
            </w:rPr>
          </w:rPrChange>
        </w:rPr>
        <w:pPrChange w:author="LauraPGM" w:date="2025-10-06T22:26:00Z" w:id="2014">
          <w:pPr>
            <w:spacing w:before="100" w:beforeAutospacing="1" w:after="100" w:afterAutospacing="1" w:line="240" w:lineRule="auto"/>
            <w:outlineLvl w:val="3"/>
          </w:pPr>
        </w:pPrChange>
      </w:pPr>
      <w:del w:author="LauraPGM" w:date="2025-10-06T22:24:00Z" w:id="2015">
        <w:r w:rsidRPr="002F5FA5" w:rsidDel="002F5FA5">
          <w:rPr>
            <w:rFonts w:ascii="Calibri" w:hAnsi="Calibri" w:eastAsia="Times New Roman" w:cs="Calibri"/>
            <w:lang w:eastAsia="es-CO"/>
          </w:rPr>
          <w:delText>Responsables, cronograma y posibles riesgos.</w:delText>
        </w:r>
      </w:del>
    </w:p>
    <w:p w:rsidRPr="002D34CA" w:rsidR="00E35A55" w:rsidDel="002F5FA5" w:rsidRDefault="00E35A55" w14:paraId="7A5CEBF7" w14:textId="79577E2D">
      <w:pPr>
        <w:pStyle w:val="Prrafodelista"/>
        <w:numPr>
          <w:ilvl w:val="0"/>
          <w:numId w:val="180"/>
        </w:numPr>
        <w:spacing w:before="100" w:beforeAutospacing="1" w:after="100" w:afterAutospacing="1" w:line="360" w:lineRule="auto"/>
        <w:ind w:left="0"/>
        <w:rPr>
          <w:del w:author="LauraPGM" w:date="2025-10-06T22:24:00Z" w:id="2016"/>
          <w:rFonts w:ascii="Calibri" w:hAnsi="Calibri" w:eastAsia="Times New Roman" w:cs="Calibri"/>
          <w:b/>
          <w:bCs/>
          <w:lang w:eastAsia="es-CO"/>
          <w:rPrChange w:author="LauraPGM" w:date="2025-10-01T15:45:00Z" w:id="2017">
            <w:rPr>
              <w:del w:author="LauraPGM" w:date="2025-10-06T22:24:00Z" w:id="2018"/>
              <w:lang w:eastAsia="es-CO"/>
            </w:rPr>
          </w:rPrChange>
        </w:rPr>
        <w:pPrChange w:author="LauraPGM" w:date="2025-10-06T22:28:00Z" w:id="2019">
          <w:pPr>
            <w:spacing w:before="100" w:beforeAutospacing="1" w:after="100" w:afterAutospacing="1" w:line="240" w:lineRule="auto"/>
            <w:outlineLvl w:val="3"/>
          </w:pPr>
        </w:pPrChange>
      </w:pPr>
      <w:del w:author="LauraPGM" w:date="2025-10-01T15:45:00Z" w:id="2020">
        <w:r w:rsidRPr="002D34CA" w:rsidDel="002D34CA">
          <w:rPr>
            <w:rFonts w:ascii="Calibri" w:hAnsi="Calibri" w:eastAsia="Times New Roman" w:cs="Calibri"/>
            <w:b/>
            <w:bCs/>
            <w:lang w:eastAsia="es-CO"/>
            <w:rPrChange w:author="LauraPGM" w:date="2025-10-01T15:45:00Z" w:id="2021">
              <w:rPr>
                <w:lang w:eastAsia="es-CO"/>
              </w:rPr>
            </w:rPrChange>
          </w:rPr>
          <w:delText xml:space="preserve">6.1.4. </w:delText>
        </w:r>
      </w:del>
      <w:del w:author="LauraPGM" w:date="2025-10-06T22:24:00Z" w:id="2022">
        <w:r w:rsidRPr="002D34CA" w:rsidDel="002F5FA5">
          <w:rPr>
            <w:rFonts w:ascii="Calibri" w:hAnsi="Calibri" w:eastAsia="Times New Roman" w:cs="Calibri"/>
            <w:b/>
            <w:bCs/>
            <w:lang w:eastAsia="es-CO"/>
            <w:rPrChange w:author="LauraPGM" w:date="2025-10-01T15:45:00Z" w:id="2023">
              <w:rPr>
                <w:lang w:eastAsia="es-CO"/>
              </w:rPr>
            </w:rPrChange>
          </w:rPr>
          <w:delText>Recomendaciones</w:delText>
        </w:r>
      </w:del>
    </w:p>
    <w:p w:rsidRPr="001D59AC" w:rsidR="00E35A55" w:rsidDel="002F5FA5" w:rsidRDefault="00E35A55" w14:paraId="59D558E4" w14:textId="2C906D8C">
      <w:pPr>
        <w:numPr>
          <w:ilvl w:val="0"/>
          <w:numId w:val="184"/>
        </w:numPr>
        <w:spacing w:before="100" w:beforeAutospacing="1" w:after="100" w:afterAutospacing="1" w:line="360" w:lineRule="auto"/>
        <w:ind w:left="0"/>
        <w:rPr>
          <w:del w:author="LauraPGM" w:date="2025-10-06T22:24:00Z" w:id="2024"/>
          <w:rFonts w:ascii="Calibri" w:hAnsi="Calibri" w:eastAsia="Times New Roman" w:cs="Calibri"/>
          <w:lang w:eastAsia="es-CO"/>
        </w:rPr>
        <w:pPrChange w:author="LauraPGM" w:date="2025-10-06T22:28:00Z" w:id="2025">
          <w:pPr>
            <w:numPr>
              <w:numId w:val="122"/>
            </w:numPr>
            <w:tabs>
              <w:tab w:val="num" w:pos="360"/>
              <w:tab w:val="num" w:pos="720"/>
            </w:tabs>
            <w:spacing w:before="100" w:beforeAutospacing="1" w:after="100" w:afterAutospacing="1" w:line="240" w:lineRule="auto"/>
            <w:ind w:left="720" w:hanging="720"/>
          </w:pPr>
        </w:pPrChange>
      </w:pPr>
      <w:del w:author="LauraPGM" w:date="2025-10-06T22:24:00Z" w:id="2026">
        <w:r w:rsidRPr="001D59AC" w:rsidDel="002F5FA5">
          <w:rPr>
            <w:rFonts w:ascii="Calibri" w:hAnsi="Calibri" w:eastAsia="Times New Roman" w:cs="Calibri"/>
            <w:lang w:eastAsia="es-CO"/>
          </w:rPr>
          <w:delText>Priorización de estrategias.</w:delText>
        </w:r>
      </w:del>
    </w:p>
    <w:p w:rsidRPr="001D59AC" w:rsidR="00E35A55" w:rsidDel="002F5FA5" w:rsidRDefault="00E35A55" w14:paraId="68C00DE6" w14:textId="3BC76E99">
      <w:pPr>
        <w:numPr>
          <w:ilvl w:val="0"/>
          <w:numId w:val="184"/>
        </w:numPr>
        <w:spacing w:before="100" w:beforeAutospacing="1" w:after="100" w:afterAutospacing="1" w:line="360" w:lineRule="auto"/>
        <w:ind w:left="0"/>
        <w:rPr>
          <w:del w:author="LauraPGM" w:date="2025-10-06T22:24:00Z" w:id="2027"/>
          <w:rFonts w:ascii="Calibri" w:hAnsi="Calibri" w:eastAsia="Times New Roman" w:cs="Calibri"/>
          <w:lang w:eastAsia="es-CO"/>
        </w:rPr>
        <w:pPrChange w:author="LauraPGM" w:date="2025-10-06T22:28:00Z" w:id="2028">
          <w:pPr>
            <w:numPr>
              <w:numId w:val="122"/>
            </w:numPr>
            <w:tabs>
              <w:tab w:val="num" w:pos="360"/>
              <w:tab w:val="num" w:pos="720"/>
            </w:tabs>
            <w:spacing w:before="100" w:beforeAutospacing="1" w:after="100" w:afterAutospacing="1" w:line="240" w:lineRule="auto"/>
            <w:ind w:left="720" w:hanging="720"/>
          </w:pPr>
        </w:pPrChange>
      </w:pPr>
      <w:del w:author="LauraPGM" w:date="2025-10-06T22:24:00Z" w:id="2029">
        <w:r w:rsidRPr="001D59AC" w:rsidDel="002F5FA5">
          <w:rPr>
            <w:rFonts w:ascii="Calibri" w:hAnsi="Calibri" w:eastAsia="Times New Roman" w:cs="Calibri"/>
            <w:lang w:eastAsia="es-CO"/>
          </w:rPr>
          <w:delText>Definición de próximos pasos concretos.</w:delText>
        </w:r>
      </w:del>
    </w:p>
    <w:p w:rsidRPr="001D59AC" w:rsidR="00E35A55" w:rsidDel="002F5FA5" w:rsidRDefault="00E35A55" w14:paraId="2AE2200D" w14:textId="6CEABC25">
      <w:pPr>
        <w:numPr>
          <w:ilvl w:val="0"/>
          <w:numId w:val="184"/>
        </w:numPr>
        <w:spacing w:before="100" w:beforeAutospacing="1" w:after="100" w:afterAutospacing="1" w:line="360" w:lineRule="auto"/>
        <w:ind w:left="0"/>
        <w:rPr>
          <w:del w:author="LauraPGM" w:date="2025-10-06T22:24:00Z" w:id="2030"/>
          <w:rFonts w:ascii="Calibri" w:hAnsi="Calibri" w:eastAsia="Times New Roman" w:cs="Calibri"/>
          <w:lang w:eastAsia="es-CO"/>
        </w:rPr>
        <w:pPrChange w:author="LauraPGM" w:date="2025-10-06T22:28:00Z" w:id="2031">
          <w:pPr>
            <w:numPr>
              <w:numId w:val="122"/>
            </w:numPr>
            <w:tabs>
              <w:tab w:val="num" w:pos="360"/>
              <w:tab w:val="num" w:pos="720"/>
            </w:tabs>
            <w:spacing w:before="100" w:beforeAutospacing="1" w:after="100" w:afterAutospacing="1" w:line="240" w:lineRule="auto"/>
            <w:ind w:left="720" w:hanging="720"/>
          </w:pPr>
        </w:pPrChange>
      </w:pPr>
      <w:del w:author="LauraPGM" w:date="2025-10-06T22:24:00Z" w:id="2032">
        <w:r w:rsidRPr="001D59AC" w:rsidDel="002F5FA5">
          <w:rPr>
            <w:rFonts w:ascii="Calibri" w:hAnsi="Calibri" w:eastAsia="Times New Roman" w:cs="Calibri"/>
            <w:lang w:eastAsia="es-CO"/>
          </w:rPr>
          <w:delText>Énfasis en el monitoreo continuo y la actualización de la LBE.</w:delText>
        </w:r>
      </w:del>
    </w:p>
    <w:p w:rsidRPr="001D59AC" w:rsidR="00E35A55" w:rsidRDefault="002D34CA" w14:paraId="3FF450FD" w14:textId="4E1D650F">
      <w:pPr>
        <w:spacing w:before="100" w:beforeAutospacing="1" w:after="100" w:afterAutospacing="1" w:line="360" w:lineRule="auto"/>
        <w:rPr>
          <w:rFonts w:ascii="Calibri" w:hAnsi="Calibri" w:eastAsia="Times New Roman" w:cs="Calibri"/>
          <w:lang w:eastAsia="es-CO"/>
        </w:rPr>
        <w:pPrChange w:author="LauraPGM" w:date="2025-10-06T22:28:00Z" w:id="2033">
          <w:pPr>
            <w:numPr>
              <w:numId w:val="122"/>
            </w:numPr>
            <w:tabs>
              <w:tab w:val="num" w:pos="360"/>
              <w:tab w:val="num" w:pos="720"/>
            </w:tabs>
            <w:spacing w:before="100" w:beforeAutospacing="1" w:after="100" w:afterAutospacing="1" w:line="240" w:lineRule="auto"/>
            <w:ind w:left="720" w:hanging="720"/>
          </w:pPr>
        </w:pPrChange>
      </w:pPr>
      <w:ins w:author="LauraPGM" w:date="2025-10-01T15:46:00Z" w:id="2034">
        <w:r>
          <w:rPr>
            <w:rFonts w:ascii="Calibri" w:hAnsi="Calibri" w:eastAsia="Times New Roman" w:cs="Calibri"/>
            <w:noProof/>
            <w:lang w:eastAsia="es-CO"/>
          </w:rPr>
          <mc:AlternateContent>
            <mc:Choice Requires="wps">
              <w:drawing>
                <wp:anchor distT="0" distB="0" distL="114300" distR="114300" simplePos="0" relativeHeight="251691008" behindDoc="1" locked="0" layoutInCell="1" allowOverlap="1" wp14:anchorId="20A0D77E" wp14:editId="2156A66A">
                  <wp:simplePos x="0" y="0"/>
                  <wp:positionH relativeFrom="column">
                    <wp:posOffset>-104140</wp:posOffset>
                  </wp:positionH>
                  <wp:positionV relativeFrom="paragraph">
                    <wp:posOffset>354965</wp:posOffset>
                  </wp:positionV>
                  <wp:extent cx="6508750" cy="1365250"/>
                  <wp:effectExtent l="57150" t="19050" r="82550" b="101600"/>
                  <wp:wrapNone/>
                  <wp:docPr id="13" name="Rectángulo 13"/>
                  <wp:cNvGraphicFramePr/>
                  <a:graphic xmlns:a="http://schemas.openxmlformats.org/drawingml/2006/main">
                    <a:graphicData uri="http://schemas.microsoft.com/office/word/2010/wordprocessingShape">
                      <wps:wsp>
                        <wps:cNvSpPr/>
                        <wps:spPr>
                          <a:xfrm>
                            <a:off x="0" y="0"/>
                            <a:ext cx="6508750" cy="136525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0E2F2563">
                <v:rect id="Rectángulo 13" style="position:absolute;margin-left:-8.2pt;margin-top:27.95pt;width:512.5pt;height:107.5pt;z-index:-25162547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66E976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">
                  <v:fill type="gradient" color2="#a7bfde [1620]" angle="180" focus="100%" rotate="t">
                    <o:fill v:ext="view" type="gradientUnscaled"/>
                  </v:fill>
                  <v:shadow on="t" color="black" opacity="22937f" offset="0,.63889mm" origin=",.5"/>
                </v:rect>
              </w:pict>
            </mc:Fallback>
          </mc:AlternateContent>
        </w:r>
      </w:ins>
      <w:del w:author="LauraPGM" w:date="2025-10-06T22:24:00Z" w:id="2035">
        <w:r w:rsidRPr="001D59AC" w:rsidDel="002F5FA5" w:rsidR="00E35A55">
          <w:rPr>
            <w:rFonts w:ascii="Calibri" w:hAnsi="Calibri" w:eastAsia="Times New Roman" w:cs="Calibri"/>
            <w:lang w:eastAsia="es-CO"/>
          </w:rPr>
          <w:delText>Sugerencias de frecuencia para futuras revisi</w:delText>
        </w:r>
      </w:del>
      <w:del w:author="LauraPGM" w:date="2025-10-06T22:23:00Z" w:id="2036">
        <w:r w:rsidRPr="001D59AC" w:rsidDel="002F5FA5" w:rsidR="00E35A55">
          <w:rPr>
            <w:rFonts w:ascii="Calibri" w:hAnsi="Calibri" w:eastAsia="Times New Roman" w:cs="Calibri"/>
            <w:lang w:eastAsia="es-CO"/>
          </w:rPr>
          <w:delText>ones.</w:delText>
        </w:r>
      </w:del>
    </w:p>
    <w:p w:rsidR="002D34CA" w:rsidRDefault="00E35A55" w14:paraId="5DBE4196" w14:textId="77777777">
      <w:pPr>
        <w:spacing w:line="360" w:lineRule="auto"/>
        <w:jc w:val="center"/>
        <w:rPr>
          <w:ins w:author="LauraPGM" w:date="2025-10-01T15:46:00Z" w:id="2037"/>
          <w:rFonts w:ascii="Calibri" w:hAnsi="Calibri" w:eastAsia="Times New Roman" w:cs="Calibri"/>
          <w:b/>
          <w:bCs/>
          <w:lang w:eastAsia="es-CO"/>
        </w:rPr>
        <w:pPrChange w:author="LauraPGM" w:date="2025-10-01T15:47:00Z" w:id="2038">
          <w:pPr>
            <w:spacing w:before="100" w:beforeAutospacing="1" w:after="100" w:afterAutospacing="1" w:line="240" w:lineRule="auto"/>
          </w:pPr>
        </w:pPrChange>
      </w:pPr>
      <w:r w:rsidRPr="002D34CA">
        <w:rPr>
          <w:rFonts w:ascii="Calibri" w:hAnsi="Calibri" w:eastAsia="Times New Roman" w:cs="Calibri"/>
          <w:b/>
          <w:bCs/>
          <w:highlight w:val="cyan"/>
          <w:lang w:eastAsia="es-CO"/>
          <w:rPrChange w:author="LauraPGM" w:date="2025-10-01T15:46:00Z" w:id="2039">
            <w:rPr>
              <w:rFonts w:ascii="Calibri" w:hAnsi="Calibri" w:eastAsia="Times New Roman" w:cs="Calibri"/>
              <w:b/>
              <w:bCs/>
              <w:lang w:eastAsia="es-CO"/>
            </w:rPr>
          </w:rPrChange>
        </w:rPr>
        <w:t>Llamado a la acción:</w:t>
      </w:r>
    </w:p>
    <w:p w:rsidRPr="002D34CA" w:rsidR="00E35A55" w:rsidRDefault="00E35A55" w14:paraId="1AD3D194" w14:textId="3D32FB27">
      <w:pPr>
        <w:spacing w:line="360" w:lineRule="auto"/>
        <w:rPr>
          <w:rFonts w:ascii="Calibri" w:hAnsi="Calibri" w:cs="Calibri"/>
          <w:b/>
          <w:rPrChange w:author="LauraPGM" w:date="2025-10-01T15:46:00Z" w:id="2040">
            <w:rPr>
              <w:rFonts w:ascii="Calibri" w:hAnsi="Calibri" w:eastAsia="Times New Roman" w:cs="Calibri"/>
              <w:lang w:eastAsia="es-CO"/>
            </w:rPr>
          </w:rPrChange>
        </w:rPr>
        <w:pPrChange w:author="LauraPGM" w:date="2025-10-01T15:47:00Z" w:id="2041">
          <w:pPr>
            <w:spacing w:before="100" w:beforeAutospacing="1" w:after="100" w:afterAutospacing="1" w:line="240" w:lineRule="auto"/>
          </w:pPr>
        </w:pPrChange>
      </w:pPr>
      <w:r w:rsidRPr="001D59AC">
        <w:rPr>
          <w:rFonts w:ascii="Calibri" w:hAnsi="Calibri" w:eastAsia="Times New Roman" w:cs="Calibri"/>
          <w:lang w:eastAsia="es-CO"/>
        </w:rPr>
        <w:br/>
      </w:r>
      <w:del w:author="LauraPGM" w:date="2025-10-06T21:15:00Z" w:id="2042">
        <w:r w:rsidRPr="00256247" w:rsidDel="00256247">
          <w:rPr>
            <w:rFonts w:ascii="Calibri" w:hAnsi="Calibri" w:eastAsia="Times New Roman" w:cs="Calibri"/>
            <w:b/>
            <w:lang w:eastAsia="es-CO"/>
            <w:rPrChange w:author="LauraPGM" w:date="2025-10-06T21:16:00Z" w:id="2043">
              <w:rPr>
                <w:rFonts w:ascii="Calibri" w:hAnsi="Calibri" w:eastAsia="Times New Roman" w:cs="Calibri"/>
                <w:lang w:eastAsia="es-CO"/>
              </w:rPr>
            </w:rPrChange>
          </w:rPr>
          <w:delText xml:space="preserve">Para complementar, acceda al recurso audiovisual en YouTube: </w:delText>
        </w:r>
      </w:del>
      <w:del w:author="LauraPGM" w:date="2025-10-01T15:46:00Z" w:id="2044">
        <w:r w:rsidRPr="00256247" w:rsidDel="002D34CA">
          <w:rPr>
            <w:rFonts w:ascii="Calibri" w:hAnsi="Calibri" w:eastAsia="Times New Roman" w:cs="Calibri"/>
            <w:b/>
            <w:iCs/>
            <w:lang w:eastAsia="es-CO"/>
            <w:rPrChange w:author="LauraPGM" w:date="2025-10-06T21:16:00Z" w:id="2045">
              <w:rPr>
                <w:rFonts w:ascii="Calibri" w:hAnsi="Calibri" w:eastAsia="Times New Roman" w:cs="Calibri"/>
                <w:i/>
                <w:iCs/>
                <w:lang w:eastAsia="es-CO"/>
              </w:rPr>
            </w:rPrChange>
          </w:rPr>
          <w:delText>“</w:delText>
        </w:r>
      </w:del>
      <w:r w:rsidRPr="00256247">
        <w:rPr>
          <w:rFonts w:ascii="Calibri" w:hAnsi="Calibri" w:eastAsia="Times New Roman" w:cs="Calibri"/>
          <w:b/>
          <w:iCs/>
          <w:lang w:eastAsia="es-CO"/>
          <w:rPrChange w:author="LauraPGM" w:date="2025-10-06T21:16:00Z" w:id="2046">
            <w:rPr>
              <w:rFonts w:ascii="Calibri" w:hAnsi="Calibri" w:eastAsia="Times New Roman" w:cs="Calibri"/>
              <w:i/>
              <w:iCs/>
              <w:lang w:eastAsia="es-CO"/>
            </w:rPr>
          </w:rPrChange>
        </w:rPr>
        <w:t xml:space="preserve">¿Sabes qué es la Medición y Verificación de Proyectos de Eficiencia </w:t>
      </w:r>
      <w:commentRangeStart w:id="2047"/>
      <w:r w:rsidRPr="00256247">
        <w:rPr>
          <w:rFonts w:ascii="Calibri" w:hAnsi="Calibri" w:eastAsia="Times New Roman" w:cs="Calibri"/>
          <w:b/>
          <w:iCs/>
          <w:lang w:eastAsia="es-CO"/>
          <w:rPrChange w:author="LauraPGM" w:date="2025-10-06T21:16:00Z" w:id="2048">
            <w:rPr>
              <w:rFonts w:ascii="Calibri" w:hAnsi="Calibri" w:eastAsia="Times New Roman" w:cs="Calibri"/>
              <w:i/>
              <w:iCs/>
              <w:lang w:eastAsia="es-CO"/>
            </w:rPr>
          </w:rPrChange>
        </w:rPr>
        <w:t>Energética</w:t>
      </w:r>
      <w:commentRangeEnd w:id="2047"/>
      <w:r w:rsidRPr="00256247" w:rsidR="002D34CA">
        <w:rPr>
          <w:rStyle w:val="Refdecomentario"/>
          <w:b/>
          <w:rPrChange w:author="LauraPGM" w:date="2025-10-06T21:16:00Z" w:id="2049">
            <w:rPr>
              <w:rStyle w:val="Refdecomentario"/>
            </w:rPr>
          </w:rPrChange>
        </w:rPr>
        <w:commentReference w:id="2047"/>
      </w:r>
      <w:ins w:author="LauraPGM" w:date="2025-10-06T21:16:00Z" w:id="2050">
        <w:r w:rsidR="004B0566">
          <w:rPr>
            <w:rFonts w:ascii="Calibri" w:hAnsi="Calibri" w:cs="Calibri"/>
            <w:b/>
          </w:rPr>
          <w:t>?</w:t>
        </w:r>
      </w:ins>
      <w:ins w:author="LauraPGM" w:date="2025-10-06T21:17:00Z" w:id="2051">
        <w:r w:rsidR="004B0566">
          <w:rPr>
            <w:rFonts w:ascii="Calibri" w:hAnsi="Calibri" w:cs="Calibri"/>
            <w:b/>
          </w:rPr>
          <w:t xml:space="preserve">, </w:t>
        </w:r>
      </w:ins>
      <w:del w:author="LauraPGM" w:date="2025-10-06T21:16:00Z" w:id="2052">
        <w:r w:rsidRPr="00256247" w:rsidDel="004B0566">
          <w:rPr>
            <w:rFonts w:ascii="Calibri" w:hAnsi="Calibri" w:eastAsia="Times New Roman" w:cs="Calibri"/>
            <w:b/>
            <w:iCs/>
            <w:lang w:eastAsia="es-CO"/>
            <w:rPrChange w:author="LauraPGM" w:date="2025-10-06T21:16:00Z" w:id="2053">
              <w:rPr>
                <w:rFonts w:ascii="Calibri" w:hAnsi="Calibri" w:eastAsia="Times New Roman" w:cs="Calibri"/>
                <w:i/>
                <w:iCs/>
                <w:lang w:eastAsia="es-CO"/>
              </w:rPr>
            </w:rPrChange>
          </w:rPr>
          <w:delText>?</w:delText>
        </w:r>
      </w:del>
      <w:ins w:author="LauraPGM" w:date="2025-10-06T21:16:00Z" w:id="2054">
        <w:r w:rsidR="004B0566">
          <w:rPr>
            <w:rFonts w:ascii="Calibri" w:hAnsi="Calibri" w:cs="Calibri"/>
            <w:b/>
          </w:rPr>
          <w:t>p</w:t>
        </w:r>
        <w:r w:rsidRPr="00256247" w:rsidR="00256247">
          <w:rPr>
            <w:rFonts w:ascii="Calibri" w:hAnsi="Calibri" w:cs="Calibri"/>
            <w:b/>
          </w:rPr>
          <w:t>ara complementar el tema abordado, se invita a explorar el siguiente video:</w:t>
        </w:r>
      </w:ins>
      <w:ins w:author="LauraPGM" w:date="2025-10-06T21:15:00Z" w:id="2055">
        <w:r w:rsidR="00256247">
          <w:rPr>
            <w:rFonts w:ascii="Calibri" w:hAnsi="Calibri" w:cs="Calibri"/>
            <w:b/>
          </w:rPr>
          <w:t xml:space="preserve"> </w:t>
        </w:r>
      </w:ins>
      <w:del w:author="LauraPGM" w:date="2025-10-01T15:46:00Z" w:id="2056">
        <w:r w:rsidRPr="002D34CA" w:rsidDel="002D34CA">
          <w:rPr>
            <w:rFonts w:ascii="Calibri" w:hAnsi="Calibri" w:cs="Calibri"/>
            <w:b/>
            <w:rPrChange w:author="LauraPGM" w:date="2025-10-01T15:46:00Z" w:id="2057">
              <w:rPr>
                <w:rFonts w:ascii="Calibri" w:hAnsi="Calibri" w:eastAsia="Times New Roman" w:cs="Calibri"/>
                <w:i/>
                <w:iCs/>
                <w:lang w:eastAsia="es-CO"/>
              </w:rPr>
            </w:rPrChange>
          </w:rPr>
          <w:delText>”</w:delText>
        </w:r>
        <w:r w:rsidRPr="002D34CA" w:rsidDel="002D34CA">
          <w:rPr>
            <w:rFonts w:ascii="Calibri" w:hAnsi="Calibri" w:cs="Calibri"/>
            <w:b/>
            <w:rPrChange w:author="LauraPGM" w:date="2025-10-01T15:46:00Z" w:id="2058">
              <w:rPr>
                <w:rFonts w:ascii="Calibri" w:hAnsi="Calibri" w:eastAsia="Times New Roman" w:cs="Calibri"/>
                <w:lang w:eastAsia="es-CO"/>
              </w:rPr>
            </w:rPrChange>
          </w:rPr>
          <w:br/>
        </w:r>
        <w:r w:rsidRPr="002D34CA" w:rsidDel="002D34CA">
          <w:rPr>
            <w:rFonts w:ascii="Calibri" w:hAnsi="Calibri" w:cs="Calibri"/>
            <w:b/>
            <w:rPrChange w:author="LauraPGM" w:date="2025-10-01T15:46:00Z" w:id="2059">
              <w:rPr>
                <w:rFonts w:ascii="Segoe UI Symbol" w:hAnsi="Segoe UI Symbol" w:eastAsia="Times New Roman" w:cs="Segoe UI Symbol"/>
                <w:lang w:eastAsia="es-CO"/>
              </w:rPr>
            </w:rPrChange>
          </w:rPr>
          <w:delText>👉</w:delText>
        </w:r>
        <w:r w:rsidRPr="002D34CA" w:rsidDel="002D34CA">
          <w:rPr>
            <w:rFonts w:ascii="Calibri" w:hAnsi="Calibri" w:cs="Calibri"/>
            <w:b/>
            <w:rPrChange w:author="LauraPGM" w:date="2025-10-01T15:46:00Z" w:id="2060">
              <w:rPr>
                <w:rFonts w:ascii="Calibri" w:hAnsi="Calibri" w:eastAsia="Times New Roman" w:cs="Calibri"/>
                <w:lang w:eastAsia="es-CO"/>
              </w:rPr>
            </w:rPrChange>
          </w:rPr>
          <w:delText xml:space="preserve"> </w:delText>
        </w:r>
        <w:r w:rsidRPr="002D34CA" w:rsidDel="002D34CA">
          <w:rPr>
            <w:rFonts w:ascii="Calibri" w:hAnsi="Calibri" w:cs="Calibri"/>
            <w:b/>
            <w:rPrChange w:author="LauraPGM" w:date="2025-10-01T15:46:00Z" w:id="2061">
              <w:rPr>
                <w:rFonts w:ascii="Calibri" w:hAnsi="Calibri" w:eastAsia="Times New Roman" w:cs="Calibri"/>
                <w:color w:val="0000FF"/>
                <w:u w:val="single"/>
                <w:lang w:eastAsia="es-CO"/>
              </w:rPr>
            </w:rPrChange>
          </w:rPr>
          <w:delText>Enlace al recurso</w:delText>
        </w:r>
      </w:del>
    </w:p>
    <w:p w:rsidRPr="001D59AC" w:rsidR="00DA5A3E" w:rsidP="001D59AC" w:rsidRDefault="00DA5A3E" w14:paraId="6881511C" w14:textId="77777777">
      <w:pPr>
        <w:pStyle w:val="Normal0"/>
        <w:spacing w:line="360" w:lineRule="auto"/>
        <w:jc w:val="both"/>
        <w:rPr>
          <w:rFonts w:ascii="Calibri" w:hAnsi="Calibri" w:cs="Calibri"/>
          <w:b/>
        </w:rPr>
      </w:pPr>
    </w:p>
    <w:p w:rsidRPr="001D59AC" w:rsidR="00DA5A3E" w:rsidP="001D59AC" w:rsidRDefault="00DA5A3E" w14:paraId="44118B85" w14:textId="77777777">
      <w:pPr>
        <w:pStyle w:val="Normal0"/>
        <w:spacing w:line="360" w:lineRule="auto"/>
        <w:jc w:val="both"/>
        <w:rPr>
          <w:rFonts w:ascii="Calibri" w:hAnsi="Calibri" w:cs="Calibri"/>
          <w:b/>
        </w:rPr>
      </w:pPr>
    </w:p>
    <w:p w:rsidRPr="00D645B6" w:rsidR="00DA5A3E" w:rsidDel="00DC12A4" w:rsidP="001D59AC" w:rsidRDefault="00DA5A3E" w14:paraId="702239D1" w14:textId="77777777">
      <w:pPr>
        <w:pStyle w:val="Normal0"/>
        <w:spacing w:line="360" w:lineRule="auto"/>
        <w:jc w:val="both"/>
        <w:rPr>
          <w:del w:author="LauraPGM" w:date="2025-10-01T15:50:00Z" w:id="2062"/>
          <w:rFonts w:ascii="Calibri" w:hAnsi="Calibri" w:cs="Calibri"/>
          <w:b/>
          <w:rPrChange w:author="LauraPGM" w:date="2025-10-01T09:45:00Z" w:id="2063">
            <w:rPr>
              <w:del w:author="LauraPGM" w:date="2025-10-01T15:50:00Z" w:id="2064"/>
              <w:b/>
            </w:rPr>
          </w:rPrChange>
        </w:rPr>
      </w:pPr>
    </w:p>
    <w:p w:rsidRPr="00D645B6" w:rsidR="00DA5A3E" w:rsidP="001D59AC" w:rsidRDefault="00DA5A3E" w14:paraId="6C10F239" w14:textId="77777777">
      <w:pPr>
        <w:pStyle w:val="Normal0"/>
        <w:spacing w:line="360" w:lineRule="auto"/>
        <w:jc w:val="both"/>
        <w:rPr>
          <w:rFonts w:ascii="Calibri" w:hAnsi="Calibri" w:cs="Calibri"/>
          <w:b/>
          <w:rPrChange w:author="LauraPGM" w:date="2025-10-01T09:45:00Z" w:id="2065">
            <w:rPr>
              <w:b/>
            </w:rPr>
          </w:rPrChange>
        </w:rPr>
      </w:pPr>
    </w:p>
    <w:p w:rsidRPr="00D645B6" w:rsidR="00DA5A3E" w:rsidDel="00DC12A4" w:rsidP="001D59AC" w:rsidRDefault="00DA5A3E" w14:paraId="612952BE" w14:textId="77777777">
      <w:pPr>
        <w:pStyle w:val="Normal0"/>
        <w:spacing w:line="360" w:lineRule="auto"/>
        <w:jc w:val="both"/>
        <w:rPr>
          <w:del w:author="LauraPGM" w:date="2025-10-01T15:50:00Z" w:id="2066"/>
          <w:rFonts w:ascii="Calibri" w:hAnsi="Calibri" w:cs="Calibri"/>
          <w:b/>
          <w:rPrChange w:author="LauraPGM" w:date="2025-10-01T09:45:00Z" w:id="2067">
            <w:rPr>
              <w:del w:author="LauraPGM" w:date="2025-10-01T15:50:00Z" w:id="2068"/>
              <w:b/>
            </w:rPr>
          </w:rPrChange>
        </w:rPr>
      </w:pPr>
    </w:p>
    <w:p w:rsidRPr="00D645B6" w:rsidR="00DA5A3E" w:rsidDel="00DC12A4" w:rsidP="001D59AC" w:rsidRDefault="00DA5A3E" w14:paraId="09581B5E" w14:textId="77777777">
      <w:pPr>
        <w:pStyle w:val="Normal0"/>
        <w:spacing w:line="360" w:lineRule="auto"/>
        <w:jc w:val="both"/>
        <w:rPr>
          <w:del w:author="LauraPGM" w:date="2025-10-01T15:50:00Z" w:id="2069"/>
          <w:rFonts w:ascii="Calibri" w:hAnsi="Calibri" w:cs="Calibri"/>
          <w:b/>
          <w:rPrChange w:author="LauraPGM" w:date="2025-10-01T09:45:00Z" w:id="2070">
            <w:rPr>
              <w:del w:author="LauraPGM" w:date="2025-10-01T15:50:00Z" w:id="2071"/>
              <w:b/>
            </w:rPr>
          </w:rPrChange>
        </w:rPr>
      </w:pPr>
    </w:p>
    <w:p w:rsidRPr="00D645B6" w:rsidR="00DA5A3E" w:rsidDel="00DC12A4" w:rsidP="001D59AC" w:rsidRDefault="00DA5A3E" w14:paraId="141E9E8C" w14:textId="77777777">
      <w:pPr>
        <w:pStyle w:val="Normal0"/>
        <w:spacing w:line="360" w:lineRule="auto"/>
        <w:jc w:val="both"/>
        <w:rPr>
          <w:del w:author="LauraPGM" w:date="2025-10-01T15:50:00Z" w:id="2072"/>
          <w:rFonts w:ascii="Calibri" w:hAnsi="Calibri" w:cs="Calibri"/>
          <w:b/>
          <w:rPrChange w:author="LauraPGM" w:date="2025-10-01T09:45:00Z" w:id="2073">
            <w:rPr>
              <w:del w:author="LauraPGM" w:date="2025-10-01T15:50:00Z" w:id="2074"/>
              <w:b/>
            </w:rPr>
          </w:rPrChange>
        </w:rPr>
      </w:pPr>
    </w:p>
    <w:p w:rsidRPr="00D645B6" w:rsidR="00DA5A3E" w:rsidDel="00DC12A4" w:rsidP="001D59AC" w:rsidRDefault="00DA5A3E" w14:paraId="75B51994" w14:textId="77777777">
      <w:pPr>
        <w:pStyle w:val="Normal0"/>
        <w:spacing w:line="360" w:lineRule="auto"/>
        <w:jc w:val="both"/>
        <w:rPr>
          <w:del w:author="LauraPGM" w:date="2025-10-01T15:50:00Z" w:id="2075"/>
          <w:rFonts w:ascii="Calibri" w:hAnsi="Calibri" w:cs="Calibri"/>
          <w:b/>
          <w:rPrChange w:author="LauraPGM" w:date="2025-10-01T09:45:00Z" w:id="2076">
            <w:rPr>
              <w:del w:author="LauraPGM" w:date="2025-10-01T15:50:00Z" w:id="2077"/>
              <w:b/>
            </w:rPr>
          </w:rPrChange>
        </w:rPr>
      </w:pPr>
    </w:p>
    <w:p w:rsidRPr="00D645B6" w:rsidR="00DA5A3E" w:rsidDel="00DC12A4" w:rsidP="001D59AC" w:rsidRDefault="00DA5A3E" w14:paraId="3FA32FDD" w14:textId="77777777">
      <w:pPr>
        <w:pStyle w:val="Normal0"/>
        <w:spacing w:line="360" w:lineRule="auto"/>
        <w:jc w:val="both"/>
        <w:rPr>
          <w:del w:author="LauraPGM" w:date="2025-10-01T15:50:00Z" w:id="2078"/>
          <w:rFonts w:ascii="Calibri" w:hAnsi="Calibri" w:cs="Calibri"/>
          <w:b/>
          <w:rPrChange w:author="LauraPGM" w:date="2025-10-01T09:45:00Z" w:id="2079">
            <w:rPr>
              <w:del w:author="LauraPGM" w:date="2025-10-01T15:50:00Z" w:id="2080"/>
              <w:b/>
            </w:rPr>
          </w:rPrChange>
        </w:rPr>
      </w:pPr>
    </w:p>
    <w:p w:rsidRPr="00D645B6" w:rsidR="00DA5A3E" w:rsidDel="00DC12A4" w:rsidP="001D59AC" w:rsidRDefault="00DA5A3E" w14:paraId="726FF6BE" w14:textId="77777777">
      <w:pPr>
        <w:pStyle w:val="Normal0"/>
        <w:spacing w:line="360" w:lineRule="auto"/>
        <w:jc w:val="both"/>
        <w:rPr>
          <w:del w:author="LauraPGM" w:date="2025-10-01T15:50:00Z" w:id="2081"/>
          <w:rFonts w:ascii="Calibri" w:hAnsi="Calibri" w:cs="Calibri"/>
          <w:b/>
          <w:rPrChange w:author="LauraPGM" w:date="2025-10-01T09:45:00Z" w:id="2082">
            <w:rPr>
              <w:del w:author="LauraPGM" w:date="2025-10-01T15:50:00Z" w:id="2083"/>
              <w:b/>
            </w:rPr>
          </w:rPrChange>
        </w:rPr>
      </w:pPr>
    </w:p>
    <w:p w:rsidRPr="00D645B6" w:rsidR="00DA5A3E" w:rsidDel="00DC12A4" w:rsidP="001D59AC" w:rsidRDefault="00DA5A3E" w14:paraId="4C59BF79" w14:textId="77777777">
      <w:pPr>
        <w:pStyle w:val="Normal0"/>
        <w:spacing w:line="360" w:lineRule="auto"/>
        <w:jc w:val="both"/>
        <w:rPr>
          <w:del w:author="LauraPGM" w:date="2025-10-01T15:50:00Z" w:id="2084"/>
          <w:rFonts w:ascii="Calibri" w:hAnsi="Calibri" w:cs="Calibri"/>
          <w:b/>
          <w:rPrChange w:author="LauraPGM" w:date="2025-10-01T09:45:00Z" w:id="2085">
            <w:rPr>
              <w:del w:author="LauraPGM" w:date="2025-10-01T15:50:00Z" w:id="2086"/>
              <w:b/>
            </w:rPr>
          </w:rPrChange>
        </w:rPr>
      </w:pPr>
    </w:p>
    <w:p w:rsidRPr="00D645B6" w:rsidR="00DA5A3E" w:rsidDel="00DC12A4" w:rsidP="001D59AC" w:rsidRDefault="00DA5A3E" w14:paraId="2A1366E4" w14:textId="77777777">
      <w:pPr>
        <w:pStyle w:val="Normal0"/>
        <w:spacing w:line="360" w:lineRule="auto"/>
        <w:jc w:val="both"/>
        <w:rPr>
          <w:del w:author="LauraPGM" w:date="2025-10-01T15:50:00Z" w:id="2087"/>
          <w:rFonts w:ascii="Calibri" w:hAnsi="Calibri" w:cs="Calibri"/>
          <w:b/>
          <w:rPrChange w:author="LauraPGM" w:date="2025-10-01T09:45:00Z" w:id="2088">
            <w:rPr>
              <w:del w:author="LauraPGM" w:date="2025-10-01T15:50:00Z" w:id="2089"/>
              <w:b/>
            </w:rPr>
          </w:rPrChange>
        </w:rPr>
      </w:pPr>
    </w:p>
    <w:p w:rsidRPr="00D645B6" w:rsidR="00DA5A3E" w:rsidDel="00DC12A4" w:rsidP="001D59AC" w:rsidRDefault="00DA5A3E" w14:paraId="455EFBD0" w14:textId="77777777">
      <w:pPr>
        <w:pStyle w:val="Normal0"/>
        <w:spacing w:line="360" w:lineRule="auto"/>
        <w:jc w:val="both"/>
        <w:rPr>
          <w:del w:author="LauraPGM" w:date="2025-10-01T15:50:00Z" w:id="2090"/>
          <w:rFonts w:ascii="Calibri" w:hAnsi="Calibri" w:cs="Calibri"/>
          <w:b/>
          <w:rPrChange w:author="LauraPGM" w:date="2025-10-01T09:45:00Z" w:id="2091">
            <w:rPr>
              <w:del w:author="LauraPGM" w:date="2025-10-01T15:50:00Z" w:id="2092"/>
              <w:b/>
            </w:rPr>
          </w:rPrChange>
        </w:rPr>
      </w:pPr>
    </w:p>
    <w:p w:rsidRPr="00D645B6" w:rsidR="00DA5A3E" w:rsidDel="00DC12A4" w:rsidP="001D59AC" w:rsidRDefault="00DA5A3E" w14:paraId="67EF433C" w14:textId="77777777">
      <w:pPr>
        <w:pStyle w:val="Normal0"/>
        <w:spacing w:line="360" w:lineRule="auto"/>
        <w:jc w:val="both"/>
        <w:rPr>
          <w:del w:author="LauraPGM" w:date="2025-10-01T15:50:00Z" w:id="2093"/>
          <w:rFonts w:ascii="Calibri" w:hAnsi="Calibri" w:cs="Calibri"/>
          <w:b/>
          <w:rPrChange w:author="LauraPGM" w:date="2025-10-01T09:45:00Z" w:id="2094">
            <w:rPr>
              <w:del w:author="LauraPGM" w:date="2025-10-01T15:50:00Z" w:id="2095"/>
              <w:b/>
            </w:rPr>
          </w:rPrChange>
        </w:rPr>
      </w:pPr>
    </w:p>
    <w:p w:rsidRPr="00D645B6" w:rsidR="00DA5A3E" w:rsidDel="00DC12A4" w:rsidP="001D59AC" w:rsidRDefault="00DA5A3E" w14:paraId="60F34B7B" w14:textId="77777777">
      <w:pPr>
        <w:pStyle w:val="Normal0"/>
        <w:spacing w:line="360" w:lineRule="auto"/>
        <w:jc w:val="both"/>
        <w:rPr>
          <w:del w:author="LauraPGM" w:date="2025-10-01T15:50:00Z" w:id="2096"/>
          <w:rFonts w:ascii="Calibri" w:hAnsi="Calibri" w:cs="Calibri"/>
          <w:b/>
          <w:rPrChange w:author="LauraPGM" w:date="2025-10-01T09:45:00Z" w:id="2097">
            <w:rPr>
              <w:del w:author="LauraPGM" w:date="2025-10-01T15:50:00Z" w:id="2098"/>
              <w:b/>
            </w:rPr>
          </w:rPrChange>
        </w:rPr>
      </w:pPr>
    </w:p>
    <w:p w:rsidRPr="00D645B6" w:rsidR="00DA5A3E" w:rsidDel="00DC12A4" w:rsidP="001D59AC" w:rsidRDefault="00DA5A3E" w14:paraId="70A3A318" w14:textId="77777777">
      <w:pPr>
        <w:pStyle w:val="Normal0"/>
        <w:spacing w:line="360" w:lineRule="auto"/>
        <w:jc w:val="both"/>
        <w:rPr>
          <w:del w:author="LauraPGM" w:date="2025-10-01T15:50:00Z" w:id="2099"/>
          <w:rFonts w:ascii="Calibri" w:hAnsi="Calibri" w:cs="Calibri"/>
          <w:b/>
          <w:rPrChange w:author="LauraPGM" w:date="2025-10-01T09:45:00Z" w:id="2100">
            <w:rPr>
              <w:del w:author="LauraPGM" w:date="2025-10-01T15:50:00Z" w:id="2101"/>
              <w:b/>
            </w:rPr>
          </w:rPrChange>
        </w:rPr>
      </w:pPr>
    </w:p>
    <w:p w:rsidRPr="00D645B6" w:rsidR="00DA5A3E" w:rsidDel="00DC12A4" w:rsidP="001D59AC" w:rsidRDefault="00DA5A3E" w14:paraId="50B4C1C2" w14:textId="77777777">
      <w:pPr>
        <w:pStyle w:val="Normal0"/>
        <w:spacing w:line="360" w:lineRule="auto"/>
        <w:jc w:val="both"/>
        <w:rPr>
          <w:del w:author="LauraPGM" w:date="2025-10-01T15:50:00Z" w:id="2102"/>
          <w:rFonts w:ascii="Calibri" w:hAnsi="Calibri" w:cs="Calibri"/>
          <w:b/>
          <w:rPrChange w:author="LauraPGM" w:date="2025-10-01T09:45:00Z" w:id="2103">
            <w:rPr>
              <w:del w:author="LauraPGM" w:date="2025-10-01T15:50:00Z" w:id="2104"/>
              <w:b/>
            </w:rPr>
          </w:rPrChange>
        </w:rPr>
      </w:pPr>
    </w:p>
    <w:p w:rsidRPr="00D645B6" w:rsidR="00DA5A3E" w:rsidDel="00DC12A4" w:rsidP="001D59AC" w:rsidRDefault="00DA5A3E" w14:paraId="417A1B00" w14:textId="77777777">
      <w:pPr>
        <w:pStyle w:val="Normal0"/>
        <w:spacing w:line="360" w:lineRule="auto"/>
        <w:jc w:val="both"/>
        <w:rPr>
          <w:del w:author="LauraPGM" w:date="2025-10-01T15:50:00Z" w:id="2105"/>
          <w:rFonts w:ascii="Calibri" w:hAnsi="Calibri" w:cs="Calibri"/>
          <w:b/>
          <w:rPrChange w:author="LauraPGM" w:date="2025-10-01T09:45:00Z" w:id="2106">
            <w:rPr>
              <w:del w:author="LauraPGM" w:date="2025-10-01T15:50:00Z" w:id="2107"/>
              <w:b/>
            </w:rPr>
          </w:rPrChange>
        </w:rPr>
      </w:pPr>
    </w:p>
    <w:p w:rsidRPr="00D645B6" w:rsidR="00DA5A3E" w:rsidDel="00DC12A4" w:rsidP="001D59AC" w:rsidRDefault="00DA5A3E" w14:paraId="046A9B95" w14:textId="77777777">
      <w:pPr>
        <w:pStyle w:val="Normal0"/>
        <w:spacing w:line="360" w:lineRule="auto"/>
        <w:jc w:val="both"/>
        <w:rPr>
          <w:del w:author="LauraPGM" w:date="2025-10-01T15:50:00Z" w:id="2108"/>
          <w:rFonts w:ascii="Calibri" w:hAnsi="Calibri" w:cs="Calibri"/>
          <w:b/>
          <w:rPrChange w:author="LauraPGM" w:date="2025-10-01T09:45:00Z" w:id="2109">
            <w:rPr>
              <w:del w:author="LauraPGM" w:date="2025-10-01T15:50:00Z" w:id="2110"/>
              <w:b/>
            </w:rPr>
          </w:rPrChange>
        </w:rPr>
      </w:pPr>
    </w:p>
    <w:p w:rsidRPr="00D645B6" w:rsidR="00DA5A3E" w:rsidDel="00DC12A4" w:rsidP="001D59AC" w:rsidRDefault="00DA5A3E" w14:paraId="08DF48AC" w14:textId="77777777">
      <w:pPr>
        <w:pStyle w:val="Normal0"/>
        <w:spacing w:line="360" w:lineRule="auto"/>
        <w:jc w:val="both"/>
        <w:rPr>
          <w:del w:author="LauraPGM" w:date="2025-10-01T15:50:00Z" w:id="2111"/>
          <w:rFonts w:ascii="Calibri" w:hAnsi="Calibri" w:cs="Calibri"/>
          <w:b/>
          <w:rPrChange w:author="LauraPGM" w:date="2025-10-01T09:45:00Z" w:id="2112">
            <w:rPr>
              <w:del w:author="LauraPGM" w:date="2025-10-01T15:50:00Z" w:id="2113"/>
              <w:b/>
            </w:rPr>
          </w:rPrChange>
        </w:rPr>
      </w:pPr>
    </w:p>
    <w:p w:rsidRPr="00D645B6" w:rsidR="00DA5A3E" w:rsidDel="00DC12A4" w:rsidP="001D59AC" w:rsidRDefault="00DA5A3E" w14:paraId="78F3A208" w14:textId="77777777">
      <w:pPr>
        <w:pStyle w:val="Normal0"/>
        <w:spacing w:line="360" w:lineRule="auto"/>
        <w:jc w:val="both"/>
        <w:rPr>
          <w:del w:author="LauraPGM" w:date="2025-10-01T15:50:00Z" w:id="2114"/>
          <w:rFonts w:ascii="Calibri" w:hAnsi="Calibri" w:cs="Calibri"/>
          <w:b/>
          <w:rPrChange w:author="LauraPGM" w:date="2025-10-01T09:45:00Z" w:id="2115">
            <w:rPr>
              <w:del w:author="LauraPGM" w:date="2025-10-01T15:50:00Z" w:id="2116"/>
              <w:b/>
            </w:rPr>
          </w:rPrChange>
        </w:rPr>
      </w:pPr>
    </w:p>
    <w:p w:rsidRPr="00D645B6" w:rsidR="00DA5A3E" w:rsidDel="00DC12A4" w:rsidP="001D59AC" w:rsidRDefault="00DA5A3E" w14:paraId="359C0BE9" w14:textId="77777777">
      <w:pPr>
        <w:pStyle w:val="Normal0"/>
        <w:spacing w:line="360" w:lineRule="auto"/>
        <w:jc w:val="both"/>
        <w:rPr>
          <w:del w:author="LauraPGM" w:date="2025-10-01T15:50:00Z" w:id="2117"/>
          <w:rFonts w:ascii="Calibri" w:hAnsi="Calibri" w:cs="Calibri"/>
          <w:b/>
          <w:rPrChange w:author="LauraPGM" w:date="2025-10-01T09:45:00Z" w:id="2118">
            <w:rPr>
              <w:del w:author="LauraPGM" w:date="2025-10-01T15:50:00Z" w:id="2119"/>
              <w:b/>
            </w:rPr>
          </w:rPrChange>
        </w:rPr>
      </w:pPr>
    </w:p>
    <w:p w:rsidRPr="00D645B6" w:rsidR="00DA5A3E" w:rsidDel="00DC12A4" w:rsidP="001D59AC" w:rsidRDefault="00DA5A3E" w14:paraId="3E81BEFD" w14:textId="77777777">
      <w:pPr>
        <w:pStyle w:val="Normal0"/>
        <w:spacing w:line="360" w:lineRule="auto"/>
        <w:jc w:val="both"/>
        <w:rPr>
          <w:del w:author="LauraPGM" w:date="2025-10-01T15:50:00Z" w:id="2120"/>
          <w:rFonts w:ascii="Calibri" w:hAnsi="Calibri" w:cs="Calibri"/>
          <w:b/>
          <w:rPrChange w:author="LauraPGM" w:date="2025-10-01T09:45:00Z" w:id="2121">
            <w:rPr>
              <w:del w:author="LauraPGM" w:date="2025-10-01T15:50:00Z" w:id="2122"/>
              <w:b/>
            </w:rPr>
          </w:rPrChange>
        </w:rPr>
      </w:pPr>
    </w:p>
    <w:p w:rsidRPr="00D645B6" w:rsidR="00DA5A3E" w:rsidDel="00DC12A4" w:rsidP="001D59AC" w:rsidRDefault="00DA5A3E" w14:paraId="1288C57B" w14:textId="77777777">
      <w:pPr>
        <w:pStyle w:val="Normal0"/>
        <w:spacing w:line="360" w:lineRule="auto"/>
        <w:jc w:val="both"/>
        <w:rPr>
          <w:del w:author="LauraPGM" w:date="2025-10-01T15:50:00Z" w:id="2123"/>
          <w:rFonts w:ascii="Calibri" w:hAnsi="Calibri" w:cs="Calibri"/>
          <w:b/>
          <w:rPrChange w:author="LauraPGM" w:date="2025-10-01T09:45:00Z" w:id="2124">
            <w:rPr>
              <w:del w:author="LauraPGM" w:date="2025-10-01T15:50:00Z" w:id="2125"/>
              <w:b/>
            </w:rPr>
          </w:rPrChange>
        </w:rPr>
      </w:pPr>
    </w:p>
    <w:p w:rsidRPr="00D645B6" w:rsidR="00DA5A3E" w:rsidDel="00DC12A4" w:rsidP="001D59AC" w:rsidRDefault="00DA5A3E" w14:paraId="240CC3CC" w14:textId="77777777">
      <w:pPr>
        <w:pStyle w:val="Normal0"/>
        <w:spacing w:line="360" w:lineRule="auto"/>
        <w:jc w:val="both"/>
        <w:rPr>
          <w:del w:author="LauraPGM" w:date="2025-10-01T15:50:00Z" w:id="2126"/>
          <w:rFonts w:ascii="Calibri" w:hAnsi="Calibri" w:cs="Calibri"/>
          <w:b/>
          <w:rPrChange w:author="LauraPGM" w:date="2025-10-01T09:45:00Z" w:id="2127">
            <w:rPr>
              <w:del w:author="LauraPGM" w:date="2025-10-01T15:50:00Z" w:id="2128"/>
              <w:b/>
            </w:rPr>
          </w:rPrChange>
        </w:rPr>
      </w:pPr>
    </w:p>
    <w:p w:rsidRPr="00D645B6" w:rsidR="00DA5A3E" w:rsidDel="00DC12A4" w:rsidP="001D59AC" w:rsidRDefault="00DA5A3E" w14:paraId="18C020DC" w14:textId="77777777">
      <w:pPr>
        <w:pStyle w:val="Normal0"/>
        <w:spacing w:line="360" w:lineRule="auto"/>
        <w:jc w:val="both"/>
        <w:rPr>
          <w:del w:author="LauraPGM" w:date="2025-10-01T15:50:00Z" w:id="2129"/>
          <w:rFonts w:ascii="Calibri" w:hAnsi="Calibri" w:cs="Calibri"/>
          <w:b/>
          <w:rPrChange w:author="LauraPGM" w:date="2025-10-01T09:45:00Z" w:id="2130">
            <w:rPr>
              <w:del w:author="LauraPGM" w:date="2025-10-01T15:50:00Z" w:id="2131"/>
              <w:b/>
            </w:rPr>
          </w:rPrChange>
        </w:rPr>
      </w:pPr>
    </w:p>
    <w:p w:rsidRPr="00D645B6" w:rsidR="00DA5A3E" w:rsidDel="00DC12A4" w:rsidP="001D59AC" w:rsidRDefault="00DA5A3E" w14:paraId="1DB950CB" w14:textId="77777777">
      <w:pPr>
        <w:pStyle w:val="Normal0"/>
        <w:spacing w:line="360" w:lineRule="auto"/>
        <w:jc w:val="both"/>
        <w:rPr>
          <w:del w:author="LauraPGM" w:date="2025-10-01T15:49:00Z" w:id="2132"/>
          <w:rFonts w:ascii="Calibri" w:hAnsi="Calibri" w:cs="Calibri"/>
          <w:b/>
          <w:rPrChange w:author="LauraPGM" w:date="2025-10-01T09:45:00Z" w:id="2133">
            <w:rPr>
              <w:del w:author="LauraPGM" w:date="2025-10-01T15:49:00Z" w:id="2134"/>
              <w:b/>
            </w:rPr>
          </w:rPrChange>
        </w:rPr>
      </w:pPr>
    </w:p>
    <w:p w:rsidRPr="00D645B6" w:rsidR="00DA5A3E" w:rsidDel="00DC12A4" w:rsidP="001D59AC" w:rsidRDefault="00DA5A3E" w14:paraId="695D506A" w14:textId="77777777">
      <w:pPr>
        <w:pStyle w:val="Normal0"/>
        <w:spacing w:line="360" w:lineRule="auto"/>
        <w:jc w:val="both"/>
        <w:rPr>
          <w:del w:author="LauraPGM" w:date="2025-10-01T15:49:00Z" w:id="2135"/>
          <w:rFonts w:ascii="Calibri" w:hAnsi="Calibri" w:cs="Calibri"/>
          <w:b/>
          <w:rPrChange w:author="LauraPGM" w:date="2025-10-01T09:45:00Z" w:id="2136">
            <w:rPr>
              <w:del w:author="LauraPGM" w:date="2025-10-01T15:49:00Z" w:id="2137"/>
              <w:b/>
            </w:rPr>
          </w:rPrChange>
        </w:rPr>
      </w:pPr>
    </w:p>
    <w:p w:rsidRPr="00D645B6" w:rsidR="00DA5A3E" w:rsidDel="00DC12A4" w:rsidP="001D59AC" w:rsidRDefault="00DA5A3E" w14:paraId="3BE2D617" w14:textId="77777777">
      <w:pPr>
        <w:pStyle w:val="Normal0"/>
        <w:spacing w:line="360" w:lineRule="auto"/>
        <w:jc w:val="both"/>
        <w:rPr>
          <w:del w:author="LauraPGM" w:date="2025-10-01T15:49:00Z" w:id="2138"/>
          <w:rFonts w:ascii="Calibri" w:hAnsi="Calibri" w:cs="Calibri"/>
          <w:b/>
          <w:rPrChange w:author="LauraPGM" w:date="2025-10-01T09:45:00Z" w:id="2139">
            <w:rPr>
              <w:del w:author="LauraPGM" w:date="2025-10-01T15:49:00Z" w:id="2140"/>
              <w:b/>
            </w:rPr>
          </w:rPrChange>
        </w:rPr>
      </w:pPr>
    </w:p>
    <w:p w:rsidRPr="00D645B6" w:rsidR="00DA5A3E" w:rsidDel="00DC12A4" w:rsidP="001D59AC" w:rsidRDefault="00DA5A3E" w14:paraId="083BF332" w14:textId="77777777">
      <w:pPr>
        <w:pStyle w:val="Normal0"/>
        <w:spacing w:line="360" w:lineRule="auto"/>
        <w:jc w:val="both"/>
        <w:rPr>
          <w:del w:author="LauraPGM" w:date="2025-10-01T15:49:00Z" w:id="2141"/>
          <w:rFonts w:ascii="Calibri" w:hAnsi="Calibri" w:cs="Calibri"/>
          <w:b/>
          <w:rPrChange w:author="LauraPGM" w:date="2025-10-01T09:45:00Z" w:id="2142">
            <w:rPr>
              <w:del w:author="LauraPGM" w:date="2025-10-01T15:49:00Z" w:id="2143"/>
              <w:b/>
            </w:rPr>
          </w:rPrChange>
        </w:rPr>
      </w:pPr>
    </w:p>
    <w:p w:rsidRPr="00D645B6" w:rsidR="00DA5A3E" w:rsidDel="00DC12A4" w:rsidP="001D59AC" w:rsidRDefault="00DA5A3E" w14:paraId="7EED7989" w14:textId="77777777">
      <w:pPr>
        <w:pStyle w:val="Normal0"/>
        <w:spacing w:line="360" w:lineRule="auto"/>
        <w:jc w:val="both"/>
        <w:rPr>
          <w:del w:author="LauraPGM" w:date="2025-10-01T15:49:00Z" w:id="2144"/>
          <w:rFonts w:ascii="Calibri" w:hAnsi="Calibri" w:cs="Calibri"/>
          <w:b/>
          <w:rPrChange w:author="LauraPGM" w:date="2025-10-01T09:45:00Z" w:id="2145">
            <w:rPr>
              <w:del w:author="LauraPGM" w:date="2025-10-01T15:49:00Z" w:id="2146"/>
              <w:b/>
            </w:rPr>
          </w:rPrChange>
        </w:rPr>
      </w:pPr>
    </w:p>
    <w:p w:rsidRPr="00D645B6" w:rsidR="00DA5A3E" w:rsidDel="00DC12A4" w:rsidP="001D59AC" w:rsidRDefault="00DA5A3E" w14:paraId="775C7BB2" w14:textId="77777777">
      <w:pPr>
        <w:pStyle w:val="Normal0"/>
        <w:spacing w:line="360" w:lineRule="auto"/>
        <w:jc w:val="both"/>
        <w:rPr>
          <w:del w:author="LauraPGM" w:date="2025-10-01T15:49:00Z" w:id="2147"/>
          <w:rFonts w:ascii="Calibri" w:hAnsi="Calibri" w:cs="Calibri"/>
          <w:b/>
          <w:rPrChange w:author="LauraPGM" w:date="2025-10-01T09:45:00Z" w:id="2148">
            <w:rPr>
              <w:del w:author="LauraPGM" w:date="2025-10-01T15:49:00Z" w:id="2149"/>
              <w:b/>
            </w:rPr>
          </w:rPrChange>
        </w:rPr>
      </w:pPr>
    </w:p>
    <w:p w:rsidRPr="00D645B6" w:rsidR="00DA5A3E" w:rsidDel="00DC12A4" w:rsidP="001D59AC" w:rsidRDefault="00DA5A3E" w14:paraId="3202507A" w14:textId="77777777">
      <w:pPr>
        <w:pStyle w:val="Normal0"/>
        <w:spacing w:line="360" w:lineRule="auto"/>
        <w:jc w:val="both"/>
        <w:rPr>
          <w:del w:author="LauraPGM" w:date="2025-10-01T15:49:00Z" w:id="2150"/>
          <w:rFonts w:ascii="Calibri" w:hAnsi="Calibri" w:cs="Calibri"/>
          <w:b/>
          <w:rPrChange w:author="LauraPGM" w:date="2025-10-01T09:45:00Z" w:id="2151">
            <w:rPr>
              <w:del w:author="LauraPGM" w:date="2025-10-01T15:49:00Z" w:id="2152"/>
              <w:b/>
            </w:rPr>
          </w:rPrChange>
        </w:rPr>
      </w:pPr>
    </w:p>
    <w:p w:rsidRPr="00D645B6" w:rsidR="00DA5A3E" w:rsidDel="00DC12A4" w:rsidP="001D59AC" w:rsidRDefault="00DA5A3E" w14:paraId="1DD6390E" w14:textId="77777777">
      <w:pPr>
        <w:pStyle w:val="Normal0"/>
        <w:spacing w:line="360" w:lineRule="auto"/>
        <w:jc w:val="both"/>
        <w:rPr>
          <w:del w:author="LauraPGM" w:date="2025-10-01T15:49:00Z" w:id="2153"/>
          <w:rFonts w:ascii="Calibri" w:hAnsi="Calibri" w:cs="Calibri"/>
          <w:b/>
          <w:rPrChange w:author="LauraPGM" w:date="2025-10-01T09:45:00Z" w:id="2154">
            <w:rPr>
              <w:del w:author="LauraPGM" w:date="2025-10-01T15:49:00Z" w:id="2155"/>
              <w:b/>
            </w:rPr>
          </w:rPrChange>
        </w:rPr>
      </w:pPr>
    </w:p>
    <w:p w:rsidRPr="00D645B6" w:rsidR="00DA5A3E" w:rsidDel="00DC12A4" w:rsidP="001D59AC" w:rsidRDefault="00DA5A3E" w14:paraId="3E5794AB" w14:textId="77777777">
      <w:pPr>
        <w:pStyle w:val="Normal0"/>
        <w:spacing w:line="360" w:lineRule="auto"/>
        <w:jc w:val="both"/>
        <w:rPr>
          <w:del w:author="LauraPGM" w:date="2025-10-01T15:49:00Z" w:id="2156"/>
          <w:rFonts w:ascii="Calibri" w:hAnsi="Calibri" w:cs="Calibri"/>
          <w:b/>
          <w:rPrChange w:author="LauraPGM" w:date="2025-10-01T09:45:00Z" w:id="2157">
            <w:rPr>
              <w:del w:author="LauraPGM" w:date="2025-10-01T15:49:00Z" w:id="2158"/>
              <w:b/>
            </w:rPr>
          </w:rPrChange>
        </w:rPr>
      </w:pPr>
    </w:p>
    <w:p w:rsidRPr="00D645B6" w:rsidR="00DA5A3E" w:rsidDel="00DC12A4" w:rsidP="001D59AC" w:rsidRDefault="00DA5A3E" w14:paraId="40EF4202" w14:textId="77777777">
      <w:pPr>
        <w:pStyle w:val="Normal0"/>
        <w:spacing w:line="360" w:lineRule="auto"/>
        <w:jc w:val="both"/>
        <w:rPr>
          <w:del w:author="LauraPGM" w:date="2025-10-01T15:49:00Z" w:id="2159"/>
          <w:rFonts w:ascii="Calibri" w:hAnsi="Calibri" w:cs="Calibri"/>
          <w:b/>
          <w:rPrChange w:author="LauraPGM" w:date="2025-10-01T09:45:00Z" w:id="2160">
            <w:rPr>
              <w:del w:author="LauraPGM" w:date="2025-10-01T15:49:00Z" w:id="2161"/>
              <w:b/>
            </w:rPr>
          </w:rPrChange>
        </w:rPr>
      </w:pPr>
    </w:p>
    <w:p w:rsidRPr="00D645B6" w:rsidR="00DA5A3E" w:rsidDel="00DC12A4" w:rsidP="001D59AC" w:rsidRDefault="00DA5A3E" w14:paraId="35C4110E" w14:textId="77777777">
      <w:pPr>
        <w:pStyle w:val="Normal0"/>
        <w:spacing w:line="360" w:lineRule="auto"/>
        <w:jc w:val="both"/>
        <w:rPr>
          <w:del w:author="LauraPGM" w:date="2025-10-01T15:49:00Z" w:id="2162"/>
          <w:rFonts w:ascii="Calibri" w:hAnsi="Calibri" w:cs="Calibri"/>
          <w:b/>
          <w:rPrChange w:author="LauraPGM" w:date="2025-10-01T09:45:00Z" w:id="2163">
            <w:rPr>
              <w:del w:author="LauraPGM" w:date="2025-10-01T15:49:00Z" w:id="2164"/>
              <w:b/>
            </w:rPr>
          </w:rPrChange>
        </w:rPr>
      </w:pPr>
    </w:p>
    <w:p w:rsidRPr="00D645B6" w:rsidR="00DA5A3E" w:rsidDel="00DC12A4" w:rsidP="001D59AC" w:rsidRDefault="00DA5A3E" w14:paraId="3DCF271E" w14:textId="77777777">
      <w:pPr>
        <w:pStyle w:val="Normal0"/>
        <w:spacing w:line="360" w:lineRule="auto"/>
        <w:jc w:val="both"/>
        <w:rPr>
          <w:del w:author="LauraPGM" w:date="2025-10-01T15:49:00Z" w:id="2165"/>
          <w:rFonts w:ascii="Calibri" w:hAnsi="Calibri" w:cs="Calibri"/>
          <w:b/>
          <w:rPrChange w:author="LauraPGM" w:date="2025-10-01T09:45:00Z" w:id="2166">
            <w:rPr>
              <w:del w:author="LauraPGM" w:date="2025-10-01T15:49:00Z" w:id="2167"/>
              <w:b/>
            </w:rPr>
          </w:rPrChange>
        </w:rPr>
      </w:pPr>
    </w:p>
    <w:p w:rsidRPr="00D645B6" w:rsidR="00DA5A3E" w:rsidDel="00DC12A4" w:rsidP="001D59AC" w:rsidRDefault="00DA5A3E" w14:paraId="4F1C8C5B" w14:textId="77777777">
      <w:pPr>
        <w:pStyle w:val="Normal0"/>
        <w:spacing w:line="360" w:lineRule="auto"/>
        <w:jc w:val="both"/>
        <w:rPr>
          <w:del w:author="LauraPGM" w:date="2025-10-01T15:49:00Z" w:id="2168"/>
          <w:rFonts w:ascii="Calibri" w:hAnsi="Calibri" w:cs="Calibri"/>
          <w:b/>
          <w:rPrChange w:author="LauraPGM" w:date="2025-10-01T09:45:00Z" w:id="2169">
            <w:rPr>
              <w:del w:author="LauraPGM" w:date="2025-10-01T15:49:00Z" w:id="2170"/>
              <w:b/>
            </w:rPr>
          </w:rPrChange>
        </w:rPr>
      </w:pPr>
    </w:p>
    <w:p w:rsidRPr="00D645B6" w:rsidR="00DA5A3E" w:rsidDel="00DC12A4" w:rsidP="001D59AC" w:rsidRDefault="00DA5A3E" w14:paraId="15414C76" w14:textId="77777777">
      <w:pPr>
        <w:pStyle w:val="Normal0"/>
        <w:spacing w:line="360" w:lineRule="auto"/>
        <w:jc w:val="both"/>
        <w:rPr>
          <w:del w:author="LauraPGM" w:date="2025-10-01T15:49:00Z" w:id="2171"/>
          <w:rFonts w:ascii="Calibri" w:hAnsi="Calibri" w:cs="Calibri"/>
          <w:b/>
          <w:rPrChange w:author="LauraPGM" w:date="2025-10-01T09:45:00Z" w:id="2172">
            <w:rPr>
              <w:del w:author="LauraPGM" w:date="2025-10-01T15:49:00Z" w:id="2173"/>
              <w:b/>
            </w:rPr>
          </w:rPrChange>
        </w:rPr>
      </w:pPr>
    </w:p>
    <w:p w:rsidRPr="00D645B6" w:rsidR="00DA5A3E" w:rsidDel="00DC12A4" w:rsidP="001D59AC" w:rsidRDefault="00DA5A3E" w14:paraId="051F16B3" w14:textId="77777777">
      <w:pPr>
        <w:pStyle w:val="Normal0"/>
        <w:spacing w:line="360" w:lineRule="auto"/>
        <w:jc w:val="both"/>
        <w:rPr>
          <w:del w:author="LauraPGM" w:date="2025-10-01T15:49:00Z" w:id="2174"/>
          <w:rFonts w:ascii="Calibri" w:hAnsi="Calibri" w:cs="Calibri"/>
          <w:b/>
          <w:rPrChange w:author="LauraPGM" w:date="2025-10-01T09:45:00Z" w:id="2175">
            <w:rPr>
              <w:del w:author="LauraPGM" w:date="2025-10-01T15:49:00Z" w:id="2176"/>
              <w:b/>
            </w:rPr>
          </w:rPrChange>
        </w:rPr>
      </w:pPr>
    </w:p>
    <w:p w:rsidRPr="00D645B6" w:rsidR="00DA5A3E" w:rsidDel="00DC12A4" w:rsidP="001D59AC" w:rsidRDefault="00DA5A3E" w14:paraId="14B67D9D" w14:textId="77777777">
      <w:pPr>
        <w:pStyle w:val="Normal0"/>
        <w:spacing w:line="360" w:lineRule="auto"/>
        <w:jc w:val="both"/>
        <w:rPr>
          <w:del w:author="LauraPGM" w:date="2025-10-01T15:49:00Z" w:id="2177"/>
          <w:rFonts w:ascii="Calibri" w:hAnsi="Calibri" w:cs="Calibri"/>
          <w:b/>
          <w:rPrChange w:author="LauraPGM" w:date="2025-10-01T09:45:00Z" w:id="2178">
            <w:rPr>
              <w:del w:author="LauraPGM" w:date="2025-10-01T15:49:00Z" w:id="2179"/>
              <w:b/>
            </w:rPr>
          </w:rPrChange>
        </w:rPr>
      </w:pPr>
    </w:p>
    <w:p w:rsidRPr="00D645B6" w:rsidR="00DA5A3E" w:rsidDel="00DC12A4" w:rsidP="001D59AC" w:rsidRDefault="00DA5A3E" w14:paraId="37FDA66F" w14:textId="77777777">
      <w:pPr>
        <w:pStyle w:val="Normal0"/>
        <w:spacing w:line="360" w:lineRule="auto"/>
        <w:jc w:val="both"/>
        <w:rPr>
          <w:del w:author="LauraPGM" w:date="2025-10-01T15:49:00Z" w:id="2180"/>
          <w:rFonts w:ascii="Calibri" w:hAnsi="Calibri" w:cs="Calibri"/>
          <w:b/>
          <w:rPrChange w:author="LauraPGM" w:date="2025-10-01T09:45:00Z" w:id="2181">
            <w:rPr>
              <w:del w:author="LauraPGM" w:date="2025-10-01T15:49:00Z" w:id="2182"/>
              <w:b/>
            </w:rPr>
          </w:rPrChange>
        </w:rPr>
      </w:pPr>
    </w:p>
    <w:p w:rsidRPr="00D645B6" w:rsidR="00DA5A3E" w:rsidDel="00DC12A4" w:rsidP="001D59AC" w:rsidRDefault="00DA5A3E" w14:paraId="18E6C538" w14:textId="77777777">
      <w:pPr>
        <w:pStyle w:val="Normal0"/>
        <w:spacing w:line="360" w:lineRule="auto"/>
        <w:jc w:val="both"/>
        <w:rPr>
          <w:del w:author="LauraPGM" w:date="2025-10-01T15:49:00Z" w:id="2183"/>
          <w:rFonts w:ascii="Calibri" w:hAnsi="Calibri" w:cs="Calibri"/>
          <w:b/>
          <w:rPrChange w:author="LauraPGM" w:date="2025-10-01T09:45:00Z" w:id="2184">
            <w:rPr>
              <w:del w:author="LauraPGM" w:date="2025-10-01T15:49:00Z" w:id="2185"/>
              <w:b/>
            </w:rPr>
          </w:rPrChange>
        </w:rPr>
      </w:pPr>
    </w:p>
    <w:p w:rsidRPr="00D645B6" w:rsidR="00DA5A3E" w:rsidDel="00DC12A4" w:rsidP="001D59AC" w:rsidRDefault="00DA5A3E" w14:paraId="6828C777" w14:textId="77777777">
      <w:pPr>
        <w:pStyle w:val="Normal0"/>
        <w:spacing w:line="360" w:lineRule="auto"/>
        <w:jc w:val="both"/>
        <w:rPr>
          <w:del w:author="LauraPGM" w:date="2025-10-01T15:49:00Z" w:id="2186"/>
          <w:rFonts w:ascii="Calibri" w:hAnsi="Calibri" w:cs="Calibri"/>
          <w:b/>
          <w:rPrChange w:author="LauraPGM" w:date="2025-10-01T09:45:00Z" w:id="2187">
            <w:rPr>
              <w:del w:author="LauraPGM" w:date="2025-10-01T15:49:00Z" w:id="2188"/>
              <w:b/>
            </w:rPr>
          </w:rPrChange>
        </w:rPr>
      </w:pPr>
    </w:p>
    <w:p w:rsidRPr="00D645B6" w:rsidR="00DA5A3E" w:rsidDel="00DC12A4" w:rsidP="001D59AC" w:rsidRDefault="00DA5A3E" w14:paraId="7F78FD10" w14:textId="77777777">
      <w:pPr>
        <w:pStyle w:val="Normal0"/>
        <w:spacing w:line="360" w:lineRule="auto"/>
        <w:jc w:val="both"/>
        <w:rPr>
          <w:del w:author="LauraPGM" w:date="2025-10-01T15:49:00Z" w:id="2189"/>
          <w:rFonts w:ascii="Calibri" w:hAnsi="Calibri" w:cs="Calibri"/>
          <w:b/>
          <w:rPrChange w:author="LauraPGM" w:date="2025-10-01T09:45:00Z" w:id="2190">
            <w:rPr>
              <w:del w:author="LauraPGM" w:date="2025-10-01T15:49:00Z" w:id="2191"/>
              <w:b/>
            </w:rPr>
          </w:rPrChange>
        </w:rPr>
      </w:pPr>
    </w:p>
    <w:p w:rsidRPr="00D645B6" w:rsidR="00DA5A3E" w:rsidDel="00DC12A4" w:rsidP="001D59AC" w:rsidRDefault="00DA5A3E" w14:paraId="5F915109" w14:textId="77777777">
      <w:pPr>
        <w:pStyle w:val="Normal0"/>
        <w:spacing w:line="360" w:lineRule="auto"/>
        <w:jc w:val="both"/>
        <w:rPr>
          <w:del w:author="LauraPGM" w:date="2025-10-01T15:49:00Z" w:id="2192"/>
          <w:rFonts w:ascii="Calibri" w:hAnsi="Calibri" w:cs="Calibri"/>
          <w:b/>
          <w:rPrChange w:author="LauraPGM" w:date="2025-10-01T09:45:00Z" w:id="2193">
            <w:rPr>
              <w:del w:author="LauraPGM" w:date="2025-10-01T15:49:00Z" w:id="2194"/>
              <w:b/>
            </w:rPr>
          </w:rPrChange>
        </w:rPr>
      </w:pPr>
    </w:p>
    <w:p w:rsidRPr="00D645B6" w:rsidR="00DA5A3E" w:rsidDel="00DC12A4" w:rsidP="001D59AC" w:rsidRDefault="00DA5A3E" w14:paraId="64DEBAC8" w14:textId="77777777">
      <w:pPr>
        <w:pStyle w:val="Normal0"/>
        <w:spacing w:line="360" w:lineRule="auto"/>
        <w:jc w:val="both"/>
        <w:rPr>
          <w:del w:author="LauraPGM" w:date="2025-10-01T15:49:00Z" w:id="2195"/>
          <w:rFonts w:ascii="Calibri" w:hAnsi="Calibri" w:cs="Calibri"/>
          <w:b/>
          <w:rPrChange w:author="LauraPGM" w:date="2025-10-01T09:45:00Z" w:id="2196">
            <w:rPr>
              <w:del w:author="LauraPGM" w:date="2025-10-01T15:49:00Z" w:id="2197"/>
              <w:b/>
            </w:rPr>
          </w:rPrChange>
        </w:rPr>
      </w:pPr>
    </w:p>
    <w:p w:rsidRPr="00D645B6" w:rsidR="00DA5A3E" w:rsidDel="00DC12A4" w:rsidP="001D59AC" w:rsidRDefault="00DA5A3E" w14:paraId="4FB075CE" w14:textId="77777777">
      <w:pPr>
        <w:pStyle w:val="Normal0"/>
        <w:spacing w:line="360" w:lineRule="auto"/>
        <w:jc w:val="both"/>
        <w:rPr>
          <w:del w:author="LauraPGM" w:date="2025-10-01T15:49:00Z" w:id="2198"/>
          <w:rFonts w:ascii="Calibri" w:hAnsi="Calibri" w:cs="Calibri"/>
          <w:b/>
          <w:rPrChange w:author="LauraPGM" w:date="2025-10-01T09:45:00Z" w:id="2199">
            <w:rPr>
              <w:del w:author="LauraPGM" w:date="2025-10-01T15:49:00Z" w:id="2200"/>
              <w:b/>
            </w:rPr>
          </w:rPrChange>
        </w:rPr>
      </w:pPr>
    </w:p>
    <w:p w:rsidRPr="00D645B6" w:rsidR="00DA5A3E" w:rsidDel="00DC12A4" w:rsidP="001D59AC" w:rsidRDefault="00DA5A3E" w14:paraId="3FA42FEF" w14:textId="77777777">
      <w:pPr>
        <w:pStyle w:val="Normal0"/>
        <w:spacing w:line="360" w:lineRule="auto"/>
        <w:jc w:val="both"/>
        <w:rPr>
          <w:del w:author="LauraPGM" w:date="2025-10-01T15:49:00Z" w:id="2201"/>
          <w:rFonts w:ascii="Calibri" w:hAnsi="Calibri" w:cs="Calibri"/>
          <w:b/>
          <w:rPrChange w:author="LauraPGM" w:date="2025-10-01T09:45:00Z" w:id="2202">
            <w:rPr>
              <w:del w:author="LauraPGM" w:date="2025-10-01T15:49:00Z" w:id="2203"/>
              <w:b/>
            </w:rPr>
          </w:rPrChange>
        </w:rPr>
      </w:pPr>
    </w:p>
    <w:p w:rsidRPr="00D645B6" w:rsidR="00DA5A3E" w:rsidDel="00DC12A4" w:rsidP="001D59AC" w:rsidRDefault="00DA5A3E" w14:paraId="18CFC456" w14:textId="77777777">
      <w:pPr>
        <w:pStyle w:val="Normal0"/>
        <w:spacing w:line="360" w:lineRule="auto"/>
        <w:jc w:val="both"/>
        <w:rPr>
          <w:del w:author="LauraPGM" w:date="2025-10-01T15:49:00Z" w:id="2204"/>
          <w:rFonts w:ascii="Calibri" w:hAnsi="Calibri" w:cs="Calibri"/>
          <w:b/>
          <w:rPrChange w:author="LauraPGM" w:date="2025-10-01T09:45:00Z" w:id="2205">
            <w:rPr>
              <w:del w:author="LauraPGM" w:date="2025-10-01T15:49:00Z" w:id="2206"/>
              <w:b/>
            </w:rPr>
          </w:rPrChange>
        </w:rPr>
      </w:pPr>
    </w:p>
    <w:p w:rsidRPr="00D645B6" w:rsidR="00DA5A3E" w:rsidDel="00DC12A4" w:rsidP="001D59AC" w:rsidRDefault="00DA5A3E" w14:paraId="75ABC8EB" w14:textId="7BAC5F9F">
      <w:pPr>
        <w:pStyle w:val="Normal0"/>
        <w:spacing w:line="360" w:lineRule="auto"/>
        <w:jc w:val="both"/>
        <w:rPr>
          <w:del w:author="LauraPGM" w:date="2025-10-01T15:50:00Z" w:id="2207"/>
          <w:rFonts w:ascii="Calibri" w:hAnsi="Calibri" w:cs="Calibri"/>
          <w:b/>
          <w:rPrChange w:author="LauraPGM" w:date="2025-10-01T09:45:00Z" w:id="2208">
            <w:rPr>
              <w:del w:author="LauraPGM" w:date="2025-10-01T15:50:00Z" w:id="2209"/>
              <w:b/>
            </w:rPr>
          </w:rPrChange>
        </w:rPr>
      </w:pPr>
    </w:p>
    <w:p w:rsidRPr="00D645B6" w:rsidR="0083758A" w:rsidDel="00DC12A4" w:rsidP="001D59AC" w:rsidRDefault="0083758A" w14:paraId="15707629" w14:textId="59D614D8">
      <w:pPr>
        <w:pStyle w:val="Normal0"/>
        <w:spacing w:line="360" w:lineRule="auto"/>
        <w:rPr>
          <w:del w:author="LauraPGM" w:date="2025-10-01T15:48:00Z" w:id="2210"/>
          <w:rFonts w:ascii="Calibri" w:hAnsi="Calibri" w:cs="Calibri"/>
          <w:rPrChange w:author="LauraPGM" w:date="2025-10-01T09:45:00Z" w:id="2211">
            <w:rPr>
              <w:del w:author="LauraPGM" w:date="2025-10-01T15:48:00Z" w:id="2212"/>
            </w:rPr>
          </w:rPrChange>
        </w:rPr>
      </w:pPr>
      <w:del w:author="LauraPGM" w:date="2025-10-01T15:48:00Z" w:id="2213">
        <w:r w:rsidRPr="00D645B6" w:rsidDel="00DC12A4">
          <w:rPr>
            <w:rFonts w:ascii="Calibri" w:hAnsi="Calibri" w:cs="Calibri"/>
            <w:rPrChange w:author="LauraPGM" w:date="2025-10-01T09:45:00Z" w:id="2214">
              <w:rPr/>
            </w:rPrChange>
          </w:rPr>
          <w:delText>con su sostenimiento y crecimiento. Por ello, resulta esencial identificar, clasificar y organizar los distintos componentes del presupuesto, lo que permitirá proyectar resultados, controlar el flujo de dinero y tomar decisiones informadas que garanticen la estabilidad económica y el cumplimiento de los objetivos organizacionales.</w:delText>
        </w:r>
      </w:del>
    </w:p>
    <w:p w:rsidRPr="00D645B6" w:rsidR="0083758A" w:rsidDel="00DC12A4" w:rsidP="001D59AC" w:rsidRDefault="0083758A" w14:paraId="437C3566" w14:textId="04EA8A66">
      <w:pPr>
        <w:pStyle w:val="Normal0"/>
        <w:spacing w:line="360" w:lineRule="auto"/>
        <w:jc w:val="both"/>
        <w:rPr>
          <w:del w:author="LauraPGM" w:date="2025-10-01T15:48:00Z" w:id="2215"/>
          <w:rFonts w:ascii="Calibri" w:hAnsi="Calibri" w:cs="Calibri"/>
          <w:rPrChange w:author="LauraPGM" w:date="2025-10-01T09:45:00Z" w:id="2216">
            <w:rPr>
              <w:del w:author="LauraPGM" w:date="2025-10-01T15:48:00Z" w:id="2217"/>
            </w:rPr>
          </w:rPrChange>
        </w:rPr>
      </w:pPr>
    </w:p>
    <w:p w:rsidRPr="00D645B6" w:rsidR="0083758A" w:rsidDel="00DC12A4" w:rsidP="001D59AC" w:rsidRDefault="0028722A" w14:paraId="0F196399" w14:textId="155D3D59">
      <w:pPr>
        <w:pStyle w:val="Normal0"/>
        <w:spacing w:line="360" w:lineRule="auto"/>
        <w:jc w:val="both"/>
        <w:rPr>
          <w:del w:author="LauraPGM" w:date="2025-10-01T15:48:00Z" w:id="2218"/>
          <w:rFonts w:ascii="Calibri" w:hAnsi="Calibri" w:cs="Calibri"/>
          <w:b/>
          <w:rPrChange w:author="LauraPGM" w:date="2025-10-01T09:45:00Z" w:id="2219">
            <w:rPr>
              <w:del w:author="LauraPGM" w:date="2025-10-01T15:48:00Z" w:id="2220"/>
              <w:b/>
            </w:rPr>
          </w:rPrChange>
        </w:rPr>
      </w:pPr>
      <w:del w:author="LauraPGM" w:date="2025-10-01T15:48:00Z" w:id="2221">
        <w:r w:rsidRPr="00D645B6" w:rsidDel="00DC12A4">
          <w:rPr>
            <w:rFonts w:ascii="Calibri" w:hAnsi="Calibri" w:cs="Calibri"/>
            <w:b/>
            <w:rPrChange w:author="LauraPGM" w:date="2025-10-01T09:45:00Z" w:id="2222">
              <w:rPr>
                <w:b/>
              </w:rPr>
            </w:rPrChange>
          </w:rPr>
          <w:delText>1.1. Costos de producción</w:delText>
        </w:r>
      </w:del>
    </w:p>
    <w:p w:rsidRPr="00D645B6" w:rsidR="0083758A" w:rsidDel="00DC12A4" w:rsidP="001D59AC" w:rsidRDefault="0083758A" w14:paraId="5C0E9A61" w14:textId="35074744">
      <w:pPr>
        <w:pStyle w:val="Normal0"/>
        <w:spacing w:line="360" w:lineRule="auto"/>
        <w:jc w:val="both"/>
        <w:rPr>
          <w:del w:author="LauraPGM" w:date="2025-10-01T15:48:00Z" w:id="2223"/>
          <w:rFonts w:ascii="Calibri" w:hAnsi="Calibri" w:cs="Calibri"/>
          <w:rPrChange w:author="LauraPGM" w:date="2025-10-01T09:45:00Z" w:id="2224">
            <w:rPr>
              <w:del w:author="LauraPGM" w:date="2025-10-01T15:48:00Z" w:id="2225"/>
            </w:rPr>
          </w:rPrChange>
        </w:rPr>
      </w:pPr>
    </w:p>
    <w:p w:rsidRPr="00D645B6" w:rsidR="0028722A" w:rsidDel="00DC12A4" w:rsidP="001D59AC" w:rsidRDefault="0028722A" w14:paraId="186025C2" w14:textId="18017927">
      <w:pPr>
        <w:pStyle w:val="Normal0"/>
        <w:spacing w:line="360" w:lineRule="auto"/>
        <w:rPr>
          <w:del w:author="LauraPGM" w:date="2025-10-01T15:48:00Z" w:id="2226"/>
          <w:rFonts w:ascii="Calibri" w:hAnsi="Calibri" w:cs="Calibri"/>
          <w:rPrChange w:author="LauraPGM" w:date="2025-10-01T09:45:00Z" w:id="2227">
            <w:rPr>
              <w:del w:author="LauraPGM" w:date="2025-10-01T15:48:00Z" w:id="2228"/>
            </w:rPr>
          </w:rPrChange>
        </w:rPr>
      </w:pPr>
      <w:del w:author="LauraPGM" w:date="2025-10-01T15:48:00Z" w:id="2229">
        <w:r w:rsidRPr="00D645B6" w:rsidDel="00DC12A4">
          <w:rPr>
            <w:rFonts w:ascii="Calibri" w:hAnsi="Calibri" w:cs="Calibri"/>
            <w:rPrChange w:author="LauraPGM" w:date="2025-10-01T09:45:00Z" w:id="2230">
              <w:rPr/>
            </w:rPrChange>
          </w:rPr>
          <w:delText>Durante el proceso de producción de un bien, una empresa incurre en diversos gastos operativos, conocidos como costos de producción. Estos representan los recursos necesarios para mantener en funcionamiento un proyecto, una línea de procesamiento o un equipo de trabajo. Se clasifican en varios tipos, según su naturaleza y su relación con el producto final.</w:delText>
        </w:r>
      </w:del>
    </w:p>
    <w:p w:rsidRPr="00D645B6" w:rsidR="0028722A" w:rsidDel="00DC12A4" w:rsidP="001D59AC" w:rsidRDefault="0028722A" w14:paraId="3B9553F3" w14:textId="0B917E2D">
      <w:pPr>
        <w:pStyle w:val="Normal0"/>
        <w:spacing w:line="360" w:lineRule="auto"/>
        <w:rPr>
          <w:del w:author="LauraPGM" w:date="2025-10-01T15:48:00Z" w:id="2231"/>
          <w:rFonts w:ascii="Calibri" w:hAnsi="Calibri" w:cs="Calibri"/>
          <w:rPrChange w:author="LauraPGM" w:date="2025-10-01T09:45:00Z" w:id="2232">
            <w:rPr>
              <w:del w:author="LauraPGM" w:date="2025-10-01T15:48:00Z" w:id="2233"/>
            </w:rPr>
          </w:rPrChange>
        </w:rPr>
      </w:pPr>
    </w:p>
    <w:p w:rsidRPr="00D645B6" w:rsidR="0028722A" w:rsidDel="00DC12A4" w:rsidRDefault="0028722A" w14:paraId="6AC26E43" w14:textId="67A22FE1">
      <w:pPr>
        <w:pStyle w:val="Normal0"/>
        <w:numPr>
          <w:ilvl w:val="0"/>
          <w:numId w:val="9"/>
        </w:numPr>
        <w:spacing w:line="360" w:lineRule="auto"/>
        <w:rPr>
          <w:del w:author="LauraPGM" w:date="2025-10-01T15:48:00Z" w:id="2234"/>
          <w:rFonts w:ascii="Calibri" w:hAnsi="Calibri" w:cs="Calibri"/>
          <w:b/>
          <w:rPrChange w:author="LauraPGM" w:date="2025-10-01T09:45:00Z" w:id="2235">
            <w:rPr>
              <w:del w:author="LauraPGM" w:date="2025-10-01T15:48:00Z" w:id="2236"/>
              <w:b/>
            </w:rPr>
          </w:rPrChange>
        </w:rPr>
        <w:pPrChange w:author="LauraPGM" w:date="2025-10-01T09:45:00Z" w:id="2237">
          <w:pPr>
            <w:pStyle w:val="Normal0"/>
            <w:numPr>
              <w:numId w:val="10"/>
            </w:numPr>
            <w:spacing w:line="360" w:lineRule="auto"/>
            <w:ind w:left="720" w:hanging="360"/>
          </w:pPr>
        </w:pPrChange>
      </w:pPr>
      <w:del w:author="LauraPGM" w:date="2025-10-01T15:48:00Z" w:id="2238">
        <w:r w:rsidRPr="00D645B6" w:rsidDel="00DC12A4">
          <w:rPr>
            <w:rFonts w:ascii="Calibri" w:hAnsi="Calibri" w:cs="Calibri"/>
            <w:b/>
            <w:rPrChange w:author="LauraPGM" w:date="2025-10-01T09:45:00Z" w:id="2239">
              <w:rPr>
                <w:b/>
              </w:rPr>
            </w:rPrChange>
          </w:rPr>
          <w:delText>Costos y gastos de fabricación</w:delText>
        </w:r>
      </w:del>
    </w:p>
    <w:p w:rsidRPr="00D645B6" w:rsidR="0028722A" w:rsidDel="00DC12A4" w:rsidP="001D59AC" w:rsidRDefault="0028722A" w14:paraId="2C1F4759" w14:textId="5413B908">
      <w:pPr>
        <w:pStyle w:val="Normal0"/>
        <w:spacing w:line="360" w:lineRule="auto"/>
        <w:ind w:left="720"/>
        <w:rPr>
          <w:del w:author="LauraPGM" w:date="2025-10-01T15:48:00Z" w:id="2240"/>
          <w:rFonts w:ascii="Calibri" w:hAnsi="Calibri" w:cs="Calibri"/>
          <w:b/>
          <w:rPrChange w:author="LauraPGM" w:date="2025-10-01T09:45:00Z" w:id="2241">
            <w:rPr>
              <w:del w:author="LauraPGM" w:date="2025-10-01T15:48:00Z" w:id="2242"/>
              <w:b/>
            </w:rPr>
          </w:rPrChange>
        </w:rPr>
      </w:pPr>
    </w:p>
    <w:p w:rsidRPr="00D645B6" w:rsidR="0028722A" w:rsidDel="00DC12A4" w:rsidP="001D59AC" w:rsidRDefault="0028722A" w14:paraId="400CEA24" w14:textId="13AE5022">
      <w:pPr>
        <w:pStyle w:val="Normal0"/>
        <w:spacing w:line="360" w:lineRule="auto"/>
        <w:rPr>
          <w:del w:author="LauraPGM" w:date="2025-10-01T15:48:00Z" w:id="2243"/>
          <w:rFonts w:ascii="Calibri" w:hAnsi="Calibri" w:cs="Calibri"/>
          <w:rPrChange w:author="LauraPGM" w:date="2025-10-01T09:45:00Z" w:id="2244">
            <w:rPr>
              <w:del w:author="LauraPGM" w:date="2025-10-01T15:48:00Z" w:id="2245"/>
            </w:rPr>
          </w:rPrChange>
        </w:rPr>
      </w:pPr>
      <w:del w:author="LauraPGM" w:date="2025-10-01T15:48:00Z" w:id="2246">
        <w:r w:rsidRPr="00D645B6" w:rsidDel="00DC12A4">
          <w:rPr>
            <w:rFonts w:ascii="Calibri" w:hAnsi="Calibri" w:cs="Calibri"/>
            <w:rPrChange w:author="LauraPGM" w:date="2025-10-01T09:45:00Z" w:id="2247">
              <w:rPr/>
            </w:rPrChange>
          </w:rPr>
          <w:delText>Incluyen todos los elementos involucrados directamente o indirectamente en el proceso productivo. Entre los más comunes se encuentran:</w:delText>
        </w:r>
      </w:del>
    </w:p>
    <w:p w:rsidRPr="00D645B6" w:rsidR="0028722A" w:rsidDel="00DC12A4" w:rsidP="001D59AC" w:rsidRDefault="0028722A" w14:paraId="4A7F2CD6" w14:textId="2144F53B">
      <w:pPr>
        <w:pStyle w:val="Normal0"/>
        <w:spacing w:line="360" w:lineRule="auto"/>
        <w:rPr>
          <w:del w:author="LauraPGM" w:date="2025-10-01T15:48:00Z" w:id="2248"/>
          <w:rFonts w:ascii="Calibri" w:hAnsi="Calibri" w:cs="Calibri"/>
          <w:rPrChange w:author="LauraPGM" w:date="2025-10-01T09:45:00Z" w:id="2249">
            <w:rPr>
              <w:del w:author="LauraPGM" w:date="2025-10-01T15:48:00Z" w:id="2250"/>
            </w:rPr>
          </w:rPrChange>
        </w:rPr>
      </w:pPr>
    </w:p>
    <w:p w:rsidRPr="00D645B6" w:rsidR="0028722A" w:rsidDel="00DC12A4" w:rsidP="001D59AC" w:rsidRDefault="0028722A" w14:paraId="1514CC22" w14:textId="460D5B7B">
      <w:pPr>
        <w:pStyle w:val="Normal0"/>
        <w:numPr>
          <w:ilvl w:val="0"/>
          <w:numId w:val="1"/>
        </w:numPr>
        <w:spacing w:line="360" w:lineRule="auto"/>
        <w:rPr>
          <w:del w:author="LauraPGM" w:date="2025-10-01T15:48:00Z" w:id="2251"/>
          <w:rFonts w:ascii="Calibri" w:hAnsi="Calibri" w:cs="Calibri"/>
          <w:rPrChange w:author="LauraPGM" w:date="2025-10-01T09:45:00Z" w:id="2252">
            <w:rPr>
              <w:del w:author="LauraPGM" w:date="2025-10-01T15:48:00Z" w:id="2253"/>
            </w:rPr>
          </w:rPrChange>
        </w:rPr>
      </w:pPr>
      <w:del w:author="LauraPGM" w:date="2025-10-01T15:48:00Z" w:id="2254">
        <w:r w:rsidRPr="00D645B6" w:rsidDel="00DC12A4">
          <w:rPr>
            <w:rFonts w:ascii="Calibri" w:hAnsi="Calibri" w:cs="Calibri"/>
            <w:b/>
            <w:rPrChange w:author="LauraPGM" w:date="2025-10-01T09:45:00Z" w:id="2255">
              <w:rPr>
                <w:b/>
              </w:rPr>
            </w:rPrChange>
          </w:rPr>
          <w:delText>Materia prima o materiales directos:</w:delText>
        </w:r>
        <w:r w:rsidRPr="00D645B6" w:rsidDel="00DC12A4">
          <w:rPr>
            <w:rFonts w:ascii="Calibri" w:hAnsi="Calibri" w:cs="Calibri"/>
            <w:rPrChange w:author="LauraPGM" w:date="2025-10-01T09:45:00Z" w:id="2256">
              <w:rPr/>
            </w:rPrChange>
          </w:rPr>
          <w:delText xml:space="preserve"> son aquellos insumos que forman parte del producto final y representan uno de los principales costos del proceso. Por ejemplo, la madera utilizada para fabricar sillas.</w:delText>
        </w:r>
      </w:del>
    </w:p>
    <w:p w:rsidRPr="00D645B6" w:rsidR="0028722A" w:rsidDel="00DC12A4" w:rsidP="001D59AC" w:rsidRDefault="0028722A" w14:paraId="4FD30E43" w14:textId="097B44F2">
      <w:pPr>
        <w:pStyle w:val="Normal0"/>
        <w:spacing w:line="360" w:lineRule="auto"/>
        <w:ind w:left="720"/>
        <w:rPr>
          <w:del w:author="LauraPGM" w:date="2025-10-01T15:48:00Z" w:id="2257"/>
          <w:rFonts w:ascii="Calibri" w:hAnsi="Calibri" w:cs="Calibri"/>
          <w:rPrChange w:author="LauraPGM" w:date="2025-10-01T09:45:00Z" w:id="2258">
            <w:rPr>
              <w:del w:author="LauraPGM" w:date="2025-10-01T15:48:00Z" w:id="2259"/>
            </w:rPr>
          </w:rPrChange>
        </w:rPr>
      </w:pPr>
    </w:p>
    <w:p w:rsidRPr="00D645B6" w:rsidR="0028722A" w:rsidDel="00DC12A4" w:rsidP="001D59AC" w:rsidRDefault="0028722A" w14:paraId="6A937DF8" w14:textId="1B7AEEEF">
      <w:pPr>
        <w:pStyle w:val="Normal0"/>
        <w:numPr>
          <w:ilvl w:val="0"/>
          <w:numId w:val="1"/>
        </w:numPr>
        <w:spacing w:line="360" w:lineRule="auto"/>
        <w:rPr>
          <w:del w:author="LauraPGM" w:date="2025-10-01T15:48:00Z" w:id="2260"/>
          <w:rFonts w:ascii="Calibri" w:hAnsi="Calibri" w:cs="Calibri"/>
          <w:rPrChange w:author="LauraPGM" w:date="2025-10-01T09:45:00Z" w:id="2261">
            <w:rPr>
              <w:del w:author="LauraPGM" w:date="2025-10-01T15:48:00Z" w:id="2262"/>
            </w:rPr>
          </w:rPrChange>
        </w:rPr>
      </w:pPr>
      <w:del w:author="LauraPGM" w:date="2025-10-01T15:48:00Z" w:id="2263">
        <w:r w:rsidRPr="00D645B6" w:rsidDel="00DC12A4">
          <w:rPr>
            <w:rFonts w:ascii="Calibri" w:hAnsi="Calibri" w:cs="Calibri"/>
            <w:b/>
            <w:rPrChange w:author="LauraPGM" w:date="2025-10-01T09:45:00Z" w:id="2264">
              <w:rPr>
                <w:b/>
              </w:rPr>
            </w:rPrChange>
          </w:rPr>
          <w:delText>Materiales indirectos:</w:delText>
        </w:r>
        <w:r w:rsidRPr="00D645B6" w:rsidDel="00DC12A4">
          <w:rPr>
            <w:rFonts w:ascii="Calibri" w:hAnsi="Calibri" w:cs="Calibri"/>
            <w:rPrChange w:author="LauraPGM" w:date="2025-10-01T09:45:00Z" w:id="2265">
              <w:rPr/>
            </w:rPrChange>
          </w:rPr>
          <w:delText xml:space="preserve"> son insumos que, aunque necesarios en la elaboración, no se incorporan físicamente al producto terminado. Un ejemplo sería el pegante utilizado para ensamblar una silla.</w:delText>
        </w:r>
      </w:del>
    </w:p>
    <w:p w:rsidRPr="00D645B6" w:rsidR="0028722A" w:rsidDel="00DC12A4" w:rsidP="001D59AC" w:rsidRDefault="0028722A" w14:paraId="3E7EEC01" w14:textId="562D0996">
      <w:pPr>
        <w:pStyle w:val="Prrafodelista"/>
        <w:spacing w:line="360" w:lineRule="auto"/>
        <w:rPr>
          <w:del w:author="LauraPGM" w:date="2025-10-01T15:48:00Z" w:id="2266"/>
          <w:rFonts w:ascii="Calibri" w:hAnsi="Calibri" w:cs="Calibri"/>
          <w:rPrChange w:author="LauraPGM" w:date="2025-10-01T09:45:00Z" w:id="2267">
            <w:rPr>
              <w:del w:author="LauraPGM" w:date="2025-10-01T15:48:00Z" w:id="2268"/>
            </w:rPr>
          </w:rPrChange>
        </w:rPr>
      </w:pPr>
    </w:p>
    <w:p w:rsidRPr="00D645B6" w:rsidR="0028722A" w:rsidDel="00DC12A4" w:rsidP="001D59AC" w:rsidRDefault="0028722A" w14:paraId="477CE144" w14:textId="32E13078">
      <w:pPr>
        <w:pStyle w:val="Normal0"/>
        <w:numPr>
          <w:ilvl w:val="0"/>
          <w:numId w:val="1"/>
        </w:numPr>
        <w:spacing w:line="360" w:lineRule="auto"/>
        <w:rPr>
          <w:del w:author="LauraPGM" w:date="2025-10-01T15:48:00Z" w:id="2269"/>
          <w:rFonts w:ascii="Calibri" w:hAnsi="Calibri" w:cs="Calibri"/>
          <w:rPrChange w:author="LauraPGM" w:date="2025-10-01T09:45:00Z" w:id="2270">
            <w:rPr>
              <w:del w:author="LauraPGM" w:date="2025-10-01T15:48:00Z" w:id="2271"/>
            </w:rPr>
          </w:rPrChange>
        </w:rPr>
      </w:pPr>
      <w:del w:author="LauraPGM" w:date="2025-10-01T15:48:00Z" w:id="2272">
        <w:r w:rsidRPr="00D645B6" w:rsidDel="00DC12A4">
          <w:rPr>
            <w:rFonts w:ascii="Calibri" w:hAnsi="Calibri" w:cs="Calibri"/>
            <w:b/>
            <w:rPrChange w:author="LauraPGM" w:date="2025-10-01T09:45:00Z" w:id="2273">
              <w:rPr>
                <w:b/>
              </w:rPr>
            </w:rPrChange>
          </w:rPr>
          <w:delText>Mano de obra directa:</w:delText>
        </w:r>
        <w:r w:rsidRPr="00D645B6" w:rsidDel="00DC12A4">
          <w:rPr>
            <w:rFonts w:ascii="Calibri" w:hAnsi="Calibri" w:cs="Calibri"/>
            <w:rPrChange w:author="LauraPGM" w:date="2025-10-01T09:45:00Z" w:id="2274">
              <w:rPr/>
            </w:rPrChange>
          </w:rPr>
          <w:delText xml:space="preserve"> corresponde al trabajo del personal que participa activamente en la transformación de los materiales en el producto final. Por ejemplo, cortar, ensamblar y pintar la madera para fabricar una silla.</w:delText>
        </w:r>
      </w:del>
    </w:p>
    <w:p w:rsidRPr="00D645B6" w:rsidR="0028722A" w:rsidDel="00DC12A4" w:rsidP="001D59AC" w:rsidRDefault="0028722A" w14:paraId="1150E3B9" w14:textId="040D41D7">
      <w:pPr>
        <w:pStyle w:val="Prrafodelista"/>
        <w:spacing w:line="360" w:lineRule="auto"/>
        <w:rPr>
          <w:del w:author="LauraPGM" w:date="2025-10-01T15:48:00Z" w:id="2275"/>
          <w:rFonts w:ascii="Calibri" w:hAnsi="Calibri" w:cs="Calibri"/>
          <w:rPrChange w:author="LauraPGM" w:date="2025-10-01T09:45:00Z" w:id="2276">
            <w:rPr>
              <w:del w:author="LauraPGM" w:date="2025-10-01T15:48:00Z" w:id="2277"/>
            </w:rPr>
          </w:rPrChange>
        </w:rPr>
      </w:pPr>
    </w:p>
    <w:p w:rsidRPr="00D645B6" w:rsidR="0028722A" w:rsidDel="00DC12A4" w:rsidP="001D59AC" w:rsidRDefault="0028722A" w14:paraId="3F832959" w14:textId="18DC450A">
      <w:pPr>
        <w:pStyle w:val="Normal0"/>
        <w:numPr>
          <w:ilvl w:val="0"/>
          <w:numId w:val="1"/>
        </w:numPr>
        <w:spacing w:line="360" w:lineRule="auto"/>
        <w:rPr>
          <w:del w:author="LauraPGM" w:date="2025-10-01T15:48:00Z" w:id="2278"/>
          <w:rFonts w:ascii="Calibri" w:hAnsi="Calibri" w:cs="Calibri"/>
          <w:rPrChange w:author="LauraPGM" w:date="2025-10-01T09:45:00Z" w:id="2279">
            <w:rPr>
              <w:del w:author="LauraPGM" w:date="2025-10-01T15:48:00Z" w:id="2280"/>
            </w:rPr>
          </w:rPrChange>
        </w:rPr>
      </w:pPr>
      <w:del w:author="LauraPGM" w:date="2025-10-01T15:48:00Z" w:id="2281">
        <w:r w:rsidRPr="00D645B6" w:rsidDel="00DC12A4">
          <w:rPr>
            <w:rFonts w:ascii="Calibri" w:hAnsi="Calibri" w:cs="Calibri"/>
            <w:b/>
            <w:rPrChange w:author="LauraPGM" w:date="2025-10-01T09:45:00Z" w:id="2282">
              <w:rPr>
                <w:b/>
              </w:rPr>
            </w:rPrChange>
          </w:rPr>
          <w:delText>Mano de obra indirecta:</w:delText>
        </w:r>
        <w:r w:rsidRPr="00D645B6" w:rsidDel="00DC12A4">
          <w:rPr>
            <w:rFonts w:ascii="Calibri" w:hAnsi="Calibri" w:cs="Calibri"/>
            <w:rPrChange w:author="LauraPGM" w:date="2025-10-01T09:45:00Z" w:id="2283">
              <w:rPr/>
            </w:rPrChange>
          </w:rPr>
          <w:delText xml:space="preserve"> se refiere al personal que no participa directamente en la fabricación, pero cuya labor es esencial para apoyar el proceso productivo. Incluye cargos como supervisores, asistentes administrativos, personal de mantenimiento, vigilantes, entre otros.</w:delText>
        </w:r>
      </w:del>
    </w:p>
    <w:p w:rsidRPr="00D645B6" w:rsidR="0028722A" w:rsidDel="00DC12A4" w:rsidP="001D59AC" w:rsidRDefault="0028722A" w14:paraId="22BD363A" w14:textId="5551459B">
      <w:pPr>
        <w:pStyle w:val="Prrafodelista"/>
        <w:spacing w:line="360" w:lineRule="auto"/>
        <w:rPr>
          <w:del w:author="LauraPGM" w:date="2025-10-01T15:48:00Z" w:id="2284"/>
          <w:rFonts w:ascii="Calibri" w:hAnsi="Calibri" w:cs="Calibri"/>
          <w:b/>
          <w:rPrChange w:author="LauraPGM" w:date="2025-10-01T09:45:00Z" w:id="2285">
            <w:rPr>
              <w:del w:author="LauraPGM" w:date="2025-10-01T15:48:00Z" w:id="2286"/>
              <w:b/>
            </w:rPr>
          </w:rPrChange>
        </w:rPr>
      </w:pPr>
    </w:p>
    <w:p w:rsidRPr="00D645B6" w:rsidR="0028722A" w:rsidDel="00DC12A4" w:rsidP="001D59AC" w:rsidRDefault="0028722A" w14:paraId="635BE11E" w14:textId="3303B434">
      <w:pPr>
        <w:pStyle w:val="Normal0"/>
        <w:numPr>
          <w:ilvl w:val="0"/>
          <w:numId w:val="1"/>
        </w:numPr>
        <w:spacing w:line="360" w:lineRule="auto"/>
        <w:rPr>
          <w:del w:author="LauraPGM" w:date="2025-10-01T15:48:00Z" w:id="2287"/>
          <w:rFonts w:ascii="Calibri" w:hAnsi="Calibri" w:cs="Calibri"/>
          <w:rPrChange w:author="LauraPGM" w:date="2025-10-01T09:45:00Z" w:id="2288">
            <w:rPr>
              <w:del w:author="LauraPGM" w:date="2025-10-01T15:48:00Z" w:id="2289"/>
            </w:rPr>
          </w:rPrChange>
        </w:rPr>
      </w:pPr>
      <w:del w:author="LauraPGM" w:date="2025-10-01T15:48:00Z" w:id="2290">
        <w:r w:rsidRPr="00D645B6" w:rsidDel="00DC12A4">
          <w:rPr>
            <w:rFonts w:ascii="Calibri" w:hAnsi="Calibri" w:cs="Calibri"/>
            <w:b/>
            <w:rPrChange w:author="LauraPGM" w:date="2025-10-01T09:45:00Z" w:id="2291">
              <w:rPr>
                <w:b/>
              </w:rPr>
            </w:rPrChange>
          </w:rPr>
          <w:delText>Otros gastos de fabricación:</w:delText>
        </w:r>
        <w:r w:rsidRPr="00D645B6" w:rsidDel="00DC12A4">
          <w:rPr>
            <w:rFonts w:ascii="Calibri" w:hAnsi="Calibri" w:cs="Calibri"/>
            <w:rPrChange w:author="LauraPGM" w:date="2025-10-01T09:45:00Z" w:id="2292">
              <w:rPr/>
            </w:rPrChange>
          </w:rPr>
          <w:delText xml:space="preserve"> comprenden diversos costos asociados al funcionamiento general del área productiva, como útiles de aseo, papelería, combustibles, lubricantes, repuestos, accesorios, servicios públicos (agua, energía), alquileres, seguros, impuestos, depreciaciones, mantenimiento y otros gastos indirectos necesarios para la operación.</w:delText>
        </w:r>
      </w:del>
    </w:p>
    <w:p w:rsidRPr="00D645B6" w:rsidR="00700E46" w:rsidDel="00DC12A4" w:rsidP="001D59AC" w:rsidRDefault="00700E46" w14:paraId="35E7C359" w14:textId="302500F0">
      <w:pPr>
        <w:pStyle w:val="Prrafodelista"/>
        <w:spacing w:line="360" w:lineRule="auto"/>
        <w:rPr>
          <w:del w:author="LauraPGM" w:date="2025-10-01T15:48:00Z" w:id="2293"/>
          <w:rFonts w:ascii="Calibri" w:hAnsi="Calibri" w:cs="Calibri"/>
          <w:rPrChange w:author="LauraPGM" w:date="2025-10-01T09:45:00Z" w:id="2294">
            <w:rPr>
              <w:del w:author="LauraPGM" w:date="2025-10-01T15:48:00Z" w:id="2295"/>
            </w:rPr>
          </w:rPrChange>
        </w:rPr>
      </w:pPr>
    </w:p>
    <w:p w:rsidRPr="00D645B6" w:rsidR="00700E46" w:rsidDel="00DC12A4" w:rsidP="001D59AC" w:rsidRDefault="00700E46" w14:paraId="746ED81C" w14:textId="58447211">
      <w:pPr>
        <w:pStyle w:val="Normal0"/>
        <w:spacing w:line="360" w:lineRule="auto"/>
        <w:rPr>
          <w:del w:author="LauraPGM" w:date="2025-10-01T15:48:00Z" w:id="2296"/>
          <w:rFonts w:ascii="Calibri" w:hAnsi="Calibri" w:cs="Calibri"/>
          <w:rPrChange w:author="LauraPGM" w:date="2025-10-01T09:45:00Z" w:id="2297">
            <w:rPr>
              <w:del w:author="LauraPGM" w:date="2025-10-01T15:48:00Z" w:id="2298"/>
            </w:rPr>
          </w:rPrChange>
        </w:rPr>
      </w:pPr>
      <w:del w:author="LauraPGM" w:date="2025-10-01T15:48:00Z" w:id="2299">
        <w:r w:rsidRPr="00D645B6" w:rsidDel="00DC12A4">
          <w:rPr>
            <w:rFonts w:ascii="Calibri" w:hAnsi="Calibri" w:cs="Calibri"/>
            <w:rPrChange w:author="LauraPGM" w:date="2025-10-01T09:45:00Z" w:id="2300">
              <w:rPr/>
            </w:rPrChange>
          </w:rPr>
          <w:delText>Además de los gastos directamente vinculados al proceso productivo, las empresas deben considerar otros egresos esenciales para su funcionamiento integral. Estos corresponden a distintas áreas de gestión y operación, y se describen a continuación para ofrecer una visión completa de los costos que intervienen en la estructura financiera de la organización.</w:delText>
        </w:r>
      </w:del>
    </w:p>
    <w:p w:rsidRPr="00D645B6" w:rsidR="0083758A" w:rsidDel="00DC12A4" w:rsidP="001D59AC" w:rsidRDefault="0083758A" w14:paraId="3745651D" w14:textId="54D8EA2A">
      <w:pPr>
        <w:pStyle w:val="Normal0"/>
        <w:spacing w:line="360" w:lineRule="auto"/>
        <w:jc w:val="both"/>
        <w:rPr>
          <w:del w:author="LauraPGM" w:date="2025-10-01T15:48:00Z" w:id="2301"/>
          <w:rFonts w:ascii="Calibri" w:hAnsi="Calibri" w:cs="Calibri"/>
          <w:rPrChange w:author="LauraPGM" w:date="2025-10-01T09:45:00Z" w:id="2302">
            <w:rPr>
              <w:del w:author="LauraPGM" w:date="2025-10-01T15:48:00Z" w:id="2303"/>
            </w:rPr>
          </w:rPrChange>
        </w:rPr>
      </w:pPr>
    </w:p>
    <w:p w:rsidRPr="00D645B6" w:rsidR="00700E46" w:rsidDel="00DC12A4" w:rsidRDefault="00700E46" w14:paraId="7237E1EF" w14:textId="35BB542F">
      <w:pPr>
        <w:pStyle w:val="Normal0"/>
        <w:numPr>
          <w:ilvl w:val="0"/>
          <w:numId w:val="10"/>
        </w:numPr>
        <w:spacing w:line="360" w:lineRule="auto"/>
        <w:rPr>
          <w:del w:author="LauraPGM" w:date="2025-10-01T15:48:00Z" w:id="2304"/>
          <w:rFonts w:ascii="Calibri" w:hAnsi="Calibri" w:cs="Calibri"/>
          <w:b/>
          <w:bCs/>
          <w:rPrChange w:author="LauraPGM" w:date="2025-10-01T09:45:00Z" w:id="2305">
            <w:rPr>
              <w:del w:author="LauraPGM" w:date="2025-10-01T15:48:00Z" w:id="2306"/>
              <w:b/>
              <w:bCs/>
            </w:rPr>
          </w:rPrChange>
        </w:rPr>
        <w:pPrChange w:author="LauraPGM" w:date="2025-10-01T09:45:00Z" w:id="2307">
          <w:pPr>
            <w:pStyle w:val="Normal0"/>
            <w:numPr>
              <w:numId w:val="11"/>
            </w:numPr>
            <w:tabs>
              <w:tab w:val="num" w:pos="720"/>
            </w:tabs>
            <w:spacing w:line="360" w:lineRule="auto"/>
            <w:ind w:left="720" w:hanging="360"/>
          </w:pPr>
        </w:pPrChange>
      </w:pPr>
      <w:del w:author="LauraPGM" w:date="2025-10-01T15:48:00Z" w:id="2308">
        <w:r w:rsidRPr="00D645B6" w:rsidDel="00DC12A4">
          <w:rPr>
            <w:rFonts w:ascii="Calibri" w:hAnsi="Calibri" w:cs="Calibri"/>
            <w:b/>
            <w:bCs/>
            <w:rPrChange w:author="LauraPGM" w:date="2025-10-01T09:45:00Z" w:id="2309">
              <w:rPr>
                <w:b/>
                <w:bCs/>
              </w:rPr>
            </w:rPrChange>
          </w:rPr>
          <w:delText xml:space="preserve">Gastos de venta: </w:delText>
        </w:r>
        <w:r w:rsidRPr="00D645B6" w:rsidDel="00DC12A4">
          <w:rPr>
            <w:rFonts w:ascii="Calibri" w:hAnsi="Calibri" w:cs="Calibri"/>
            <w:rPrChange w:author="LauraPGM" w:date="2025-10-01T09:45:00Z" w:id="2310">
              <w:rPr/>
            </w:rPrChange>
          </w:rPr>
          <w:delText xml:space="preserve">son los gastos que se generan al realizar actividades relacionadas con la </w:delText>
        </w:r>
        <w:r w:rsidRPr="00D645B6" w:rsidDel="00DC12A4">
          <w:rPr>
            <w:rFonts w:ascii="Calibri" w:hAnsi="Calibri" w:cs="Calibri"/>
            <w:bCs/>
            <w:rPrChange w:author="LauraPGM" w:date="2025-10-01T09:45:00Z" w:id="2311">
              <w:rPr>
                <w:bCs/>
              </w:rPr>
            </w:rPrChange>
          </w:rPr>
          <w:delText>comercialización de productos o servicios</w:delText>
        </w:r>
        <w:r w:rsidRPr="00D645B6" w:rsidDel="00DC12A4">
          <w:rPr>
            <w:rFonts w:ascii="Calibri" w:hAnsi="Calibri" w:cs="Calibri"/>
            <w:rPrChange w:author="LauraPGM" w:date="2025-10-01T09:45:00Z" w:id="2312">
              <w:rPr/>
            </w:rPrChange>
          </w:rPr>
          <w:delText>, así como con su promoción. Incluyen todas las erogaciones necesarias para llevar los productos al cliente final y estimular su compra.</w:delText>
        </w:r>
        <w:r w:rsidRPr="00D645B6" w:rsidDel="00DC12A4">
          <w:rPr>
            <w:rFonts w:ascii="Calibri" w:hAnsi="Calibri" w:cs="Calibri"/>
            <w:rPrChange w:author="LauraPGM" w:date="2025-10-01T09:45:00Z" w:id="2313">
              <w:rPr/>
            </w:rPrChange>
          </w:rPr>
          <w:br/>
        </w:r>
      </w:del>
    </w:p>
    <w:p w:rsidRPr="00D645B6" w:rsidR="00700E46" w:rsidDel="00DC12A4" w:rsidP="001D59AC" w:rsidRDefault="00700E46" w14:paraId="29C1E937" w14:textId="67364D0E">
      <w:pPr>
        <w:pStyle w:val="Normal0"/>
        <w:spacing w:line="360" w:lineRule="auto"/>
        <w:ind w:left="720"/>
        <w:rPr>
          <w:del w:author="LauraPGM" w:date="2025-10-01T15:48:00Z" w:id="2314"/>
          <w:rFonts w:ascii="Calibri" w:hAnsi="Calibri" w:cs="Calibri"/>
          <w:b/>
          <w:bCs/>
          <w:rPrChange w:author="LauraPGM" w:date="2025-10-01T09:45:00Z" w:id="2315">
            <w:rPr>
              <w:del w:author="LauraPGM" w:date="2025-10-01T15:48:00Z" w:id="2316"/>
              <w:b/>
              <w:bCs/>
            </w:rPr>
          </w:rPrChange>
        </w:rPr>
      </w:pPr>
      <w:del w:author="LauraPGM" w:date="2025-10-01T15:48:00Z" w:id="2317">
        <w:r w:rsidRPr="00D645B6" w:rsidDel="00DC12A4">
          <w:rPr>
            <w:rFonts w:ascii="Calibri" w:hAnsi="Calibri" w:cs="Calibri"/>
            <w:b/>
            <w:bCs/>
            <w:rPrChange w:author="LauraPGM" w:date="2025-10-01T09:45:00Z" w:id="2318">
              <w:rPr>
                <w:b/>
                <w:bCs/>
              </w:rPr>
            </w:rPrChange>
          </w:rPr>
          <w:delText>Ejemplos:</w:delText>
        </w:r>
        <w:r w:rsidRPr="00D645B6" w:rsidDel="00DC12A4">
          <w:rPr>
            <w:rFonts w:ascii="Calibri" w:hAnsi="Calibri" w:cs="Calibri"/>
            <w:rPrChange w:author="LauraPGM" w:date="2025-10-01T09:45:00Z" w:id="2319">
              <w:rPr/>
            </w:rPrChange>
          </w:rPr>
          <w:delText xml:space="preserve"> salarios y comisiones del personal de ventas, campañas publicitarias, material promocional, transporte y entrega de mercancías, viáticos, y otros costos asociados a la fuerza comercial.</w:delText>
        </w:r>
      </w:del>
    </w:p>
    <w:p w:rsidRPr="00D645B6" w:rsidR="00700E46" w:rsidDel="00DC12A4" w:rsidP="001D59AC" w:rsidRDefault="00700E46" w14:paraId="0F1C9928" w14:textId="2936EE8D">
      <w:pPr>
        <w:pStyle w:val="Normal0"/>
        <w:spacing w:line="360" w:lineRule="auto"/>
        <w:rPr>
          <w:del w:author="LauraPGM" w:date="2025-10-01T15:48:00Z" w:id="2320"/>
          <w:rFonts w:ascii="Calibri" w:hAnsi="Calibri" w:cs="Calibri"/>
          <w:rPrChange w:author="LauraPGM" w:date="2025-10-01T09:45:00Z" w:id="2321">
            <w:rPr>
              <w:del w:author="LauraPGM" w:date="2025-10-01T15:48:00Z" w:id="2322"/>
            </w:rPr>
          </w:rPrChange>
        </w:rPr>
      </w:pPr>
    </w:p>
    <w:p w:rsidRPr="00D645B6" w:rsidR="00700E46" w:rsidDel="00DC12A4" w:rsidRDefault="00700E46" w14:paraId="1258DDC0" w14:textId="021E51D7">
      <w:pPr>
        <w:pStyle w:val="Normal0"/>
        <w:numPr>
          <w:ilvl w:val="0"/>
          <w:numId w:val="10"/>
        </w:numPr>
        <w:spacing w:line="360" w:lineRule="auto"/>
        <w:rPr>
          <w:del w:author="LauraPGM" w:date="2025-10-01T15:48:00Z" w:id="2323"/>
          <w:rFonts w:ascii="Calibri" w:hAnsi="Calibri" w:cs="Calibri"/>
          <w:b/>
          <w:bCs/>
          <w:rPrChange w:author="LauraPGM" w:date="2025-10-01T09:45:00Z" w:id="2324">
            <w:rPr>
              <w:del w:author="LauraPGM" w:date="2025-10-01T15:48:00Z" w:id="2325"/>
              <w:b/>
              <w:bCs/>
            </w:rPr>
          </w:rPrChange>
        </w:rPr>
        <w:pPrChange w:author="LauraPGM" w:date="2025-10-01T09:45:00Z" w:id="2326">
          <w:pPr>
            <w:pStyle w:val="Normal0"/>
            <w:numPr>
              <w:numId w:val="11"/>
            </w:numPr>
            <w:tabs>
              <w:tab w:val="num" w:pos="720"/>
            </w:tabs>
            <w:spacing w:line="360" w:lineRule="auto"/>
            <w:ind w:left="720" w:hanging="360"/>
          </w:pPr>
        </w:pPrChange>
      </w:pPr>
      <w:del w:author="LauraPGM" w:date="2025-10-01T15:48:00Z" w:id="2327">
        <w:r w:rsidRPr="00D645B6" w:rsidDel="00DC12A4">
          <w:rPr>
            <w:rFonts w:ascii="Calibri" w:hAnsi="Calibri" w:cs="Calibri"/>
            <w:b/>
            <w:bCs/>
            <w:rPrChange w:author="LauraPGM" w:date="2025-10-01T09:45:00Z" w:id="2328">
              <w:rPr>
                <w:b/>
                <w:bCs/>
              </w:rPr>
            </w:rPrChange>
          </w:rPr>
          <w:delText xml:space="preserve">Gastos de administración: </w:delText>
        </w:r>
        <w:r w:rsidRPr="00D645B6" w:rsidDel="00DC12A4">
          <w:rPr>
            <w:rFonts w:ascii="Calibri" w:hAnsi="Calibri" w:cs="Calibri"/>
            <w:rPrChange w:author="LauraPGM" w:date="2025-10-01T09:45:00Z" w:id="2329">
              <w:rPr/>
            </w:rPrChange>
          </w:rPr>
          <w:delText xml:space="preserve">corresponden a los gastos asociados a las </w:delText>
        </w:r>
        <w:r w:rsidRPr="00D645B6" w:rsidDel="00DC12A4">
          <w:rPr>
            <w:rFonts w:ascii="Calibri" w:hAnsi="Calibri" w:cs="Calibri"/>
            <w:bCs/>
            <w:rPrChange w:author="LauraPGM" w:date="2025-10-01T09:45:00Z" w:id="2330">
              <w:rPr>
                <w:bCs/>
              </w:rPr>
            </w:rPrChange>
          </w:rPr>
          <w:delText>funciones administrativas</w:delText>
        </w:r>
        <w:r w:rsidRPr="00D645B6" w:rsidDel="00DC12A4">
          <w:rPr>
            <w:rFonts w:ascii="Calibri" w:hAnsi="Calibri" w:cs="Calibri"/>
            <w:rPrChange w:author="LauraPGM" w:date="2025-10-01T09:45:00Z" w:id="2331">
              <w:rPr/>
            </w:rPrChange>
          </w:rPr>
          <w:delText xml:space="preserve"> de la empresa, es decir, aquellos que permiten su organización y gestión, pero que no están directamente relacionados con el proceso productivo.</w:delText>
        </w:r>
        <w:r w:rsidRPr="00D645B6" w:rsidDel="00DC12A4">
          <w:rPr>
            <w:rFonts w:ascii="Calibri" w:hAnsi="Calibri" w:cs="Calibri"/>
            <w:rPrChange w:author="LauraPGM" w:date="2025-10-01T09:45:00Z" w:id="2332">
              <w:rPr/>
            </w:rPrChange>
          </w:rPr>
          <w:br/>
        </w:r>
      </w:del>
    </w:p>
    <w:p w:rsidRPr="00D645B6" w:rsidR="00700E46" w:rsidDel="00DC12A4" w:rsidP="001D59AC" w:rsidRDefault="00700E46" w14:paraId="5A8CF3CD" w14:textId="4DA21873">
      <w:pPr>
        <w:pStyle w:val="Normal0"/>
        <w:spacing w:line="360" w:lineRule="auto"/>
        <w:ind w:left="720"/>
        <w:rPr>
          <w:del w:author="LauraPGM" w:date="2025-10-01T15:48:00Z" w:id="2333"/>
          <w:rFonts w:ascii="Calibri" w:hAnsi="Calibri" w:cs="Calibri"/>
          <w:b/>
          <w:bCs/>
          <w:rPrChange w:author="LauraPGM" w:date="2025-10-01T09:45:00Z" w:id="2334">
            <w:rPr>
              <w:del w:author="LauraPGM" w:date="2025-10-01T15:48:00Z" w:id="2335"/>
              <w:b/>
              <w:bCs/>
            </w:rPr>
          </w:rPrChange>
        </w:rPr>
      </w:pPr>
      <w:del w:author="LauraPGM" w:date="2025-10-01T15:48:00Z" w:id="2336">
        <w:r w:rsidRPr="00D645B6" w:rsidDel="00DC12A4">
          <w:rPr>
            <w:rFonts w:ascii="Calibri" w:hAnsi="Calibri" w:cs="Calibri"/>
            <w:b/>
            <w:bCs/>
            <w:rPrChange w:author="LauraPGM" w:date="2025-10-01T09:45:00Z" w:id="2337">
              <w:rPr>
                <w:b/>
                <w:bCs/>
              </w:rPr>
            </w:rPrChange>
          </w:rPr>
          <w:delText>Ejemplos:</w:delText>
        </w:r>
        <w:r w:rsidRPr="00D645B6" w:rsidDel="00DC12A4">
          <w:rPr>
            <w:rFonts w:ascii="Calibri" w:hAnsi="Calibri" w:cs="Calibri"/>
            <w:rPrChange w:author="LauraPGM" w:date="2025-10-01T09:45:00Z" w:id="2338">
              <w:rPr/>
            </w:rPrChange>
          </w:rPr>
          <w:delText xml:space="preserve"> sueldos del personal administrativo, honorarios profesionales, servicios públicos, alquiler de oficinas, papelería, artículos de escritorio, seguros, impuestos, mantenimiento y depreciación de equipos de oficina.</w:delText>
        </w:r>
      </w:del>
    </w:p>
    <w:p w:rsidRPr="00D645B6" w:rsidR="00700E46" w:rsidDel="00DC12A4" w:rsidP="001D59AC" w:rsidRDefault="00700E46" w14:paraId="6C71DB2F" w14:textId="5E90C107">
      <w:pPr>
        <w:pStyle w:val="Normal0"/>
        <w:spacing w:line="360" w:lineRule="auto"/>
        <w:rPr>
          <w:del w:author="LauraPGM" w:date="2025-10-01T15:48:00Z" w:id="2339"/>
          <w:rFonts w:ascii="Calibri" w:hAnsi="Calibri" w:cs="Calibri"/>
          <w:rPrChange w:author="LauraPGM" w:date="2025-10-01T09:45:00Z" w:id="2340">
            <w:rPr>
              <w:del w:author="LauraPGM" w:date="2025-10-01T15:48:00Z" w:id="2341"/>
            </w:rPr>
          </w:rPrChange>
        </w:rPr>
      </w:pPr>
    </w:p>
    <w:p w:rsidRPr="00D645B6" w:rsidR="00700E46" w:rsidDel="00DC12A4" w:rsidRDefault="00700E46" w14:paraId="069D877A" w14:textId="7DF6D9A9">
      <w:pPr>
        <w:pStyle w:val="Normal0"/>
        <w:numPr>
          <w:ilvl w:val="0"/>
          <w:numId w:val="10"/>
        </w:numPr>
        <w:spacing w:line="360" w:lineRule="auto"/>
        <w:rPr>
          <w:del w:author="LauraPGM" w:date="2025-10-01T15:48:00Z" w:id="2342"/>
          <w:rFonts w:ascii="Calibri" w:hAnsi="Calibri" w:cs="Calibri"/>
          <w:b/>
          <w:bCs/>
          <w:rPrChange w:author="LauraPGM" w:date="2025-10-01T09:45:00Z" w:id="2343">
            <w:rPr>
              <w:del w:author="LauraPGM" w:date="2025-10-01T15:48:00Z" w:id="2344"/>
              <w:b/>
              <w:bCs/>
            </w:rPr>
          </w:rPrChange>
        </w:rPr>
        <w:pPrChange w:author="LauraPGM" w:date="2025-10-01T09:45:00Z" w:id="2345">
          <w:pPr>
            <w:pStyle w:val="Normal0"/>
            <w:numPr>
              <w:numId w:val="11"/>
            </w:numPr>
            <w:tabs>
              <w:tab w:val="num" w:pos="720"/>
            </w:tabs>
            <w:spacing w:line="360" w:lineRule="auto"/>
            <w:ind w:left="720" w:hanging="360"/>
          </w:pPr>
        </w:pPrChange>
      </w:pPr>
      <w:del w:author="LauraPGM" w:date="2025-10-01T15:48:00Z" w:id="2346">
        <w:r w:rsidRPr="00D645B6" w:rsidDel="00DC12A4">
          <w:rPr>
            <w:rFonts w:ascii="Calibri" w:hAnsi="Calibri" w:cs="Calibri"/>
            <w:b/>
            <w:bCs/>
            <w:rPrChange w:author="LauraPGM" w:date="2025-10-01T09:45:00Z" w:id="2347">
              <w:rPr>
                <w:b/>
                <w:bCs/>
              </w:rPr>
            </w:rPrChange>
          </w:rPr>
          <w:delText xml:space="preserve">Gastos financieros: </w:delText>
        </w:r>
        <w:r w:rsidRPr="00D645B6" w:rsidDel="00DC12A4">
          <w:rPr>
            <w:rFonts w:ascii="Calibri" w:hAnsi="Calibri" w:cs="Calibri"/>
            <w:rPrChange w:author="LauraPGM" w:date="2025-10-01T09:45:00Z" w:id="2348">
              <w:rPr/>
            </w:rPrChange>
          </w:rPr>
          <w:delText xml:space="preserve">estos gastos surgen del uso de recursos provenientes de </w:delText>
        </w:r>
        <w:r w:rsidRPr="00D645B6" w:rsidDel="00DC12A4">
          <w:rPr>
            <w:rFonts w:ascii="Calibri" w:hAnsi="Calibri" w:cs="Calibri"/>
            <w:bCs/>
            <w:rPrChange w:author="LauraPGM" w:date="2025-10-01T09:45:00Z" w:id="2349">
              <w:rPr>
                <w:bCs/>
              </w:rPr>
            </w:rPrChange>
          </w:rPr>
          <w:delText>financiamiento externo</w:delText>
        </w:r>
        <w:r w:rsidRPr="00D645B6" w:rsidDel="00DC12A4">
          <w:rPr>
            <w:rFonts w:ascii="Calibri" w:hAnsi="Calibri" w:cs="Calibri"/>
            <w:rPrChange w:author="LauraPGM" w:date="2025-10-01T09:45:00Z" w:id="2350">
              <w:rPr/>
            </w:rPrChange>
          </w:rPr>
          <w:delText xml:space="preserve">, como préstamos bancarios o créditos con terceros. Se reflejan principalmente en los </w:delText>
        </w:r>
        <w:r w:rsidRPr="00D645B6" w:rsidDel="00DC12A4">
          <w:rPr>
            <w:rFonts w:ascii="Calibri" w:hAnsi="Calibri" w:cs="Calibri"/>
            <w:bCs/>
            <w:rPrChange w:author="LauraPGM" w:date="2025-10-01T09:45:00Z" w:id="2351">
              <w:rPr>
                <w:bCs/>
              </w:rPr>
            </w:rPrChange>
          </w:rPr>
          <w:delText>intereses</w:delText>
        </w:r>
        <w:r w:rsidRPr="00D645B6" w:rsidDel="00DC12A4">
          <w:rPr>
            <w:rFonts w:ascii="Calibri" w:hAnsi="Calibri" w:cs="Calibri"/>
            <w:rPrChange w:author="LauraPGM" w:date="2025-10-01T09:45:00Z" w:id="2352">
              <w:rPr/>
            </w:rPrChange>
          </w:rPr>
          <w:delText xml:space="preserve"> generados por las deudas adquiridas, pero también incluyen otros costos relacionados con operaciones financieras.</w:delText>
        </w:r>
        <w:r w:rsidRPr="00D645B6" w:rsidDel="00DC12A4">
          <w:rPr>
            <w:rFonts w:ascii="Calibri" w:hAnsi="Calibri" w:cs="Calibri"/>
            <w:rPrChange w:author="LauraPGM" w:date="2025-10-01T09:45:00Z" w:id="2353">
              <w:rPr/>
            </w:rPrChange>
          </w:rPr>
          <w:br/>
        </w:r>
      </w:del>
    </w:p>
    <w:p w:rsidRPr="00D645B6" w:rsidR="00700E46" w:rsidDel="00DC12A4" w:rsidP="001D59AC" w:rsidRDefault="00700E46" w14:paraId="00389408" w14:textId="46CBAAFC">
      <w:pPr>
        <w:pStyle w:val="Normal0"/>
        <w:spacing w:line="360" w:lineRule="auto"/>
        <w:ind w:left="720"/>
        <w:rPr>
          <w:del w:author="LauraPGM" w:date="2025-10-01T15:48:00Z" w:id="2354"/>
          <w:rFonts w:ascii="Calibri" w:hAnsi="Calibri" w:cs="Calibri"/>
          <w:b/>
          <w:bCs/>
          <w:rPrChange w:author="LauraPGM" w:date="2025-10-01T09:45:00Z" w:id="2355">
            <w:rPr>
              <w:del w:author="LauraPGM" w:date="2025-10-01T15:48:00Z" w:id="2356"/>
              <w:b/>
              <w:bCs/>
            </w:rPr>
          </w:rPrChange>
        </w:rPr>
      </w:pPr>
      <w:del w:author="LauraPGM" w:date="2025-10-01T15:48:00Z" w:id="2357">
        <w:r w:rsidRPr="00D645B6" w:rsidDel="00DC12A4">
          <w:rPr>
            <w:rFonts w:ascii="Calibri" w:hAnsi="Calibri" w:cs="Calibri"/>
            <w:b/>
            <w:bCs/>
            <w:rPrChange w:author="LauraPGM" w:date="2025-10-01T09:45:00Z" w:id="2358">
              <w:rPr>
                <w:b/>
                <w:bCs/>
              </w:rPr>
            </w:rPrChange>
          </w:rPr>
          <w:delText>Ejemplos:</w:delText>
        </w:r>
        <w:r w:rsidRPr="00D645B6" w:rsidDel="00DC12A4">
          <w:rPr>
            <w:rFonts w:ascii="Calibri" w:hAnsi="Calibri" w:cs="Calibri"/>
            <w:rPrChange w:author="LauraPGM" w:date="2025-10-01T09:45:00Z" w:id="2359">
              <w:rPr/>
            </w:rPrChange>
          </w:rPr>
          <w:delText xml:space="preserve"> intereses por préstamos, comisiones bancarias, cargos por servicios financieros, y costos por formalización de créditos.</w:delText>
        </w:r>
      </w:del>
    </w:p>
    <w:p w:rsidRPr="00D645B6" w:rsidR="0083758A" w:rsidDel="00DC12A4" w:rsidP="001D59AC" w:rsidRDefault="0083758A" w14:paraId="7C44D642" w14:textId="0E6B5CB1">
      <w:pPr>
        <w:pStyle w:val="Normal0"/>
        <w:spacing w:line="360" w:lineRule="auto"/>
        <w:jc w:val="both"/>
        <w:rPr>
          <w:del w:author="LauraPGM" w:date="2025-10-01T15:48:00Z" w:id="2360"/>
          <w:rFonts w:ascii="Calibri" w:hAnsi="Calibri" w:cs="Calibri"/>
          <w:rPrChange w:author="LauraPGM" w:date="2025-10-01T09:45:00Z" w:id="2361">
            <w:rPr>
              <w:del w:author="LauraPGM" w:date="2025-10-01T15:48:00Z" w:id="2362"/>
            </w:rPr>
          </w:rPrChange>
        </w:rPr>
      </w:pPr>
    </w:p>
    <w:p w:rsidRPr="00D645B6" w:rsidR="0083758A" w:rsidDel="00DC12A4" w:rsidP="001D59AC" w:rsidRDefault="00012717" w14:paraId="77DCA22D" w14:textId="0584A48B">
      <w:pPr>
        <w:pStyle w:val="Normal0"/>
        <w:spacing w:line="360" w:lineRule="auto"/>
        <w:jc w:val="both"/>
        <w:rPr>
          <w:del w:author="LauraPGM" w:date="2025-10-01T15:48:00Z" w:id="2363"/>
          <w:rFonts w:ascii="Calibri" w:hAnsi="Calibri" w:cs="Calibri"/>
          <w:b/>
          <w:rPrChange w:author="LauraPGM" w:date="2025-10-01T09:45:00Z" w:id="2364">
            <w:rPr>
              <w:del w:author="LauraPGM" w:date="2025-10-01T15:48:00Z" w:id="2365"/>
              <w:b/>
            </w:rPr>
          </w:rPrChange>
        </w:rPr>
      </w:pPr>
      <w:del w:author="LauraPGM" w:date="2025-10-01T15:48:00Z" w:id="2366">
        <w:r w:rsidRPr="00D645B6" w:rsidDel="00DC12A4">
          <w:rPr>
            <w:rFonts w:ascii="Calibri" w:hAnsi="Calibri" w:cs="Calibri"/>
            <w:b/>
            <w:rPrChange w:author="LauraPGM" w:date="2025-10-01T09:45:00Z" w:id="2367">
              <w:rPr>
                <w:b/>
              </w:rPr>
            </w:rPrChange>
          </w:rPr>
          <w:delText>1.2. Costo unitario</w:delText>
        </w:r>
      </w:del>
    </w:p>
    <w:p w:rsidRPr="00D645B6" w:rsidR="0083758A" w:rsidDel="00DC12A4" w:rsidP="001D59AC" w:rsidRDefault="0083758A" w14:paraId="66469075" w14:textId="4CA9293C">
      <w:pPr>
        <w:pStyle w:val="Normal0"/>
        <w:spacing w:line="360" w:lineRule="auto"/>
        <w:jc w:val="both"/>
        <w:rPr>
          <w:del w:author="LauraPGM" w:date="2025-10-01T15:48:00Z" w:id="2368"/>
          <w:rFonts w:ascii="Calibri" w:hAnsi="Calibri" w:cs="Calibri"/>
          <w:rPrChange w:author="LauraPGM" w:date="2025-10-01T09:45:00Z" w:id="2369">
            <w:rPr>
              <w:del w:author="LauraPGM" w:date="2025-10-01T15:48:00Z" w:id="2370"/>
            </w:rPr>
          </w:rPrChange>
        </w:rPr>
      </w:pPr>
    </w:p>
    <w:p w:rsidRPr="00D645B6" w:rsidR="00012717" w:rsidDel="00DC12A4" w:rsidP="001D59AC" w:rsidRDefault="00012717" w14:paraId="3C0563FE" w14:textId="6FB83567">
      <w:pPr>
        <w:pStyle w:val="Normal0"/>
        <w:spacing w:line="360" w:lineRule="auto"/>
        <w:rPr>
          <w:del w:author="LauraPGM" w:date="2025-10-01T15:48:00Z" w:id="2371"/>
          <w:rFonts w:ascii="Calibri" w:hAnsi="Calibri" w:cs="Calibri"/>
          <w:rPrChange w:author="LauraPGM" w:date="2025-10-01T09:45:00Z" w:id="2372">
            <w:rPr>
              <w:del w:author="LauraPGM" w:date="2025-10-01T15:48:00Z" w:id="2373"/>
            </w:rPr>
          </w:rPrChange>
        </w:rPr>
      </w:pPr>
      <w:del w:author="LauraPGM" w:date="2025-10-01T15:48:00Z" w:id="2374">
        <w:r w:rsidRPr="00D645B6" w:rsidDel="00DC12A4">
          <w:rPr>
            <w:rFonts w:ascii="Calibri" w:hAnsi="Calibri" w:cs="Calibri"/>
            <w:rPrChange w:author="LauraPGM" w:date="2025-10-01T09:45:00Z" w:id="2375">
              <w:rPr/>
            </w:rPrChange>
          </w:rPr>
          <w:delText xml:space="preserve">Una vez se han estimado los </w:delText>
        </w:r>
        <w:r w:rsidRPr="00D645B6" w:rsidDel="00DC12A4">
          <w:rPr>
            <w:rFonts w:ascii="Calibri" w:hAnsi="Calibri" w:cs="Calibri"/>
            <w:bCs/>
            <w:rPrChange w:author="LauraPGM" w:date="2025-10-01T09:45:00Z" w:id="2376">
              <w:rPr>
                <w:bCs/>
              </w:rPr>
            </w:rPrChange>
          </w:rPr>
          <w:delText>costos totales</w:delText>
        </w:r>
        <w:r w:rsidRPr="00D645B6" w:rsidDel="00DC12A4">
          <w:rPr>
            <w:rFonts w:ascii="Calibri" w:hAnsi="Calibri" w:cs="Calibri"/>
            <w:rPrChange w:author="LauraPGM" w:date="2025-10-01T09:45:00Z" w:id="2377">
              <w:rPr/>
            </w:rPrChange>
          </w:rPr>
          <w:delText xml:space="preserve"> necesarios para desarrollar las actividades operativas de la empres</w:delText>
        </w:r>
        <w:r w:rsidRPr="00D645B6" w:rsidDel="00DC12A4" w:rsidR="00CD195F">
          <w:rPr>
            <w:rFonts w:ascii="Calibri" w:hAnsi="Calibri" w:cs="Calibri"/>
            <w:rPrChange w:author="LauraPGM" w:date="2025-10-01T09:45:00Z" w:id="2378">
              <w:rPr/>
            </w:rPrChange>
          </w:rPr>
          <w:delText>a durante un ciclo determinado generalmente de un año</w:delText>
        </w:r>
        <w:r w:rsidRPr="00D645B6" w:rsidDel="00DC12A4">
          <w:rPr>
            <w:rFonts w:ascii="Calibri" w:hAnsi="Calibri" w:cs="Calibri"/>
            <w:rPrChange w:author="LauraPGM" w:date="2025-10-01T09:45:00Z" w:id="2379">
              <w:rPr/>
            </w:rPrChange>
          </w:rPr>
          <w:delText xml:space="preserve">, se hace imprescindible calcular el </w:delText>
        </w:r>
        <w:r w:rsidRPr="00D645B6" w:rsidDel="00DC12A4">
          <w:rPr>
            <w:rFonts w:ascii="Calibri" w:hAnsi="Calibri" w:cs="Calibri"/>
            <w:bCs/>
            <w:rPrChange w:author="LauraPGM" w:date="2025-10-01T09:45:00Z" w:id="2380">
              <w:rPr>
                <w:bCs/>
              </w:rPr>
            </w:rPrChange>
          </w:rPr>
          <w:delText>costo unitario</w:delText>
        </w:r>
        <w:r w:rsidRPr="00D645B6" w:rsidDel="00DC12A4">
          <w:rPr>
            <w:rFonts w:ascii="Calibri" w:hAnsi="Calibri" w:cs="Calibri"/>
            <w:rPrChange w:author="LauraPGM" w:date="2025-10-01T09:45:00Z" w:id="2381">
              <w:rPr/>
            </w:rPrChange>
          </w:rPr>
          <w:delText xml:space="preserve"> del producto o servicio. Este indicador permite conocer cuánto cuesta producir una sola unidad y es clave para establecer precios de venta competitivos, calcular márgenes de ganancia, y proyectar rentabilidad.</w:delText>
        </w:r>
      </w:del>
    </w:p>
    <w:p w:rsidRPr="00D645B6" w:rsidR="00CD195F" w:rsidDel="00DC12A4" w:rsidP="001D59AC" w:rsidRDefault="00CD195F" w14:paraId="028E6C0B" w14:textId="08E5A90E">
      <w:pPr>
        <w:pStyle w:val="Normal0"/>
        <w:spacing w:line="360" w:lineRule="auto"/>
        <w:rPr>
          <w:del w:author="LauraPGM" w:date="2025-10-01T15:48:00Z" w:id="2382"/>
          <w:rFonts w:ascii="Calibri" w:hAnsi="Calibri" w:cs="Calibri"/>
          <w:rPrChange w:author="LauraPGM" w:date="2025-10-01T09:45:00Z" w:id="2383">
            <w:rPr>
              <w:del w:author="LauraPGM" w:date="2025-10-01T15:48:00Z" w:id="2384"/>
            </w:rPr>
          </w:rPrChange>
        </w:rPr>
      </w:pPr>
    </w:p>
    <w:p w:rsidRPr="00D645B6" w:rsidR="00012717" w:rsidDel="00DC12A4" w:rsidP="001D59AC" w:rsidRDefault="00012717" w14:paraId="35D9D86C" w14:textId="295FEFB1">
      <w:pPr>
        <w:pStyle w:val="Normal0"/>
        <w:spacing w:line="360" w:lineRule="auto"/>
        <w:rPr>
          <w:del w:author="LauraPGM" w:date="2025-10-01T15:48:00Z" w:id="2385"/>
          <w:rFonts w:ascii="Calibri" w:hAnsi="Calibri" w:cs="Calibri"/>
          <w:rPrChange w:author="LauraPGM" w:date="2025-10-01T09:45:00Z" w:id="2386">
            <w:rPr>
              <w:del w:author="LauraPGM" w:date="2025-10-01T15:48:00Z" w:id="2387"/>
            </w:rPr>
          </w:rPrChange>
        </w:rPr>
      </w:pPr>
      <w:del w:author="LauraPGM" w:date="2025-10-01T15:48:00Z" w:id="2388">
        <w:r w:rsidRPr="00D645B6" w:rsidDel="00DC12A4">
          <w:rPr>
            <w:rFonts w:ascii="Calibri" w:hAnsi="Calibri" w:cs="Calibri"/>
            <w:rPrChange w:author="LauraPGM" w:date="2025-10-01T09:45:00Z" w:id="2389">
              <w:rPr/>
            </w:rPrChange>
          </w:rPr>
          <w:delText xml:space="preserve">El </w:delText>
        </w:r>
        <w:r w:rsidRPr="00D645B6" w:rsidDel="00DC12A4">
          <w:rPr>
            <w:rFonts w:ascii="Calibri" w:hAnsi="Calibri" w:cs="Calibri"/>
            <w:bCs/>
            <w:rPrChange w:author="LauraPGM" w:date="2025-10-01T09:45:00Z" w:id="2390">
              <w:rPr>
                <w:bCs/>
              </w:rPr>
            </w:rPrChange>
          </w:rPr>
          <w:delText>costo unitario</w:delText>
        </w:r>
        <w:r w:rsidRPr="00D645B6" w:rsidDel="00DC12A4">
          <w:rPr>
            <w:rFonts w:ascii="Calibri" w:hAnsi="Calibri" w:cs="Calibri"/>
            <w:rPrChange w:author="LauraPGM" w:date="2025-10-01T09:45:00Z" w:id="2391">
              <w:rPr/>
            </w:rPrChange>
          </w:rPr>
          <w:delText xml:space="preserve"> se obtiene al dividir el costo total estimado entre el número de unidades que se espera producir</w:delText>
        </w:r>
        <w:r w:rsidRPr="00D645B6" w:rsidDel="00DC12A4" w:rsidR="00CD195F">
          <w:rPr>
            <w:rFonts w:ascii="Calibri" w:hAnsi="Calibri" w:cs="Calibri"/>
            <w:rPrChange w:author="LauraPGM" w:date="2025-10-01T09:45:00Z" w:id="2392">
              <w:rPr/>
            </w:rPrChange>
          </w:rPr>
          <w:delText xml:space="preserve"> en ese mismo periodo, s</w:delText>
        </w:r>
        <w:r w:rsidRPr="00D645B6" w:rsidDel="00DC12A4">
          <w:rPr>
            <w:rFonts w:ascii="Calibri" w:hAnsi="Calibri" w:cs="Calibri"/>
            <w:rPrChange w:author="LauraPGM" w:date="2025-10-01T09:45:00Z" w:id="2393">
              <w:rPr/>
            </w:rPrChange>
          </w:rPr>
          <w:delText xml:space="preserve">in embargo, para que este cálculo sea preciso, es fundamental identificar y clasificar correctamente todos los egresos asociados al proceso productivo, diferenciando entre </w:delText>
        </w:r>
        <w:r w:rsidRPr="00D645B6" w:rsidDel="00DC12A4">
          <w:rPr>
            <w:rFonts w:ascii="Calibri" w:hAnsi="Calibri" w:cs="Calibri"/>
            <w:bCs/>
            <w:rPrChange w:author="LauraPGM" w:date="2025-10-01T09:45:00Z" w:id="2394">
              <w:rPr>
                <w:bCs/>
              </w:rPr>
            </w:rPrChange>
          </w:rPr>
          <w:delText>gastos fijos</w:delText>
        </w:r>
        <w:r w:rsidRPr="00D645B6" w:rsidDel="00DC12A4">
          <w:rPr>
            <w:rFonts w:ascii="Calibri" w:hAnsi="Calibri" w:cs="Calibri"/>
            <w:rPrChange w:author="LauraPGM" w:date="2025-10-01T09:45:00Z" w:id="2395">
              <w:rPr/>
            </w:rPrChange>
          </w:rPr>
          <w:delText xml:space="preserve"> y </w:delText>
        </w:r>
        <w:r w:rsidRPr="00D645B6" w:rsidDel="00DC12A4">
          <w:rPr>
            <w:rFonts w:ascii="Calibri" w:hAnsi="Calibri" w:cs="Calibri"/>
            <w:bCs/>
            <w:rPrChange w:author="LauraPGM" w:date="2025-10-01T09:45:00Z" w:id="2396">
              <w:rPr>
                <w:bCs/>
              </w:rPr>
            </w:rPrChange>
          </w:rPr>
          <w:delText>gastos variables</w:delText>
        </w:r>
        <w:r w:rsidRPr="00D645B6" w:rsidDel="00DC12A4">
          <w:rPr>
            <w:rFonts w:ascii="Calibri" w:hAnsi="Calibri" w:cs="Calibri"/>
            <w:rPrChange w:author="LauraPGM" w:date="2025-10-01T09:45:00Z" w:id="2397">
              <w:rPr/>
            </w:rPrChange>
          </w:rPr>
          <w:delText>.</w:delText>
        </w:r>
      </w:del>
    </w:p>
    <w:p w:rsidRPr="00D645B6" w:rsidR="00CD195F" w:rsidDel="00DC12A4" w:rsidP="001D59AC" w:rsidRDefault="00CD195F" w14:paraId="539F9C93" w14:textId="607B1547">
      <w:pPr>
        <w:pStyle w:val="Normal0"/>
        <w:spacing w:line="360" w:lineRule="auto"/>
        <w:rPr>
          <w:del w:author="LauraPGM" w:date="2025-10-01T15:48:00Z" w:id="2398"/>
          <w:rFonts w:ascii="Calibri" w:hAnsi="Calibri" w:cs="Calibri"/>
          <w:rPrChange w:author="LauraPGM" w:date="2025-10-01T09:45:00Z" w:id="2399">
            <w:rPr>
              <w:del w:author="LauraPGM" w:date="2025-10-01T15:48:00Z" w:id="2400"/>
            </w:rPr>
          </w:rPrChange>
        </w:rPr>
      </w:pPr>
    </w:p>
    <w:p w:rsidRPr="00D645B6" w:rsidR="00CD195F" w:rsidDel="00DC12A4" w:rsidP="001D59AC" w:rsidRDefault="00012717" w14:paraId="0E2452E0" w14:textId="1F751D84">
      <w:pPr>
        <w:pStyle w:val="Normal0"/>
        <w:spacing w:line="360" w:lineRule="auto"/>
        <w:rPr>
          <w:del w:author="LauraPGM" w:date="2025-10-01T15:48:00Z" w:id="2401"/>
          <w:rFonts w:ascii="Calibri" w:hAnsi="Calibri" w:cs="Calibri"/>
          <w:b/>
          <w:bCs/>
          <w:rPrChange w:author="LauraPGM" w:date="2025-10-01T09:45:00Z" w:id="2402">
            <w:rPr>
              <w:del w:author="LauraPGM" w:date="2025-10-01T15:48:00Z" w:id="2403"/>
              <w:b/>
              <w:bCs/>
            </w:rPr>
          </w:rPrChange>
        </w:rPr>
      </w:pPr>
      <w:del w:author="LauraPGM" w:date="2025-10-01T15:48:00Z" w:id="2404">
        <w:r w:rsidRPr="00D645B6" w:rsidDel="00DC12A4">
          <w:rPr>
            <w:rFonts w:ascii="Calibri" w:hAnsi="Calibri" w:cs="Calibri"/>
            <w:b/>
            <w:bCs/>
            <w:rPrChange w:author="LauraPGM" w:date="2025-10-01T09:45:00Z" w:id="2405">
              <w:rPr>
                <w:b/>
                <w:bCs/>
              </w:rPr>
            </w:rPrChange>
          </w:rPr>
          <w:delText>Gastos fijos</w:delText>
        </w:r>
        <w:r w:rsidRPr="00D645B6" w:rsidDel="00DC12A4" w:rsidR="00CD195F">
          <w:rPr>
            <w:rFonts w:ascii="Calibri" w:hAnsi="Calibri" w:cs="Calibri"/>
            <w:b/>
            <w:bCs/>
            <w:rPrChange w:author="LauraPGM" w:date="2025-10-01T09:45:00Z" w:id="2406">
              <w:rPr>
                <w:b/>
                <w:bCs/>
              </w:rPr>
            </w:rPrChange>
          </w:rPr>
          <w:delText xml:space="preserve">: </w:delText>
        </w:r>
        <w:r w:rsidRPr="00D645B6" w:rsidDel="00DC12A4" w:rsidR="00CD195F">
          <w:rPr>
            <w:rFonts w:ascii="Calibri" w:hAnsi="Calibri" w:cs="Calibri"/>
            <w:rPrChange w:author="LauraPGM" w:date="2025-10-01T09:45:00Z" w:id="2407">
              <w:rPr/>
            </w:rPrChange>
          </w:rPr>
          <w:delText>s</w:delText>
        </w:r>
        <w:r w:rsidRPr="00D645B6" w:rsidDel="00DC12A4">
          <w:rPr>
            <w:rFonts w:ascii="Calibri" w:hAnsi="Calibri" w:cs="Calibri"/>
            <w:rPrChange w:author="LauraPGM" w:date="2025-10-01T09:45:00Z" w:id="2408">
              <w:rPr/>
            </w:rPrChange>
          </w:rPr>
          <w:delText xml:space="preserve">on aquellos costos que la empresa debe asumir de manera permanente, sin importar el nivel de producción o ventas. Se mantienen constantes en el corto plazo y son indispensables para la operación continua del negocio. Su presencia es inevitable incluso cuando no se genera producción, ya que están relacionados con la infraestructura, </w:delText>
        </w:r>
        <w:r w:rsidRPr="00D645B6" w:rsidDel="00DC12A4" w:rsidR="00CD195F">
          <w:rPr>
            <w:rFonts w:ascii="Calibri" w:hAnsi="Calibri" w:cs="Calibri"/>
            <w:rPrChange w:author="LauraPGM" w:date="2025-10-01T09:45:00Z" w:id="2409">
              <w:rPr/>
            </w:rPrChange>
          </w:rPr>
          <w:delText>el</w:delText>
        </w:r>
        <w:r w:rsidRPr="00D645B6" w:rsidDel="00DC12A4">
          <w:rPr>
            <w:rFonts w:ascii="Calibri" w:hAnsi="Calibri" w:cs="Calibri"/>
            <w:rPrChange w:author="LauraPGM" w:date="2025-10-01T09:45:00Z" w:id="2410">
              <w:rPr/>
            </w:rPrChange>
          </w:rPr>
          <w:delText xml:space="preserve"> personal base y otros compromisos contractuales.</w:delText>
        </w:r>
      </w:del>
    </w:p>
    <w:p w:rsidRPr="00D645B6" w:rsidR="00CD195F" w:rsidDel="00DC12A4" w:rsidP="001D59AC" w:rsidRDefault="00CD195F" w14:paraId="72D1EAFA" w14:textId="6AFA0E2B">
      <w:pPr>
        <w:pStyle w:val="Normal0"/>
        <w:spacing w:line="360" w:lineRule="auto"/>
        <w:ind w:left="720"/>
        <w:jc w:val="both"/>
        <w:rPr>
          <w:del w:author="LauraPGM" w:date="2025-10-01T15:48:00Z" w:id="2411"/>
          <w:rFonts w:ascii="Calibri" w:hAnsi="Calibri" w:cs="Calibri"/>
          <w:b/>
          <w:bCs/>
          <w:rPrChange w:author="LauraPGM" w:date="2025-10-01T09:45:00Z" w:id="2412">
            <w:rPr>
              <w:del w:author="LauraPGM" w:date="2025-10-01T15:48:00Z" w:id="2413"/>
              <w:b/>
              <w:bCs/>
            </w:rPr>
          </w:rPrChange>
        </w:rPr>
      </w:pPr>
    </w:p>
    <w:p w:rsidRPr="00D645B6" w:rsidR="00012717" w:rsidDel="00DC12A4" w:rsidP="001D59AC" w:rsidRDefault="00012717" w14:paraId="039FF1A7" w14:textId="3BEFFC1C">
      <w:pPr>
        <w:pStyle w:val="Normal0"/>
        <w:spacing w:line="360" w:lineRule="auto"/>
        <w:jc w:val="both"/>
        <w:rPr>
          <w:del w:author="LauraPGM" w:date="2025-10-01T15:48:00Z" w:id="2414"/>
          <w:rFonts w:ascii="Calibri" w:hAnsi="Calibri" w:cs="Calibri"/>
          <w:b/>
          <w:bCs/>
          <w:rPrChange w:author="LauraPGM" w:date="2025-10-01T09:45:00Z" w:id="2415">
            <w:rPr>
              <w:del w:author="LauraPGM" w:date="2025-10-01T15:48:00Z" w:id="2416"/>
              <w:b/>
              <w:bCs/>
            </w:rPr>
          </w:rPrChange>
        </w:rPr>
      </w:pPr>
      <w:del w:author="LauraPGM" w:date="2025-10-01T15:48:00Z" w:id="2417">
        <w:r w:rsidRPr="00D645B6" w:rsidDel="00DC12A4">
          <w:rPr>
            <w:rFonts w:ascii="Calibri" w:hAnsi="Calibri" w:cs="Calibri"/>
            <w:b/>
            <w:bCs/>
            <w:rPrChange w:author="LauraPGM" w:date="2025-10-01T09:45:00Z" w:id="2418">
              <w:rPr>
                <w:b/>
                <w:bCs/>
              </w:rPr>
            </w:rPrChange>
          </w:rPr>
          <w:delText>Ejemplos</w:delText>
        </w:r>
        <w:r w:rsidRPr="00D645B6" w:rsidDel="00DC12A4">
          <w:rPr>
            <w:rFonts w:ascii="Calibri" w:hAnsi="Calibri" w:cs="Calibri"/>
            <w:b/>
            <w:rPrChange w:author="LauraPGM" w:date="2025-10-01T09:45:00Z" w:id="2419">
              <w:rPr>
                <w:b/>
              </w:rPr>
            </w:rPrChange>
          </w:rPr>
          <w:delText>:</w:delText>
        </w:r>
      </w:del>
    </w:p>
    <w:p w:rsidRPr="00D645B6" w:rsidR="00012717" w:rsidDel="00DC12A4" w:rsidRDefault="00012717" w14:paraId="2A063713" w14:textId="00A78C7A">
      <w:pPr>
        <w:pStyle w:val="Normal0"/>
        <w:numPr>
          <w:ilvl w:val="0"/>
          <w:numId w:val="10"/>
        </w:numPr>
        <w:spacing w:line="360" w:lineRule="auto"/>
        <w:jc w:val="both"/>
        <w:rPr>
          <w:del w:author="LauraPGM" w:date="2025-10-01T15:48:00Z" w:id="2420"/>
          <w:rFonts w:ascii="Calibri" w:hAnsi="Calibri" w:cs="Calibri"/>
          <w:rPrChange w:author="LauraPGM" w:date="2025-10-01T09:45:00Z" w:id="2421">
            <w:rPr>
              <w:del w:author="LauraPGM" w:date="2025-10-01T15:48:00Z" w:id="2422"/>
            </w:rPr>
          </w:rPrChange>
        </w:rPr>
        <w:pPrChange w:author="LauraPGM" w:date="2025-10-01T09:45:00Z" w:id="2423">
          <w:pPr>
            <w:pStyle w:val="Normal0"/>
            <w:numPr>
              <w:numId w:val="11"/>
            </w:numPr>
            <w:tabs>
              <w:tab w:val="num" w:pos="720"/>
            </w:tabs>
            <w:spacing w:line="360" w:lineRule="auto"/>
            <w:ind w:left="720" w:hanging="360"/>
            <w:jc w:val="both"/>
          </w:pPr>
        </w:pPrChange>
      </w:pPr>
      <w:del w:author="LauraPGM" w:date="2025-10-01T15:48:00Z" w:id="2424">
        <w:r w:rsidRPr="00D645B6" w:rsidDel="00DC12A4">
          <w:rPr>
            <w:rFonts w:ascii="Calibri" w:hAnsi="Calibri" w:cs="Calibri"/>
            <w:rPrChange w:author="LauraPGM" w:date="2025-10-01T09:45:00Z" w:id="2425">
              <w:rPr/>
            </w:rPrChange>
          </w:rPr>
          <w:delText>Salarios del personal administrativo y directivo.</w:delText>
        </w:r>
      </w:del>
    </w:p>
    <w:p w:rsidRPr="00D645B6" w:rsidR="00012717" w:rsidDel="00DC12A4" w:rsidRDefault="00012717" w14:paraId="4B7B93DA" w14:textId="36C4D0AE">
      <w:pPr>
        <w:pStyle w:val="Normal0"/>
        <w:numPr>
          <w:ilvl w:val="0"/>
          <w:numId w:val="11"/>
        </w:numPr>
        <w:spacing w:line="360" w:lineRule="auto"/>
        <w:jc w:val="both"/>
        <w:rPr>
          <w:del w:author="LauraPGM" w:date="2025-10-01T15:48:00Z" w:id="2426"/>
          <w:rFonts w:ascii="Calibri" w:hAnsi="Calibri" w:cs="Calibri"/>
          <w:rPrChange w:author="LauraPGM" w:date="2025-10-01T09:45:00Z" w:id="2427">
            <w:rPr>
              <w:del w:author="LauraPGM" w:date="2025-10-01T15:48:00Z" w:id="2428"/>
            </w:rPr>
          </w:rPrChange>
        </w:rPr>
        <w:pPrChange w:author="LauraPGM" w:date="2025-10-01T09:45:00Z" w:id="2429">
          <w:pPr>
            <w:pStyle w:val="Normal0"/>
            <w:numPr>
              <w:numId w:val="12"/>
            </w:numPr>
            <w:tabs>
              <w:tab w:val="num" w:pos="720"/>
            </w:tabs>
            <w:spacing w:line="360" w:lineRule="auto"/>
            <w:ind w:left="720" w:hanging="360"/>
            <w:jc w:val="both"/>
          </w:pPr>
        </w:pPrChange>
      </w:pPr>
      <w:del w:author="LauraPGM" w:date="2025-10-01T15:48:00Z" w:id="2430">
        <w:r w:rsidRPr="00D645B6" w:rsidDel="00DC12A4">
          <w:rPr>
            <w:rFonts w:ascii="Calibri" w:hAnsi="Calibri" w:cs="Calibri"/>
            <w:rPrChange w:author="LauraPGM" w:date="2025-10-01T09:45:00Z" w:id="2431">
              <w:rPr/>
            </w:rPrChange>
          </w:rPr>
          <w:delText>Alquileres de oficinas o plantas.</w:delText>
        </w:r>
      </w:del>
    </w:p>
    <w:p w:rsidRPr="00D645B6" w:rsidR="00012717" w:rsidDel="00DC12A4" w:rsidRDefault="00012717" w14:paraId="5EE40060" w14:textId="37866B12">
      <w:pPr>
        <w:pStyle w:val="Normal0"/>
        <w:numPr>
          <w:ilvl w:val="0"/>
          <w:numId w:val="11"/>
        </w:numPr>
        <w:spacing w:line="360" w:lineRule="auto"/>
        <w:jc w:val="both"/>
        <w:rPr>
          <w:del w:author="LauraPGM" w:date="2025-10-01T15:48:00Z" w:id="2432"/>
          <w:rFonts w:ascii="Calibri" w:hAnsi="Calibri" w:cs="Calibri"/>
          <w:rPrChange w:author="LauraPGM" w:date="2025-10-01T09:45:00Z" w:id="2433">
            <w:rPr>
              <w:del w:author="LauraPGM" w:date="2025-10-01T15:48:00Z" w:id="2434"/>
            </w:rPr>
          </w:rPrChange>
        </w:rPr>
        <w:pPrChange w:author="LauraPGM" w:date="2025-10-01T09:45:00Z" w:id="2435">
          <w:pPr>
            <w:pStyle w:val="Normal0"/>
            <w:numPr>
              <w:numId w:val="12"/>
            </w:numPr>
            <w:tabs>
              <w:tab w:val="num" w:pos="720"/>
            </w:tabs>
            <w:spacing w:line="360" w:lineRule="auto"/>
            <w:ind w:left="720" w:hanging="360"/>
            <w:jc w:val="both"/>
          </w:pPr>
        </w:pPrChange>
      </w:pPr>
      <w:del w:author="LauraPGM" w:date="2025-10-01T15:48:00Z" w:id="2436">
        <w:r w:rsidRPr="00D645B6" w:rsidDel="00DC12A4">
          <w:rPr>
            <w:rFonts w:ascii="Calibri" w:hAnsi="Calibri" w:cs="Calibri"/>
            <w:rPrChange w:author="LauraPGM" w:date="2025-10-01T09:45:00Z" w:id="2437">
              <w:rPr/>
            </w:rPrChange>
          </w:rPr>
          <w:delText>Servicios públicos básicos (luz, agua, internet, seguridad).</w:delText>
        </w:r>
      </w:del>
    </w:p>
    <w:p w:rsidRPr="00D645B6" w:rsidR="00012717" w:rsidDel="00DC12A4" w:rsidRDefault="00012717" w14:paraId="6BEF53DD" w14:textId="3AC657E6">
      <w:pPr>
        <w:pStyle w:val="Normal0"/>
        <w:numPr>
          <w:ilvl w:val="0"/>
          <w:numId w:val="11"/>
        </w:numPr>
        <w:spacing w:line="360" w:lineRule="auto"/>
        <w:jc w:val="both"/>
        <w:rPr>
          <w:del w:author="LauraPGM" w:date="2025-10-01T15:48:00Z" w:id="2438"/>
          <w:rFonts w:ascii="Calibri" w:hAnsi="Calibri" w:cs="Calibri"/>
          <w:rPrChange w:author="LauraPGM" w:date="2025-10-01T09:45:00Z" w:id="2439">
            <w:rPr>
              <w:del w:author="LauraPGM" w:date="2025-10-01T15:48:00Z" w:id="2440"/>
            </w:rPr>
          </w:rPrChange>
        </w:rPr>
        <w:pPrChange w:author="LauraPGM" w:date="2025-10-01T09:45:00Z" w:id="2441">
          <w:pPr>
            <w:pStyle w:val="Normal0"/>
            <w:numPr>
              <w:numId w:val="12"/>
            </w:numPr>
            <w:tabs>
              <w:tab w:val="num" w:pos="720"/>
            </w:tabs>
            <w:spacing w:line="360" w:lineRule="auto"/>
            <w:ind w:left="720" w:hanging="360"/>
            <w:jc w:val="both"/>
          </w:pPr>
        </w:pPrChange>
      </w:pPr>
      <w:del w:author="LauraPGM" w:date="2025-10-01T15:48:00Z" w:id="2442">
        <w:r w:rsidRPr="00D645B6" w:rsidDel="00DC12A4">
          <w:rPr>
            <w:rFonts w:ascii="Calibri" w:hAnsi="Calibri" w:cs="Calibri"/>
            <w:rPrChange w:author="LauraPGM" w:date="2025-10-01T09:45:00Z" w:id="2443">
              <w:rPr/>
            </w:rPrChange>
          </w:rPr>
          <w:delText>Seguros empresariales.</w:delText>
        </w:r>
      </w:del>
    </w:p>
    <w:p w:rsidRPr="00D645B6" w:rsidR="00012717" w:rsidDel="00DC12A4" w:rsidRDefault="00012717" w14:paraId="57714231" w14:textId="3362A7C7">
      <w:pPr>
        <w:pStyle w:val="Normal0"/>
        <w:numPr>
          <w:ilvl w:val="0"/>
          <w:numId w:val="11"/>
        </w:numPr>
        <w:spacing w:line="360" w:lineRule="auto"/>
        <w:jc w:val="both"/>
        <w:rPr>
          <w:del w:author="LauraPGM" w:date="2025-10-01T15:48:00Z" w:id="2444"/>
          <w:rFonts w:ascii="Calibri" w:hAnsi="Calibri" w:cs="Calibri"/>
          <w:rPrChange w:author="LauraPGM" w:date="2025-10-01T09:45:00Z" w:id="2445">
            <w:rPr>
              <w:del w:author="LauraPGM" w:date="2025-10-01T15:48:00Z" w:id="2446"/>
            </w:rPr>
          </w:rPrChange>
        </w:rPr>
        <w:pPrChange w:author="LauraPGM" w:date="2025-10-01T09:45:00Z" w:id="2447">
          <w:pPr>
            <w:pStyle w:val="Normal0"/>
            <w:numPr>
              <w:numId w:val="12"/>
            </w:numPr>
            <w:tabs>
              <w:tab w:val="num" w:pos="720"/>
            </w:tabs>
            <w:spacing w:line="360" w:lineRule="auto"/>
            <w:ind w:left="720" w:hanging="360"/>
            <w:jc w:val="both"/>
          </w:pPr>
        </w:pPrChange>
      </w:pPr>
      <w:del w:author="LauraPGM" w:date="2025-10-01T15:48:00Z" w:id="2448">
        <w:r w:rsidRPr="00D645B6" w:rsidDel="00DC12A4">
          <w:rPr>
            <w:rFonts w:ascii="Calibri" w:hAnsi="Calibri" w:cs="Calibri"/>
            <w:rPrChange w:author="LauraPGM" w:date="2025-10-01T09:45:00Z" w:id="2449">
              <w:rPr/>
            </w:rPrChange>
          </w:rPr>
          <w:delText xml:space="preserve">Licencias de funcionamiento o </w:delText>
        </w:r>
        <w:r w:rsidRPr="00D645B6" w:rsidDel="00DC12A4">
          <w:rPr>
            <w:rFonts w:ascii="Calibri" w:hAnsi="Calibri" w:cs="Calibri"/>
            <w:i/>
            <w:highlight w:val="green"/>
            <w:rPrChange w:author="LauraPGM" w:date="2025-10-01T09:45:00Z" w:id="2450">
              <w:rPr>
                <w:i/>
                <w:highlight w:val="green"/>
              </w:rPr>
            </w:rPrChange>
          </w:rPr>
          <w:delText>software</w:delText>
        </w:r>
        <w:r w:rsidRPr="00D645B6" w:rsidDel="00DC12A4">
          <w:rPr>
            <w:rFonts w:ascii="Calibri" w:hAnsi="Calibri" w:cs="Calibri"/>
            <w:rPrChange w:author="LauraPGM" w:date="2025-10-01T09:45:00Z" w:id="2451">
              <w:rPr/>
            </w:rPrChange>
          </w:rPr>
          <w:delText>.</w:delText>
        </w:r>
      </w:del>
    </w:p>
    <w:p w:rsidRPr="00D645B6" w:rsidR="00CD195F" w:rsidDel="00DC12A4" w:rsidP="001D59AC" w:rsidRDefault="00CD195F" w14:paraId="7A30635D" w14:textId="6ACB43F3">
      <w:pPr>
        <w:pStyle w:val="Normal0"/>
        <w:spacing w:line="360" w:lineRule="auto"/>
        <w:jc w:val="both"/>
        <w:rPr>
          <w:del w:author="LauraPGM" w:date="2025-10-01T15:48:00Z" w:id="2452"/>
          <w:rFonts w:ascii="Calibri" w:hAnsi="Calibri" w:cs="Calibri"/>
          <w:rPrChange w:author="LauraPGM" w:date="2025-10-01T09:45:00Z" w:id="2453">
            <w:rPr>
              <w:del w:author="LauraPGM" w:date="2025-10-01T15:48:00Z" w:id="2454"/>
            </w:rPr>
          </w:rPrChange>
        </w:rPr>
      </w:pPr>
    </w:p>
    <w:p w:rsidRPr="00D645B6" w:rsidR="00012717" w:rsidDel="00DC12A4" w:rsidP="001D59AC" w:rsidRDefault="00012717" w14:paraId="2F0523D9" w14:textId="34C42CB6">
      <w:pPr>
        <w:pStyle w:val="Normal0"/>
        <w:spacing w:line="360" w:lineRule="auto"/>
        <w:rPr>
          <w:del w:author="LauraPGM" w:date="2025-10-01T15:48:00Z" w:id="2455"/>
          <w:rFonts w:ascii="Calibri" w:hAnsi="Calibri" w:cs="Calibri"/>
          <w:rPrChange w:author="LauraPGM" w:date="2025-10-01T09:45:00Z" w:id="2456">
            <w:rPr>
              <w:del w:author="LauraPGM" w:date="2025-10-01T15:48:00Z" w:id="2457"/>
            </w:rPr>
          </w:rPrChange>
        </w:rPr>
      </w:pPr>
      <w:del w:author="LauraPGM" w:date="2025-10-01T15:48:00Z" w:id="2458">
        <w:r w:rsidRPr="00D645B6" w:rsidDel="00DC12A4">
          <w:rPr>
            <w:rFonts w:ascii="Calibri" w:hAnsi="Calibri" w:cs="Calibri"/>
            <w:rPrChange w:author="LauraPGM" w:date="2025-10-01T09:45:00Z" w:id="2459">
              <w:rPr/>
            </w:rPrChange>
          </w:rPr>
          <w:delText>Los gastos fijos son útiles para calcular el punto de equilibrio y analizar la capacidad operativa mínima necesaria para cubrir los costos sin pérdidas.</w:delText>
        </w:r>
      </w:del>
    </w:p>
    <w:p w:rsidRPr="00D645B6" w:rsidR="00CD195F" w:rsidDel="00DC12A4" w:rsidP="001D59AC" w:rsidRDefault="00CD195F" w14:paraId="110DED11" w14:textId="64F40B18">
      <w:pPr>
        <w:pStyle w:val="Normal0"/>
        <w:spacing w:line="360" w:lineRule="auto"/>
        <w:rPr>
          <w:del w:author="LauraPGM" w:date="2025-10-01T15:48:00Z" w:id="2460"/>
          <w:rFonts w:ascii="Calibri" w:hAnsi="Calibri" w:cs="Calibri"/>
          <w:rPrChange w:author="LauraPGM" w:date="2025-10-01T09:45:00Z" w:id="2461">
            <w:rPr>
              <w:del w:author="LauraPGM" w:date="2025-10-01T15:48:00Z" w:id="2462"/>
            </w:rPr>
          </w:rPrChange>
        </w:rPr>
      </w:pPr>
    </w:p>
    <w:p w:rsidRPr="00D645B6" w:rsidR="00012717" w:rsidDel="00DC12A4" w:rsidP="001D59AC" w:rsidRDefault="00012717" w14:paraId="08DCE004" w14:textId="2D403106">
      <w:pPr>
        <w:pStyle w:val="Normal0"/>
        <w:spacing w:line="360" w:lineRule="auto"/>
        <w:rPr>
          <w:del w:author="LauraPGM" w:date="2025-10-01T15:48:00Z" w:id="2463"/>
          <w:rFonts w:ascii="Calibri" w:hAnsi="Calibri" w:cs="Calibri"/>
          <w:rPrChange w:author="LauraPGM" w:date="2025-10-01T09:45:00Z" w:id="2464">
            <w:rPr>
              <w:del w:author="LauraPGM" w:date="2025-10-01T15:48:00Z" w:id="2465"/>
            </w:rPr>
          </w:rPrChange>
        </w:rPr>
      </w:pPr>
      <w:del w:author="LauraPGM" w:date="2025-10-01T15:48:00Z" w:id="2466">
        <w:r w:rsidRPr="00D645B6" w:rsidDel="00DC12A4">
          <w:rPr>
            <w:rFonts w:ascii="Calibri" w:hAnsi="Calibri" w:cs="Calibri"/>
            <w:b/>
            <w:bCs/>
            <w:rPrChange w:author="LauraPGM" w:date="2025-10-01T09:45:00Z" w:id="2467">
              <w:rPr>
                <w:b/>
                <w:bCs/>
              </w:rPr>
            </w:rPrChange>
          </w:rPr>
          <w:delText>Gastos variables</w:delText>
        </w:r>
        <w:r w:rsidRPr="00D645B6" w:rsidDel="00DC12A4" w:rsidR="00CD195F">
          <w:rPr>
            <w:rFonts w:ascii="Calibri" w:hAnsi="Calibri" w:cs="Calibri"/>
            <w:b/>
            <w:bCs/>
            <w:rPrChange w:author="LauraPGM" w:date="2025-10-01T09:45:00Z" w:id="2468">
              <w:rPr>
                <w:b/>
                <w:bCs/>
              </w:rPr>
            </w:rPrChange>
          </w:rPr>
          <w:delText xml:space="preserve">: </w:delText>
        </w:r>
        <w:r w:rsidRPr="00D645B6" w:rsidDel="00DC12A4" w:rsidR="00CD195F">
          <w:rPr>
            <w:rFonts w:ascii="Calibri" w:hAnsi="Calibri" w:cs="Calibri"/>
            <w:rPrChange w:author="LauraPGM" w:date="2025-10-01T09:45:00Z" w:id="2469">
              <w:rPr/>
            </w:rPrChange>
          </w:rPr>
          <w:delText>a</w:delText>
        </w:r>
        <w:r w:rsidRPr="00D645B6" w:rsidDel="00DC12A4">
          <w:rPr>
            <w:rFonts w:ascii="Calibri" w:hAnsi="Calibri" w:cs="Calibri"/>
            <w:rPrChange w:author="LauraPGM" w:date="2025-10-01T09:45:00Z" w:id="2470">
              <w:rPr/>
            </w:rPrChange>
          </w:rPr>
          <w:delText xml:space="preserve"> diferencia de los anteriores, los gastos variables están directamente relacionados con el nivel de actividad de la empresa. A mayor volumen de producción o ventas, mayores serán estos costos, y viceversa. Esta variabilidad permite cierto grado de control y ajuste, ya que se adaptan a la demanda y la capacidad operativa del negocio.</w:delText>
        </w:r>
      </w:del>
    </w:p>
    <w:p w:rsidRPr="00D645B6" w:rsidR="00CD195F" w:rsidDel="00DC12A4" w:rsidP="001D59AC" w:rsidRDefault="00CD195F" w14:paraId="05321CDA" w14:textId="12A56EAD">
      <w:pPr>
        <w:pStyle w:val="Normal0"/>
        <w:spacing w:line="360" w:lineRule="auto"/>
        <w:jc w:val="both"/>
        <w:rPr>
          <w:del w:author="LauraPGM" w:date="2025-10-01T15:48:00Z" w:id="2471"/>
          <w:rFonts w:ascii="Calibri" w:hAnsi="Calibri" w:cs="Calibri"/>
          <w:b/>
          <w:bCs/>
          <w:rPrChange w:author="LauraPGM" w:date="2025-10-01T09:45:00Z" w:id="2472">
            <w:rPr>
              <w:del w:author="LauraPGM" w:date="2025-10-01T15:48:00Z" w:id="2473"/>
              <w:b/>
              <w:bCs/>
            </w:rPr>
          </w:rPrChange>
        </w:rPr>
      </w:pPr>
    </w:p>
    <w:p w:rsidRPr="00D645B6" w:rsidR="00012717" w:rsidDel="00DC12A4" w:rsidP="001D59AC" w:rsidRDefault="00012717" w14:paraId="1C8AA0CB" w14:textId="0D427116">
      <w:pPr>
        <w:pStyle w:val="Normal0"/>
        <w:spacing w:line="360" w:lineRule="auto"/>
        <w:jc w:val="both"/>
        <w:rPr>
          <w:del w:author="LauraPGM" w:date="2025-10-01T15:48:00Z" w:id="2474"/>
          <w:rFonts w:ascii="Calibri" w:hAnsi="Calibri" w:cs="Calibri"/>
          <w:b/>
          <w:rPrChange w:author="LauraPGM" w:date="2025-10-01T09:45:00Z" w:id="2475">
            <w:rPr>
              <w:del w:author="LauraPGM" w:date="2025-10-01T15:48:00Z" w:id="2476"/>
              <w:b/>
            </w:rPr>
          </w:rPrChange>
        </w:rPr>
      </w:pPr>
      <w:del w:author="LauraPGM" w:date="2025-10-01T15:48:00Z" w:id="2477">
        <w:r w:rsidRPr="00D645B6" w:rsidDel="00DC12A4">
          <w:rPr>
            <w:rFonts w:ascii="Calibri" w:hAnsi="Calibri" w:cs="Calibri"/>
            <w:b/>
            <w:bCs/>
            <w:rPrChange w:author="LauraPGM" w:date="2025-10-01T09:45:00Z" w:id="2478">
              <w:rPr>
                <w:b/>
                <w:bCs/>
              </w:rPr>
            </w:rPrChange>
          </w:rPr>
          <w:delText>Ejemplos</w:delText>
        </w:r>
        <w:r w:rsidRPr="00D645B6" w:rsidDel="00DC12A4">
          <w:rPr>
            <w:rFonts w:ascii="Calibri" w:hAnsi="Calibri" w:cs="Calibri"/>
            <w:b/>
            <w:rPrChange w:author="LauraPGM" w:date="2025-10-01T09:45:00Z" w:id="2479">
              <w:rPr>
                <w:b/>
              </w:rPr>
            </w:rPrChange>
          </w:rPr>
          <w:delText>:</w:delText>
        </w:r>
      </w:del>
    </w:p>
    <w:p w:rsidRPr="00D645B6" w:rsidR="00891FF3" w:rsidDel="00DC12A4" w:rsidP="001D59AC" w:rsidRDefault="00891FF3" w14:paraId="016E32FB" w14:textId="48F90294">
      <w:pPr>
        <w:pStyle w:val="Normal0"/>
        <w:spacing w:line="360" w:lineRule="auto"/>
        <w:jc w:val="both"/>
        <w:rPr>
          <w:del w:author="LauraPGM" w:date="2025-10-01T15:48:00Z" w:id="2480"/>
          <w:rFonts w:ascii="Calibri" w:hAnsi="Calibri" w:cs="Calibri"/>
          <w:b/>
          <w:rPrChange w:author="LauraPGM" w:date="2025-10-01T09:45:00Z" w:id="2481">
            <w:rPr>
              <w:del w:author="LauraPGM" w:date="2025-10-01T15:48:00Z" w:id="2482"/>
              <w:b/>
            </w:rPr>
          </w:rPrChange>
        </w:rPr>
      </w:pPr>
    </w:p>
    <w:p w:rsidRPr="00D645B6" w:rsidR="00012717" w:rsidDel="00DC12A4" w:rsidRDefault="00012717" w14:paraId="0D474D16" w14:textId="48CD5586">
      <w:pPr>
        <w:pStyle w:val="Normal0"/>
        <w:numPr>
          <w:ilvl w:val="0"/>
          <w:numId w:val="12"/>
        </w:numPr>
        <w:spacing w:line="360" w:lineRule="auto"/>
        <w:rPr>
          <w:del w:author="LauraPGM" w:date="2025-10-01T15:48:00Z" w:id="2483"/>
          <w:rFonts w:ascii="Calibri" w:hAnsi="Calibri" w:cs="Calibri"/>
          <w:rPrChange w:author="LauraPGM" w:date="2025-10-01T09:45:00Z" w:id="2484">
            <w:rPr>
              <w:del w:author="LauraPGM" w:date="2025-10-01T15:48:00Z" w:id="2485"/>
            </w:rPr>
          </w:rPrChange>
        </w:rPr>
        <w:pPrChange w:author="LauraPGM" w:date="2025-10-01T09:45:00Z" w:id="2486">
          <w:pPr>
            <w:pStyle w:val="Normal0"/>
            <w:numPr>
              <w:numId w:val="13"/>
            </w:numPr>
            <w:tabs>
              <w:tab w:val="num" w:pos="720"/>
            </w:tabs>
            <w:spacing w:line="360" w:lineRule="auto"/>
            <w:ind w:left="720" w:hanging="360"/>
          </w:pPr>
        </w:pPrChange>
      </w:pPr>
      <w:del w:author="LauraPGM" w:date="2025-10-01T15:48:00Z" w:id="2487">
        <w:r w:rsidRPr="00D645B6" w:rsidDel="00DC12A4">
          <w:rPr>
            <w:rFonts w:ascii="Calibri" w:hAnsi="Calibri" w:cs="Calibri"/>
            <w:rPrChange w:author="LauraPGM" w:date="2025-10-01T09:45:00Z" w:id="2488">
              <w:rPr/>
            </w:rPrChange>
          </w:rPr>
          <w:delText>Materias primas e insumos directos.</w:delText>
        </w:r>
      </w:del>
    </w:p>
    <w:p w:rsidRPr="00D645B6" w:rsidR="00012717" w:rsidDel="00DC12A4" w:rsidRDefault="00012717" w14:paraId="03650775" w14:textId="0856DF2F">
      <w:pPr>
        <w:pStyle w:val="Normal0"/>
        <w:numPr>
          <w:ilvl w:val="0"/>
          <w:numId w:val="12"/>
        </w:numPr>
        <w:spacing w:line="360" w:lineRule="auto"/>
        <w:rPr>
          <w:del w:author="LauraPGM" w:date="2025-10-01T15:48:00Z" w:id="2489"/>
          <w:rFonts w:ascii="Calibri" w:hAnsi="Calibri" w:cs="Calibri"/>
          <w:rPrChange w:author="LauraPGM" w:date="2025-10-01T09:45:00Z" w:id="2490">
            <w:rPr>
              <w:del w:author="LauraPGM" w:date="2025-10-01T15:48:00Z" w:id="2491"/>
            </w:rPr>
          </w:rPrChange>
        </w:rPr>
        <w:pPrChange w:author="LauraPGM" w:date="2025-10-01T09:45:00Z" w:id="2492">
          <w:pPr>
            <w:pStyle w:val="Normal0"/>
            <w:numPr>
              <w:numId w:val="13"/>
            </w:numPr>
            <w:tabs>
              <w:tab w:val="num" w:pos="720"/>
            </w:tabs>
            <w:spacing w:line="360" w:lineRule="auto"/>
            <w:ind w:left="720" w:hanging="360"/>
          </w:pPr>
        </w:pPrChange>
      </w:pPr>
      <w:del w:author="LauraPGM" w:date="2025-10-01T15:48:00Z" w:id="2493">
        <w:r w:rsidRPr="00D645B6" w:rsidDel="00DC12A4">
          <w:rPr>
            <w:rFonts w:ascii="Calibri" w:hAnsi="Calibri" w:cs="Calibri"/>
            <w:rPrChange w:author="LauraPGM" w:date="2025-10-01T09:45:00Z" w:id="2494">
              <w:rPr/>
            </w:rPrChange>
          </w:rPr>
          <w:delText>Mano de obra directa (en muchos casos sujeta a productividad o producción por demanda).</w:delText>
        </w:r>
      </w:del>
    </w:p>
    <w:p w:rsidRPr="00D645B6" w:rsidR="00012717" w:rsidDel="00DC12A4" w:rsidRDefault="00012717" w14:paraId="55DBCB66" w14:textId="07BCB7F7">
      <w:pPr>
        <w:pStyle w:val="Normal0"/>
        <w:numPr>
          <w:ilvl w:val="0"/>
          <w:numId w:val="12"/>
        </w:numPr>
        <w:spacing w:line="360" w:lineRule="auto"/>
        <w:rPr>
          <w:del w:author="LauraPGM" w:date="2025-10-01T15:48:00Z" w:id="2495"/>
          <w:rFonts w:ascii="Calibri" w:hAnsi="Calibri" w:cs="Calibri"/>
          <w:rPrChange w:author="LauraPGM" w:date="2025-10-01T09:45:00Z" w:id="2496">
            <w:rPr>
              <w:del w:author="LauraPGM" w:date="2025-10-01T15:48:00Z" w:id="2497"/>
            </w:rPr>
          </w:rPrChange>
        </w:rPr>
        <w:pPrChange w:author="LauraPGM" w:date="2025-10-01T09:45:00Z" w:id="2498">
          <w:pPr>
            <w:pStyle w:val="Normal0"/>
            <w:numPr>
              <w:numId w:val="13"/>
            </w:numPr>
            <w:tabs>
              <w:tab w:val="num" w:pos="720"/>
            </w:tabs>
            <w:spacing w:line="360" w:lineRule="auto"/>
            <w:ind w:left="720" w:hanging="360"/>
          </w:pPr>
        </w:pPrChange>
      </w:pPr>
      <w:del w:author="LauraPGM" w:date="2025-10-01T15:48:00Z" w:id="2499">
        <w:r w:rsidRPr="00D645B6" w:rsidDel="00DC12A4">
          <w:rPr>
            <w:rFonts w:ascii="Calibri" w:hAnsi="Calibri" w:cs="Calibri"/>
            <w:rPrChange w:author="LauraPGM" w:date="2025-10-01T09:45:00Z" w:id="2500">
              <w:rPr/>
            </w:rPrChange>
          </w:rPr>
          <w:delText>Comisiones por ventas.</w:delText>
        </w:r>
      </w:del>
    </w:p>
    <w:p w:rsidRPr="00D645B6" w:rsidR="00012717" w:rsidDel="00DC12A4" w:rsidRDefault="00012717" w14:paraId="6C16F539" w14:textId="6DEA2072">
      <w:pPr>
        <w:pStyle w:val="Normal0"/>
        <w:numPr>
          <w:ilvl w:val="0"/>
          <w:numId w:val="12"/>
        </w:numPr>
        <w:spacing w:line="360" w:lineRule="auto"/>
        <w:rPr>
          <w:del w:author="LauraPGM" w:date="2025-10-01T15:48:00Z" w:id="2501"/>
          <w:rFonts w:ascii="Calibri" w:hAnsi="Calibri" w:cs="Calibri"/>
          <w:rPrChange w:author="LauraPGM" w:date="2025-10-01T09:45:00Z" w:id="2502">
            <w:rPr>
              <w:del w:author="LauraPGM" w:date="2025-10-01T15:48:00Z" w:id="2503"/>
            </w:rPr>
          </w:rPrChange>
        </w:rPr>
        <w:pPrChange w:author="LauraPGM" w:date="2025-10-01T09:45:00Z" w:id="2504">
          <w:pPr>
            <w:pStyle w:val="Normal0"/>
            <w:numPr>
              <w:numId w:val="13"/>
            </w:numPr>
            <w:tabs>
              <w:tab w:val="num" w:pos="720"/>
            </w:tabs>
            <w:spacing w:line="360" w:lineRule="auto"/>
            <w:ind w:left="720" w:hanging="360"/>
          </w:pPr>
        </w:pPrChange>
      </w:pPr>
      <w:del w:author="LauraPGM" w:date="2025-10-01T15:48:00Z" w:id="2505">
        <w:r w:rsidRPr="00D645B6" w:rsidDel="00DC12A4">
          <w:rPr>
            <w:rFonts w:ascii="Calibri" w:hAnsi="Calibri" w:cs="Calibri"/>
            <w:rPrChange w:author="LauraPGM" w:date="2025-10-01T09:45:00Z" w:id="2506">
              <w:rPr/>
            </w:rPrChange>
          </w:rPr>
          <w:delText>Costos de embalaje, distribución y transporte.</w:delText>
        </w:r>
      </w:del>
    </w:p>
    <w:p w:rsidRPr="00D645B6" w:rsidR="00012717" w:rsidDel="00DC12A4" w:rsidRDefault="00012717" w14:paraId="47CA7E7F" w14:textId="49EBAB93">
      <w:pPr>
        <w:pStyle w:val="Normal0"/>
        <w:numPr>
          <w:ilvl w:val="0"/>
          <w:numId w:val="13"/>
        </w:numPr>
        <w:spacing w:line="360" w:lineRule="auto"/>
        <w:rPr>
          <w:del w:author="LauraPGM" w:date="2025-10-01T15:48:00Z" w:id="2507"/>
          <w:rFonts w:ascii="Calibri" w:hAnsi="Calibri" w:cs="Calibri"/>
          <w:rPrChange w:author="LauraPGM" w:date="2025-10-01T09:45:00Z" w:id="2508">
            <w:rPr>
              <w:del w:author="LauraPGM" w:date="2025-10-01T15:48:00Z" w:id="2509"/>
            </w:rPr>
          </w:rPrChange>
        </w:rPr>
        <w:pPrChange w:author="LauraPGM" w:date="2025-10-01T09:45:00Z" w:id="2510">
          <w:pPr>
            <w:pStyle w:val="Normal0"/>
            <w:numPr>
              <w:numId w:val="14"/>
            </w:numPr>
            <w:spacing w:line="360" w:lineRule="auto"/>
            <w:ind w:left="720" w:hanging="360"/>
          </w:pPr>
        </w:pPrChange>
      </w:pPr>
      <w:del w:author="LauraPGM" w:date="2025-10-01T15:48:00Z" w:id="2511">
        <w:r w:rsidRPr="00D645B6" w:rsidDel="00DC12A4">
          <w:rPr>
            <w:rFonts w:ascii="Calibri" w:hAnsi="Calibri" w:cs="Calibri"/>
            <w:rPrChange w:author="LauraPGM" w:date="2025-10-01T09:45:00Z" w:id="2512">
              <w:rPr/>
            </w:rPrChange>
          </w:rPr>
          <w:delText>Gastos de envío y logística.</w:delText>
        </w:r>
      </w:del>
    </w:p>
    <w:p w:rsidRPr="00D645B6" w:rsidR="00012717" w:rsidDel="00DC12A4" w:rsidRDefault="00012717" w14:paraId="3E63B277" w14:textId="71221179">
      <w:pPr>
        <w:pStyle w:val="Normal0"/>
        <w:numPr>
          <w:ilvl w:val="0"/>
          <w:numId w:val="13"/>
        </w:numPr>
        <w:spacing w:line="360" w:lineRule="auto"/>
        <w:rPr>
          <w:del w:author="LauraPGM" w:date="2025-10-01T15:48:00Z" w:id="2513"/>
          <w:rFonts w:ascii="Calibri" w:hAnsi="Calibri" w:cs="Calibri"/>
          <w:rPrChange w:author="LauraPGM" w:date="2025-10-01T09:45:00Z" w:id="2514">
            <w:rPr>
              <w:del w:author="LauraPGM" w:date="2025-10-01T15:48:00Z" w:id="2515"/>
            </w:rPr>
          </w:rPrChange>
        </w:rPr>
        <w:pPrChange w:author="LauraPGM" w:date="2025-10-01T09:45:00Z" w:id="2516">
          <w:pPr>
            <w:pStyle w:val="Normal0"/>
            <w:numPr>
              <w:numId w:val="14"/>
            </w:numPr>
            <w:spacing w:line="360" w:lineRule="auto"/>
            <w:ind w:left="720" w:hanging="360"/>
          </w:pPr>
        </w:pPrChange>
      </w:pPr>
      <w:del w:author="LauraPGM" w:date="2025-10-01T15:48:00Z" w:id="2517">
        <w:r w:rsidRPr="00D645B6" w:rsidDel="00DC12A4">
          <w:rPr>
            <w:rFonts w:ascii="Calibri" w:hAnsi="Calibri" w:cs="Calibri"/>
            <w:rPrChange w:author="LauraPGM" w:date="2025-10-01T09:45:00Z" w:id="2518">
              <w:rPr/>
            </w:rPrChange>
          </w:rPr>
          <w:delText>Contratación de personal temporal o de medio tiempo.</w:delText>
        </w:r>
      </w:del>
    </w:p>
    <w:p w:rsidRPr="00D645B6" w:rsidR="00012717" w:rsidDel="00DC12A4" w:rsidRDefault="00012717" w14:paraId="11C26164" w14:textId="3B39A668">
      <w:pPr>
        <w:pStyle w:val="Normal0"/>
        <w:numPr>
          <w:ilvl w:val="0"/>
          <w:numId w:val="13"/>
        </w:numPr>
        <w:spacing w:line="360" w:lineRule="auto"/>
        <w:rPr>
          <w:del w:author="LauraPGM" w:date="2025-10-01T15:48:00Z" w:id="2519"/>
          <w:rFonts w:ascii="Calibri" w:hAnsi="Calibri" w:cs="Calibri"/>
          <w:rPrChange w:author="LauraPGM" w:date="2025-10-01T09:45:00Z" w:id="2520">
            <w:rPr>
              <w:del w:author="LauraPGM" w:date="2025-10-01T15:48:00Z" w:id="2521"/>
            </w:rPr>
          </w:rPrChange>
        </w:rPr>
        <w:pPrChange w:author="LauraPGM" w:date="2025-10-01T09:45:00Z" w:id="2522">
          <w:pPr>
            <w:pStyle w:val="Normal0"/>
            <w:numPr>
              <w:numId w:val="14"/>
            </w:numPr>
            <w:spacing w:line="360" w:lineRule="auto"/>
            <w:ind w:left="720" w:hanging="360"/>
          </w:pPr>
        </w:pPrChange>
      </w:pPr>
      <w:del w:author="LauraPGM" w:date="2025-10-01T15:48:00Z" w:id="2523">
        <w:r w:rsidRPr="00D645B6" w:rsidDel="00DC12A4">
          <w:rPr>
            <w:rFonts w:ascii="Calibri" w:hAnsi="Calibri" w:cs="Calibri"/>
            <w:rPrChange w:author="LauraPGM" w:date="2025-10-01T09:45:00Z" w:id="2524">
              <w:rPr/>
            </w:rPrChange>
          </w:rPr>
          <w:delText>Bonificaciones por productividad.</w:delText>
        </w:r>
      </w:del>
    </w:p>
    <w:p w:rsidRPr="00D645B6" w:rsidR="00CD195F" w:rsidDel="00DC12A4" w:rsidP="001D59AC" w:rsidRDefault="00CD195F" w14:paraId="35D4E449" w14:textId="2DB1BB73">
      <w:pPr>
        <w:pStyle w:val="Normal0"/>
        <w:spacing w:line="360" w:lineRule="auto"/>
        <w:ind w:left="720"/>
        <w:jc w:val="both"/>
        <w:rPr>
          <w:del w:author="LauraPGM" w:date="2025-10-01T15:48:00Z" w:id="2525"/>
          <w:rFonts w:ascii="Calibri" w:hAnsi="Calibri" w:cs="Calibri"/>
          <w:rPrChange w:author="LauraPGM" w:date="2025-10-01T09:45:00Z" w:id="2526">
            <w:rPr>
              <w:del w:author="LauraPGM" w:date="2025-10-01T15:48:00Z" w:id="2527"/>
            </w:rPr>
          </w:rPrChange>
        </w:rPr>
      </w:pPr>
    </w:p>
    <w:p w:rsidRPr="00D645B6" w:rsidR="00012717" w:rsidDel="00DC12A4" w:rsidP="001D59AC" w:rsidRDefault="00012717" w14:paraId="691EEADB" w14:textId="1670F230">
      <w:pPr>
        <w:pStyle w:val="Normal0"/>
        <w:spacing w:line="360" w:lineRule="auto"/>
        <w:rPr>
          <w:del w:author="LauraPGM" w:date="2025-10-01T15:48:00Z" w:id="2528"/>
          <w:rFonts w:ascii="Calibri" w:hAnsi="Calibri" w:cs="Calibri"/>
          <w:rPrChange w:author="LauraPGM" w:date="2025-10-01T09:45:00Z" w:id="2529">
            <w:rPr>
              <w:del w:author="LauraPGM" w:date="2025-10-01T15:48:00Z" w:id="2530"/>
            </w:rPr>
          </w:rPrChange>
        </w:rPr>
      </w:pPr>
      <w:del w:author="LauraPGM" w:date="2025-10-01T15:48:00Z" w:id="2531">
        <w:r w:rsidRPr="00D645B6" w:rsidDel="00DC12A4">
          <w:rPr>
            <w:rFonts w:ascii="Calibri" w:hAnsi="Calibri" w:cs="Calibri"/>
            <w:rPrChange w:author="LauraPGM" w:date="2025-10-01T09:45:00Z" w:id="2532">
              <w:rPr/>
            </w:rPrChange>
          </w:rPr>
          <w:delText>Una correcta diferenciación entre estos tipos de gastos facilita el diseño de estrategias financieras, la elaboración de presupuestos flexibles y el análisis de rentabilidad por línea de producto o servicio.</w:delText>
        </w:r>
      </w:del>
    </w:p>
    <w:p w:rsidRPr="00D645B6" w:rsidR="0083758A" w:rsidDel="00DC12A4" w:rsidP="001D59AC" w:rsidRDefault="0083758A" w14:paraId="3C20B8F0" w14:textId="0607D2E3">
      <w:pPr>
        <w:pStyle w:val="Normal0"/>
        <w:spacing w:line="360" w:lineRule="auto"/>
        <w:rPr>
          <w:del w:author="LauraPGM" w:date="2025-10-01T15:48:00Z" w:id="2533"/>
          <w:rFonts w:ascii="Calibri" w:hAnsi="Calibri" w:cs="Calibri"/>
          <w:rPrChange w:author="LauraPGM" w:date="2025-10-01T09:45:00Z" w:id="2534">
            <w:rPr>
              <w:del w:author="LauraPGM" w:date="2025-10-01T15:48:00Z" w:id="2535"/>
            </w:rPr>
          </w:rPrChange>
        </w:rPr>
      </w:pPr>
    </w:p>
    <w:p w:rsidRPr="00D645B6" w:rsidR="0071486D" w:rsidDel="00DC12A4" w:rsidP="001D59AC" w:rsidRDefault="0051696B" w14:paraId="27C93AEF" w14:textId="5286B809">
      <w:pPr>
        <w:pStyle w:val="Normal0"/>
        <w:spacing w:line="360" w:lineRule="auto"/>
        <w:rPr>
          <w:del w:author="LauraPGM" w:date="2025-10-01T15:48:00Z" w:id="2536"/>
          <w:rFonts w:ascii="Calibri" w:hAnsi="Calibri" w:cs="Calibri"/>
          <w:rPrChange w:author="LauraPGM" w:date="2025-10-01T09:45:00Z" w:id="2537">
            <w:rPr>
              <w:del w:author="LauraPGM" w:date="2025-10-01T15:48:00Z" w:id="2538"/>
            </w:rPr>
          </w:rPrChange>
        </w:rPr>
      </w:pPr>
      <w:del w:author="LauraPGM" w:date="2025-10-01T15:48:00Z" w:id="2539">
        <w:r w:rsidRPr="00D645B6" w:rsidDel="00DC12A4">
          <w:rPr>
            <w:rFonts w:ascii="Calibri" w:hAnsi="Calibri" w:cs="Calibri"/>
            <w:rPrChange w:author="LauraPGM" w:date="2025-10-01T09:45:00Z" w:id="2540">
              <w:rPr/>
            </w:rPrChange>
          </w:rPr>
          <w:delText>La siguiente tabla</w:delText>
        </w:r>
        <w:r w:rsidRPr="00D645B6" w:rsidDel="00DC12A4" w:rsidR="00CD195F">
          <w:rPr>
            <w:rFonts w:ascii="Calibri" w:hAnsi="Calibri" w:cs="Calibri"/>
            <w:rPrChange w:author="LauraPGM" w:date="2025-10-01T09:45:00Z" w:id="2541">
              <w:rPr/>
            </w:rPrChange>
          </w:rPr>
          <w:delText>, sirve de ejemplo para clasificar los costos fijos y variables:</w:delText>
        </w:r>
      </w:del>
    </w:p>
    <w:p w:rsidRPr="00D645B6" w:rsidR="0071486D" w:rsidDel="00DC12A4" w:rsidP="001D59AC" w:rsidRDefault="0071486D" w14:paraId="6DE6B757" w14:textId="154F0977">
      <w:pPr>
        <w:pStyle w:val="Normal0"/>
        <w:spacing w:line="360" w:lineRule="auto"/>
        <w:jc w:val="both"/>
        <w:rPr>
          <w:del w:author="LauraPGM" w:date="2025-10-01T15:48:00Z" w:id="2542"/>
          <w:rFonts w:ascii="Calibri" w:hAnsi="Calibri" w:cs="Calibri"/>
          <w:rPrChange w:author="LauraPGM" w:date="2025-10-01T09:45:00Z" w:id="2543">
            <w:rPr>
              <w:del w:author="LauraPGM" w:date="2025-10-01T15:48:00Z" w:id="2544"/>
            </w:rPr>
          </w:rPrChange>
        </w:rPr>
      </w:pPr>
    </w:p>
    <w:p w:rsidRPr="00D645B6" w:rsidR="0071486D" w:rsidDel="00DC12A4" w:rsidP="001D59AC" w:rsidRDefault="00CD195F" w14:paraId="4FB5122A" w14:textId="53022270">
      <w:pPr>
        <w:pStyle w:val="Normal0"/>
        <w:spacing w:line="360" w:lineRule="auto"/>
        <w:jc w:val="both"/>
        <w:rPr>
          <w:del w:author="LauraPGM" w:date="2025-10-01T15:48:00Z" w:id="2545"/>
          <w:rFonts w:ascii="Calibri" w:hAnsi="Calibri" w:cs="Calibri"/>
          <w:b/>
          <w:rPrChange w:author="LauraPGM" w:date="2025-10-01T09:45:00Z" w:id="2546">
            <w:rPr>
              <w:del w:author="LauraPGM" w:date="2025-10-01T15:48:00Z" w:id="2547"/>
              <w:b/>
            </w:rPr>
          </w:rPrChange>
        </w:rPr>
      </w:pPr>
      <w:del w:author="LauraPGM" w:date="2025-10-01T15:48:00Z" w:id="2548">
        <w:r w:rsidRPr="00D645B6" w:rsidDel="00DC12A4">
          <w:rPr>
            <w:rFonts w:ascii="Calibri" w:hAnsi="Calibri" w:cs="Calibri"/>
            <w:b/>
            <w:rPrChange w:author="LauraPGM" w:date="2025-10-01T09:45:00Z" w:id="2549">
              <w:rPr>
                <w:b/>
              </w:rPr>
            </w:rPrChange>
          </w:rPr>
          <w:delText xml:space="preserve">Tabla 1. Costos fijos y </w:delText>
        </w:r>
        <w:commentRangeStart w:id="2550"/>
        <w:r w:rsidRPr="00D645B6" w:rsidDel="00DC12A4">
          <w:rPr>
            <w:rFonts w:ascii="Calibri" w:hAnsi="Calibri" w:cs="Calibri"/>
            <w:b/>
            <w:rPrChange w:author="LauraPGM" w:date="2025-10-01T09:45:00Z" w:id="2551">
              <w:rPr>
                <w:b/>
              </w:rPr>
            </w:rPrChange>
          </w:rPr>
          <w:delText>variables</w:delText>
        </w:r>
        <w:commentRangeEnd w:id="2550"/>
        <w:r w:rsidRPr="00D645B6" w:rsidDel="00DC12A4" w:rsidR="0071486D">
          <w:rPr>
            <w:rStyle w:val="Refdecomentario"/>
            <w:rFonts w:ascii="Calibri" w:hAnsi="Calibri" w:cs="Calibri"/>
            <w:sz w:val="22"/>
            <w:szCs w:val="22"/>
            <w:rPrChange w:author="LauraPGM" w:date="2025-10-01T09:45:00Z" w:id="2552">
              <w:rPr>
                <w:rStyle w:val="Refdecomentario"/>
              </w:rPr>
            </w:rPrChange>
          </w:rPr>
          <w:commentReference w:id="2550"/>
        </w:r>
        <w:r w:rsidRPr="00D645B6" w:rsidDel="00DC12A4" w:rsidR="00D9261C">
          <w:rPr>
            <w:rFonts w:ascii="Calibri" w:hAnsi="Calibri" w:cs="Calibri"/>
            <w:b/>
            <w:rPrChange w:author="LauraPGM" w:date="2025-10-01T09:45:00Z" w:id="2553">
              <w:rPr>
                <w:b/>
              </w:rPr>
            </w:rPrChange>
          </w:rPr>
          <w:delText>.</w:delText>
        </w:r>
      </w:del>
    </w:p>
    <w:p w:rsidRPr="00D645B6" w:rsidR="0071486D" w:rsidDel="00DC12A4" w:rsidP="001D59AC" w:rsidRDefault="0071486D" w14:paraId="55B0E86A" w14:textId="13F00DFD">
      <w:pPr>
        <w:pStyle w:val="Normal0"/>
        <w:spacing w:line="360" w:lineRule="auto"/>
        <w:jc w:val="both"/>
        <w:rPr>
          <w:del w:author="LauraPGM" w:date="2025-10-01T15:48:00Z" w:id="2554"/>
          <w:rFonts w:ascii="Calibri" w:hAnsi="Calibri" w:cs="Calibri"/>
          <w:b/>
          <w:rPrChange w:author="LauraPGM" w:date="2025-10-01T09:45:00Z" w:id="2555">
            <w:rPr>
              <w:del w:author="LauraPGM" w:date="2025-10-01T15:48:00Z" w:id="2556"/>
              <w:b/>
            </w:rPr>
          </w:rPrChange>
        </w:rPr>
      </w:pPr>
    </w:p>
    <w:tbl>
      <w:tblPr>
        <w:tblW w:w="5000" w:type="pct"/>
        <w:shd w:val="clear" w:color="auto" w:fill="FFFFFF"/>
        <w:tblCellMar>
          <w:left w:w="0" w:type="dxa"/>
          <w:right w:w="0" w:type="dxa"/>
        </w:tblCellMar>
        <w:tblLook w:val="04A0" w:firstRow="1" w:lastRow="0" w:firstColumn="1" w:lastColumn="0" w:noHBand="0" w:noVBand="1"/>
      </w:tblPr>
      <w:tblGrid>
        <w:gridCol w:w="3799"/>
        <w:gridCol w:w="2654"/>
        <w:gridCol w:w="3503"/>
      </w:tblGrid>
      <w:tr w:rsidRPr="00D645B6" w:rsidR="0071486D" w:rsidDel="00DC12A4" w:rsidTr="0095486F" w14:paraId="0220C008" w14:textId="4C967F2C">
        <w:trPr>
          <w:del w:author="LauraPGM" w:date="2025-10-01T15:48:00Z" w:id="2557"/>
        </w:trPr>
        <w:tc>
          <w:tcPr>
            <w:tcW w:w="1908"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1486D" w:rsidDel="00DC12A4" w:rsidP="001D59AC" w:rsidRDefault="0071486D" w14:paraId="087484B4" w14:textId="1480DE66">
            <w:pPr>
              <w:pStyle w:val="Normal0"/>
              <w:spacing w:line="360" w:lineRule="auto"/>
              <w:jc w:val="both"/>
              <w:rPr>
                <w:del w:author="LauraPGM" w:date="2025-10-01T15:48:00Z" w:id="2558"/>
                <w:rFonts w:ascii="Calibri" w:hAnsi="Calibri" w:cs="Calibri"/>
                <w:rPrChange w:author="LauraPGM" w:date="2025-10-01T09:45:00Z" w:id="2559">
                  <w:rPr>
                    <w:del w:author="LauraPGM" w:date="2025-10-01T15:48:00Z" w:id="2560"/>
                  </w:rPr>
                </w:rPrChange>
              </w:rPr>
            </w:pPr>
            <w:del w:author="LauraPGM" w:date="2025-10-01T15:48:00Z" w:id="2561">
              <w:r w:rsidRPr="00D645B6" w:rsidDel="00DC12A4">
                <w:rPr>
                  <w:rFonts w:ascii="Calibri" w:hAnsi="Calibri" w:cs="Calibri"/>
                  <w:b/>
                  <w:bCs/>
                  <w:rPrChange w:author="LauraPGM" w:date="2025-10-01T09:45:00Z" w:id="2562">
                    <w:rPr>
                      <w:b/>
                      <w:bCs/>
                    </w:rPr>
                  </w:rPrChange>
                </w:rPr>
                <w:delText>Descripción</w:delText>
              </w:r>
            </w:del>
          </w:p>
        </w:tc>
        <w:tc>
          <w:tcPr>
            <w:tcW w:w="133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1486D" w:rsidDel="00DC12A4" w:rsidP="001D59AC" w:rsidRDefault="0071486D" w14:paraId="7913B385" w14:textId="7AA58EA0">
            <w:pPr>
              <w:pStyle w:val="Normal0"/>
              <w:spacing w:line="360" w:lineRule="auto"/>
              <w:jc w:val="both"/>
              <w:rPr>
                <w:del w:author="LauraPGM" w:date="2025-10-01T15:48:00Z" w:id="2563"/>
                <w:rFonts w:ascii="Calibri" w:hAnsi="Calibri" w:cs="Calibri"/>
                <w:rPrChange w:author="LauraPGM" w:date="2025-10-01T09:45:00Z" w:id="2564">
                  <w:rPr>
                    <w:del w:author="LauraPGM" w:date="2025-10-01T15:48:00Z" w:id="2565"/>
                  </w:rPr>
                </w:rPrChange>
              </w:rPr>
            </w:pPr>
            <w:del w:author="LauraPGM" w:date="2025-10-01T15:48:00Z" w:id="2566">
              <w:r w:rsidRPr="00D645B6" w:rsidDel="00DC12A4">
                <w:rPr>
                  <w:rFonts w:ascii="Calibri" w:hAnsi="Calibri" w:cs="Calibri"/>
                  <w:b/>
                  <w:bCs/>
                  <w:rPrChange w:author="LauraPGM" w:date="2025-10-01T09:45:00Z" w:id="2567">
                    <w:rPr>
                      <w:b/>
                      <w:bCs/>
                    </w:rPr>
                  </w:rPrChange>
                </w:rPr>
                <w:delText>Costos fijos</w:delText>
              </w:r>
            </w:del>
          </w:p>
        </w:tc>
        <w:tc>
          <w:tcPr>
            <w:tcW w:w="1759"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1486D" w:rsidDel="00DC12A4" w:rsidP="001D59AC" w:rsidRDefault="0071486D" w14:paraId="03DAF61F" w14:textId="6E0EE5E5">
            <w:pPr>
              <w:pStyle w:val="Normal0"/>
              <w:spacing w:line="360" w:lineRule="auto"/>
              <w:jc w:val="both"/>
              <w:rPr>
                <w:del w:author="LauraPGM" w:date="2025-10-01T15:48:00Z" w:id="2568"/>
                <w:rFonts w:ascii="Calibri" w:hAnsi="Calibri" w:cs="Calibri"/>
                <w:rPrChange w:author="LauraPGM" w:date="2025-10-01T09:45:00Z" w:id="2569">
                  <w:rPr>
                    <w:del w:author="LauraPGM" w:date="2025-10-01T15:48:00Z" w:id="2570"/>
                  </w:rPr>
                </w:rPrChange>
              </w:rPr>
            </w:pPr>
            <w:del w:author="LauraPGM" w:date="2025-10-01T15:48:00Z" w:id="2571">
              <w:r w:rsidRPr="00D645B6" w:rsidDel="00DC12A4">
                <w:rPr>
                  <w:rFonts w:ascii="Calibri" w:hAnsi="Calibri" w:cs="Calibri"/>
                  <w:b/>
                  <w:bCs/>
                  <w:rPrChange w:author="LauraPGM" w:date="2025-10-01T09:45:00Z" w:id="2572">
                    <w:rPr>
                      <w:b/>
                      <w:bCs/>
                    </w:rPr>
                  </w:rPrChange>
                </w:rPr>
                <w:delText>Costos variables</w:delText>
              </w:r>
            </w:del>
          </w:p>
        </w:tc>
      </w:tr>
      <w:tr w:rsidRPr="00D645B6" w:rsidR="0071486D" w:rsidDel="00DC12A4" w:rsidTr="0095486F" w14:paraId="2E0A540D" w14:textId="7E748D77">
        <w:trPr>
          <w:del w:author="LauraPGM" w:date="2025-10-01T15:48:00Z" w:id="2573"/>
        </w:trPr>
        <w:tc>
          <w:tcPr>
            <w:tcW w:w="1908"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1486D" w:rsidDel="00DC12A4" w:rsidP="001D59AC" w:rsidRDefault="0071486D" w14:paraId="3D73B24C" w14:textId="449993ED">
            <w:pPr>
              <w:pStyle w:val="Normal0"/>
              <w:spacing w:line="360" w:lineRule="auto"/>
              <w:jc w:val="both"/>
              <w:rPr>
                <w:del w:author="LauraPGM" w:date="2025-10-01T15:48:00Z" w:id="2574"/>
                <w:rFonts w:ascii="Calibri" w:hAnsi="Calibri" w:cs="Calibri"/>
                <w:rPrChange w:author="LauraPGM" w:date="2025-10-01T09:45:00Z" w:id="2575">
                  <w:rPr>
                    <w:del w:author="LauraPGM" w:date="2025-10-01T15:48:00Z" w:id="2576"/>
                  </w:rPr>
                </w:rPrChange>
              </w:rPr>
            </w:pPr>
            <w:del w:author="LauraPGM" w:date="2025-10-01T15:48:00Z" w:id="2577">
              <w:r w:rsidRPr="00D645B6" w:rsidDel="00DC12A4">
                <w:rPr>
                  <w:rFonts w:ascii="Calibri" w:hAnsi="Calibri" w:cs="Calibri"/>
                  <w:rPrChange w:author="LauraPGM" w:date="2025-10-01T09:45:00Z" w:id="2578">
                    <w:rPr/>
                  </w:rPrChange>
                </w:rPr>
                <w:delText>Gastos de fabricación</w:delText>
              </w:r>
            </w:del>
          </w:p>
        </w:tc>
        <w:tc>
          <w:tcPr>
            <w:tcW w:w="133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1486D" w:rsidDel="00DC12A4" w:rsidP="001D59AC" w:rsidRDefault="00242ED4" w14:paraId="1A8BDAB7" w14:textId="126A36DB">
            <w:pPr>
              <w:pStyle w:val="Normal0"/>
              <w:spacing w:line="360" w:lineRule="auto"/>
              <w:jc w:val="both"/>
              <w:rPr>
                <w:del w:author="LauraPGM" w:date="2025-10-01T15:48:00Z" w:id="2579"/>
                <w:rFonts w:ascii="Calibri" w:hAnsi="Calibri" w:cs="Calibri"/>
                <w:rPrChange w:author="LauraPGM" w:date="2025-10-01T09:45:00Z" w:id="2580">
                  <w:rPr>
                    <w:del w:author="LauraPGM" w:date="2025-10-01T15:48:00Z" w:id="2581"/>
                  </w:rPr>
                </w:rPrChange>
              </w:rPr>
            </w:pPr>
            <w:del w:author="LauraPGM" w:date="2025-10-01T15:48:00Z" w:id="2582">
              <w:r w:rsidRPr="00D645B6" w:rsidDel="00DC12A4">
                <w:rPr>
                  <w:rFonts w:ascii="Calibri" w:hAnsi="Calibri" w:cs="Calibri"/>
                  <w:rPrChange w:author="LauraPGM" w:date="2025-10-01T09:45:00Z" w:id="2583">
                    <w:rPr/>
                  </w:rPrChange>
                </w:rPr>
                <w:delText>No aplica</w:delText>
              </w:r>
            </w:del>
          </w:p>
        </w:tc>
        <w:tc>
          <w:tcPr>
            <w:tcW w:w="1759"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1486D" w:rsidDel="00DC12A4" w:rsidP="001D59AC" w:rsidRDefault="00242ED4" w14:paraId="02526571" w14:textId="68ED9B88">
            <w:pPr>
              <w:pStyle w:val="Normal0"/>
              <w:spacing w:line="360" w:lineRule="auto"/>
              <w:jc w:val="both"/>
              <w:rPr>
                <w:del w:author="LauraPGM" w:date="2025-10-01T15:48:00Z" w:id="2584"/>
                <w:rFonts w:ascii="Calibri" w:hAnsi="Calibri" w:cs="Calibri"/>
                <w:rPrChange w:author="LauraPGM" w:date="2025-10-01T09:45:00Z" w:id="2585">
                  <w:rPr>
                    <w:del w:author="LauraPGM" w:date="2025-10-01T15:48:00Z" w:id="2586"/>
                  </w:rPr>
                </w:rPrChange>
              </w:rPr>
            </w:pPr>
            <w:del w:author="LauraPGM" w:date="2025-10-01T15:48:00Z" w:id="2587">
              <w:r w:rsidRPr="00D645B6" w:rsidDel="00DC12A4">
                <w:rPr>
                  <w:rFonts w:ascii="Calibri" w:hAnsi="Calibri" w:cs="Calibri"/>
                  <w:rPrChange w:author="LauraPGM" w:date="2025-10-01T09:45:00Z" w:id="2588">
                    <w:rPr/>
                  </w:rPrChange>
                </w:rPr>
                <w:delText>No aplica</w:delText>
              </w:r>
            </w:del>
          </w:p>
        </w:tc>
      </w:tr>
      <w:tr w:rsidRPr="00D645B6" w:rsidR="0071486D" w:rsidDel="00DC12A4" w:rsidTr="0095486F" w14:paraId="2794B0EE" w14:textId="6F5FD668">
        <w:trPr>
          <w:del w:author="LauraPGM" w:date="2025-10-01T15:48:00Z" w:id="2589"/>
        </w:trPr>
        <w:tc>
          <w:tcPr>
            <w:tcW w:w="1908"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1486D" w:rsidDel="00DC12A4" w:rsidP="001D59AC" w:rsidRDefault="0071486D" w14:paraId="5D4752CF" w14:textId="5863FEFF">
            <w:pPr>
              <w:pStyle w:val="Normal0"/>
              <w:spacing w:line="360" w:lineRule="auto"/>
              <w:jc w:val="both"/>
              <w:rPr>
                <w:del w:author="LauraPGM" w:date="2025-10-01T15:48:00Z" w:id="2590"/>
                <w:rFonts w:ascii="Calibri" w:hAnsi="Calibri" w:cs="Calibri"/>
                <w:rPrChange w:author="LauraPGM" w:date="2025-10-01T09:45:00Z" w:id="2591">
                  <w:rPr>
                    <w:del w:author="LauraPGM" w:date="2025-10-01T15:48:00Z" w:id="2592"/>
                  </w:rPr>
                </w:rPrChange>
              </w:rPr>
            </w:pPr>
            <w:del w:author="LauraPGM" w:date="2025-10-01T15:48:00Z" w:id="2593">
              <w:r w:rsidRPr="00D645B6" w:rsidDel="00DC12A4">
                <w:rPr>
                  <w:rFonts w:ascii="Calibri" w:hAnsi="Calibri" w:cs="Calibri"/>
                  <w:rPrChange w:author="LauraPGM" w:date="2025-10-01T09:45:00Z" w:id="2594">
                    <w:rPr/>
                  </w:rPrChange>
                </w:rPr>
                <w:delText>Gastos de administración</w:delText>
              </w:r>
            </w:del>
          </w:p>
        </w:tc>
        <w:tc>
          <w:tcPr>
            <w:tcW w:w="133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1486D" w:rsidDel="00DC12A4" w:rsidP="001D59AC" w:rsidRDefault="00242ED4" w14:paraId="1440C91C" w14:textId="4E367F6B">
            <w:pPr>
              <w:pStyle w:val="Normal0"/>
              <w:spacing w:line="360" w:lineRule="auto"/>
              <w:jc w:val="both"/>
              <w:rPr>
                <w:del w:author="LauraPGM" w:date="2025-10-01T15:48:00Z" w:id="2595"/>
                <w:rFonts w:ascii="Calibri" w:hAnsi="Calibri" w:cs="Calibri"/>
                <w:rPrChange w:author="LauraPGM" w:date="2025-10-01T09:45:00Z" w:id="2596">
                  <w:rPr>
                    <w:del w:author="LauraPGM" w:date="2025-10-01T15:48:00Z" w:id="2597"/>
                  </w:rPr>
                </w:rPrChange>
              </w:rPr>
            </w:pPr>
            <w:del w:author="LauraPGM" w:date="2025-10-01T15:48:00Z" w:id="2598">
              <w:r w:rsidRPr="00D645B6" w:rsidDel="00DC12A4">
                <w:rPr>
                  <w:rFonts w:ascii="Calibri" w:hAnsi="Calibri" w:cs="Calibri"/>
                  <w:rPrChange w:author="LauraPGM" w:date="2025-10-01T09:45:00Z" w:id="2599">
                    <w:rPr/>
                  </w:rPrChange>
                </w:rPr>
                <w:delText>No aplica</w:delText>
              </w:r>
            </w:del>
          </w:p>
        </w:tc>
        <w:tc>
          <w:tcPr>
            <w:tcW w:w="1759"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1486D" w:rsidDel="00DC12A4" w:rsidP="001D59AC" w:rsidRDefault="00242ED4" w14:paraId="146FFEF5" w14:textId="2711C283">
            <w:pPr>
              <w:pStyle w:val="Normal0"/>
              <w:spacing w:line="360" w:lineRule="auto"/>
              <w:jc w:val="both"/>
              <w:rPr>
                <w:del w:author="LauraPGM" w:date="2025-10-01T15:48:00Z" w:id="2600"/>
                <w:rFonts w:ascii="Calibri" w:hAnsi="Calibri" w:cs="Calibri"/>
                <w:rPrChange w:author="LauraPGM" w:date="2025-10-01T09:45:00Z" w:id="2601">
                  <w:rPr>
                    <w:del w:author="LauraPGM" w:date="2025-10-01T15:48:00Z" w:id="2602"/>
                  </w:rPr>
                </w:rPrChange>
              </w:rPr>
            </w:pPr>
            <w:del w:author="LauraPGM" w:date="2025-10-01T15:48:00Z" w:id="2603">
              <w:r w:rsidRPr="00D645B6" w:rsidDel="00DC12A4">
                <w:rPr>
                  <w:rFonts w:ascii="Calibri" w:hAnsi="Calibri" w:cs="Calibri"/>
                  <w:rPrChange w:author="LauraPGM" w:date="2025-10-01T09:45:00Z" w:id="2604">
                    <w:rPr/>
                  </w:rPrChange>
                </w:rPr>
                <w:delText>No aplica</w:delText>
              </w:r>
            </w:del>
          </w:p>
        </w:tc>
      </w:tr>
      <w:tr w:rsidRPr="00D645B6" w:rsidR="0071486D" w:rsidDel="00DC12A4" w:rsidTr="0095486F" w14:paraId="405EEC54" w14:textId="0B329B45">
        <w:trPr>
          <w:del w:author="LauraPGM" w:date="2025-10-01T15:48:00Z" w:id="2605"/>
        </w:trPr>
        <w:tc>
          <w:tcPr>
            <w:tcW w:w="1908"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1486D" w:rsidDel="00DC12A4" w:rsidP="001D59AC" w:rsidRDefault="0071486D" w14:paraId="0E546F95" w14:textId="4AB1442C">
            <w:pPr>
              <w:pStyle w:val="Normal0"/>
              <w:spacing w:line="360" w:lineRule="auto"/>
              <w:jc w:val="both"/>
              <w:rPr>
                <w:del w:author="LauraPGM" w:date="2025-10-01T15:48:00Z" w:id="2606"/>
                <w:rFonts w:ascii="Calibri" w:hAnsi="Calibri" w:cs="Calibri"/>
                <w:rPrChange w:author="LauraPGM" w:date="2025-10-01T09:45:00Z" w:id="2607">
                  <w:rPr>
                    <w:del w:author="LauraPGM" w:date="2025-10-01T15:48:00Z" w:id="2608"/>
                  </w:rPr>
                </w:rPrChange>
              </w:rPr>
            </w:pPr>
            <w:del w:author="LauraPGM" w:date="2025-10-01T15:48:00Z" w:id="2609">
              <w:r w:rsidRPr="00D645B6" w:rsidDel="00DC12A4">
                <w:rPr>
                  <w:rFonts w:ascii="Calibri" w:hAnsi="Calibri" w:cs="Calibri"/>
                  <w:rPrChange w:author="LauraPGM" w:date="2025-10-01T09:45:00Z" w:id="2610">
                    <w:rPr/>
                  </w:rPrChange>
                </w:rPr>
                <w:delText>Gastos de venta</w:delText>
              </w:r>
            </w:del>
          </w:p>
        </w:tc>
        <w:tc>
          <w:tcPr>
            <w:tcW w:w="133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1486D" w:rsidDel="00DC12A4" w:rsidP="001D59AC" w:rsidRDefault="00242ED4" w14:paraId="584967CA" w14:textId="260EA4BD">
            <w:pPr>
              <w:pStyle w:val="Normal0"/>
              <w:spacing w:line="360" w:lineRule="auto"/>
              <w:jc w:val="both"/>
              <w:rPr>
                <w:del w:author="LauraPGM" w:date="2025-10-01T15:48:00Z" w:id="2611"/>
                <w:rFonts w:ascii="Calibri" w:hAnsi="Calibri" w:cs="Calibri"/>
                <w:rPrChange w:author="LauraPGM" w:date="2025-10-01T09:45:00Z" w:id="2612">
                  <w:rPr>
                    <w:del w:author="LauraPGM" w:date="2025-10-01T15:48:00Z" w:id="2613"/>
                  </w:rPr>
                </w:rPrChange>
              </w:rPr>
            </w:pPr>
            <w:del w:author="LauraPGM" w:date="2025-10-01T15:48:00Z" w:id="2614">
              <w:r w:rsidRPr="00D645B6" w:rsidDel="00DC12A4">
                <w:rPr>
                  <w:rFonts w:ascii="Calibri" w:hAnsi="Calibri" w:cs="Calibri"/>
                  <w:rPrChange w:author="LauraPGM" w:date="2025-10-01T09:45:00Z" w:id="2615">
                    <w:rPr/>
                  </w:rPrChange>
                </w:rPr>
                <w:delText>No aplica</w:delText>
              </w:r>
            </w:del>
          </w:p>
        </w:tc>
        <w:tc>
          <w:tcPr>
            <w:tcW w:w="1759"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1486D" w:rsidDel="00DC12A4" w:rsidP="001D59AC" w:rsidRDefault="00242ED4" w14:paraId="131FA739" w14:textId="2232A00B">
            <w:pPr>
              <w:pStyle w:val="Normal0"/>
              <w:spacing w:line="360" w:lineRule="auto"/>
              <w:jc w:val="both"/>
              <w:rPr>
                <w:del w:author="LauraPGM" w:date="2025-10-01T15:48:00Z" w:id="2616"/>
                <w:rFonts w:ascii="Calibri" w:hAnsi="Calibri" w:cs="Calibri"/>
                <w:rPrChange w:author="LauraPGM" w:date="2025-10-01T09:45:00Z" w:id="2617">
                  <w:rPr>
                    <w:del w:author="LauraPGM" w:date="2025-10-01T15:48:00Z" w:id="2618"/>
                  </w:rPr>
                </w:rPrChange>
              </w:rPr>
            </w:pPr>
            <w:del w:author="LauraPGM" w:date="2025-10-01T15:48:00Z" w:id="2619">
              <w:r w:rsidRPr="00D645B6" w:rsidDel="00DC12A4">
                <w:rPr>
                  <w:rFonts w:ascii="Calibri" w:hAnsi="Calibri" w:cs="Calibri"/>
                  <w:rPrChange w:author="LauraPGM" w:date="2025-10-01T09:45:00Z" w:id="2620">
                    <w:rPr/>
                  </w:rPrChange>
                </w:rPr>
                <w:delText>No aplica</w:delText>
              </w:r>
            </w:del>
          </w:p>
        </w:tc>
      </w:tr>
      <w:tr w:rsidRPr="00D645B6" w:rsidR="0071486D" w:rsidDel="00DC12A4" w:rsidTr="0095486F" w14:paraId="1965ECB8" w14:textId="23DEBAB9">
        <w:trPr>
          <w:del w:author="LauraPGM" w:date="2025-10-01T15:48:00Z" w:id="2621"/>
        </w:trPr>
        <w:tc>
          <w:tcPr>
            <w:tcW w:w="1908"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1486D" w:rsidDel="00DC12A4" w:rsidP="001D59AC" w:rsidRDefault="0071486D" w14:paraId="149D3C51" w14:textId="2F7B4E4E">
            <w:pPr>
              <w:pStyle w:val="Normal0"/>
              <w:spacing w:line="360" w:lineRule="auto"/>
              <w:jc w:val="both"/>
              <w:rPr>
                <w:del w:author="LauraPGM" w:date="2025-10-01T15:48:00Z" w:id="2622"/>
                <w:rFonts w:ascii="Calibri" w:hAnsi="Calibri" w:cs="Calibri"/>
                <w:rPrChange w:author="LauraPGM" w:date="2025-10-01T09:45:00Z" w:id="2623">
                  <w:rPr>
                    <w:del w:author="LauraPGM" w:date="2025-10-01T15:48:00Z" w:id="2624"/>
                  </w:rPr>
                </w:rPrChange>
              </w:rPr>
            </w:pPr>
            <w:del w:author="LauraPGM" w:date="2025-10-01T15:48:00Z" w:id="2625">
              <w:r w:rsidRPr="00D645B6" w:rsidDel="00DC12A4">
                <w:rPr>
                  <w:rFonts w:ascii="Calibri" w:hAnsi="Calibri" w:cs="Calibri"/>
                  <w:rPrChange w:author="LauraPGM" w:date="2025-10-01T09:45:00Z" w:id="2626">
                    <w:rPr/>
                  </w:rPrChange>
                </w:rPr>
                <w:delText>Gastos financieros</w:delText>
              </w:r>
            </w:del>
          </w:p>
        </w:tc>
        <w:tc>
          <w:tcPr>
            <w:tcW w:w="133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1486D" w:rsidDel="00DC12A4" w:rsidP="001D59AC" w:rsidRDefault="00242ED4" w14:paraId="6F1FB52E" w14:textId="173C6E6A">
            <w:pPr>
              <w:pStyle w:val="Normal0"/>
              <w:spacing w:line="360" w:lineRule="auto"/>
              <w:jc w:val="both"/>
              <w:rPr>
                <w:del w:author="LauraPGM" w:date="2025-10-01T15:48:00Z" w:id="2627"/>
                <w:rFonts w:ascii="Calibri" w:hAnsi="Calibri" w:cs="Calibri"/>
                <w:rPrChange w:author="LauraPGM" w:date="2025-10-01T09:45:00Z" w:id="2628">
                  <w:rPr>
                    <w:del w:author="LauraPGM" w:date="2025-10-01T15:48:00Z" w:id="2629"/>
                  </w:rPr>
                </w:rPrChange>
              </w:rPr>
            </w:pPr>
            <w:del w:author="LauraPGM" w:date="2025-10-01T15:48:00Z" w:id="2630">
              <w:r w:rsidRPr="00D645B6" w:rsidDel="00DC12A4">
                <w:rPr>
                  <w:rFonts w:ascii="Calibri" w:hAnsi="Calibri" w:cs="Calibri"/>
                  <w:rPrChange w:author="LauraPGM" w:date="2025-10-01T09:45:00Z" w:id="2631">
                    <w:rPr/>
                  </w:rPrChange>
                </w:rPr>
                <w:delText>No aplica</w:delText>
              </w:r>
            </w:del>
          </w:p>
        </w:tc>
        <w:tc>
          <w:tcPr>
            <w:tcW w:w="1759"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1486D" w:rsidDel="00DC12A4" w:rsidP="001D59AC" w:rsidRDefault="00242ED4" w14:paraId="2E76AA09" w14:textId="21B124D5">
            <w:pPr>
              <w:pStyle w:val="Normal0"/>
              <w:spacing w:line="360" w:lineRule="auto"/>
              <w:jc w:val="both"/>
              <w:rPr>
                <w:del w:author="LauraPGM" w:date="2025-10-01T15:48:00Z" w:id="2632"/>
                <w:rFonts w:ascii="Calibri" w:hAnsi="Calibri" w:cs="Calibri"/>
                <w:b/>
                <w:rPrChange w:author="LauraPGM" w:date="2025-10-01T09:45:00Z" w:id="2633">
                  <w:rPr>
                    <w:del w:author="LauraPGM" w:date="2025-10-01T15:48:00Z" w:id="2634"/>
                    <w:b/>
                  </w:rPr>
                </w:rPrChange>
              </w:rPr>
            </w:pPr>
            <w:del w:author="LauraPGM" w:date="2025-10-01T15:48:00Z" w:id="2635">
              <w:r w:rsidRPr="00D645B6" w:rsidDel="00DC12A4">
                <w:rPr>
                  <w:rFonts w:ascii="Calibri" w:hAnsi="Calibri" w:cs="Calibri"/>
                  <w:rPrChange w:author="LauraPGM" w:date="2025-10-01T09:45:00Z" w:id="2636">
                    <w:rPr/>
                  </w:rPrChange>
                </w:rPr>
                <w:delText>No aplica</w:delText>
              </w:r>
            </w:del>
          </w:p>
        </w:tc>
      </w:tr>
      <w:tr w:rsidRPr="00D645B6" w:rsidR="0071486D" w:rsidDel="00DC12A4" w:rsidTr="0095486F" w14:paraId="4D54551A" w14:textId="4E545B72">
        <w:trPr>
          <w:del w:author="LauraPGM" w:date="2025-10-01T15:48:00Z" w:id="2637"/>
        </w:trPr>
        <w:tc>
          <w:tcPr>
            <w:tcW w:w="1908"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1486D" w:rsidDel="00DC12A4" w:rsidP="001D59AC" w:rsidRDefault="0071486D" w14:paraId="76371353" w14:textId="5D011857">
            <w:pPr>
              <w:pStyle w:val="Normal0"/>
              <w:spacing w:line="360" w:lineRule="auto"/>
              <w:jc w:val="both"/>
              <w:rPr>
                <w:del w:author="LauraPGM" w:date="2025-10-01T15:48:00Z" w:id="2638"/>
                <w:rFonts w:ascii="Calibri" w:hAnsi="Calibri" w:cs="Calibri"/>
                <w:rPrChange w:author="LauraPGM" w:date="2025-10-01T09:45:00Z" w:id="2639">
                  <w:rPr>
                    <w:del w:author="LauraPGM" w:date="2025-10-01T15:48:00Z" w:id="2640"/>
                  </w:rPr>
                </w:rPrChange>
              </w:rPr>
            </w:pPr>
            <w:del w:author="LauraPGM" w:date="2025-10-01T15:48:00Z" w:id="2641">
              <w:r w:rsidRPr="00D645B6" w:rsidDel="00DC12A4">
                <w:rPr>
                  <w:rFonts w:ascii="Calibri" w:hAnsi="Calibri" w:cs="Calibri"/>
                  <w:b/>
                  <w:bCs/>
                  <w:rPrChange w:author="LauraPGM" w:date="2025-10-01T09:45:00Z" w:id="2642">
                    <w:rPr>
                      <w:b/>
                      <w:bCs/>
                    </w:rPr>
                  </w:rPrChange>
                </w:rPr>
                <w:delText>TOTAL</w:delText>
              </w:r>
            </w:del>
          </w:p>
        </w:tc>
        <w:tc>
          <w:tcPr>
            <w:tcW w:w="133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1486D" w:rsidDel="00DC12A4" w:rsidP="001D59AC" w:rsidRDefault="00242ED4" w14:paraId="39ED581B" w14:textId="0BF2C63D">
            <w:pPr>
              <w:pStyle w:val="Normal0"/>
              <w:spacing w:line="360" w:lineRule="auto"/>
              <w:jc w:val="both"/>
              <w:rPr>
                <w:del w:author="LauraPGM" w:date="2025-10-01T15:48:00Z" w:id="2643"/>
                <w:rFonts w:ascii="Calibri" w:hAnsi="Calibri" w:cs="Calibri"/>
                <w:rPrChange w:author="LauraPGM" w:date="2025-10-01T09:45:00Z" w:id="2644">
                  <w:rPr>
                    <w:del w:author="LauraPGM" w:date="2025-10-01T15:48:00Z" w:id="2645"/>
                  </w:rPr>
                </w:rPrChange>
              </w:rPr>
            </w:pPr>
            <w:del w:author="LauraPGM" w:date="2025-10-01T15:48:00Z" w:id="2646">
              <w:r w:rsidRPr="00D645B6" w:rsidDel="00DC12A4">
                <w:rPr>
                  <w:rFonts w:ascii="Calibri" w:hAnsi="Calibri" w:cs="Calibri"/>
                  <w:rPrChange w:author="LauraPGM" w:date="2025-10-01T09:45:00Z" w:id="2647">
                    <w:rPr/>
                  </w:rPrChange>
                </w:rPr>
                <w:delText>No aplica</w:delText>
              </w:r>
            </w:del>
          </w:p>
        </w:tc>
        <w:tc>
          <w:tcPr>
            <w:tcW w:w="1759"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1486D" w:rsidDel="00DC12A4" w:rsidP="001D59AC" w:rsidRDefault="00242ED4" w14:paraId="6159CE83" w14:textId="092E3FDB">
            <w:pPr>
              <w:pStyle w:val="Normal0"/>
              <w:spacing w:line="360" w:lineRule="auto"/>
              <w:jc w:val="both"/>
              <w:rPr>
                <w:del w:author="LauraPGM" w:date="2025-10-01T15:48:00Z" w:id="2648"/>
                <w:rFonts w:ascii="Calibri" w:hAnsi="Calibri" w:cs="Calibri"/>
                <w:rPrChange w:author="LauraPGM" w:date="2025-10-01T09:45:00Z" w:id="2649">
                  <w:rPr>
                    <w:del w:author="LauraPGM" w:date="2025-10-01T15:48:00Z" w:id="2650"/>
                  </w:rPr>
                </w:rPrChange>
              </w:rPr>
            </w:pPr>
            <w:del w:author="LauraPGM" w:date="2025-10-01T15:48:00Z" w:id="2651">
              <w:r w:rsidRPr="00D645B6" w:rsidDel="00DC12A4">
                <w:rPr>
                  <w:rFonts w:ascii="Calibri" w:hAnsi="Calibri" w:cs="Calibri"/>
                  <w:rPrChange w:author="LauraPGM" w:date="2025-10-01T09:45:00Z" w:id="2652">
                    <w:rPr/>
                  </w:rPrChange>
                </w:rPr>
                <w:delText>No aplica</w:delText>
              </w:r>
            </w:del>
          </w:p>
        </w:tc>
      </w:tr>
    </w:tbl>
    <w:p w:rsidRPr="00D645B6" w:rsidR="0083758A" w:rsidDel="00DC12A4" w:rsidP="001D59AC" w:rsidRDefault="0083758A" w14:paraId="5D115903" w14:textId="154508AC">
      <w:pPr>
        <w:pStyle w:val="Normal0"/>
        <w:spacing w:line="360" w:lineRule="auto"/>
        <w:jc w:val="both"/>
        <w:rPr>
          <w:del w:author="LauraPGM" w:date="2025-10-01T15:48:00Z" w:id="2653"/>
          <w:rFonts w:ascii="Calibri" w:hAnsi="Calibri" w:cs="Calibri"/>
          <w:rPrChange w:author="LauraPGM" w:date="2025-10-01T09:45:00Z" w:id="2654">
            <w:rPr>
              <w:del w:author="LauraPGM" w:date="2025-10-01T15:48:00Z" w:id="2655"/>
            </w:rPr>
          </w:rPrChange>
        </w:rPr>
      </w:pPr>
    </w:p>
    <w:p w:rsidRPr="00D645B6" w:rsidR="0083758A" w:rsidDel="00DC12A4" w:rsidP="001D59AC" w:rsidRDefault="0083758A" w14:paraId="7D90B03D" w14:textId="146A6350">
      <w:pPr>
        <w:pStyle w:val="Normal0"/>
        <w:spacing w:line="360" w:lineRule="auto"/>
        <w:jc w:val="both"/>
        <w:rPr>
          <w:del w:author="LauraPGM" w:date="2025-10-01T15:48:00Z" w:id="2656"/>
          <w:rFonts w:ascii="Calibri" w:hAnsi="Calibri" w:cs="Calibri"/>
          <w:rPrChange w:author="LauraPGM" w:date="2025-10-01T09:45:00Z" w:id="2657">
            <w:rPr>
              <w:del w:author="LauraPGM" w:date="2025-10-01T15:48:00Z" w:id="2658"/>
            </w:rPr>
          </w:rPrChange>
        </w:rPr>
      </w:pPr>
    </w:p>
    <w:p w:rsidRPr="00D645B6" w:rsidR="007A7310" w:rsidDel="00DC12A4" w:rsidP="001D59AC" w:rsidRDefault="007A7310" w14:paraId="15CFDF4E" w14:textId="5070A9B6">
      <w:pPr>
        <w:pStyle w:val="Normal0"/>
        <w:spacing w:line="360" w:lineRule="auto"/>
        <w:jc w:val="both"/>
        <w:rPr>
          <w:del w:author="LauraPGM" w:date="2025-10-01T15:48:00Z" w:id="2659"/>
          <w:rFonts w:ascii="Calibri" w:hAnsi="Calibri" w:cs="Calibri"/>
          <w:rPrChange w:author="LauraPGM" w:date="2025-10-01T09:45:00Z" w:id="2660">
            <w:rPr>
              <w:del w:author="LauraPGM" w:date="2025-10-01T15:48:00Z" w:id="2661"/>
            </w:rPr>
          </w:rPrChange>
        </w:rPr>
      </w:pPr>
      <w:del w:author="LauraPGM" w:date="2025-10-01T15:48:00Z" w:id="2662">
        <w:r w:rsidRPr="00D645B6" w:rsidDel="00DC12A4">
          <w:rPr>
            <w:rFonts w:ascii="Calibri" w:hAnsi="Calibri" w:cs="Calibri"/>
            <w:rPrChange w:author="LauraPGM" w:date="2025-10-01T09:45:00Z" w:id="2663">
              <w:rPr/>
            </w:rPrChange>
          </w:rPr>
          <w:delText>Cuando se ha determinado el total de los costos fijos y costos variables, se puede establecer los costos totales de producción, usando la siguiente fórmula:</w:delText>
        </w:r>
      </w:del>
    </w:p>
    <w:p w:rsidRPr="00D645B6" w:rsidR="007A7310" w:rsidDel="00DC12A4" w:rsidP="001D59AC" w:rsidRDefault="007A7310" w14:paraId="62B67F03" w14:textId="0D2B870F">
      <w:pPr>
        <w:pStyle w:val="Normal0"/>
        <w:spacing w:line="360" w:lineRule="auto"/>
        <w:jc w:val="both"/>
        <w:rPr>
          <w:del w:author="LauraPGM" w:date="2025-10-01T15:48:00Z" w:id="2664"/>
          <w:rFonts w:ascii="Calibri" w:hAnsi="Calibri" w:cs="Calibri"/>
          <w:rPrChange w:author="LauraPGM" w:date="2025-10-01T09:45:00Z" w:id="2665">
            <w:rPr>
              <w:del w:author="LauraPGM" w:date="2025-10-01T15:48:00Z" w:id="2666"/>
            </w:rPr>
          </w:rPrChange>
        </w:rPr>
      </w:pPr>
    </w:p>
    <w:p w:rsidRPr="00D645B6" w:rsidR="007A7310" w:rsidDel="00DC12A4" w:rsidP="001D59AC" w:rsidRDefault="0065590F" w14:paraId="68FA70DE" w14:textId="062E0211">
      <w:pPr>
        <w:pStyle w:val="Normal0"/>
        <w:spacing w:line="360" w:lineRule="auto"/>
        <w:jc w:val="both"/>
        <w:rPr>
          <w:del w:author="LauraPGM" w:date="2025-10-01T15:48:00Z" w:id="2667"/>
          <w:rFonts w:ascii="Calibri" w:hAnsi="Calibri" w:cs="Calibri"/>
          <w:rPrChange w:author="LauraPGM" w:date="2025-10-01T09:45:00Z" w:id="2668">
            <w:rPr>
              <w:del w:author="LauraPGM" w:date="2025-10-01T15:48:00Z" w:id="2669"/>
            </w:rPr>
          </w:rPrChange>
        </w:rPr>
      </w:pPr>
      <w:del w:author="LauraPGM" w:date="2025-10-01T15:48:00Z" w:id="2670">
        <w:r w:rsidRPr="00D645B6" w:rsidDel="00DC12A4">
          <w:rPr>
            <w:rFonts w:ascii="Calibri" w:hAnsi="Calibri" w:cs="Calibri"/>
            <w:rPrChange w:author="LauraPGM" w:date="2025-10-01T09:45:00Z" w:id="2671">
              <w:rPr/>
            </w:rPrChange>
          </w:rPr>
          <w:delText>CT = CF + CV, en dónde:</w:delText>
        </w:r>
      </w:del>
    </w:p>
    <w:p w:rsidRPr="00D645B6" w:rsidR="007A7310" w:rsidDel="00DC12A4" w:rsidP="001D59AC" w:rsidRDefault="008954CB" w14:paraId="398BAAB2" w14:textId="49C09A5A">
      <w:pPr>
        <w:pStyle w:val="Normal0"/>
        <w:spacing w:line="360" w:lineRule="auto"/>
        <w:jc w:val="both"/>
        <w:rPr>
          <w:del w:author="LauraPGM" w:date="2025-10-01T15:48:00Z" w:id="2672"/>
          <w:rFonts w:ascii="Calibri" w:hAnsi="Calibri" w:cs="Calibri"/>
          <w:rPrChange w:author="LauraPGM" w:date="2025-10-01T09:45:00Z" w:id="2673">
            <w:rPr>
              <w:del w:author="LauraPGM" w:date="2025-10-01T15:48:00Z" w:id="2674"/>
            </w:rPr>
          </w:rPrChange>
        </w:rPr>
      </w:pPr>
      <w:del w:author="LauraPGM" w:date="2025-10-01T15:48:00Z" w:id="2675">
        <w:r w:rsidRPr="00D645B6" w:rsidDel="00DC12A4">
          <w:rPr>
            <w:rFonts w:ascii="Calibri" w:hAnsi="Calibri" w:cs="Calibri"/>
            <w:rPrChange w:author="LauraPGM" w:date="2025-10-01T09:45:00Z" w:id="2676">
              <w:rPr/>
            </w:rPrChange>
          </w:rPr>
          <w:delText>CT = Costo t</w:delText>
        </w:r>
        <w:r w:rsidRPr="00D645B6" w:rsidDel="00DC12A4" w:rsidR="0065590F">
          <w:rPr>
            <w:rFonts w:ascii="Calibri" w:hAnsi="Calibri" w:cs="Calibri"/>
            <w:rPrChange w:author="LauraPGM" w:date="2025-10-01T09:45:00Z" w:id="2677">
              <w:rPr/>
            </w:rPrChange>
          </w:rPr>
          <w:delText>otal</w:delText>
        </w:r>
        <w:r w:rsidRPr="00D645B6" w:rsidDel="00DC12A4" w:rsidR="00D6189B">
          <w:rPr>
            <w:rFonts w:ascii="Calibri" w:hAnsi="Calibri" w:cs="Calibri"/>
            <w:rPrChange w:author="LauraPGM" w:date="2025-10-01T09:45:00Z" w:id="2678">
              <w:rPr/>
            </w:rPrChange>
          </w:rPr>
          <w:delText>.</w:delText>
        </w:r>
      </w:del>
    </w:p>
    <w:p w:rsidRPr="00D645B6" w:rsidR="007A7310" w:rsidDel="00DC12A4" w:rsidP="001D59AC" w:rsidRDefault="008954CB" w14:paraId="78704430" w14:textId="1670DCC4">
      <w:pPr>
        <w:pStyle w:val="Normal0"/>
        <w:spacing w:line="360" w:lineRule="auto"/>
        <w:jc w:val="both"/>
        <w:rPr>
          <w:del w:author="LauraPGM" w:date="2025-10-01T15:48:00Z" w:id="2679"/>
          <w:rFonts w:ascii="Calibri" w:hAnsi="Calibri" w:cs="Calibri"/>
          <w:rPrChange w:author="LauraPGM" w:date="2025-10-01T09:45:00Z" w:id="2680">
            <w:rPr>
              <w:del w:author="LauraPGM" w:date="2025-10-01T15:48:00Z" w:id="2681"/>
            </w:rPr>
          </w:rPrChange>
        </w:rPr>
      </w:pPr>
      <w:del w:author="LauraPGM" w:date="2025-10-01T15:48:00Z" w:id="2682">
        <w:r w:rsidRPr="00D645B6" w:rsidDel="00DC12A4">
          <w:rPr>
            <w:rFonts w:ascii="Calibri" w:hAnsi="Calibri" w:cs="Calibri"/>
            <w:rPrChange w:author="LauraPGM" w:date="2025-10-01T09:45:00Z" w:id="2683">
              <w:rPr/>
            </w:rPrChange>
          </w:rPr>
          <w:delText>CF = Costos f</w:delText>
        </w:r>
        <w:r w:rsidRPr="00D645B6" w:rsidDel="00DC12A4" w:rsidR="0065590F">
          <w:rPr>
            <w:rFonts w:ascii="Calibri" w:hAnsi="Calibri" w:cs="Calibri"/>
            <w:rPrChange w:author="LauraPGM" w:date="2025-10-01T09:45:00Z" w:id="2684">
              <w:rPr/>
            </w:rPrChange>
          </w:rPr>
          <w:delText>ijos</w:delText>
        </w:r>
        <w:r w:rsidRPr="00D645B6" w:rsidDel="00DC12A4" w:rsidR="00D6189B">
          <w:rPr>
            <w:rFonts w:ascii="Calibri" w:hAnsi="Calibri" w:cs="Calibri"/>
            <w:rPrChange w:author="LauraPGM" w:date="2025-10-01T09:45:00Z" w:id="2685">
              <w:rPr/>
            </w:rPrChange>
          </w:rPr>
          <w:delText>.</w:delText>
        </w:r>
      </w:del>
    </w:p>
    <w:p w:rsidRPr="00D645B6" w:rsidR="007A7310" w:rsidDel="00DC12A4" w:rsidP="001D59AC" w:rsidRDefault="008954CB" w14:paraId="05F4CE6A" w14:textId="6603C0F1">
      <w:pPr>
        <w:pStyle w:val="Normal0"/>
        <w:spacing w:line="360" w:lineRule="auto"/>
        <w:jc w:val="both"/>
        <w:rPr>
          <w:del w:author="LauraPGM" w:date="2025-10-01T15:48:00Z" w:id="2686"/>
          <w:rFonts w:ascii="Calibri" w:hAnsi="Calibri" w:cs="Calibri"/>
          <w:rPrChange w:author="LauraPGM" w:date="2025-10-01T09:45:00Z" w:id="2687">
            <w:rPr>
              <w:del w:author="LauraPGM" w:date="2025-10-01T15:48:00Z" w:id="2688"/>
            </w:rPr>
          </w:rPrChange>
        </w:rPr>
      </w:pPr>
      <w:del w:author="LauraPGM" w:date="2025-10-01T15:48:00Z" w:id="2689">
        <w:r w:rsidRPr="00D645B6" w:rsidDel="00DC12A4">
          <w:rPr>
            <w:rFonts w:ascii="Calibri" w:hAnsi="Calibri" w:cs="Calibri"/>
            <w:rPrChange w:author="LauraPGM" w:date="2025-10-01T09:45:00Z" w:id="2690">
              <w:rPr/>
            </w:rPrChange>
          </w:rPr>
          <w:delText>CV = Costos v</w:delText>
        </w:r>
        <w:r w:rsidRPr="00D645B6" w:rsidDel="00DC12A4" w:rsidR="007A7310">
          <w:rPr>
            <w:rFonts w:ascii="Calibri" w:hAnsi="Calibri" w:cs="Calibri"/>
            <w:rPrChange w:author="LauraPGM" w:date="2025-10-01T09:45:00Z" w:id="2691">
              <w:rPr/>
            </w:rPrChange>
          </w:rPr>
          <w:delText>ariables</w:delText>
        </w:r>
        <w:r w:rsidRPr="00D645B6" w:rsidDel="00DC12A4" w:rsidR="00D6189B">
          <w:rPr>
            <w:rFonts w:ascii="Calibri" w:hAnsi="Calibri" w:cs="Calibri"/>
            <w:rPrChange w:author="LauraPGM" w:date="2025-10-01T09:45:00Z" w:id="2692">
              <w:rPr/>
            </w:rPrChange>
          </w:rPr>
          <w:delText>.</w:delText>
        </w:r>
      </w:del>
    </w:p>
    <w:p w:rsidRPr="00D645B6" w:rsidR="007A7310" w:rsidDel="00DC12A4" w:rsidP="001D59AC" w:rsidRDefault="007A7310" w14:paraId="1B9F7E6B" w14:textId="390DBE95">
      <w:pPr>
        <w:pStyle w:val="Normal0"/>
        <w:spacing w:line="360" w:lineRule="auto"/>
        <w:jc w:val="both"/>
        <w:rPr>
          <w:del w:author="LauraPGM" w:date="2025-10-01T15:48:00Z" w:id="2693"/>
          <w:rFonts w:ascii="Calibri" w:hAnsi="Calibri" w:cs="Calibri"/>
          <w:rPrChange w:author="LauraPGM" w:date="2025-10-01T09:45:00Z" w:id="2694">
            <w:rPr>
              <w:del w:author="LauraPGM" w:date="2025-10-01T15:48:00Z" w:id="2695"/>
            </w:rPr>
          </w:rPrChange>
        </w:rPr>
      </w:pPr>
    </w:p>
    <w:p w:rsidRPr="00D645B6" w:rsidR="007A7310" w:rsidDel="00DC12A4" w:rsidP="001D59AC" w:rsidRDefault="007A7310" w14:paraId="50C19467" w14:textId="5F553C95">
      <w:pPr>
        <w:pStyle w:val="Normal0"/>
        <w:spacing w:line="360" w:lineRule="auto"/>
        <w:jc w:val="both"/>
        <w:rPr>
          <w:del w:author="LauraPGM" w:date="2025-10-01T15:48:00Z" w:id="2696"/>
          <w:rFonts w:ascii="Calibri" w:hAnsi="Calibri" w:cs="Calibri"/>
          <w:rPrChange w:author="LauraPGM" w:date="2025-10-01T09:45:00Z" w:id="2697">
            <w:rPr>
              <w:del w:author="LauraPGM" w:date="2025-10-01T15:48:00Z" w:id="2698"/>
            </w:rPr>
          </w:rPrChange>
        </w:rPr>
      </w:pPr>
      <w:del w:author="LauraPGM" w:date="2025-10-01T15:48:00Z" w:id="2699">
        <w:r w:rsidRPr="00D645B6" w:rsidDel="00DC12A4">
          <w:rPr>
            <w:rFonts w:ascii="Calibri" w:hAnsi="Calibri" w:cs="Calibri"/>
            <w:rPrChange w:author="LauraPGM" w:date="2025-10-01T09:45:00Z" w:id="2700">
              <w:rPr/>
            </w:rPrChange>
          </w:rPr>
          <w:delText>Teniendo el dato del costo total, el fabricante, puede determinar cuánto le cuesta producir una unidad, es decir el costo unitario, aplicando la siguiente fórmula.</w:delText>
        </w:r>
      </w:del>
    </w:p>
    <w:p w:rsidRPr="00D645B6" w:rsidR="007A7310" w:rsidDel="00DC12A4" w:rsidP="001D59AC" w:rsidRDefault="007A7310" w14:paraId="2D6722D6" w14:textId="640213E4">
      <w:pPr>
        <w:pStyle w:val="Normal0"/>
        <w:spacing w:line="360" w:lineRule="auto"/>
        <w:jc w:val="both"/>
        <w:rPr>
          <w:del w:author="LauraPGM" w:date="2025-10-01T15:48:00Z" w:id="2701"/>
          <w:rFonts w:ascii="Calibri" w:hAnsi="Calibri" w:cs="Calibri"/>
          <w:rPrChange w:author="LauraPGM" w:date="2025-10-01T09:45:00Z" w:id="2702">
            <w:rPr>
              <w:del w:author="LauraPGM" w:date="2025-10-01T15:48:00Z" w:id="2703"/>
            </w:rPr>
          </w:rPrChange>
        </w:rPr>
      </w:pPr>
    </w:p>
    <w:p w:rsidRPr="00D645B6" w:rsidR="007A7310" w:rsidDel="00DC12A4" w:rsidP="001D59AC" w:rsidRDefault="0065590F" w14:paraId="4DFCD034" w14:textId="342106C3">
      <w:pPr>
        <w:pStyle w:val="Normal0"/>
        <w:spacing w:line="360" w:lineRule="auto"/>
        <w:jc w:val="both"/>
        <w:rPr>
          <w:del w:author="LauraPGM" w:date="2025-10-01T15:48:00Z" w:id="2704"/>
          <w:rFonts w:ascii="Calibri" w:hAnsi="Calibri" w:cs="Calibri"/>
          <w:rPrChange w:author="LauraPGM" w:date="2025-10-01T09:45:00Z" w:id="2705">
            <w:rPr>
              <w:del w:author="LauraPGM" w:date="2025-10-01T15:48:00Z" w:id="2706"/>
            </w:rPr>
          </w:rPrChange>
        </w:rPr>
      </w:pPr>
      <w:del w:author="LauraPGM" w:date="2025-10-01T15:48:00Z" w:id="2707">
        <w:r w:rsidRPr="00D645B6" w:rsidDel="00DC12A4">
          <w:rPr>
            <w:rFonts w:ascii="Calibri" w:hAnsi="Calibri" w:cs="Calibri"/>
            <w:rPrChange w:author="LauraPGM" w:date="2025-10-01T09:45:00Z" w:id="2708">
              <w:rPr/>
            </w:rPrChange>
          </w:rPr>
          <w:delText>CU = CT/n, en dónde:</w:delText>
        </w:r>
      </w:del>
    </w:p>
    <w:p w:rsidRPr="00D645B6" w:rsidR="007A7310" w:rsidDel="00DC12A4" w:rsidP="001D59AC" w:rsidRDefault="00D16DFF" w14:paraId="15FDF9DB" w14:textId="630486C7">
      <w:pPr>
        <w:pStyle w:val="Normal0"/>
        <w:spacing w:line="360" w:lineRule="auto"/>
        <w:jc w:val="both"/>
        <w:rPr>
          <w:del w:author="LauraPGM" w:date="2025-10-01T15:48:00Z" w:id="2709"/>
          <w:rFonts w:ascii="Calibri" w:hAnsi="Calibri" w:cs="Calibri"/>
          <w:rPrChange w:author="LauraPGM" w:date="2025-10-01T09:45:00Z" w:id="2710">
            <w:rPr>
              <w:del w:author="LauraPGM" w:date="2025-10-01T15:48:00Z" w:id="2711"/>
            </w:rPr>
          </w:rPrChange>
        </w:rPr>
      </w:pPr>
      <w:del w:author="LauraPGM" w:date="2025-10-01T15:48:00Z" w:id="2712">
        <w:r w:rsidRPr="00D645B6" w:rsidDel="00DC12A4">
          <w:rPr>
            <w:rFonts w:ascii="Calibri" w:hAnsi="Calibri" w:cs="Calibri"/>
            <w:rPrChange w:author="LauraPGM" w:date="2025-10-01T09:45:00Z" w:id="2713">
              <w:rPr/>
            </w:rPrChange>
          </w:rPr>
          <w:delText>CU = Costo u</w:delText>
        </w:r>
        <w:r w:rsidRPr="00D645B6" w:rsidDel="00DC12A4" w:rsidR="0065590F">
          <w:rPr>
            <w:rFonts w:ascii="Calibri" w:hAnsi="Calibri" w:cs="Calibri"/>
            <w:rPrChange w:author="LauraPGM" w:date="2025-10-01T09:45:00Z" w:id="2714">
              <w:rPr/>
            </w:rPrChange>
          </w:rPr>
          <w:delText>nitario</w:delText>
        </w:r>
        <w:r w:rsidRPr="00D645B6" w:rsidDel="00DC12A4" w:rsidR="00D6189B">
          <w:rPr>
            <w:rFonts w:ascii="Calibri" w:hAnsi="Calibri" w:cs="Calibri"/>
            <w:rPrChange w:author="LauraPGM" w:date="2025-10-01T09:45:00Z" w:id="2715">
              <w:rPr/>
            </w:rPrChange>
          </w:rPr>
          <w:delText>.</w:delText>
        </w:r>
      </w:del>
    </w:p>
    <w:p w:rsidRPr="00D645B6" w:rsidR="007A7310" w:rsidDel="00DC12A4" w:rsidP="001D59AC" w:rsidRDefault="007A7310" w14:paraId="484E000C" w14:textId="098F4A69">
      <w:pPr>
        <w:pStyle w:val="Normal0"/>
        <w:spacing w:line="360" w:lineRule="auto"/>
        <w:jc w:val="both"/>
        <w:rPr>
          <w:del w:author="LauraPGM" w:date="2025-10-01T15:48:00Z" w:id="2716"/>
          <w:rFonts w:ascii="Calibri" w:hAnsi="Calibri" w:cs="Calibri"/>
          <w:rPrChange w:author="LauraPGM" w:date="2025-10-01T09:45:00Z" w:id="2717">
            <w:rPr>
              <w:del w:author="LauraPGM" w:date="2025-10-01T15:48:00Z" w:id="2718"/>
            </w:rPr>
          </w:rPrChange>
        </w:rPr>
      </w:pPr>
      <w:del w:author="LauraPGM" w:date="2025-10-01T15:48:00Z" w:id="2719">
        <w:r w:rsidRPr="00D645B6" w:rsidDel="00DC12A4">
          <w:rPr>
            <w:rFonts w:ascii="Calibri" w:hAnsi="Calibri" w:cs="Calibri"/>
            <w:rPrChange w:author="LauraPGM" w:date="2025-10-01T09:45:00Z" w:id="2720">
              <w:rPr/>
            </w:rPrChange>
          </w:rPr>
          <w:delText>CT =</w:delText>
        </w:r>
        <w:r w:rsidRPr="00D645B6" w:rsidDel="00DC12A4" w:rsidR="00D16DFF">
          <w:rPr>
            <w:rFonts w:ascii="Calibri" w:hAnsi="Calibri" w:cs="Calibri"/>
            <w:rPrChange w:author="LauraPGM" w:date="2025-10-01T09:45:00Z" w:id="2721">
              <w:rPr/>
            </w:rPrChange>
          </w:rPr>
          <w:delText xml:space="preserve"> Costo total de p</w:delText>
        </w:r>
        <w:r w:rsidRPr="00D645B6" w:rsidDel="00DC12A4" w:rsidR="0065590F">
          <w:rPr>
            <w:rFonts w:ascii="Calibri" w:hAnsi="Calibri" w:cs="Calibri"/>
            <w:rPrChange w:author="LauraPGM" w:date="2025-10-01T09:45:00Z" w:id="2722">
              <w:rPr/>
            </w:rPrChange>
          </w:rPr>
          <w:delText>roducción</w:delText>
        </w:r>
        <w:r w:rsidRPr="00D645B6" w:rsidDel="00DC12A4" w:rsidR="00D6189B">
          <w:rPr>
            <w:rFonts w:ascii="Calibri" w:hAnsi="Calibri" w:cs="Calibri"/>
            <w:rPrChange w:author="LauraPGM" w:date="2025-10-01T09:45:00Z" w:id="2723">
              <w:rPr/>
            </w:rPrChange>
          </w:rPr>
          <w:delText>.</w:delText>
        </w:r>
      </w:del>
    </w:p>
    <w:p w:rsidRPr="00D645B6" w:rsidR="0065590F" w:rsidDel="00DC12A4" w:rsidP="001D59AC" w:rsidRDefault="007A7310" w14:paraId="6ECDA273" w14:textId="3D8C85BE">
      <w:pPr>
        <w:pStyle w:val="Normal0"/>
        <w:spacing w:line="360" w:lineRule="auto"/>
        <w:jc w:val="both"/>
        <w:rPr>
          <w:del w:author="LauraPGM" w:date="2025-10-01T15:48:00Z" w:id="2724"/>
          <w:rFonts w:ascii="Calibri" w:hAnsi="Calibri" w:cs="Calibri"/>
          <w:rPrChange w:author="LauraPGM" w:date="2025-10-01T09:45:00Z" w:id="2725">
            <w:rPr>
              <w:del w:author="LauraPGM" w:date="2025-10-01T15:48:00Z" w:id="2726"/>
            </w:rPr>
          </w:rPrChange>
        </w:rPr>
      </w:pPr>
      <w:del w:author="LauraPGM" w:date="2025-10-01T15:48:00Z" w:id="2727">
        <w:r w:rsidRPr="00D645B6" w:rsidDel="00DC12A4">
          <w:rPr>
            <w:rFonts w:ascii="Calibri" w:hAnsi="Calibri" w:cs="Calibri"/>
            <w:rPrChange w:author="LauraPGM" w:date="2025-10-01T09:45:00Z" w:id="2728">
              <w:rPr/>
            </w:rPrChange>
          </w:rPr>
          <w:delText>n = número total de unidades producidas</w:delText>
        </w:r>
        <w:r w:rsidRPr="00D645B6" w:rsidDel="00DC12A4" w:rsidR="00D6189B">
          <w:rPr>
            <w:rFonts w:ascii="Calibri" w:hAnsi="Calibri" w:cs="Calibri"/>
            <w:rPrChange w:author="LauraPGM" w:date="2025-10-01T09:45:00Z" w:id="2729">
              <w:rPr/>
            </w:rPrChange>
          </w:rPr>
          <w:delText>.</w:delText>
        </w:r>
      </w:del>
    </w:p>
    <w:p w:rsidRPr="00D645B6" w:rsidR="007A7310" w:rsidDel="00DC12A4" w:rsidP="001D59AC" w:rsidRDefault="007A7310" w14:paraId="57A10DDC" w14:textId="52F39567">
      <w:pPr>
        <w:pStyle w:val="Normal0"/>
        <w:spacing w:line="360" w:lineRule="auto"/>
        <w:jc w:val="both"/>
        <w:rPr>
          <w:del w:author="LauraPGM" w:date="2025-10-01T15:48:00Z" w:id="2730"/>
          <w:rFonts w:ascii="Calibri" w:hAnsi="Calibri" w:cs="Calibri"/>
          <w:rPrChange w:author="LauraPGM" w:date="2025-10-01T09:45:00Z" w:id="2731">
            <w:rPr>
              <w:del w:author="LauraPGM" w:date="2025-10-01T15:48:00Z" w:id="2732"/>
            </w:rPr>
          </w:rPrChange>
        </w:rPr>
      </w:pPr>
    </w:p>
    <w:p w:rsidRPr="00D645B6" w:rsidR="007A7310" w:rsidDel="00DC12A4" w:rsidP="001D59AC" w:rsidRDefault="007A7310" w14:paraId="43C902A8" w14:textId="65B75FEA">
      <w:pPr>
        <w:pStyle w:val="Normal0"/>
        <w:spacing w:line="360" w:lineRule="auto"/>
        <w:jc w:val="both"/>
        <w:rPr>
          <w:del w:author="LauraPGM" w:date="2025-10-01T15:48:00Z" w:id="2733"/>
          <w:rFonts w:ascii="Calibri" w:hAnsi="Calibri" w:cs="Calibri"/>
          <w:b/>
          <w:rPrChange w:author="LauraPGM" w:date="2025-10-01T09:45:00Z" w:id="2734">
            <w:rPr>
              <w:del w:author="LauraPGM" w:date="2025-10-01T15:48:00Z" w:id="2735"/>
              <w:b/>
            </w:rPr>
          </w:rPrChange>
        </w:rPr>
      </w:pPr>
      <w:del w:author="LauraPGM" w:date="2025-10-01T15:48:00Z" w:id="2736">
        <w:r w:rsidRPr="00D645B6" w:rsidDel="00DC12A4">
          <w:rPr>
            <w:rFonts w:ascii="Calibri" w:hAnsi="Calibri" w:cs="Calibri"/>
            <w:b/>
            <w:rPrChange w:author="LauraPGM" w:date="2025-10-01T09:45:00Z" w:id="2737">
              <w:rPr>
                <w:b/>
              </w:rPr>
            </w:rPrChange>
          </w:rPr>
          <w:delText>1.3. Precio de venta</w:delText>
        </w:r>
      </w:del>
    </w:p>
    <w:p w:rsidRPr="00D645B6" w:rsidR="0083758A" w:rsidDel="00DC12A4" w:rsidP="001D59AC" w:rsidRDefault="0083758A" w14:paraId="710B67EE" w14:textId="46E7897F">
      <w:pPr>
        <w:pStyle w:val="Normal0"/>
        <w:spacing w:line="360" w:lineRule="auto"/>
        <w:jc w:val="both"/>
        <w:rPr>
          <w:del w:author="LauraPGM" w:date="2025-10-01T15:48:00Z" w:id="2738"/>
          <w:rFonts w:ascii="Calibri" w:hAnsi="Calibri" w:cs="Calibri"/>
          <w:rPrChange w:author="LauraPGM" w:date="2025-10-01T09:45:00Z" w:id="2739">
            <w:rPr>
              <w:del w:author="LauraPGM" w:date="2025-10-01T15:48:00Z" w:id="2740"/>
            </w:rPr>
          </w:rPrChange>
        </w:rPr>
      </w:pPr>
    </w:p>
    <w:p w:rsidRPr="00D645B6" w:rsidR="000941CE" w:rsidDel="00DC12A4" w:rsidP="001D59AC" w:rsidRDefault="000941CE" w14:paraId="31A02C4B" w14:textId="0308A2E9">
      <w:pPr>
        <w:pStyle w:val="Normal0"/>
        <w:spacing w:line="360" w:lineRule="auto"/>
        <w:rPr>
          <w:del w:author="LauraPGM" w:date="2025-10-01T15:48:00Z" w:id="2741"/>
          <w:rFonts w:ascii="Calibri" w:hAnsi="Calibri" w:cs="Calibri"/>
          <w:rPrChange w:author="LauraPGM" w:date="2025-10-01T09:45:00Z" w:id="2742">
            <w:rPr>
              <w:del w:author="LauraPGM" w:date="2025-10-01T15:48:00Z" w:id="2743"/>
            </w:rPr>
          </w:rPrChange>
        </w:rPr>
      </w:pPr>
      <w:del w:author="LauraPGM" w:date="2025-10-01T15:48:00Z" w:id="2744">
        <w:r w:rsidRPr="00D645B6" w:rsidDel="00DC12A4">
          <w:rPr>
            <w:rFonts w:ascii="Calibri" w:hAnsi="Calibri" w:cs="Calibri"/>
            <w:rPrChange w:author="LauraPGM" w:date="2025-10-01T09:45:00Z" w:id="2745">
              <w:rPr/>
            </w:rPrChange>
          </w:rPr>
          <w:delText>Una vez se ha establecido el costo unitario de producción, el siguiente paso es definir el margen de utilidad deseado, es decir, el porcentaje o monto adicional que se espera obtener como ganancia por cada unidad vendida. Este margen es determinado generalmente por la gerencia, el área contable o financiera, y forma parte esencial del proceso de fijación del precio de venta.</w:delText>
        </w:r>
      </w:del>
    </w:p>
    <w:p w:rsidRPr="00D645B6" w:rsidR="000941CE" w:rsidDel="00DC12A4" w:rsidP="001D59AC" w:rsidRDefault="000941CE" w14:paraId="68D0163B" w14:textId="7D5E83A8">
      <w:pPr>
        <w:pStyle w:val="Normal0"/>
        <w:spacing w:line="360" w:lineRule="auto"/>
        <w:rPr>
          <w:del w:author="LauraPGM" w:date="2025-10-01T15:48:00Z" w:id="2746"/>
          <w:rFonts w:ascii="Calibri" w:hAnsi="Calibri" w:cs="Calibri"/>
          <w:rPrChange w:author="LauraPGM" w:date="2025-10-01T09:45:00Z" w:id="2747">
            <w:rPr>
              <w:del w:author="LauraPGM" w:date="2025-10-01T15:48:00Z" w:id="2748"/>
            </w:rPr>
          </w:rPrChange>
        </w:rPr>
      </w:pPr>
    </w:p>
    <w:p w:rsidRPr="00D645B6" w:rsidR="000941CE" w:rsidDel="00DC12A4" w:rsidP="001D59AC" w:rsidRDefault="000941CE" w14:paraId="11F1BF3C" w14:textId="0BC8639A">
      <w:pPr>
        <w:pStyle w:val="Normal0"/>
        <w:spacing w:line="360" w:lineRule="auto"/>
        <w:rPr>
          <w:del w:author="LauraPGM" w:date="2025-10-01T15:48:00Z" w:id="2749"/>
          <w:rFonts w:ascii="Calibri" w:hAnsi="Calibri" w:cs="Calibri"/>
          <w:rPrChange w:author="LauraPGM" w:date="2025-10-01T09:45:00Z" w:id="2750">
            <w:rPr>
              <w:del w:author="LauraPGM" w:date="2025-10-01T15:48:00Z" w:id="2751"/>
            </w:rPr>
          </w:rPrChange>
        </w:rPr>
      </w:pPr>
      <w:del w:author="LauraPGM" w:date="2025-10-01T15:48:00Z" w:id="2752">
        <w:r w:rsidRPr="00D645B6" w:rsidDel="00DC12A4">
          <w:rPr>
            <w:rFonts w:ascii="Calibri" w:hAnsi="Calibri" w:cs="Calibri"/>
            <w:rPrChange w:author="LauraPGM" w:date="2025-10-01T09:45:00Z" w:id="2753">
              <w:rPr/>
            </w:rPrChange>
          </w:rPr>
          <w:delText>El precio de venta no debe fijarse únicamente con base en el costo, sino también considerando múltiples variables internas y externas que influyen en la capacidad del producto para competir en el mercado y generar valor. Una decisión errada en la determinación del precio puede afectar gravemente tanto la rentabilidad como la sostenibilidad del negocio.</w:delText>
        </w:r>
      </w:del>
    </w:p>
    <w:p w:rsidRPr="00D645B6" w:rsidR="000941CE" w:rsidDel="00DC12A4" w:rsidP="001D59AC" w:rsidRDefault="000941CE" w14:paraId="0242268F" w14:textId="21A1CE28">
      <w:pPr>
        <w:pStyle w:val="Normal0"/>
        <w:spacing w:line="360" w:lineRule="auto"/>
        <w:rPr>
          <w:del w:author="LauraPGM" w:date="2025-10-01T15:48:00Z" w:id="2754"/>
          <w:rFonts w:ascii="Calibri" w:hAnsi="Calibri" w:cs="Calibri"/>
          <w:rPrChange w:author="LauraPGM" w:date="2025-10-01T09:45:00Z" w:id="2755">
            <w:rPr>
              <w:del w:author="LauraPGM" w:date="2025-10-01T15:48:00Z" w:id="2756"/>
            </w:rPr>
          </w:rPrChange>
        </w:rPr>
      </w:pPr>
    </w:p>
    <w:p w:rsidRPr="00D645B6" w:rsidR="000941CE" w:rsidDel="00DC12A4" w:rsidP="001D59AC" w:rsidRDefault="000941CE" w14:paraId="3ECDF38C" w14:textId="576EABBF">
      <w:pPr>
        <w:pStyle w:val="Normal0"/>
        <w:spacing w:line="360" w:lineRule="auto"/>
        <w:rPr>
          <w:del w:author="LauraPGM" w:date="2025-10-01T15:48:00Z" w:id="2757"/>
          <w:rFonts w:ascii="Calibri" w:hAnsi="Calibri" w:cs="Calibri"/>
          <w:b/>
          <w:rPrChange w:author="LauraPGM" w:date="2025-10-01T09:45:00Z" w:id="2758">
            <w:rPr>
              <w:del w:author="LauraPGM" w:date="2025-10-01T15:48:00Z" w:id="2759"/>
              <w:b/>
            </w:rPr>
          </w:rPrChange>
        </w:rPr>
      </w:pPr>
      <w:del w:author="LauraPGM" w:date="2025-10-01T15:48:00Z" w:id="2760">
        <w:r w:rsidRPr="00D645B6" w:rsidDel="00DC12A4">
          <w:rPr>
            <w:rFonts w:ascii="Calibri" w:hAnsi="Calibri" w:cs="Calibri"/>
            <w:b/>
            <w:rPrChange w:author="LauraPGM" w:date="2025-10-01T09:45:00Z" w:id="2761">
              <w:rPr>
                <w:b/>
              </w:rPr>
            </w:rPrChange>
          </w:rPr>
          <w:delText>Factores clave al definir el precio de venta:</w:delText>
        </w:r>
      </w:del>
    </w:p>
    <w:p w:rsidRPr="00D645B6" w:rsidR="00CB4158" w:rsidDel="00DC12A4" w:rsidP="001D59AC" w:rsidRDefault="00CB4158" w14:paraId="01F53213" w14:textId="4BBFA8B6">
      <w:pPr>
        <w:pStyle w:val="Normal0"/>
        <w:spacing w:line="360" w:lineRule="auto"/>
        <w:rPr>
          <w:del w:author="LauraPGM" w:date="2025-10-01T15:48:00Z" w:id="2762"/>
          <w:rFonts w:ascii="Calibri" w:hAnsi="Calibri" w:cs="Calibri"/>
          <w:rPrChange w:author="LauraPGM" w:date="2025-10-01T09:45:00Z" w:id="2763">
            <w:rPr>
              <w:del w:author="LauraPGM" w:date="2025-10-01T15:48:00Z" w:id="2764"/>
            </w:rPr>
          </w:rPrChange>
        </w:rPr>
      </w:pPr>
    </w:p>
    <w:p w:rsidRPr="00D645B6" w:rsidR="000941CE" w:rsidDel="00DC12A4" w:rsidRDefault="000941CE" w14:paraId="7E051328" w14:textId="1AD3FA1F">
      <w:pPr>
        <w:pStyle w:val="Normal0"/>
        <w:numPr>
          <w:ilvl w:val="0"/>
          <w:numId w:val="14"/>
        </w:numPr>
        <w:spacing w:line="360" w:lineRule="auto"/>
        <w:rPr>
          <w:del w:author="LauraPGM" w:date="2025-10-01T15:48:00Z" w:id="2765"/>
          <w:rFonts w:ascii="Calibri" w:hAnsi="Calibri" w:cs="Calibri"/>
          <w:rPrChange w:author="LauraPGM" w:date="2025-10-01T09:45:00Z" w:id="2766">
            <w:rPr>
              <w:del w:author="LauraPGM" w:date="2025-10-01T15:48:00Z" w:id="2767"/>
            </w:rPr>
          </w:rPrChange>
        </w:rPr>
        <w:pPrChange w:author="LauraPGM" w:date="2025-10-01T09:45:00Z" w:id="2768">
          <w:pPr>
            <w:pStyle w:val="Normal0"/>
            <w:numPr>
              <w:numId w:val="15"/>
            </w:numPr>
            <w:tabs>
              <w:tab w:val="num" w:pos="720"/>
            </w:tabs>
            <w:spacing w:line="360" w:lineRule="auto"/>
            <w:ind w:left="720" w:hanging="360"/>
          </w:pPr>
        </w:pPrChange>
      </w:pPr>
      <w:del w:author="LauraPGM" w:date="2025-10-01T15:48:00Z" w:id="2769">
        <w:r w:rsidRPr="00D645B6" w:rsidDel="00DC12A4">
          <w:rPr>
            <w:rFonts w:ascii="Calibri" w:hAnsi="Calibri" w:cs="Calibri"/>
            <w:b/>
            <w:rPrChange w:author="LauraPGM" w:date="2025-10-01T09:45:00Z" w:id="2770">
              <w:rPr>
                <w:b/>
              </w:rPr>
            </w:rPrChange>
          </w:rPr>
          <w:delText>P</w:delText>
        </w:r>
        <w:r w:rsidRPr="00D645B6" w:rsidDel="00DC12A4" w:rsidR="00CB4158">
          <w:rPr>
            <w:rFonts w:ascii="Calibri" w:hAnsi="Calibri" w:cs="Calibri"/>
            <w:b/>
            <w:rPrChange w:author="LauraPGM" w:date="2025-10-01T09:45:00Z" w:id="2771">
              <w:rPr>
                <w:b/>
              </w:rPr>
            </w:rPrChange>
          </w:rPr>
          <w:delText>recios de productos similares:</w:delText>
        </w:r>
        <w:r w:rsidRPr="00D645B6" w:rsidDel="00DC12A4" w:rsidR="00CB4158">
          <w:rPr>
            <w:rFonts w:ascii="Calibri" w:hAnsi="Calibri" w:cs="Calibri"/>
            <w:rPrChange w:author="LauraPGM" w:date="2025-10-01T09:45:00Z" w:id="2772">
              <w:rPr/>
            </w:rPrChange>
          </w:rPr>
          <w:delText xml:space="preserve"> e</w:delText>
        </w:r>
        <w:r w:rsidRPr="00D645B6" w:rsidDel="00DC12A4">
          <w:rPr>
            <w:rFonts w:ascii="Calibri" w:hAnsi="Calibri" w:cs="Calibri"/>
            <w:rPrChange w:author="LauraPGM" w:date="2025-10-01T09:45:00Z" w:id="2773">
              <w:rPr/>
            </w:rPrChange>
          </w:rPr>
          <w:delText>s importante conocer cuánto están cobrando otras empresas por bienes similares para mantener la competitividad sin comprometer la utilidad.</w:delText>
        </w:r>
      </w:del>
    </w:p>
    <w:p w:rsidRPr="00D645B6" w:rsidR="000941CE" w:rsidDel="00DC12A4" w:rsidP="001D59AC" w:rsidRDefault="000941CE" w14:paraId="23BCD973" w14:textId="512F27E4">
      <w:pPr>
        <w:pStyle w:val="Normal0"/>
        <w:spacing w:line="360" w:lineRule="auto"/>
        <w:rPr>
          <w:del w:author="LauraPGM" w:date="2025-10-01T15:48:00Z" w:id="2774"/>
          <w:rFonts w:ascii="Calibri" w:hAnsi="Calibri" w:cs="Calibri"/>
          <w:rPrChange w:author="LauraPGM" w:date="2025-10-01T09:45:00Z" w:id="2775">
            <w:rPr>
              <w:del w:author="LauraPGM" w:date="2025-10-01T15:48:00Z" w:id="2776"/>
            </w:rPr>
          </w:rPrChange>
        </w:rPr>
      </w:pPr>
    </w:p>
    <w:p w:rsidRPr="00D645B6" w:rsidR="000941CE" w:rsidDel="00DC12A4" w:rsidRDefault="000941CE" w14:paraId="1EEEC441" w14:textId="544845FA">
      <w:pPr>
        <w:pStyle w:val="Normal0"/>
        <w:numPr>
          <w:ilvl w:val="0"/>
          <w:numId w:val="14"/>
        </w:numPr>
        <w:spacing w:line="360" w:lineRule="auto"/>
        <w:rPr>
          <w:del w:author="LauraPGM" w:date="2025-10-01T15:48:00Z" w:id="2777"/>
          <w:rFonts w:ascii="Calibri" w:hAnsi="Calibri" w:cs="Calibri"/>
          <w:rPrChange w:author="LauraPGM" w:date="2025-10-01T09:45:00Z" w:id="2778">
            <w:rPr>
              <w:del w:author="LauraPGM" w:date="2025-10-01T15:48:00Z" w:id="2779"/>
            </w:rPr>
          </w:rPrChange>
        </w:rPr>
        <w:pPrChange w:author="LauraPGM" w:date="2025-10-01T09:45:00Z" w:id="2780">
          <w:pPr>
            <w:pStyle w:val="Normal0"/>
            <w:numPr>
              <w:numId w:val="15"/>
            </w:numPr>
            <w:tabs>
              <w:tab w:val="num" w:pos="720"/>
            </w:tabs>
            <w:spacing w:line="360" w:lineRule="auto"/>
            <w:ind w:left="720" w:hanging="360"/>
          </w:pPr>
        </w:pPrChange>
      </w:pPr>
      <w:del w:author="LauraPGM" w:date="2025-10-01T15:48:00Z" w:id="2781">
        <w:r w:rsidRPr="00D645B6" w:rsidDel="00DC12A4">
          <w:rPr>
            <w:rFonts w:ascii="Calibri" w:hAnsi="Calibri" w:cs="Calibri"/>
            <w:b/>
            <w:rPrChange w:author="LauraPGM" w:date="2025-10-01T09:45:00Z" w:id="2782">
              <w:rPr>
                <w:b/>
              </w:rPr>
            </w:rPrChange>
          </w:rPr>
          <w:delText>Pr</w:delText>
        </w:r>
        <w:r w:rsidRPr="00D645B6" w:rsidDel="00DC12A4" w:rsidR="00CB4158">
          <w:rPr>
            <w:rFonts w:ascii="Calibri" w:hAnsi="Calibri" w:cs="Calibri"/>
            <w:b/>
            <w:rPrChange w:author="LauraPGM" w:date="2025-10-01T09:45:00Z" w:id="2783">
              <w:rPr>
                <w:b/>
              </w:rPr>
            </w:rPrChange>
          </w:rPr>
          <w:delText>ecios de productos sustitutos:</w:delText>
        </w:r>
        <w:r w:rsidRPr="00D645B6" w:rsidDel="00DC12A4" w:rsidR="00CB4158">
          <w:rPr>
            <w:rFonts w:ascii="Calibri" w:hAnsi="Calibri" w:cs="Calibri"/>
            <w:rPrChange w:author="LauraPGM" w:date="2025-10-01T09:45:00Z" w:id="2784">
              <w:rPr/>
            </w:rPrChange>
          </w:rPr>
          <w:delText xml:space="preserve"> a</w:delText>
        </w:r>
        <w:r w:rsidRPr="00D645B6" w:rsidDel="00DC12A4">
          <w:rPr>
            <w:rFonts w:ascii="Calibri" w:hAnsi="Calibri" w:cs="Calibri"/>
            <w:rPrChange w:author="LauraPGM" w:date="2025-10-01T09:45:00Z" w:id="2785">
              <w:rPr/>
            </w:rPrChange>
          </w:rPr>
          <w:delText>lgunos productos pueden cumplir la misma función que el nuestro. Analizar estos precios ayuda a posicionar la oferta dentro de un rango aceptable para el consumidor.</w:delText>
        </w:r>
      </w:del>
    </w:p>
    <w:p w:rsidRPr="00D645B6" w:rsidR="000941CE" w:rsidDel="00DC12A4" w:rsidP="001D59AC" w:rsidRDefault="000941CE" w14:paraId="48EBC349" w14:textId="73B16388">
      <w:pPr>
        <w:pStyle w:val="Normal0"/>
        <w:spacing w:line="360" w:lineRule="auto"/>
        <w:rPr>
          <w:del w:author="LauraPGM" w:date="2025-10-01T15:48:00Z" w:id="2786"/>
          <w:rFonts w:ascii="Calibri" w:hAnsi="Calibri" w:cs="Calibri"/>
          <w:rPrChange w:author="LauraPGM" w:date="2025-10-01T09:45:00Z" w:id="2787">
            <w:rPr>
              <w:del w:author="LauraPGM" w:date="2025-10-01T15:48:00Z" w:id="2788"/>
            </w:rPr>
          </w:rPrChange>
        </w:rPr>
      </w:pPr>
    </w:p>
    <w:p w:rsidRPr="00D645B6" w:rsidR="000941CE" w:rsidDel="00DC12A4" w:rsidRDefault="000941CE" w14:paraId="17AFA0E9" w14:textId="09B8BD38">
      <w:pPr>
        <w:pStyle w:val="Normal0"/>
        <w:numPr>
          <w:ilvl w:val="0"/>
          <w:numId w:val="14"/>
        </w:numPr>
        <w:spacing w:line="360" w:lineRule="auto"/>
        <w:rPr>
          <w:del w:author="LauraPGM" w:date="2025-10-01T15:48:00Z" w:id="2789"/>
          <w:rFonts w:ascii="Calibri" w:hAnsi="Calibri" w:cs="Calibri"/>
          <w:rPrChange w:author="LauraPGM" w:date="2025-10-01T09:45:00Z" w:id="2790">
            <w:rPr>
              <w:del w:author="LauraPGM" w:date="2025-10-01T15:48:00Z" w:id="2791"/>
            </w:rPr>
          </w:rPrChange>
        </w:rPr>
        <w:pPrChange w:author="LauraPGM" w:date="2025-10-01T09:45:00Z" w:id="2792">
          <w:pPr>
            <w:pStyle w:val="Normal0"/>
            <w:numPr>
              <w:numId w:val="15"/>
            </w:numPr>
            <w:tabs>
              <w:tab w:val="num" w:pos="720"/>
            </w:tabs>
            <w:spacing w:line="360" w:lineRule="auto"/>
            <w:ind w:left="720" w:hanging="360"/>
          </w:pPr>
        </w:pPrChange>
      </w:pPr>
      <w:del w:author="LauraPGM" w:date="2025-10-01T15:48:00Z" w:id="2793">
        <w:r w:rsidRPr="00D645B6" w:rsidDel="00DC12A4">
          <w:rPr>
            <w:rFonts w:ascii="Calibri" w:hAnsi="Calibri" w:cs="Calibri"/>
            <w:b/>
            <w:rPrChange w:author="LauraPGM" w:date="2025-10-01T09:45:00Z" w:id="2794">
              <w:rPr>
                <w:b/>
              </w:rPr>
            </w:rPrChange>
          </w:rPr>
          <w:delText>Nivel d</w:delText>
        </w:r>
        <w:r w:rsidRPr="00D645B6" w:rsidDel="00DC12A4" w:rsidR="00CB4158">
          <w:rPr>
            <w:rFonts w:ascii="Calibri" w:hAnsi="Calibri" w:cs="Calibri"/>
            <w:b/>
            <w:rPrChange w:author="LauraPGM" w:date="2025-10-01T09:45:00Z" w:id="2795">
              <w:rPr>
                <w:b/>
              </w:rPr>
            </w:rPrChange>
          </w:rPr>
          <w:delText>e demanda del producto:</w:delText>
        </w:r>
        <w:r w:rsidRPr="00D645B6" w:rsidDel="00DC12A4" w:rsidR="00CB4158">
          <w:rPr>
            <w:rFonts w:ascii="Calibri" w:hAnsi="Calibri" w:cs="Calibri"/>
            <w:rPrChange w:author="LauraPGM" w:date="2025-10-01T09:45:00Z" w:id="2796">
              <w:rPr/>
            </w:rPrChange>
          </w:rPr>
          <w:delText xml:space="preserve"> s</w:delText>
        </w:r>
        <w:r w:rsidRPr="00D645B6" w:rsidDel="00DC12A4">
          <w:rPr>
            <w:rFonts w:ascii="Calibri" w:hAnsi="Calibri" w:cs="Calibri"/>
            <w:rPrChange w:author="LauraPGM" w:date="2025-10-01T09:45:00Z" w:id="2797">
              <w:rPr/>
            </w:rPrChange>
          </w:rPr>
          <w:delText>i el producto es altamente demandado y tiene pocas alternativas, puede justificar un precio más alto.</w:delText>
        </w:r>
      </w:del>
    </w:p>
    <w:p w:rsidRPr="00D645B6" w:rsidR="000941CE" w:rsidDel="00DC12A4" w:rsidP="001D59AC" w:rsidRDefault="000941CE" w14:paraId="47BCD8DF" w14:textId="0F3FCD30">
      <w:pPr>
        <w:pStyle w:val="Normal0"/>
        <w:spacing w:line="360" w:lineRule="auto"/>
        <w:rPr>
          <w:del w:author="LauraPGM" w:date="2025-10-01T15:48:00Z" w:id="2798"/>
          <w:rFonts w:ascii="Calibri" w:hAnsi="Calibri" w:cs="Calibri"/>
          <w:rPrChange w:author="LauraPGM" w:date="2025-10-01T09:45:00Z" w:id="2799">
            <w:rPr>
              <w:del w:author="LauraPGM" w:date="2025-10-01T15:48:00Z" w:id="2800"/>
            </w:rPr>
          </w:rPrChange>
        </w:rPr>
      </w:pPr>
    </w:p>
    <w:p w:rsidRPr="00D645B6" w:rsidR="000941CE" w:rsidDel="00DC12A4" w:rsidRDefault="00CB4158" w14:paraId="32D8AEC4" w14:textId="32E00807">
      <w:pPr>
        <w:pStyle w:val="Normal0"/>
        <w:numPr>
          <w:ilvl w:val="0"/>
          <w:numId w:val="14"/>
        </w:numPr>
        <w:spacing w:line="360" w:lineRule="auto"/>
        <w:rPr>
          <w:del w:author="LauraPGM" w:date="2025-10-01T15:48:00Z" w:id="2801"/>
          <w:rFonts w:ascii="Calibri" w:hAnsi="Calibri" w:cs="Calibri"/>
          <w:rPrChange w:author="LauraPGM" w:date="2025-10-01T09:45:00Z" w:id="2802">
            <w:rPr>
              <w:del w:author="LauraPGM" w:date="2025-10-01T15:48:00Z" w:id="2803"/>
            </w:rPr>
          </w:rPrChange>
        </w:rPr>
        <w:pPrChange w:author="LauraPGM" w:date="2025-10-01T09:45:00Z" w:id="2804">
          <w:pPr>
            <w:pStyle w:val="Normal0"/>
            <w:numPr>
              <w:numId w:val="15"/>
            </w:numPr>
            <w:tabs>
              <w:tab w:val="num" w:pos="720"/>
            </w:tabs>
            <w:spacing w:line="360" w:lineRule="auto"/>
            <w:ind w:left="720" w:hanging="360"/>
          </w:pPr>
        </w:pPrChange>
      </w:pPr>
      <w:del w:author="LauraPGM" w:date="2025-10-01T15:48:00Z" w:id="2805">
        <w:r w:rsidRPr="00D645B6" w:rsidDel="00DC12A4">
          <w:rPr>
            <w:rFonts w:ascii="Calibri" w:hAnsi="Calibri" w:cs="Calibri"/>
            <w:b/>
            <w:rPrChange w:author="LauraPGM" w:date="2025-10-01T09:45:00Z" w:id="2806">
              <w:rPr>
                <w:b/>
              </w:rPr>
            </w:rPrChange>
          </w:rPr>
          <w:delText>Percepción de valor y calidad:</w:delText>
        </w:r>
        <w:r w:rsidRPr="00D645B6" w:rsidDel="00DC12A4">
          <w:rPr>
            <w:rFonts w:ascii="Calibri" w:hAnsi="Calibri" w:cs="Calibri"/>
            <w:rPrChange w:author="LauraPGM" w:date="2025-10-01T09:45:00Z" w:id="2807">
              <w:rPr/>
            </w:rPrChange>
          </w:rPr>
          <w:delText xml:space="preserve"> e</w:delText>
        </w:r>
        <w:r w:rsidRPr="00D645B6" w:rsidDel="00DC12A4" w:rsidR="000941CE">
          <w:rPr>
            <w:rFonts w:ascii="Calibri" w:hAnsi="Calibri" w:cs="Calibri"/>
            <w:rPrChange w:author="LauraPGM" w:date="2025-10-01T09:45:00Z" w:id="2808">
              <w:rPr/>
            </w:rPrChange>
          </w:rPr>
          <w:delText>l precio debe reflejar el valor que el cliente percibe. Un producto con atributos diferenciadores puede tener un precio superior si está bien posicionado.</w:delText>
        </w:r>
      </w:del>
    </w:p>
    <w:p w:rsidRPr="00D645B6" w:rsidR="000941CE" w:rsidDel="00DC12A4" w:rsidP="001D59AC" w:rsidRDefault="000941CE" w14:paraId="3DB5612E" w14:textId="57A0CEFB">
      <w:pPr>
        <w:pStyle w:val="Normal0"/>
        <w:spacing w:line="360" w:lineRule="auto"/>
        <w:rPr>
          <w:del w:author="LauraPGM" w:date="2025-10-01T15:48:00Z" w:id="2809"/>
          <w:rFonts w:ascii="Calibri" w:hAnsi="Calibri" w:cs="Calibri"/>
          <w:rPrChange w:author="LauraPGM" w:date="2025-10-01T09:45:00Z" w:id="2810">
            <w:rPr>
              <w:del w:author="LauraPGM" w:date="2025-10-01T15:48:00Z" w:id="2811"/>
            </w:rPr>
          </w:rPrChange>
        </w:rPr>
      </w:pPr>
    </w:p>
    <w:p w:rsidRPr="00D645B6" w:rsidR="000941CE" w:rsidDel="00DC12A4" w:rsidRDefault="000941CE" w14:paraId="725E0297" w14:textId="3FECF5A8">
      <w:pPr>
        <w:pStyle w:val="Normal0"/>
        <w:numPr>
          <w:ilvl w:val="0"/>
          <w:numId w:val="14"/>
        </w:numPr>
        <w:spacing w:line="360" w:lineRule="auto"/>
        <w:rPr>
          <w:del w:author="LauraPGM" w:date="2025-10-01T15:48:00Z" w:id="2812"/>
          <w:rFonts w:ascii="Calibri" w:hAnsi="Calibri" w:cs="Calibri"/>
          <w:rPrChange w:author="LauraPGM" w:date="2025-10-01T09:45:00Z" w:id="2813">
            <w:rPr>
              <w:del w:author="LauraPGM" w:date="2025-10-01T15:48:00Z" w:id="2814"/>
            </w:rPr>
          </w:rPrChange>
        </w:rPr>
        <w:pPrChange w:author="LauraPGM" w:date="2025-10-01T09:45:00Z" w:id="2815">
          <w:pPr>
            <w:pStyle w:val="Normal0"/>
            <w:numPr>
              <w:numId w:val="15"/>
            </w:numPr>
            <w:tabs>
              <w:tab w:val="num" w:pos="720"/>
            </w:tabs>
            <w:spacing w:line="360" w:lineRule="auto"/>
            <w:ind w:left="720" w:hanging="360"/>
          </w:pPr>
        </w:pPrChange>
      </w:pPr>
      <w:del w:author="LauraPGM" w:date="2025-10-01T15:48:00Z" w:id="2816">
        <w:r w:rsidRPr="00D645B6" w:rsidDel="00DC12A4">
          <w:rPr>
            <w:rFonts w:ascii="Calibri" w:hAnsi="Calibri" w:cs="Calibri"/>
            <w:b/>
            <w:rPrChange w:author="LauraPGM" w:date="2025-10-01T09:45:00Z" w:id="2817">
              <w:rPr>
                <w:b/>
              </w:rPr>
            </w:rPrChange>
          </w:rPr>
          <w:delText>Objetivos financieros de la empresa:</w:delText>
        </w:r>
        <w:r w:rsidRPr="00D645B6" w:rsidDel="00DC12A4" w:rsidR="00411761">
          <w:rPr>
            <w:rFonts w:ascii="Calibri" w:hAnsi="Calibri" w:cs="Calibri"/>
            <w:rPrChange w:author="LauraPGM" w:date="2025-10-01T09:45:00Z" w:id="2818">
              <w:rPr/>
            </w:rPrChange>
          </w:rPr>
          <w:delText xml:space="preserve"> l</w:delText>
        </w:r>
        <w:r w:rsidRPr="00D645B6" w:rsidDel="00DC12A4">
          <w:rPr>
            <w:rFonts w:ascii="Calibri" w:hAnsi="Calibri" w:cs="Calibri"/>
            <w:rPrChange w:author="LauraPGM" w:date="2025-10-01T09:45:00Z" w:id="2819">
              <w:rPr/>
            </w:rPrChange>
          </w:rPr>
          <w:delText>as metas de rentabilidad, cobertura de costos fijos y variables, así como la recuperación de la inversión, son elementos que influyen directamente en el precio.</w:delText>
        </w:r>
      </w:del>
    </w:p>
    <w:p w:rsidRPr="00D645B6" w:rsidR="000941CE" w:rsidDel="00DC12A4" w:rsidP="001D59AC" w:rsidRDefault="000941CE" w14:paraId="1B9655BE" w14:textId="00991510">
      <w:pPr>
        <w:pStyle w:val="Normal0"/>
        <w:spacing w:line="360" w:lineRule="auto"/>
        <w:rPr>
          <w:del w:author="LauraPGM" w:date="2025-10-01T15:48:00Z" w:id="2820"/>
          <w:rFonts w:ascii="Calibri" w:hAnsi="Calibri" w:cs="Calibri"/>
          <w:rPrChange w:author="LauraPGM" w:date="2025-10-01T09:45:00Z" w:id="2821">
            <w:rPr>
              <w:del w:author="LauraPGM" w:date="2025-10-01T15:48:00Z" w:id="2822"/>
            </w:rPr>
          </w:rPrChange>
        </w:rPr>
      </w:pPr>
    </w:p>
    <w:p w:rsidRPr="00D645B6" w:rsidR="000941CE" w:rsidDel="00DC12A4" w:rsidRDefault="000941CE" w14:paraId="7164094D" w14:textId="1C94CA25">
      <w:pPr>
        <w:pStyle w:val="Normal0"/>
        <w:numPr>
          <w:ilvl w:val="0"/>
          <w:numId w:val="14"/>
        </w:numPr>
        <w:spacing w:line="360" w:lineRule="auto"/>
        <w:rPr>
          <w:del w:author="LauraPGM" w:date="2025-10-01T15:48:00Z" w:id="2823"/>
          <w:rFonts w:ascii="Calibri" w:hAnsi="Calibri" w:cs="Calibri"/>
          <w:rPrChange w:author="LauraPGM" w:date="2025-10-01T09:45:00Z" w:id="2824">
            <w:rPr>
              <w:del w:author="LauraPGM" w:date="2025-10-01T15:48:00Z" w:id="2825"/>
            </w:rPr>
          </w:rPrChange>
        </w:rPr>
        <w:pPrChange w:author="LauraPGM" w:date="2025-10-01T09:45:00Z" w:id="2826">
          <w:pPr>
            <w:pStyle w:val="Normal0"/>
            <w:numPr>
              <w:numId w:val="15"/>
            </w:numPr>
            <w:tabs>
              <w:tab w:val="num" w:pos="720"/>
            </w:tabs>
            <w:spacing w:line="360" w:lineRule="auto"/>
            <w:ind w:left="720" w:hanging="360"/>
          </w:pPr>
        </w:pPrChange>
      </w:pPr>
      <w:del w:author="LauraPGM" w:date="2025-10-01T15:48:00Z" w:id="2827">
        <w:r w:rsidRPr="00D645B6" w:rsidDel="00DC12A4">
          <w:rPr>
            <w:rFonts w:ascii="Calibri" w:hAnsi="Calibri" w:cs="Calibri"/>
            <w:b/>
            <w:rPrChange w:author="LauraPGM" w:date="2025-10-01T09:45:00Z" w:id="2828">
              <w:rPr>
                <w:b/>
              </w:rPr>
            </w:rPrChange>
          </w:rPr>
          <w:delText>Ciclo de vida del producto:</w:delText>
        </w:r>
        <w:r w:rsidRPr="00D645B6" w:rsidDel="00DC12A4" w:rsidR="00411761">
          <w:rPr>
            <w:rFonts w:ascii="Calibri" w:hAnsi="Calibri" w:cs="Calibri"/>
            <w:rPrChange w:author="LauraPGM" w:date="2025-10-01T09:45:00Z" w:id="2829">
              <w:rPr/>
            </w:rPrChange>
          </w:rPr>
          <w:delText xml:space="preserve"> e</w:delText>
        </w:r>
        <w:r w:rsidRPr="00D645B6" w:rsidDel="00DC12A4">
          <w:rPr>
            <w:rFonts w:ascii="Calibri" w:hAnsi="Calibri" w:cs="Calibri"/>
            <w:rPrChange w:author="LauraPGM" w:date="2025-10-01T09:45:00Z" w:id="2830">
              <w:rPr/>
            </w:rPrChange>
          </w:rPr>
          <w:delText>n etapas iniciales (introducción o desarrollo), puede utilizarse un precio promocional; mientras que en etapas de madurez, se puede ajustar en función de la demanda y competencia.</w:delText>
        </w:r>
      </w:del>
    </w:p>
    <w:p w:rsidRPr="00D645B6" w:rsidR="000941CE" w:rsidDel="00DC12A4" w:rsidP="001D59AC" w:rsidRDefault="000941CE" w14:paraId="25C5C06B" w14:textId="131BC1D0">
      <w:pPr>
        <w:pStyle w:val="Normal0"/>
        <w:spacing w:line="360" w:lineRule="auto"/>
        <w:rPr>
          <w:del w:author="LauraPGM" w:date="2025-10-01T15:48:00Z" w:id="2831"/>
          <w:rFonts w:ascii="Calibri" w:hAnsi="Calibri" w:cs="Calibri"/>
          <w:rPrChange w:author="LauraPGM" w:date="2025-10-01T09:45:00Z" w:id="2832">
            <w:rPr>
              <w:del w:author="LauraPGM" w:date="2025-10-01T15:48:00Z" w:id="2833"/>
            </w:rPr>
          </w:rPrChange>
        </w:rPr>
      </w:pPr>
    </w:p>
    <w:p w:rsidRPr="00D645B6" w:rsidR="000941CE" w:rsidDel="00DC12A4" w:rsidRDefault="000941CE" w14:paraId="2E737CA6" w14:textId="50528E9E">
      <w:pPr>
        <w:pStyle w:val="Normal0"/>
        <w:numPr>
          <w:ilvl w:val="0"/>
          <w:numId w:val="14"/>
        </w:numPr>
        <w:spacing w:line="360" w:lineRule="auto"/>
        <w:rPr>
          <w:del w:author="LauraPGM" w:date="2025-10-01T15:48:00Z" w:id="2834"/>
          <w:rFonts w:ascii="Calibri" w:hAnsi="Calibri" w:cs="Calibri"/>
          <w:rPrChange w:author="LauraPGM" w:date="2025-10-01T09:45:00Z" w:id="2835">
            <w:rPr>
              <w:del w:author="LauraPGM" w:date="2025-10-01T15:48:00Z" w:id="2836"/>
            </w:rPr>
          </w:rPrChange>
        </w:rPr>
        <w:pPrChange w:author="LauraPGM" w:date="2025-10-01T09:45:00Z" w:id="2837">
          <w:pPr>
            <w:pStyle w:val="Normal0"/>
            <w:numPr>
              <w:numId w:val="15"/>
            </w:numPr>
            <w:tabs>
              <w:tab w:val="num" w:pos="720"/>
            </w:tabs>
            <w:spacing w:line="360" w:lineRule="auto"/>
            <w:ind w:left="720" w:hanging="360"/>
          </w:pPr>
        </w:pPrChange>
      </w:pPr>
      <w:del w:author="LauraPGM" w:date="2025-10-01T15:48:00Z" w:id="2838">
        <w:r w:rsidRPr="00D645B6" w:rsidDel="00DC12A4">
          <w:rPr>
            <w:rFonts w:ascii="Calibri" w:hAnsi="Calibri" w:cs="Calibri"/>
            <w:b/>
            <w:rPrChange w:author="LauraPGM" w:date="2025-10-01T09:45:00Z" w:id="2839">
              <w:rPr>
                <w:b/>
              </w:rPr>
            </w:rPrChange>
          </w:rPr>
          <w:delText>Condiciones del mercado y economía:</w:delText>
        </w:r>
        <w:r w:rsidRPr="00D645B6" w:rsidDel="00DC12A4" w:rsidR="00411761">
          <w:rPr>
            <w:rFonts w:ascii="Calibri" w:hAnsi="Calibri" w:cs="Calibri"/>
            <w:rPrChange w:author="LauraPGM" w:date="2025-10-01T09:45:00Z" w:id="2840">
              <w:rPr/>
            </w:rPrChange>
          </w:rPr>
          <w:delText xml:space="preserve"> f</w:delText>
        </w:r>
        <w:r w:rsidRPr="00D645B6" w:rsidDel="00DC12A4">
          <w:rPr>
            <w:rFonts w:ascii="Calibri" w:hAnsi="Calibri" w:cs="Calibri"/>
            <w:rPrChange w:author="LauraPGM" w:date="2025-10-01T09:45:00Z" w:id="2841">
              <w:rPr/>
            </w:rPrChange>
          </w:rPr>
          <w:delText>actores como inflación, poder adquisitivo, costos de insumos y cambios regulatorios también deben considerarse.</w:delText>
        </w:r>
      </w:del>
    </w:p>
    <w:p w:rsidRPr="00D645B6" w:rsidR="000941CE" w:rsidDel="00DC12A4" w:rsidP="001D59AC" w:rsidRDefault="000941CE" w14:paraId="1F81B37D" w14:textId="0A361E5D">
      <w:pPr>
        <w:pStyle w:val="Normal0"/>
        <w:spacing w:line="360" w:lineRule="auto"/>
        <w:jc w:val="both"/>
        <w:rPr>
          <w:del w:author="LauraPGM" w:date="2025-10-01T15:48:00Z" w:id="2842"/>
          <w:rFonts w:ascii="Calibri" w:hAnsi="Calibri" w:cs="Calibri"/>
          <w:rPrChange w:author="LauraPGM" w:date="2025-10-01T09:45:00Z" w:id="2843">
            <w:rPr>
              <w:del w:author="LauraPGM" w:date="2025-10-01T15:48:00Z" w:id="2844"/>
            </w:rPr>
          </w:rPrChange>
        </w:rPr>
      </w:pPr>
    </w:p>
    <w:p w:rsidRPr="00D645B6" w:rsidR="00891FF3" w:rsidDel="00DC12A4" w:rsidP="001D59AC" w:rsidRDefault="00891FF3" w14:paraId="0939F31D" w14:textId="59379CE4">
      <w:pPr>
        <w:pStyle w:val="Normal0"/>
        <w:spacing w:line="360" w:lineRule="auto"/>
        <w:jc w:val="both"/>
        <w:rPr>
          <w:del w:author="LauraPGM" w:date="2025-10-01T15:48:00Z" w:id="2845"/>
          <w:rFonts w:ascii="Calibri" w:hAnsi="Calibri" w:cs="Calibri"/>
          <w:rPrChange w:author="LauraPGM" w:date="2025-10-01T09:45:00Z" w:id="2846">
            <w:rPr>
              <w:del w:author="LauraPGM" w:date="2025-10-01T15:48:00Z" w:id="2847"/>
            </w:rPr>
          </w:rPrChange>
        </w:rPr>
      </w:pPr>
    </w:p>
    <w:p w:rsidRPr="00D645B6" w:rsidR="000941CE" w:rsidDel="00DC12A4" w:rsidP="001D59AC" w:rsidRDefault="000941CE" w14:paraId="4DCF8B51" w14:textId="458ABF21">
      <w:pPr>
        <w:pStyle w:val="Normal0"/>
        <w:spacing w:line="360" w:lineRule="auto"/>
        <w:jc w:val="both"/>
        <w:rPr>
          <w:del w:author="LauraPGM" w:date="2025-10-01T15:48:00Z" w:id="2848"/>
          <w:rFonts w:ascii="Calibri" w:hAnsi="Calibri" w:cs="Calibri"/>
          <w:b/>
          <w:rPrChange w:author="LauraPGM" w:date="2025-10-01T09:45:00Z" w:id="2849">
            <w:rPr>
              <w:del w:author="LauraPGM" w:date="2025-10-01T15:48:00Z" w:id="2850"/>
              <w:b/>
            </w:rPr>
          </w:rPrChange>
        </w:rPr>
      </w:pPr>
      <w:del w:author="LauraPGM" w:date="2025-10-01T15:48:00Z" w:id="2851">
        <w:r w:rsidRPr="00D645B6" w:rsidDel="00DC12A4">
          <w:rPr>
            <w:rFonts w:ascii="Calibri" w:hAnsi="Calibri" w:cs="Calibri"/>
            <w:b/>
            <w:rPrChange w:author="LauraPGM" w:date="2025-10-01T09:45:00Z" w:id="2852">
              <w:rPr>
                <w:b/>
              </w:rPr>
            </w:rPrChange>
          </w:rPr>
          <w:delText>Fórmula básica para determinar el precio de venta:</w:delText>
        </w:r>
      </w:del>
    </w:p>
    <w:p w:rsidRPr="00D645B6" w:rsidR="00411761" w:rsidDel="00DC12A4" w:rsidP="001D59AC" w:rsidRDefault="00411761" w14:paraId="20425E8B" w14:textId="76D328D4">
      <w:pPr>
        <w:pStyle w:val="Normal0"/>
        <w:spacing w:line="360" w:lineRule="auto"/>
        <w:jc w:val="both"/>
        <w:rPr>
          <w:del w:author="LauraPGM" w:date="2025-10-01T15:48:00Z" w:id="2853"/>
          <w:rFonts w:ascii="Calibri" w:hAnsi="Calibri" w:cs="Calibri"/>
          <w:rPrChange w:author="LauraPGM" w:date="2025-10-01T09:45:00Z" w:id="2854">
            <w:rPr>
              <w:del w:author="LauraPGM" w:date="2025-10-01T15:48:00Z" w:id="2855"/>
            </w:rPr>
          </w:rPrChange>
        </w:rPr>
      </w:pPr>
    </w:p>
    <w:p w:rsidRPr="00D645B6" w:rsidR="000941CE" w:rsidDel="00DC12A4" w:rsidP="001D59AC" w:rsidRDefault="000941CE" w14:paraId="2DC7FFD6" w14:textId="25CB7543">
      <w:pPr>
        <w:pStyle w:val="Normal0"/>
        <w:spacing w:line="360" w:lineRule="auto"/>
        <w:rPr>
          <w:del w:author="LauraPGM" w:date="2025-10-01T15:48:00Z" w:id="2856"/>
          <w:rFonts w:ascii="Calibri" w:hAnsi="Calibri" w:cs="Calibri"/>
          <w:rPrChange w:author="LauraPGM" w:date="2025-10-01T09:45:00Z" w:id="2857">
            <w:rPr>
              <w:del w:author="LauraPGM" w:date="2025-10-01T15:48:00Z" w:id="2858"/>
            </w:rPr>
          </w:rPrChange>
        </w:rPr>
      </w:pPr>
      <w:del w:author="LauraPGM" w:date="2025-10-01T15:48:00Z" w:id="2859">
        <w:r w:rsidRPr="00D645B6" w:rsidDel="00DC12A4">
          <w:rPr>
            <w:rFonts w:ascii="Calibri" w:hAnsi="Calibri" w:cs="Calibri"/>
            <w:rPrChange w:author="LauraPGM" w:date="2025-10-01T09:45:00Z" w:id="2860">
              <w:rPr/>
            </w:rPrChange>
          </w:rPr>
          <w:delText>PV = CT + MU</w:delText>
        </w:r>
        <w:r w:rsidRPr="00D645B6" w:rsidDel="00DC12A4" w:rsidR="009D39C2">
          <w:rPr>
            <w:rFonts w:ascii="Calibri" w:hAnsi="Calibri" w:cs="Calibri"/>
            <w:rPrChange w:author="LauraPGM" w:date="2025-10-01T09:45:00Z" w:id="2861">
              <w:rPr/>
            </w:rPrChange>
          </w:rPr>
          <w:delText>.</w:delText>
        </w:r>
      </w:del>
    </w:p>
    <w:p w:rsidRPr="00D645B6" w:rsidR="000941CE" w:rsidDel="00DC12A4" w:rsidP="001D59AC" w:rsidRDefault="0065590F" w14:paraId="7CB27D8D" w14:textId="03FDB72A">
      <w:pPr>
        <w:pStyle w:val="Normal0"/>
        <w:spacing w:line="360" w:lineRule="auto"/>
        <w:rPr>
          <w:del w:author="LauraPGM" w:date="2025-10-01T15:48:00Z" w:id="2862"/>
          <w:rFonts w:ascii="Calibri" w:hAnsi="Calibri" w:cs="Calibri"/>
          <w:rPrChange w:author="LauraPGM" w:date="2025-10-01T09:45:00Z" w:id="2863">
            <w:rPr>
              <w:del w:author="LauraPGM" w:date="2025-10-01T15:48:00Z" w:id="2864"/>
            </w:rPr>
          </w:rPrChange>
        </w:rPr>
      </w:pPr>
      <w:del w:author="LauraPGM" w:date="2025-10-01T15:48:00Z" w:id="2865">
        <w:r w:rsidRPr="00D645B6" w:rsidDel="00DC12A4">
          <w:rPr>
            <w:rFonts w:ascii="Calibri" w:hAnsi="Calibri" w:cs="Calibri"/>
            <w:rPrChange w:author="LauraPGM" w:date="2025-10-01T09:45:00Z" w:id="2866">
              <w:rPr/>
            </w:rPrChange>
          </w:rPr>
          <w:delText>Donde:</w:delText>
        </w:r>
      </w:del>
    </w:p>
    <w:p w:rsidRPr="00D645B6" w:rsidR="000941CE" w:rsidDel="00DC12A4" w:rsidP="001D59AC" w:rsidRDefault="00D16DFF" w14:paraId="78FE8788" w14:textId="4E958601">
      <w:pPr>
        <w:pStyle w:val="Normal0"/>
        <w:spacing w:line="360" w:lineRule="auto"/>
        <w:rPr>
          <w:del w:author="LauraPGM" w:date="2025-10-01T15:48:00Z" w:id="2867"/>
          <w:rFonts w:ascii="Calibri" w:hAnsi="Calibri" w:cs="Calibri"/>
          <w:rPrChange w:author="LauraPGM" w:date="2025-10-01T09:45:00Z" w:id="2868">
            <w:rPr>
              <w:del w:author="LauraPGM" w:date="2025-10-01T15:48:00Z" w:id="2869"/>
            </w:rPr>
          </w:rPrChange>
        </w:rPr>
      </w:pPr>
      <w:del w:author="LauraPGM" w:date="2025-10-01T15:48:00Z" w:id="2870">
        <w:r w:rsidRPr="00D645B6" w:rsidDel="00DC12A4">
          <w:rPr>
            <w:rFonts w:ascii="Calibri" w:hAnsi="Calibri" w:cs="Calibri"/>
            <w:rPrChange w:author="LauraPGM" w:date="2025-10-01T09:45:00Z" w:id="2871">
              <w:rPr/>
            </w:rPrChange>
          </w:rPr>
          <w:delText>PV = Precio de v</w:delText>
        </w:r>
        <w:r w:rsidRPr="00D645B6" w:rsidDel="00DC12A4" w:rsidR="0065590F">
          <w:rPr>
            <w:rFonts w:ascii="Calibri" w:hAnsi="Calibri" w:cs="Calibri"/>
            <w:rPrChange w:author="LauraPGM" w:date="2025-10-01T09:45:00Z" w:id="2872">
              <w:rPr/>
            </w:rPrChange>
          </w:rPr>
          <w:delText>enta</w:delText>
        </w:r>
        <w:r w:rsidRPr="00D645B6" w:rsidDel="00DC12A4" w:rsidR="009D39C2">
          <w:rPr>
            <w:rFonts w:ascii="Calibri" w:hAnsi="Calibri" w:cs="Calibri"/>
            <w:rPrChange w:author="LauraPGM" w:date="2025-10-01T09:45:00Z" w:id="2873">
              <w:rPr/>
            </w:rPrChange>
          </w:rPr>
          <w:delText>.</w:delText>
        </w:r>
      </w:del>
    </w:p>
    <w:p w:rsidRPr="00D645B6" w:rsidR="000941CE" w:rsidDel="00DC12A4" w:rsidP="001D59AC" w:rsidRDefault="00D16DFF" w14:paraId="0B41E476" w14:textId="153FE9D4">
      <w:pPr>
        <w:pStyle w:val="Normal0"/>
        <w:spacing w:line="360" w:lineRule="auto"/>
        <w:rPr>
          <w:del w:author="LauraPGM" w:date="2025-10-01T15:48:00Z" w:id="2874"/>
          <w:rFonts w:ascii="Calibri" w:hAnsi="Calibri" w:cs="Calibri"/>
          <w:rPrChange w:author="LauraPGM" w:date="2025-10-01T09:45:00Z" w:id="2875">
            <w:rPr>
              <w:del w:author="LauraPGM" w:date="2025-10-01T15:48:00Z" w:id="2876"/>
            </w:rPr>
          </w:rPrChange>
        </w:rPr>
      </w:pPr>
      <w:del w:author="LauraPGM" w:date="2025-10-01T15:48:00Z" w:id="2877">
        <w:r w:rsidRPr="00D645B6" w:rsidDel="00DC12A4">
          <w:rPr>
            <w:rFonts w:ascii="Calibri" w:hAnsi="Calibri" w:cs="Calibri"/>
            <w:rPrChange w:author="LauraPGM" w:date="2025-10-01T09:45:00Z" w:id="2878">
              <w:rPr/>
            </w:rPrChange>
          </w:rPr>
          <w:delText>CT = Costo t</w:delText>
        </w:r>
        <w:r w:rsidRPr="00D645B6" w:rsidDel="00DC12A4" w:rsidR="000941CE">
          <w:rPr>
            <w:rFonts w:ascii="Calibri" w:hAnsi="Calibri" w:cs="Calibri"/>
            <w:rPrChange w:author="LauraPGM" w:date="2025-10-01T09:45:00Z" w:id="2879">
              <w:rPr/>
            </w:rPrChange>
          </w:rPr>
          <w:delText>otal (su</w:delText>
        </w:r>
        <w:r w:rsidRPr="00D645B6" w:rsidDel="00DC12A4" w:rsidR="0065590F">
          <w:rPr>
            <w:rFonts w:ascii="Calibri" w:hAnsi="Calibri" w:cs="Calibri"/>
            <w:rPrChange w:author="LauraPGM" w:date="2025-10-01T09:45:00Z" w:id="2880">
              <w:rPr/>
            </w:rPrChange>
          </w:rPr>
          <w:delText>ma de costos fijos y variables)</w:delText>
        </w:r>
        <w:r w:rsidRPr="00D645B6" w:rsidDel="00DC12A4" w:rsidR="009D39C2">
          <w:rPr>
            <w:rFonts w:ascii="Calibri" w:hAnsi="Calibri" w:cs="Calibri"/>
            <w:rPrChange w:author="LauraPGM" w:date="2025-10-01T09:45:00Z" w:id="2881">
              <w:rPr/>
            </w:rPrChange>
          </w:rPr>
          <w:delText>.</w:delText>
        </w:r>
      </w:del>
    </w:p>
    <w:p w:rsidRPr="00D645B6" w:rsidR="000941CE" w:rsidDel="00DC12A4" w:rsidP="001D59AC" w:rsidRDefault="00D16DFF" w14:paraId="79E6440D" w14:textId="02889696">
      <w:pPr>
        <w:pStyle w:val="Normal0"/>
        <w:spacing w:line="360" w:lineRule="auto"/>
        <w:rPr>
          <w:del w:author="LauraPGM" w:date="2025-10-01T15:48:00Z" w:id="2882"/>
          <w:rFonts w:ascii="Calibri" w:hAnsi="Calibri" w:cs="Calibri"/>
          <w:rPrChange w:author="LauraPGM" w:date="2025-10-01T09:45:00Z" w:id="2883">
            <w:rPr>
              <w:del w:author="LauraPGM" w:date="2025-10-01T15:48:00Z" w:id="2884"/>
            </w:rPr>
          </w:rPrChange>
        </w:rPr>
      </w:pPr>
      <w:del w:author="LauraPGM" w:date="2025-10-01T15:48:00Z" w:id="2885">
        <w:r w:rsidRPr="00D645B6" w:rsidDel="00DC12A4">
          <w:rPr>
            <w:rFonts w:ascii="Calibri" w:hAnsi="Calibri" w:cs="Calibri"/>
            <w:rPrChange w:author="LauraPGM" w:date="2025-10-01T09:45:00Z" w:id="2886">
              <w:rPr/>
            </w:rPrChange>
          </w:rPr>
          <w:delText>MU = Margen de u</w:delText>
        </w:r>
        <w:r w:rsidRPr="00D645B6" w:rsidDel="00DC12A4" w:rsidR="000941CE">
          <w:rPr>
            <w:rFonts w:ascii="Calibri" w:hAnsi="Calibri" w:cs="Calibri"/>
            <w:rPrChange w:author="LauraPGM" w:date="2025-10-01T09:45:00Z" w:id="2887">
              <w:rPr/>
            </w:rPrChange>
          </w:rPr>
          <w:delText>tilidad (monto o porcentaje que se desea ganar por unidad)</w:delText>
        </w:r>
        <w:r w:rsidRPr="00D645B6" w:rsidDel="00DC12A4" w:rsidR="009D39C2">
          <w:rPr>
            <w:rFonts w:ascii="Calibri" w:hAnsi="Calibri" w:cs="Calibri"/>
            <w:rPrChange w:author="LauraPGM" w:date="2025-10-01T09:45:00Z" w:id="2888">
              <w:rPr/>
            </w:rPrChange>
          </w:rPr>
          <w:delText>.</w:delText>
        </w:r>
      </w:del>
    </w:p>
    <w:p w:rsidRPr="00D645B6" w:rsidR="000941CE" w:rsidDel="00DC12A4" w:rsidP="001D59AC" w:rsidRDefault="000941CE" w14:paraId="11CDA7FA" w14:textId="4D05AB5E">
      <w:pPr>
        <w:pStyle w:val="Normal0"/>
        <w:spacing w:line="360" w:lineRule="auto"/>
        <w:rPr>
          <w:del w:author="LauraPGM" w:date="2025-10-01T15:48:00Z" w:id="2889"/>
          <w:rFonts w:ascii="Calibri" w:hAnsi="Calibri" w:cs="Calibri"/>
          <w:rPrChange w:author="LauraPGM" w:date="2025-10-01T09:45:00Z" w:id="2890">
            <w:rPr>
              <w:del w:author="LauraPGM" w:date="2025-10-01T15:48:00Z" w:id="2891"/>
            </w:rPr>
          </w:rPrChange>
        </w:rPr>
      </w:pPr>
    </w:p>
    <w:p w:rsidRPr="00D645B6" w:rsidR="000941CE" w:rsidDel="00DC12A4" w:rsidP="001D59AC" w:rsidRDefault="00411761" w14:paraId="5839404B" w14:textId="0E90BDA7">
      <w:pPr>
        <w:pStyle w:val="Normal0"/>
        <w:spacing w:line="360" w:lineRule="auto"/>
        <w:rPr>
          <w:del w:author="LauraPGM" w:date="2025-10-01T15:48:00Z" w:id="2892"/>
          <w:rFonts w:ascii="Calibri" w:hAnsi="Calibri" w:cs="Calibri"/>
          <w:b/>
          <w:rPrChange w:author="LauraPGM" w:date="2025-10-01T09:45:00Z" w:id="2893">
            <w:rPr>
              <w:del w:author="LauraPGM" w:date="2025-10-01T15:48:00Z" w:id="2894"/>
              <w:b/>
            </w:rPr>
          </w:rPrChange>
        </w:rPr>
      </w:pPr>
      <w:del w:author="LauraPGM" w:date="2025-10-01T15:48:00Z" w:id="2895">
        <w:r w:rsidRPr="00D645B6" w:rsidDel="00DC12A4">
          <w:rPr>
            <w:rFonts w:ascii="Calibri" w:hAnsi="Calibri" w:cs="Calibri"/>
            <w:b/>
            <w:rPrChange w:author="LauraPGM" w:date="2025-10-01T09:45:00Z" w:id="2896">
              <w:rPr>
                <w:b/>
              </w:rPr>
            </w:rPrChange>
          </w:rPr>
          <w:delText xml:space="preserve">Ejemplo ilustrativo: </w:delText>
        </w:r>
        <w:r w:rsidRPr="00D645B6" w:rsidDel="00DC12A4">
          <w:rPr>
            <w:rFonts w:ascii="Calibri" w:hAnsi="Calibri" w:cs="Calibri"/>
            <w:rPrChange w:author="LauraPGM" w:date="2025-10-01T09:45:00Z" w:id="2897">
              <w:rPr/>
            </w:rPrChange>
          </w:rPr>
          <w:delText>s</w:delText>
        </w:r>
        <w:r w:rsidRPr="00D645B6" w:rsidDel="00DC12A4" w:rsidR="000941CE">
          <w:rPr>
            <w:rFonts w:ascii="Calibri" w:hAnsi="Calibri" w:cs="Calibri"/>
            <w:rPrChange w:author="LauraPGM" w:date="2025-10-01T09:45:00Z" w:id="2898">
              <w:rPr/>
            </w:rPrChange>
          </w:rPr>
          <w:delText>i producir un artículo cuesta $50.000 (CT) y se desea obtener un margen de utilidad de $20.000 (MU), el precio de venta será:</w:delText>
        </w:r>
      </w:del>
    </w:p>
    <w:p w:rsidRPr="00D645B6" w:rsidR="000941CE" w:rsidDel="00DC12A4" w:rsidP="001D59AC" w:rsidRDefault="000941CE" w14:paraId="276472F6" w14:textId="61C86098">
      <w:pPr>
        <w:pStyle w:val="Normal0"/>
        <w:spacing w:line="360" w:lineRule="auto"/>
        <w:rPr>
          <w:del w:author="LauraPGM" w:date="2025-10-01T15:48:00Z" w:id="2899"/>
          <w:rFonts w:ascii="Calibri" w:hAnsi="Calibri" w:cs="Calibri"/>
          <w:rPrChange w:author="LauraPGM" w:date="2025-10-01T09:45:00Z" w:id="2900">
            <w:rPr>
              <w:del w:author="LauraPGM" w:date="2025-10-01T15:48:00Z" w:id="2901"/>
            </w:rPr>
          </w:rPrChange>
        </w:rPr>
      </w:pPr>
    </w:p>
    <w:p w:rsidRPr="00D645B6" w:rsidR="000941CE" w:rsidDel="00DC12A4" w:rsidP="001D59AC" w:rsidRDefault="000941CE" w14:paraId="539B088E" w14:textId="199DA5A5">
      <w:pPr>
        <w:pStyle w:val="Normal0"/>
        <w:spacing w:line="360" w:lineRule="auto"/>
        <w:rPr>
          <w:del w:author="LauraPGM" w:date="2025-10-01T15:48:00Z" w:id="2902"/>
          <w:rFonts w:ascii="Calibri" w:hAnsi="Calibri" w:cs="Calibri"/>
          <w:rPrChange w:author="LauraPGM" w:date="2025-10-01T09:45:00Z" w:id="2903">
            <w:rPr>
              <w:del w:author="LauraPGM" w:date="2025-10-01T15:48:00Z" w:id="2904"/>
            </w:rPr>
          </w:rPrChange>
        </w:rPr>
      </w:pPr>
      <w:del w:author="LauraPGM" w:date="2025-10-01T15:48:00Z" w:id="2905">
        <w:r w:rsidRPr="00D645B6" w:rsidDel="00DC12A4">
          <w:rPr>
            <w:rFonts w:ascii="Calibri" w:hAnsi="Calibri" w:cs="Calibri"/>
            <w:rPrChange w:author="LauraPGM" w:date="2025-10-01T09:45:00Z" w:id="2906">
              <w:rPr/>
            </w:rPrChange>
          </w:rPr>
          <w:delText>PV = $50.000 + $20.000 = $70.000</w:delText>
        </w:r>
      </w:del>
    </w:p>
    <w:p w:rsidRPr="00D645B6" w:rsidR="000941CE" w:rsidDel="00DC12A4" w:rsidP="001D59AC" w:rsidRDefault="000941CE" w14:paraId="7DA40A78" w14:textId="4FE86C6E">
      <w:pPr>
        <w:pStyle w:val="Normal0"/>
        <w:spacing w:line="360" w:lineRule="auto"/>
        <w:rPr>
          <w:del w:author="LauraPGM" w:date="2025-10-01T15:48:00Z" w:id="2907"/>
          <w:rFonts w:ascii="Calibri" w:hAnsi="Calibri" w:cs="Calibri"/>
          <w:rPrChange w:author="LauraPGM" w:date="2025-10-01T09:45:00Z" w:id="2908">
            <w:rPr>
              <w:del w:author="LauraPGM" w:date="2025-10-01T15:48:00Z" w:id="2909"/>
            </w:rPr>
          </w:rPrChange>
        </w:rPr>
      </w:pPr>
    </w:p>
    <w:p w:rsidRPr="00D645B6" w:rsidR="0083758A" w:rsidDel="00DC12A4" w:rsidP="001D59AC" w:rsidRDefault="000941CE" w14:paraId="5D9F0BD9" w14:textId="37400771">
      <w:pPr>
        <w:pStyle w:val="Normal0"/>
        <w:spacing w:line="360" w:lineRule="auto"/>
        <w:rPr>
          <w:del w:author="LauraPGM" w:date="2025-10-01T15:48:00Z" w:id="2910"/>
          <w:rFonts w:ascii="Calibri" w:hAnsi="Calibri" w:cs="Calibri"/>
          <w:rPrChange w:author="LauraPGM" w:date="2025-10-01T09:45:00Z" w:id="2911">
            <w:rPr>
              <w:del w:author="LauraPGM" w:date="2025-10-01T15:48:00Z" w:id="2912"/>
            </w:rPr>
          </w:rPrChange>
        </w:rPr>
      </w:pPr>
      <w:del w:author="LauraPGM" w:date="2025-10-01T15:48:00Z" w:id="2913">
        <w:r w:rsidRPr="00D645B6" w:rsidDel="00DC12A4">
          <w:rPr>
            <w:rFonts w:ascii="Calibri" w:hAnsi="Calibri" w:cs="Calibri"/>
            <w:rPrChange w:author="LauraPGM" w:date="2025-10-01T09:45:00Z" w:id="2914">
              <w:rPr/>
            </w:rPrChange>
          </w:rPr>
          <w:delText>Este valor deberá analizarse frente al mercado para garantizar que sea competitivo y atractivo para el consumidor.</w:delText>
        </w:r>
      </w:del>
    </w:p>
    <w:p w:rsidRPr="00D645B6" w:rsidR="006322BA" w:rsidDel="00DC12A4" w:rsidP="001D59AC" w:rsidRDefault="006322BA" w14:paraId="08E9A905" w14:textId="2E6A419C">
      <w:pPr>
        <w:pStyle w:val="Normal0"/>
        <w:spacing w:line="360" w:lineRule="auto"/>
        <w:jc w:val="both"/>
        <w:rPr>
          <w:del w:author="LauraPGM" w:date="2025-10-01T15:48:00Z" w:id="2915"/>
          <w:rFonts w:ascii="Calibri" w:hAnsi="Calibri" w:cs="Calibri"/>
          <w:rPrChange w:author="LauraPGM" w:date="2025-10-01T09:45:00Z" w:id="2916">
            <w:rPr>
              <w:del w:author="LauraPGM" w:date="2025-10-01T15:48:00Z" w:id="2917"/>
            </w:rPr>
          </w:rPrChange>
        </w:rPr>
      </w:pPr>
    </w:p>
    <w:p w:rsidRPr="00D645B6" w:rsidR="0083758A" w:rsidDel="00DC12A4" w:rsidP="001D59AC" w:rsidRDefault="006322BA" w14:paraId="39965D5F" w14:textId="373ED192">
      <w:pPr>
        <w:pStyle w:val="Normal0"/>
        <w:spacing w:line="360" w:lineRule="auto"/>
        <w:jc w:val="both"/>
        <w:rPr>
          <w:del w:author="LauraPGM" w:date="2025-10-01T15:48:00Z" w:id="2918"/>
          <w:rFonts w:ascii="Calibri" w:hAnsi="Calibri" w:cs="Calibri"/>
          <w:b/>
          <w:rPrChange w:author="LauraPGM" w:date="2025-10-01T09:45:00Z" w:id="2919">
            <w:rPr>
              <w:del w:author="LauraPGM" w:date="2025-10-01T15:48:00Z" w:id="2920"/>
              <w:b/>
            </w:rPr>
          </w:rPrChange>
        </w:rPr>
      </w:pPr>
      <w:del w:author="LauraPGM" w:date="2025-10-01T15:48:00Z" w:id="2921">
        <w:r w:rsidRPr="00D645B6" w:rsidDel="00DC12A4">
          <w:rPr>
            <w:rFonts w:ascii="Calibri" w:hAnsi="Calibri" w:cs="Calibri"/>
            <w:b/>
            <w:rPrChange w:author="LauraPGM" w:date="2025-10-01T09:45:00Z" w:id="2922">
              <w:rPr>
                <w:b/>
              </w:rPr>
            </w:rPrChange>
          </w:rPr>
          <w:delText>2. Estados financieros</w:delText>
        </w:r>
      </w:del>
    </w:p>
    <w:p w:rsidRPr="00D645B6" w:rsidR="0083758A" w:rsidDel="00DC12A4" w:rsidP="001D59AC" w:rsidRDefault="0083758A" w14:paraId="5888E1AC" w14:textId="7FFA8D93">
      <w:pPr>
        <w:pStyle w:val="Normal0"/>
        <w:spacing w:line="360" w:lineRule="auto"/>
        <w:jc w:val="both"/>
        <w:rPr>
          <w:del w:author="LauraPGM" w:date="2025-10-01T15:48:00Z" w:id="2923"/>
          <w:rFonts w:ascii="Calibri" w:hAnsi="Calibri" w:cs="Calibri"/>
          <w:rPrChange w:author="LauraPGM" w:date="2025-10-01T09:45:00Z" w:id="2924">
            <w:rPr>
              <w:del w:author="LauraPGM" w:date="2025-10-01T15:48:00Z" w:id="2925"/>
            </w:rPr>
          </w:rPrChange>
        </w:rPr>
      </w:pPr>
    </w:p>
    <w:p w:rsidRPr="00D645B6" w:rsidR="000D11FE" w:rsidDel="00DC12A4" w:rsidP="001D59AC" w:rsidRDefault="000D11FE" w14:paraId="4A208460" w14:textId="66B73058">
      <w:pPr>
        <w:pStyle w:val="Normal0"/>
        <w:spacing w:line="360" w:lineRule="auto"/>
        <w:rPr>
          <w:del w:author="LauraPGM" w:date="2025-10-01T15:48:00Z" w:id="2926"/>
          <w:rFonts w:ascii="Calibri" w:hAnsi="Calibri" w:cs="Calibri"/>
          <w:rPrChange w:author="LauraPGM" w:date="2025-10-01T09:45:00Z" w:id="2927">
            <w:rPr>
              <w:del w:author="LauraPGM" w:date="2025-10-01T15:48:00Z" w:id="2928"/>
            </w:rPr>
          </w:rPrChange>
        </w:rPr>
      </w:pPr>
      <w:del w:author="LauraPGM" w:date="2025-10-01T15:48:00Z" w:id="2929">
        <w:r w:rsidRPr="00D645B6" w:rsidDel="00DC12A4">
          <w:rPr>
            <w:rFonts w:ascii="Calibri" w:hAnsi="Calibri" w:cs="Calibri"/>
            <w:rPrChange w:author="LauraPGM" w:date="2025-10-01T09:45:00Z" w:id="2930">
              <w:rPr/>
            </w:rPrChange>
          </w:rPr>
          <w:delText xml:space="preserve">Los </w:delText>
        </w:r>
        <w:r w:rsidRPr="00D645B6" w:rsidDel="00DC12A4">
          <w:rPr>
            <w:rFonts w:ascii="Calibri" w:hAnsi="Calibri" w:cs="Calibri"/>
            <w:bCs/>
            <w:rPrChange w:author="LauraPGM" w:date="2025-10-01T09:45:00Z" w:id="2931">
              <w:rPr>
                <w:bCs/>
              </w:rPr>
            </w:rPrChange>
          </w:rPr>
          <w:delText>estados financieros</w:delText>
        </w:r>
        <w:r w:rsidRPr="00D645B6" w:rsidDel="00DC12A4">
          <w:rPr>
            <w:rFonts w:ascii="Calibri" w:hAnsi="Calibri" w:cs="Calibri"/>
            <w:rPrChange w:author="LauraPGM" w:date="2025-10-01T09:45:00Z" w:id="2932">
              <w:rPr/>
            </w:rPrChange>
          </w:rPr>
          <w:delText xml:space="preserve"> son informes contables que reflejan la situación económica y los resultados operativos de una empresa en un periodo determinado, su función principal es proporcionar información clara, estructurada y verificable sobre el desempeño financiero del negocio, facilitando la toma de decisiones estratégicas por parte de directivos, inversionistas y entidades financieras.</w:delText>
        </w:r>
      </w:del>
    </w:p>
    <w:p w:rsidRPr="00D645B6" w:rsidR="000D11FE" w:rsidDel="00DC12A4" w:rsidP="001D59AC" w:rsidRDefault="000D11FE" w14:paraId="592CEE7A" w14:textId="1CC69E60">
      <w:pPr>
        <w:pStyle w:val="Normal0"/>
        <w:spacing w:line="360" w:lineRule="auto"/>
        <w:jc w:val="both"/>
        <w:rPr>
          <w:del w:author="LauraPGM" w:date="2025-10-01T15:48:00Z" w:id="2933"/>
          <w:rFonts w:ascii="Calibri" w:hAnsi="Calibri" w:cs="Calibri"/>
          <w:rPrChange w:author="LauraPGM" w:date="2025-10-01T09:45:00Z" w:id="2934">
            <w:rPr>
              <w:del w:author="LauraPGM" w:date="2025-10-01T15:48:00Z" w:id="2935"/>
            </w:rPr>
          </w:rPrChange>
        </w:rPr>
      </w:pPr>
    </w:p>
    <w:p w:rsidRPr="00D645B6" w:rsidR="000D11FE" w:rsidDel="00DC12A4" w:rsidP="001D59AC" w:rsidRDefault="000D11FE" w14:paraId="5C832FD0" w14:textId="736F2AD6">
      <w:pPr>
        <w:pStyle w:val="Normal0"/>
        <w:spacing w:line="360" w:lineRule="auto"/>
        <w:rPr>
          <w:del w:author="LauraPGM" w:date="2025-10-01T15:48:00Z" w:id="2936"/>
          <w:rFonts w:ascii="Calibri" w:hAnsi="Calibri" w:cs="Calibri"/>
          <w:rPrChange w:author="LauraPGM" w:date="2025-10-01T09:45:00Z" w:id="2937">
            <w:rPr>
              <w:del w:author="LauraPGM" w:date="2025-10-01T15:48:00Z" w:id="2938"/>
            </w:rPr>
          </w:rPrChange>
        </w:rPr>
      </w:pPr>
      <w:del w:author="LauraPGM" w:date="2025-10-01T15:48:00Z" w:id="2939">
        <w:r w:rsidRPr="00D645B6" w:rsidDel="00DC12A4">
          <w:rPr>
            <w:rFonts w:ascii="Calibri" w:hAnsi="Calibri" w:cs="Calibri"/>
            <w:rPrChange w:author="LauraPGM" w:date="2025-10-01T09:45:00Z" w:id="2940">
              <w:rPr/>
            </w:rPrChange>
          </w:rPr>
          <w:delText xml:space="preserve">En el contexto de un proyecto de emprendimiento, los estados financieros cumplen un papel clave, ya que permiten proyectar el comportamiento económico de la empresa durante su </w:delText>
        </w:r>
        <w:r w:rsidRPr="00D645B6" w:rsidDel="00DC12A4">
          <w:rPr>
            <w:rFonts w:ascii="Calibri" w:hAnsi="Calibri" w:cs="Calibri"/>
            <w:bCs/>
            <w:rPrChange w:author="LauraPGM" w:date="2025-10-01T09:45:00Z" w:id="2941">
              <w:rPr>
                <w:bCs/>
              </w:rPr>
            </w:rPrChange>
          </w:rPr>
          <w:delText>vida útil estimada</w:delText>
        </w:r>
        <w:r w:rsidRPr="00D645B6" w:rsidDel="00DC12A4">
          <w:rPr>
            <w:rFonts w:ascii="Calibri" w:hAnsi="Calibri" w:cs="Calibri"/>
            <w:rPrChange w:author="LauraPGM" w:date="2025-10-01T09:45:00Z" w:id="2942">
              <w:rPr/>
            </w:rPrChange>
          </w:rPr>
          <w:delText xml:space="preserve">. Estas proyecciones ayudan a anticipar cómo evolucionarán las </w:delText>
        </w:r>
        <w:r w:rsidRPr="00D645B6" w:rsidDel="00DC12A4">
          <w:rPr>
            <w:rFonts w:ascii="Calibri" w:hAnsi="Calibri" w:cs="Calibri"/>
            <w:bCs/>
            <w:rPrChange w:author="LauraPGM" w:date="2025-10-01T09:45:00Z" w:id="2943">
              <w:rPr>
                <w:bCs/>
              </w:rPr>
            </w:rPrChange>
          </w:rPr>
          <w:delText>necesidades de financiamiento</w:delText>
        </w:r>
        <w:r w:rsidRPr="00D645B6" w:rsidDel="00DC12A4">
          <w:rPr>
            <w:rFonts w:ascii="Calibri" w:hAnsi="Calibri" w:cs="Calibri"/>
            <w:rPrChange w:author="LauraPGM" w:date="2025-10-01T09:45:00Z" w:id="2944">
              <w:rPr/>
            </w:rPrChange>
          </w:rPr>
          <w:delText xml:space="preserve">, los </w:delText>
        </w:r>
        <w:r w:rsidRPr="00D645B6" w:rsidDel="00DC12A4">
          <w:rPr>
            <w:rFonts w:ascii="Calibri" w:hAnsi="Calibri" w:cs="Calibri"/>
            <w:bCs/>
            <w:rPrChange w:author="LauraPGM" w:date="2025-10-01T09:45:00Z" w:id="2945">
              <w:rPr>
                <w:bCs/>
              </w:rPr>
            </w:rPrChange>
          </w:rPr>
          <w:delText>costos y gastos operativos</w:delText>
        </w:r>
        <w:r w:rsidRPr="00D645B6" w:rsidDel="00DC12A4">
          <w:rPr>
            <w:rFonts w:ascii="Calibri" w:hAnsi="Calibri" w:cs="Calibri"/>
            <w:rPrChange w:author="LauraPGM" w:date="2025-10-01T09:45:00Z" w:id="2946">
              <w:rPr/>
            </w:rPrChange>
          </w:rPr>
          <w:delText xml:space="preserve">, los </w:delText>
        </w:r>
        <w:r w:rsidRPr="00D645B6" w:rsidDel="00DC12A4">
          <w:rPr>
            <w:rFonts w:ascii="Calibri" w:hAnsi="Calibri" w:cs="Calibri"/>
            <w:bCs/>
            <w:rPrChange w:author="LauraPGM" w:date="2025-10-01T09:45:00Z" w:id="2947">
              <w:rPr>
                <w:bCs/>
              </w:rPr>
            </w:rPrChange>
          </w:rPr>
          <w:delText>ingresos esperados</w:delText>
        </w:r>
        <w:r w:rsidRPr="00D645B6" w:rsidDel="00DC12A4">
          <w:rPr>
            <w:rFonts w:ascii="Calibri" w:hAnsi="Calibri" w:cs="Calibri"/>
            <w:rPrChange w:author="LauraPGM" w:date="2025-10-01T09:45:00Z" w:id="2948">
              <w:rPr/>
            </w:rPrChange>
          </w:rPr>
          <w:delText xml:space="preserve">, y las </w:delText>
        </w:r>
        <w:r w:rsidRPr="00D645B6" w:rsidDel="00DC12A4">
          <w:rPr>
            <w:rFonts w:ascii="Calibri" w:hAnsi="Calibri" w:cs="Calibri"/>
            <w:bCs/>
            <w:rPrChange w:author="LauraPGM" w:date="2025-10-01T09:45:00Z" w:id="2949">
              <w:rPr>
                <w:bCs/>
              </w:rPr>
            </w:rPrChange>
          </w:rPr>
          <w:delText>utilidades generadas</w:delText>
        </w:r>
        <w:r w:rsidRPr="00D645B6" w:rsidDel="00DC12A4">
          <w:rPr>
            <w:rFonts w:ascii="Calibri" w:hAnsi="Calibri" w:cs="Calibri"/>
            <w:rPrChange w:author="LauraPGM" w:date="2025-10-01T09:45:00Z" w:id="2950">
              <w:rPr/>
            </w:rPrChange>
          </w:rPr>
          <w:delText xml:space="preserve"> a lo largo del tiempo.</w:delText>
        </w:r>
      </w:del>
    </w:p>
    <w:p w:rsidRPr="00D645B6" w:rsidR="000D11FE" w:rsidDel="00DC12A4" w:rsidP="001D59AC" w:rsidRDefault="000D11FE" w14:paraId="2FCE2FB5" w14:textId="0ACB5812">
      <w:pPr>
        <w:pStyle w:val="Normal0"/>
        <w:spacing w:line="360" w:lineRule="auto"/>
        <w:jc w:val="both"/>
        <w:rPr>
          <w:del w:author="LauraPGM" w:date="2025-10-01T15:48:00Z" w:id="2951"/>
          <w:rFonts w:ascii="Calibri" w:hAnsi="Calibri" w:cs="Calibri"/>
          <w:rPrChange w:author="LauraPGM" w:date="2025-10-01T09:45:00Z" w:id="2952">
            <w:rPr>
              <w:del w:author="LauraPGM" w:date="2025-10-01T15:48:00Z" w:id="2953"/>
            </w:rPr>
          </w:rPrChange>
        </w:rPr>
      </w:pPr>
      <w:del w:author="LauraPGM" w:date="2025-10-01T15:48:00Z" w:id="2954">
        <w:r w:rsidRPr="00D645B6" w:rsidDel="00DC12A4">
          <w:rPr>
            <w:rFonts w:ascii="Calibri" w:hAnsi="Calibri" w:cs="Calibri"/>
            <w:rPrChange w:author="LauraPGM" w:date="2025-10-01T09:45:00Z" w:id="2955">
              <w:rPr/>
            </w:rPrChange>
          </w:rPr>
          <w:delText>Además, permiten identificar:</w:delText>
        </w:r>
      </w:del>
    </w:p>
    <w:p w:rsidRPr="00D645B6" w:rsidR="000D11FE" w:rsidDel="00DC12A4" w:rsidP="001D59AC" w:rsidRDefault="000D11FE" w14:paraId="2BC5B3F6" w14:textId="35FE55A0">
      <w:pPr>
        <w:pStyle w:val="Normal0"/>
        <w:spacing w:line="360" w:lineRule="auto"/>
        <w:jc w:val="both"/>
        <w:rPr>
          <w:del w:author="LauraPGM" w:date="2025-10-01T15:48:00Z" w:id="2956"/>
          <w:rFonts w:ascii="Calibri" w:hAnsi="Calibri" w:cs="Calibri"/>
          <w:rPrChange w:author="LauraPGM" w:date="2025-10-01T09:45:00Z" w:id="2957">
            <w:rPr>
              <w:del w:author="LauraPGM" w:date="2025-10-01T15:48:00Z" w:id="2958"/>
            </w:rPr>
          </w:rPrChange>
        </w:rPr>
      </w:pPr>
    </w:p>
    <w:p w:rsidRPr="00D645B6" w:rsidR="000D11FE" w:rsidDel="00DC12A4" w:rsidRDefault="000D11FE" w14:paraId="1408F0DF" w14:textId="0022FE44">
      <w:pPr>
        <w:pStyle w:val="Normal0"/>
        <w:numPr>
          <w:ilvl w:val="0"/>
          <w:numId w:val="15"/>
        </w:numPr>
        <w:spacing w:line="360" w:lineRule="auto"/>
        <w:rPr>
          <w:del w:author="LauraPGM" w:date="2025-10-01T15:48:00Z" w:id="2959"/>
          <w:rFonts w:ascii="Calibri" w:hAnsi="Calibri" w:cs="Calibri"/>
          <w:rPrChange w:author="LauraPGM" w:date="2025-10-01T09:45:00Z" w:id="2960">
            <w:rPr>
              <w:del w:author="LauraPGM" w:date="2025-10-01T15:48:00Z" w:id="2961"/>
            </w:rPr>
          </w:rPrChange>
        </w:rPr>
        <w:pPrChange w:author="LauraPGM" w:date="2025-10-01T09:45:00Z" w:id="2962">
          <w:pPr>
            <w:pStyle w:val="Normal0"/>
            <w:numPr>
              <w:numId w:val="16"/>
            </w:numPr>
            <w:tabs>
              <w:tab w:val="num" w:pos="720"/>
            </w:tabs>
            <w:spacing w:line="360" w:lineRule="auto"/>
            <w:ind w:left="720" w:hanging="360"/>
          </w:pPr>
        </w:pPrChange>
      </w:pPr>
      <w:del w:author="LauraPGM" w:date="2025-10-01T15:48:00Z" w:id="2963">
        <w:r w:rsidRPr="00D645B6" w:rsidDel="00DC12A4">
          <w:rPr>
            <w:rFonts w:ascii="Calibri" w:hAnsi="Calibri" w:cs="Calibri"/>
            <w:rPrChange w:author="LauraPGM" w:date="2025-10-01T09:45:00Z" w:id="2964">
              <w:rPr/>
            </w:rPrChange>
          </w:rPr>
          <w:delText>La cantidad de fondos que se requerirán para ejecutar y sostener el proyecto.</w:delText>
        </w:r>
      </w:del>
    </w:p>
    <w:p w:rsidRPr="00D645B6" w:rsidR="000D11FE" w:rsidDel="00DC12A4" w:rsidRDefault="000D11FE" w14:paraId="360D64BE" w14:textId="53252176">
      <w:pPr>
        <w:pStyle w:val="Normal0"/>
        <w:numPr>
          <w:ilvl w:val="0"/>
          <w:numId w:val="15"/>
        </w:numPr>
        <w:spacing w:line="360" w:lineRule="auto"/>
        <w:rPr>
          <w:del w:author="LauraPGM" w:date="2025-10-01T15:48:00Z" w:id="2965"/>
          <w:rFonts w:ascii="Calibri" w:hAnsi="Calibri" w:cs="Calibri"/>
          <w:rPrChange w:author="LauraPGM" w:date="2025-10-01T09:45:00Z" w:id="2966">
            <w:rPr>
              <w:del w:author="LauraPGM" w:date="2025-10-01T15:48:00Z" w:id="2967"/>
            </w:rPr>
          </w:rPrChange>
        </w:rPr>
        <w:pPrChange w:author="LauraPGM" w:date="2025-10-01T09:45:00Z" w:id="2968">
          <w:pPr>
            <w:pStyle w:val="Normal0"/>
            <w:numPr>
              <w:numId w:val="16"/>
            </w:numPr>
            <w:tabs>
              <w:tab w:val="num" w:pos="720"/>
            </w:tabs>
            <w:spacing w:line="360" w:lineRule="auto"/>
            <w:ind w:left="720" w:hanging="360"/>
          </w:pPr>
        </w:pPrChange>
      </w:pPr>
      <w:del w:author="LauraPGM" w:date="2025-10-01T15:48:00Z" w:id="2969">
        <w:r w:rsidRPr="00D645B6" w:rsidDel="00DC12A4">
          <w:rPr>
            <w:rFonts w:ascii="Calibri" w:hAnsi="Calibri" w:cs="Calibri"/>
            <w:rPrChange w:author="LauraPGM" w:date="2025-10-01T09:45:00Z" w:id="2970">
              <w:rPr/>
            </w:rPrChange>
          </w:rPr>
          <w:delText xml:space="preserve">El impacto que tendrán los </w:delText>
        </w:r>
        <w:r w:rsidRPr="00D645B6" w:rsidDel="00DC12A4">
          <w:rPr>
            <w:rFonts w:ascii="Calibri" w:hAnsi="Calibri" w:cs="Calibri"/>
            <w:bCs/>
            <w:rPrChange w:author="LauraPGM" w:date="2025-10-01T09:45:00Z" w:id="2971">
              <w:rPr>
                <w:bCs/>
              </w:rPr>
            </w:rPrChange>
          </w:rPr>
          <w:delText>costos financieros</w:delText>
        </w:r>
        <w:r w:rsidRPr="00D645B6" w:rsidDel="00DC12A4">
          <w:rPr>
            <w:rFonts w:ascii="Calibri" w:hAnsi="Calibri" w:cs="Calibri"/>
            <w:rPrChange w:author="LauraPGM" w:date="2025-10-01T09:45:00Z" w:id="2972">
              <w:rPr/>
            </w:rPrChange>
          </w:rPr>
          <w:delText xml:space="preserve"> derivados del uso de créditos o capital externo.</w:delText>
        </w:r>
      </w:del>
    </w:p>
    <w:p w:rsidRPr="00D645B6" w:rsidR="000D11FE" w:rsidDel="00DC12A4" w:rsidRDefault="000D11FE" w14:paraId="3ADE9CAC" w14:textId="52819CB5">
      <w:pPr>
        <w:pStyle w:val="Normal0"/>
        <w:numPr>
          <w:ilvl w:val="0"/>
          <w:numId w:val="15"/>
        </w:numPr>
        <w:spacing w:line="360" w:lineRule="auto"/>
        <w:rPr>
          <w:del w:author="LauraPGM" w:date="2025-10-01T15:48:00Z" w:id="2973"/>
          <w:rFonts w:ascii="Calibri" w:hAnsi="Calibri" w:cs="Calibri"/>
          <w:rPrChange w:author="LauraPGM" w:date="2025-10-01T09:45:00Z" w:id="2974">
            <w:rPr>
              <w:del w:author="LauraPGM" w:date="2025-10-01T15:48:00Z" w:id="2975"/>
            </w:rPr>
          </w:rPrChange>
        </w:rPr>
        <w:pPrChange w:author="LauraPGM" w:date="2025-10-01T09:45:00Z" w:id="2976">
          <w:pPr>
            <w:pStyle w:val="Normal0"/>
            <w:numPr>
              <w:numId w:val="16"/>
            </w:numPr>
            <w:tabs>
              <w:tab w:val="num" w:pos="720"/>
            </w:tabs>
            <w:spacing w:line="360" w:lineRule="auto"/>
            <w:ind w:left="720" w:hanging="360"/>
          </w:pPr>
        </w:pPrChange>
      </w:pPr>
      <w:del w:author="LauraPGM" w:date="2025-10-01T15:48:00Z" w:id="2977">
        <w:r w:rsidRPr="00D645B6" w:rsidDel="00DC12A4">
          <w:rPr>
            <w:rFonts w:ascii="Calibri" w:hAnsi="Calibri" w:cs="Calibri"/>
            <w:rPrChange w:author="LauraPGM" w:date="2025-10-01T09:45:00Z" w:id="2978">
              <w:rPr/>
            </w:rPrChange>
          </w:rPr>
          <w:delText>La estabilidad del modelo de ingresos y su capacidad para cubrir compromisos adquiridos.</w:delText>
        </w:r>
      </w:del>
    </w:p>
    <w:p w:rsidRPr="00D645B6" w:rsidR="000D11FE" w:rsidDel="00DC12A4" w:rsidRDefault="000D11FE" w14:paraId="092D4F8D" w14:textId="46B9256C">
      <w:pPr>
        <w:pStyle w:val="Normal0"/>
        <w:numPr>
          <w:ilvl w:val="0"/>
          <w:numId w:val="15"/>
        </w:numPr>
        <w:spacing w:line="360" w:lineRule="auto"/>
        <w:rPr>
          <w:del w:author="LauraPGM" w:date="2025-10-01T15:48:00Z" w:id="2979"/>
          <w:rFonts w:ascii="Calibri" w:hAnsi="Calibri" w:cs="Calibri"/>
          <w:rPrChange w:author="LauraPGM" w:date="2025-10-01T09:45:00Z" w:id="2980">
            <w:rPr>
              <w:del w:author="LauraPGM" w:date="2025-10-01T15:48:00Z" w:id="2981"/>
            </w:rPr>
          </w:rPrChange>
        </w:rPr>
        <w:pPrChange w:author="LauraPGM" w:date="2025-10-01T09:45:00Z" w:id="2982">
          <w:pPr>
            <w:pStyle w:val="Normal0"/>
            <w:numPr>
              <w:numId w:val="16"/>
            </w:numPr>
            <w:tabs>
              <w:tab w:val="num" w:pos="720"/>
            </w:tabs>
            <w:spacing w:line="360" w:lineRule="auto"/>
            <w:ind w:left="720" w:hanging="360"/>
          </w:pPr>
        </w:pPrChange>
      </w:pPr>
      <w:del w:author="LauraPGM" w:date="2025-10-01T15:48:00Z" w:id="2983">
        <w:r w:rsidRPr="00D645B6" w:rsidDel="00DC12A4">
          <w:rPr>
            <w:rFonts w:ascii="Calibri" w:hAnsi="Calibri" w:cs="Calibri"/>
            <w:rPrChange w:author="LauraPGM" w:date="2025-10-01T09:45:00Z" w:id="2984">
              <w:rPr/>
            </w:rPrChange>
          </w:rPr>
          <w:delText>La generación de excedentes que puedan ser utilizados para reinversión o distribución de beneficios.</w:delText>
        </w:r>
      </w:del>
    </w:p>
    <w:p w:rsidRPr="00D645B6" w:rsidR="000D11FE" w:rsidDel="00DC12A4" w:rsidRDefault="000D11FE" w14:paraId="2A517844" w14:textId="47DD6E62">
      <w:pPr>
        <w:pStyle w:val="Normal0"/>
        <w:numPr>
          <w:ilvl w:val="0"/>
          <w:numId w:val="15"/>
        </w:numPr>
        <w:spacing w:line="360" w:lineRule="auto"/>
        <w:rPr>
          <w:del w:author="LauraPGM" w:date="2025-10-01T15:48:00Z" w:id="2985"/>
          <w:rFonts w:ascii="Calibri" w:hAnsi="Calibri" w:cs="Calibri"/>
          <w:rPrChange w:author="LauraPGM" w:date="2025-10-01T09:45:00Z" w:id="2986">
            <w:rPr>
              <w:del w:author="LauraPGM" w:date="2025-10-01T15:48:00Z" w:id="2987"/>
            </w:rPr>
          </w:rPrChange>
        </w:rPr>
        <w:pPrChange w:author="LauraPGM" w:date="2025-10-01T09:45:00Z" w:id="2988">
          <w:pPr>
            <w:pStyle w:val="Normal0"/>
            <w:numPr>
              <w:numId w:val="16"/>
            </w:numPr>
            <w:tabs>
              <w:tab w:val="num" w:pos="720"/>
            </w:tabs>
            <w:spacing w:line="360" w:lineRule="auto"/>
            <w:ind w:left="720" w:hanging="360"/>
          </w:pPr>
        </w:pPrChange>
      </w:pPr>
      <w:del w:author="LauraPGM" w:date="2025-10-01T15:48:00Z" w:id="2989">
        <w:r w:rsidRPr="00D645B6" w:rsidDel="00DC12A4">
          <w:rPr>
            <w:rFonts w:ascii="Calibri" w:hAnsi="Calibri" w:cs="Calibri"/>
            <w:rPrChange w:author="LauraPGM" w:date="2025-10-01T09:45:00Z" w:id="2990">
              <w:rPr/>
            </w:rPrChange>
          </w:rPr>
          <w:delText>La evolución de la rentabilidad y el comportamiento del patrimonio empresarial.</w:delText>
        </w:r>
      </w:del>
    </w:p>
    <w:p w:rsidRPr="00D645B6" w:rsidR="000D11FE" w:rsidDel="00DC12A4" w:rsidP="001D59AC" w:rsidRDefault="000D11FE" w14:paraId="5B6DE4FB" w14:textId="14E090C1">
      <w:pPr>
        <w:pStyle w:val="Normal0"/>
        <w:spacing w:line="360" w:lineRule="auto"/>
        <w:jc w:val="both"/>
        <w:rPr>
          <w:del w:author="LauraPGM" w:date="2025-10-01T15:48:00Z" w:id="2991"/>
          <w:rFonts w:ascii="Calibri" w:hAnsi="Calibri" w:cs="Calibri"/>
          <w:rPrChange w:author="LauraPGM" w:date="2025-10-01T09:45:00Z" w:id="2992">
            <w:rPr>
              <w:del w:author="LauraPGM" w:date="2025-10-01T15:48:00Z" w:id="2993"/>
            </w:rPr>
          </w:rPrChange>
        </w:rPr>
      </w:pPr>
    </w:p>
    <w:p w:rsidRPr="00D645B6" w:rsidR="000D11FE" w:rsidDel="00DC12A4" w:rsidP="001D59AC" w:rsidRDefault="000D11FE" w14:paraId="41EB09F1" w14:textId="4B9CB748">
      <w:pPr>
        <w:pStyle w:val="Normal0"/>
        <w:spacing w:line="360" w:lineRule="auto"/>
        <w:rPr>
          <w:del w:author="LauraPGM" w:date="2025-10-01T15:48:00Z" w:id="2994"/>
          <w:rFonts w:ascii="Calibri" w:hAnsi="Calibri" w:cs="Calibri"/>
          <w:rPrChange w:author="LauraPGM" w:date="2025-10-01T09:45:00Z" w:id="2995">
            <w:rPr>
              <w:del w:author="LauraPGM" w:date="2025-10-01T15:48:00Z" w:id="2996"/>
            </w:rPr>
          </w:rPrChange>
        </w:rPr>
      </w:pPr>
      <w:del w:author="LauraPGM" w:date="2025-10-01T15:48:00Z" w:id="2997">
        <w:r w:rsidRPr="00D645B6" w:rsidDel="00DC12A4">
          <w:rPr>
            <w:rFonts w:ascii="Calibri" w:hAnsi="Calibri" w:cs="Calibri"/>
            <w:rPrChange w:author="LauraPGM" w:date="2025-10-01T09:45:00Z" w:id="2998">
              <w:rPr/>
            </w:rPrChange>
          </w:rPr>
          <w:delText xml:space="preserve">Los estados financieros son también fundamentales para calcular los </w:delText>
        </w:r>
        <w:r w:rsidRPr="00D645B6" w:rsidDel="00DC12A4">
          <w:rPr>
            <w:rFonts w:ascii="Calibri" w:hAnsi="Calibri" w:cs="Calibri"/>
            <w:bCs/>
            <w:rPrChange w:author="LauraPGM" w:date="2025-10-01T09:45:00Z" w:id="2999">
              <w:rPr>
                <w:bCs/>
              </w:rPr>
            </w:rPrChange>
          </w:rPr>
          <w:delText>indicadores financieros</w:delText>
        </w:r>
        <w:r w:rsidRPr="00D645B6" w:rsidDel="00DC12A4">
          <w:rPr>
            <w:rFonts w:ascii="Calibri" w:hAnsi="Calibri" w:cs="Calibri"/>
            <w:rPrChange w:author="LauraPGM" w:date="2025-10-01T09:45:00Z" w:id="3000">
              <w:rPr/>
            </w:rPrChange>
          </w:rPr>
          <w:delText xml:space="preserve">, como la rentabilidad, el margen de utilidad, el endeudamiento y la eficiencia operativa, los cuales son herramientas clave durante la </w:delText>
        </w:r>
        <w:r w:rsidRPr="00D645B6" w:rsidDel="00DC12A4">
          <w:rPr>
            <w:rFonts w:ascii="Calibri" w:hAnsi="Calibri" w:cs="Calibri"/>
            <w:bCs/>
            <w:rPrChange w:author="LauraPGM" w:date="2025-10-01T09:45:00Z" w:id="3001">
              <w:rPr>
                <w:bCs/>
              </w:rPr>
            </w:rPrChange>
          </w:rPr>
          <w:delText>evaluación financiera del proyecto</w:delText>
        </w:r>
        <w:r w:rsidRPr="00D645B6" w:rsidDel="00DC12A4">
          <w:rPr>
            <w:rFonts w:ascii="Calibri" w:hAnsi="Calibri" w:cs="Calibri"/>
            <w:rPrChange w:author="LauraPGM" w:date="2025-10-01T09:45:00Z" w:id="3002">
              <w:rPr/>
            </w:rPrChange>
          </w:rPr>
          <w:delText xml:space="preserve">. A través de estos análisis, es posible determinar si el negocio es viable, necesita ajustes o no resulta financieramente sostenible, los estados financieros también permiten visualizar de manera anticipada el </w:delText>
        </w:r>
        <w:r w:rsidRPr="00D645B6" w:rsidDel="00DC12A4">
          <w:rPr>
            <w:rFonts w:ascii="Calibri" w:hAnsi="Calibri" w:cs="Calibri"/>
            <w:bCs/>
            <w:rPrChange w:author="LauraPGM" w:date="2025-10-01T09:45:00Z" w:id="3003">
              <w:rPr>
                <w:bCs/>
              </w:rPr>
            </w:rPrChange>
          </w:rPr>
          <w:delText>desempeño futuro del proyecto</w:delText>
        </w:r>
        <w:r w:rsidRPr="00D645B6" w:rsidDel="00DC12A4">
          <w:rPr>
            <w:rFonts w:ascii="Calibri" w:hAnsi="Calibri" w:cs="Calibri"/>
            <w:rPrChange w:author="LauraPGM" w:date="2025-10-01T09:45:00Z" w:id="3004">
              <w:rPr/>
            </w:rPrChange>
          </w:rPr>
          <w:delText>, ayudando a minimizar riesgos, optimizar recursos y planificar estratégicamente el crecimiento de la empresa.</w:delText>
        </w:r>
      </w:del>
    </w:p>
    <w:p w:rsidRPr="00D645B6" w:rsidR="005B6D0D" w:rsidDel="00DC12A4" w:rsidP="001D59AC" w:rsidRDefault="005B6D0D" w14:paraId="40752518" w14:textId="5630134E">
      <w:pPr>
        <w:pStyle w:val="Normal0"/>
        <w:spacing w:line="360" w:lineRule="auto"/>
        <w:rPr>
          <w:del w:author="LauraPGM" w:date="2025-10-01T15:48:00Z" w:id="3005"/>
          <w:rFonts w:ascii="Calibri" w:hAnsi="Calibri" w:cs="Calibri"/>
          <w:b/>
          <w:rPrChange w:author="LauraPGM" w:date="2025-10-01T09:45:00Z" w:id="3006">
            <w:rPr>
              <w:del w:author="LauraPGM" w:date="2025-10-01T15:48:00Z" w:id="3007"/>
              <w:b/>
            </w:rPr>
          </w:rPrChange>
        </w:rPr>
      </w:pPr>
    </w:p>
    <w:p w:rsidRPr="00D645B6" w:rsidR="005B6D0D" w:rsidDel="00DC12A4" w:rsidP="001D59AC" w:rsidRDefault="005B6D0D" w14:paraId="1C964AD5" w14:textId="0D61827D">
      <w:pPr>
        <w:pStyle w:val="Normal0"/>
        <w:spacing w:line="360" w:lineRule="auto"/>
        <w:rPr>
          <w:del w:author="LauraPGM" w:date="2025-10-01T15:48:00Z" w:id="3008"/>
          <w:rFonts w:ascii="Calibri" w:hAnsi="Calibri" w:cs="Calibri"/>
          <w:b/>
          <w:rPrChange w:author="LauraPGM" w:date="2025-10-01T09:45:00Z" w:id="3009">
            <w:rPr>
              <w:del w:author="LauraPGM" w:date="2025-10-01T15:48:00Z" w:id="3010"/>
              <w:b/>
            </w:rPr>
          </w:rPrChange>
        </w:rPr>
      </w:pPr>
      <w:del w:author="LauraPGM" w:date="2025-10-01T15:48:00Z" w:id="3011">
        <w:r w:rsidRPr="00D645B6" w:rsidDel="00DC12A4">
          <w:rPr>
            <w:rFonts w:ascii="Calibri" w:hAnsi="Calibri" w:cs="Calibri"/>
            <w:b/>
            <w:rPrChange w:author="LauraPGM" w:date="2025-10-01T09:45:00Z" w:id="3012">
              <w:rPr>
                <w:b/>
              </w:rPr>
            </w:rPrChange>
          </w:rPr>
          <w:delText>2.1. Balance inicial</w:delText>
        </w:r>
      </w:del>
    </w:p>
    <w:p w:rsidRPr="00D645B6" w:rsidR="005B6D0D" w:rsidDel="00DC12A4" w:rsidP="001D59AC" w:rsidRDefault="005B6D0D" w14:paraId="4CC184D3" w14:textId="70D79F24">
      <w:pPr>
        <w:pStyle w:val="Normal0"/>
        <w:spacing w:line="360" w:lineRule="auto"/>
        <w:rPr>
          <w:del w:author="LauraPGM" w:date="2025-10-01T15:48:00Z" w:id="3013"/>
          <w:rFonts w:ascii="Calibri" w:hAnsi="Calibri" w:cs="Calibri"/>
          <w:rPrChange w:author="LauraPGM" w:date="2025-10-01T09:45:00Z" w:id="3014">
            <w:rPr>
              <w:del w:author="LauraPGM" w:date="2025-10-01T15:48:00Z" w:id="3015"/>
            </w:rPr>
          </w:rPrChange>
        </w:rPr>
      </w:pPr>
    </w:p>
    <w:p w:rsidRPr="00D645B6" w:rsidR="005B6D0D" w:rsidDel="00DC12A4" w:rsidP="001D59AC" w:rsidRDefault="005B6D0D" w14:paraId="37117C61" w14:textId="0CF319EB">
      <w:pPr>
        <w:pStyle w:val="Normal0"/>
        <w:spacing w:line="360" w:lineRule="auto"/>
        <w:rPr>
          <w:del w:author="LauraPGM" w:date="2025-10-01T15:48:00Z" w:id="3016"/>
          <w:rFonts w:ascii="Calibri" w:hAnsi="Calibri" w:cs="Calibri"/>
          <w:rPrChange w:author="LauraPGM" w:date="2025-10-01T09:45:00Z" w:id="3017">
            <w:rPr>
              <w:del w:author="LauraPGM" w:date="2025-10-01T15:48:00Z" w:id="3018"/>
            </w:rPr>
          </w:rPrChange>
        </w:rPr>
      </w:pPr>
      <w:del w:author="LauraPGM" w:date="2025-10-01T15:48:00Z" w:id="3019">
        <w:r w:rsidRPr="00D645B6" w:rsidDel="00DC12A4">
          <w:rPr>
            <w:rFonts w:ascii="Calibri" w:hAnsi="Calibri" w:cs="Calibri"/>
            <w:rPrChange w:author="LauraPGM" w:date="2025-10-01T09:45:00Z" w:id="3020">
              <w:rPr/>
            </w:rPrChange>
          </w:rPr>
          <w:delText xml:space="preserve">El </w:delText>
        </w:r>
        <w:r w:rsidRPr="00D645B6" w:rsidDel="00DC12A4">
          <w:rPr>
            <w:rFonts w:ascii="Calibri" w:hAnsi="Calibri" w:cs="Calibri"/>
            <w:bCs/>
            <w:rPrChange w:author="LauraPGM" w:date="2025-10-01T09:45:00Z" w:id="3021">
              <w:rPr>
                <w:bCs/>
              </w:rPr>
            </w:rPrChange>
          </w:rPr>
          <w:delText>balance inicial</w:delText>
        </w:r>
        <w:r w:rsidRPr="00D645B6" w:rsidDel="00DC12A4">
          <w:rPr>
            <w:rFonts w:ascii="Calibri" w:hAnsi="Calibri" w:cs="Calibri"/>
            <w:rPrChange w:author="LauraPGM" w:date="2025-10-01T09:45:00Z" w:id="3022">
              <w:rPr/>
            </w:rPrChange>
          </w:rPr>
          <w:delText xml:space="preserve"> es un estado financiero que refleja la situación económica y patrimonial de una empresa en el momento previo al inicio de sus operaciones, es un documento fundamental para establecer la base contable del negocio, ya que muestra detalladamente los </w:delText>
        </w:r>
        <w:r w:rsidRPr="00D645B6" w:rsidDel="00DC12A4">
          <w:rPr>
            <w:rFonts w:ascii="Calibri" w:hAnsi="Calibri" w:cs="Calibri"/>
            <w:bCs/>
            <w:rPrChange w:author="LauraPGM" w:date="2025-10-01T09:45:00Z" w:id="3023">
              <w:rPr>
                <w:bCs/>
              </w:rPr>
            </w:rPrChange>
          </w:rPr>
          <w:delText>activos</w:delText>
        </w:r>
        <w:r w:rsidRPr="00D645B6" w:rsidDel="00DC12A4">
          <w:rPr>
            <w:rFonts w:ascii="Calibri" w:hAnsi="Calibri" w:cs="Calibri"/>
            <w:rPrChange w:author="LauraPGM" w:date="2025-10-01T09:45:00Z" w:id="3024">
              <w:rPr/>
            </w:rPrChange>
          </w:rPr>
          <w:delText xml:space="preserve">, </w:delText>
        </w:r>
        <w:r w:rsidRPr="00D645B6" w:rsidDel="00DC12A4">
          <w:rPr>
            <w:rFonts w:ascii="Calibri" w:hAnsi="Calibri" w:cs="Calibri"/>
            <w:bCs/>
            <w:rPrChange w:author="LauraPGM" w:date="2025-10-01T09:45:00Z" w:id="3025">
              <w:rPr>
                <w:bCs/>
              </w:rPr>
            </w:rPrChange>
          </w:rPr>
          <w:delText>pasivos</w:delText>
        </w:r>
        <w:r w:rsidRPr="00D645B6" w:rsidDel="00DC12A4">
          <w:rPr>
            <w:rFonts w:ascii="Calibri" w:hAnsi="Calibri" w:cs="Calibri"/>
            <w:rPrChange w:author="LauraPGM" w:date="2025-10-01T09:45:00Z" w:id="3026">
              <w:rPr/>
            </w:rPrChange>
          </w:rPr>
          <w:delText xml:space="preserve"> y </w:delText>
        </w:r>
        <w:r w:rsidRPr="00D645B6" w:rsidDel="00DC12A4">
          <w:rPr>
            <w:rFonts w:ascii="Calibri" w:hAnsi="Calibri" w:cs="Calibri"/>
            <w:bCs/>
            <w:rPrChange w:author="LauraPGM" w:date="2025-10-01T09:45:00Z" w:id="3027">
              <w:rPr>
                <w:bCs/>
              </w:rPr>
            </w:rPrChange>
          </w:rPr>
          <w:delText>patrimonio</w:delText>
        </w:r>
        <w:r w:rsidRPr="00D645B6" w:rsidDel="00DC12A4">
          <w:rPr>
            <w:rFonts w:ascii="Calibri" w:hAnsi="Calibri" w:cs="Calibri"/>
            <w:rPrChange w:author="LauraPGM" w:date="2025-10-01T09:45:00Z" w:id="3028">
              <w:rPr/>
            </w:rPrChange>
          </w:rPr>
          <w:delText xml:space="preserve"> con los que cuenta la organización al comenzar su actividad.</w:delText>
        </w:r>
      </w:del>
    </w:p>
    <w:p w:rsidRPr="00D645B6" w:rsidR="005B6D0D" w:rsidDel="00DC12A4" w:rsidP="001D59AC" w:rsidRDefault="005B6D0D" w14:paraId="34DD5407" w14:textId="65360324">
      <w:pPr>
        <w:pStyle w:val="Normal0"/>
        <w:spacing w:line="360" w:lineRule="auto"/>
        <w:rPr>
          <w:del w:author="LauraPGM" w:date="2025-10-01T15:48:00Z" w:id="3029"/>
          <w:rFonts w:ascii="Calibri" w:hAnsi="Calibri" w:cs="Calibri"/>
          <w:rPrChange w:author="LauraPGM" w:date="2025-10-01T09:45:00Z" w:id="3030">
            <w:rPr>
              <w:del w:author="LauraPGM" w:date="2025-10-01T15:48:00Z" w:id="3031"/>
            </w:rPr>
          </w:rPrChange>
        </w:rPr>
      </w:pPr>
    </w:p>
    <w:p w:rsidRPr="00D645B6" w:rsidR="005B6D0D" w:rsidDel="00DC12A4" w:rsidP="001D59AC" w:rsidRDefault="005B6D0D" w14:paraId="29ED72A0" w14:textId="3F1ED671">
      <w:pPr>
        <w:pStyle w:val="Normal0"/>
        <w:spacing w:line="360" w:lineRule="auto"/>
        <w:rPr>
          <w:del w:author="LauraPGM" w:date="2025-10-01T15:48:00Z" w:id="3032"/>
          <w:rFonts w:ascii="Calibri" w:hAnsi="Calibri" w:cs="Calibri"/>
          <w:rPrChange w:author="LauraPGM" w:date="2025-10-01T09:45:00Z" w:id="3033">
            <w:rPr>
              <w:del w:author="LauraPGM" w:date="2025-10-01T15:48:00Z" w:id="3034"/>
            </w:rPr>
          </w:rPrChange>
        </w:rPr>
      </w:pPr>
      <w:del w:author="LauraPGM" w:date="2025-10-01T15:48:00Z" w:id="3035">
        <w:r w:rsidRPr="00D645B6" w:rsidDel="00DC12A4">
          <w:rPr>
            <w:rFonts w:ascii="Calibri" w:hAnsi="Calibri" w:cs="Calibri"/>
            <w:rPrChange w:author="LauraPGM" w:date="2025-10-01T09:45:00Z" w:id="3036">
              <w:rPr/>
            </w:rPrChange>
          </w:rPr>
          <w:delText>Su función principal es evidenciar los recursos disponibles (activos), las obligaciones que se deben cubrir (pasivos) y la participación de los socios o propietarios (patrimonio), permitiendo así una visión clara de la estructura financiera inicial del proyecto.</w:delText>
        </w:r>
      </w:del>
    </w:p>
    <w:p w:rsidRPr="00D645B6" w:rsidR="005B6D0D" w:rsidDel="00DC12A4" w:rsidP="001D59AC" w:rsidRDefault="005B6D0D" w14:paraId="1553350D" w14:textId="1D158BC3">
      <w:pPr>
        <w:pStyle w:val="Normal0"/>
        <w:spacing w:line="360" w:lineRule="auto"/>
        <w:rPr>
          <w:del w:author="LauraPGM" w:date="2025-10-01T15:48:00Z" w:id="3037"/>
          <w:rFonts w:ascii="Calibri" w:hAnsi="Calibri" w:cs="Calibri"/>
          <w:rPrChange w:author="LauraPGM" w:date="2025-10-01T09:45:00Z" w:id="3038">
            <w:rPr>
              <w:del w:author="LauraPGM" w:date="2025-10-01T15:48:00Z" w:id="3039"/>
            </w:rPr>
          </w:rPrChange>
        </w:rPr>
      </w:pPr>
    </w:p>
    <w:p w:rsidRPr="00D645B6" w:rsidR="005B6D0D" w:rsidDel="00DC12A4" w:rsidP="001D59AC" w:rsidRDefault="005B6D0D" w14:paraId="3426EDCB" w14:textId="5E9F8218">
      <w:pPr>
        <w:pStyle w:val="Normal0"/>
        <w:spacing w:line="360" w:lineRule="auto"/>
        <w:rPr>
          <w:del w:author="LauraPGM" w:date="2025-10-01T15:48:00Z" w:id="3040"/>
          <w:rFonts w:ascii="Calibri" w:hAnsi="Calibri" w:cs="Calibri"/>
          <w:rPrChange w:author="LauraPGM" w:date="2025-10-01T09:45:00Z" w:id="3041">
            <w:rPr>
              <w:del w:author="LauraPGM" w:date="2025-10-01T15:48:00Z" w:id="3042"/>
            </w:rPr>
          </w:rPrChange>
        </w:rPr>
      </w:pPr>
      <w:del w:author="LauraPGM" w:date="2025-10-01T15:48:00Z" w:id="3043">
        <w:r w:rsidRPr="00D645B6" w:rsidDel="00DC12A4">
          <w:rPr>
            <w:rFonts w:ascii="Calibri" w:hAnsi="Calibri" w:cs="Calibri"/>
            <w:rPrChange w:author="LauraPGM" w:date="2025-10-01T09:45:00Z" w:id="3044">
              <w:rPr/>
            </w:rPrChange>
          </w:rPr>
          <w:delText>El balance inicial es clave para:</w:delText>
        </w:r>
      </w:del>
    </w:p>
    <w:p w:rsidRPr="00D645B6" w:rsidR="005B6D0D" w:rsidDel="00DC12A4" w:rsidP="001D59AC" w:rsidRDefault="005B6D0D" w14:paraId="547D55D1" w14:textId="284EACC9">
      <w:pPr>
        <w:pStyle w:val="Normal0"/>
        <w:spacing w:line="360" w:lineRule="auto"/>
        <w:rPr>
          <w:del w:author="LauraPGM" w:date="2025-10-01T15:48:00Z" w:id="3045"/>
          <w:rFonts w:ascii="Calibri" w:hAnsi="Calibri" w:cs="Calibri"/>
          <w:rPrChange w:author="LauraPGM" w:date="2025-10-01T09:45:00Z" w:id="3046">
            <w:rPr>
              <w:del w:author="LauraPGM" w:date="2025-10-01T15:48:00Z" w:id="3047"/>
            </w:rPr>
          </w:rPrChange>
        </w:rPr>
      </w:pPr>
    </w:p>
    <w:p w:rsidRPr="00D645B6" w:rsidR="005B6D0D" w:rsidDel="00DC12A4" w:rsidRDefault="005B6D0D" w14:paraId="6752214B" w14:textId="0E484301">
      <w:pPr>
        <w:pStyle w:val="Normal0"/>
        <w:numPr>
          <w:ilvl w:val="0"/>
          <w:numId w:val="19"/>
        </w:numPr>
        <w:spacing w:line="360" w:lineRule="auto"/>
        <w:rPr>
          <w:del w:author="LauraPGM" w:date="2025-10-01T15:48:00Z" w:id="3048"/>
          <w:rFonts w:ascii="Calibri" w:hAnsi="Calibri" w:cs="Calibri"/>
          <w:rPrChange w:author="LauraPGM" w:date="2025-10-01T09:45:00Z" w:id="3049">
            <w:rPr>
              <w:del w:author="LauraPGM" w:date="2025-10-01T15:48:00Z" w:id="3050"/>
            </w:rPr>
          </w:rPrChange>
        </w:rPr>
        <w:pPrChange w:author="LauraPGM" w:date="2025-10-01T09:45:00Z" w:id="3051">
          <w:pPr>
            <w:pStyle w:val="Normal0"/>
            <w:numPr>
              <w:numId w:val="20"/>
            </w:numPr>
            <w:tabs>
              <w:tab w:val="num" w:pos="720"/>
            </w:tabs>
            <w:spacing w:line="360" w:lineRule="auto"/>
            <w:ind w:left="720" w:hanging="360"/>
          </w:pPr>
        </w:pPrChange>
      </w:pPr>
      <w:del w:author="LauraPGM" w:date="2025-10-01T15:48:00Z" w:id="3052">
        <w:r w:rsidRPr="00D645B6" w:rsidDel="00DC12A4">
          <w:rPr>
            <w:rFonts w:ascii="Calibri" w:hAnsi="Calibri" w:cs="Calibri"/>
            <w:rPrChange w:author="LauraPGM" w:date="2025-10-01T09:45:00Z" w:id="3053">
              <w:rPr/>
            </w:rPrChange>
          </w:rPr>
          <w:delText xml:space="preserve">Identificar el </w:delText>
        </w:r>
        <w:r w:rsidRPr="00D645B6" w:rsidDel="00DC12A4">
          <w:rPr>
            <w:rFonts w:ascii="Calibri" w:hAnsi="Calibri" w:cs="Calibri"/>
            <w:bCs/>
            <w:rPrChange w:author="LauraPGM" w:date="2025-10-01T09:45:00Z" w:id="3054">
              <w:rPr>
                <w:bCs/>
              </w:rPr>
            </w:rPrChange>
          </w:rPr>
          <w:delText>capital disponible</w:delText>
        </w:r>
        <w:r w:rsidRPr="00D645B6" w:rsidDel="00DC12A4">
          <w:rPr>
            <w:rFonts w:ascii="Calibri" w:hAnsi="Calibri" w:cs="Calibri"/>
            <w:rPrChange w:author="LauraPGM" w:date="2025-10-01T09:45:00Z" w:id="3055">
              <w:rPr/>
            </w:rPrChange>
          </w:rPr>
          <w:delText xml:space="preserve"> para operar.</w:delText>
        </w:r>
      </w:del>
    </w:p>
    <w:p w:rsidRPr="00D645B6" w:rsidR="005B6D0D" w:rsidDel="00DC12A4" w:rsidRDefault="005B6D0D" w14:paraId="54D42970" w14:textId="7F537CE7">
      <w:pPr>
        <w:pStyle w:val="Normal0"/>
        <w:numPr>
          <w:ilvl w:val="0"/>
          <w:numId w:val="19"/>
        </w:numPr>
        <w:spacing w:line="360" w:lineRule="auto"/>
        <w:rPr>
          <w:del w:author="LauraPGM" w:date="2025-10-01T15:48:00Z" w:id="3056"/>
          <w:rFonts w:ascii="Calibri" w:hAnsi="Calibri" w:cs="Calibri"/>
          <w:rPrChange w:author="LauraPGM" w:date="2025-10-01T09:45:00Z" w:id="3057">
            <w:rPr>
              <w:del w:author="LauraPGM" w:date="2025-10-01T15:48:00Z" w:id="3058"/>
            </w:rPr>
          </w:rPrChange>
        </w:rPr>
        <w:pPrChange w:author="LauraPGM" w:date="2025-10-01T09:45:00Z" w:id="3059">
          <w:pPr>
            <w:pStyle w:val="Normal0"/>
            <w:numPr>
              <w:numId w:val="20"/>
            </w:numPr>
            <w:tabs>
              <w:tab w:val="num" w:pos="720"/>
            </w:tabs>
            <w:spacing w:line="360" w:lineRule="auto"/>
            <w:ind w:left="720" w:hanging="360"/>
          </w:pPr>
        </w:pPrChange>
      </w:pPr>
      <w:del w:author="LauraPGM" w:date="2025-10-01T15:48:00Z" w:id="3060">
        <w:r w:rsidRPr="00D645B6" w:rsidDel="00DC12A4">
          <w:rPr>
            <w:rFonts w:ascii="Calibri" w:hAnsi="Calibri" w:cs="Calibri"/>
            <w:rPrChange w:author="LauraPGM" w:date="2025-10-01T09:45:00Z" w:id="3061">
              <w:rPr/>
            </w:rPrChange>
          </w:rPr>
          <w:delText xml:space="preserve">Evaluar la </w:delText>
        </w:r>
        <w:r w:rsidRPr="00D645B6" w:rsidDel="00DC12A4">
          <w:rPr>
            <w:rFonts w:ascii="Calibri" w:hAnsi="Calibri" w:cs="Calibri"/>
            <w:bCs/>
            <w:rPrChange w:author="LauraPGM" w:date="2025-10-01T09:45:00Z" w:id="3062">
              <w:rPr>
                <w:bCs/>
              </w:rPr>
            </w:rPrChange>
          </w:rPr>
          <w:delText>solidez financiera</w:delText>
        </w:r>
        <w:r w:rsidRPr="00D645B6" w:rsidDel="00DC12A4">
          <w:rPr>
            <w:rFonts w:ascii="Calibri" w:hAnsi="Calibri" w:cs="Calibri"/>
            <w:rPrChange w:author="LauraPGM" w:date="2025-10-01T09:45:00Z" w:id="3063">
              <w:rPr/>
            </w:rPrChange>
          </w:rPr>
          <w:delText xml:space="preserve"> del emprendimiento desde su punto de partida.</w:delText>
        </w:r>
      </w:del>
    </w:p>
    <w:p w:rsidRPr="00D645B6" w:rsidR="005B6D0D" w:rsidDel="00DC12A4" w:rsidRDefault="005B6D0D" w14:paraId="6A469CCE" w14:textId="40EBA3C0">
      <w:pPr>
        <w:pStyle w:val="Normal0"/>
        <w:numPr>
          <w:ilvl w:val="0"/>
          <w:numId w:val="19"/>
        </w:numPr>
        <w:spacing w:line="360" w:lineRule="auto"/>
        <w:rPr>
          <w:del w:author="LauraPGM" w:date="2025-10-01T15:48:00Z" w:id="3064"/>
          <w:rFonts w:ascii="Calibri" w:hAnsi="Calibri" w:cs="Calibri"/>
          <w:rPrChange w:author="LauraPGM" w:date="2025-10-01T09:45:00Z" w:id="3065">
            <w:rPr>
              <w:del w:author="LauraPGM" w:date="2025-10-01T15:48:00Z" w:id="3066"/>
            </w:rPr>
          </w:rPrChange>
        </w:rPr>
        <w:pPrChange w:author="LauraPGM" w:date="2025-10-01T09:45:00Z" w:id="3067">
          <w:pPr>
            <w:pStyle w:val="Normal0"/>
            <w:numPr>
              <w:numId w:val="20"/>
            </w:numPr>
            <w:tabs>
              <w:tab w:val="num" w:pos="720"/>
            </w:tabs>
            <w:spacing w:line="360" w:lineRule="auto"/>
            <w:ind w:left="720" w:hanging="360"/>
          </w:pPr>
        </w:pPrChange>
      </w:pPr>
      <w:del w:author="LauraPGM" w:date="2025-10-01T15:48:00Z" w:id="3068">
        <w:r w:rsidRPr="00D645B6" w:rsidDel="00DC12A4">
          <w:rPr>
            <w:rFonts w:ascii="Calibri" w:hAnsi="Calibri" w:cs="Calibri"/>
            <w:rPrChange w:author="LauraPGM" w:date="2025-10-01T09:45:00Z" w:id="3069">
              <w:rPr/>
            </w:rPrChange>
          </w:rPr>
          <w:delText>Servir como base para proyectar otros estados financieros, como el flujo de efectivo y el estado de resultados.</w:delText>
        </w:r>
      </w:del>
    </w:p>
    <w:p w:rsidRPr="00D645B6" w:rsidR="005B6D0D" w:rsidDel="00DC12A4" w:rsidRDefault="005B6D0D" w14:paraId="31FA72FD" w14:textId="2AF5E414">
      <w:pPr>
        <w:pStyle w:val="Normal0"/>
        <w:numPr>
          <w:ilvl w:val="0"/>
          <w:numId w:val="19"/>
        </w:numPr>
        <w:spacing w:line="360" w:lineRule="auto"/>
        <w:rPr>
          <w:del w:author="LauraPGM" w:date="2025-10-01T15:48:00Z" w:id="3070"/>
          <w:rFonts w:ascii="Calibri" w:hAnsi="Calibri" w:cs="Calibri"/>
          <w:rPrChange w:author="LauraPGM" w:date="2025-10-01T09:45:00Z" w:id="3071">
            <w:rPr>
              <w:del w:author="LauraPGM" w:date="2025-10-01T15:48:00Z" w:id="3072"/>
            </w:rPr>
          </w:rPrChange>
        </w:rPr>
        <w:pPrChange w:author="LauraPGM" w:date="2025-10-01T09:45:00Z" w:id="3073">
          <w:pPr>
            <w:pStyle w:val="Normal0"/>
            <w:numPr>
              <w:numId w:val="20"/>
            </w:numPr>
            <w:tabs>
              <w:tab w:val="num" w:pos="720"/>
            </w:tabs>
            <w:spacing w:line="360" w:lineRule="auto"/>
            <w:ind w:left="720" w:hanging="360"/>
          </w:pPr>
        </w:pPrChange>
      </w:pPr>
      <w:del w:author="LauraPGM" w:date="2025-10-01T15:48:00Z" w:id="3074">
        <w:r w:rsidRPr="00D645B6" w:rsidDel="00DC12A4">
          <w:rPr>
            <w:rFonts w:ascii="Calibri" w:hAnsi="Calibri" w:cs="Calibri"/>
            <w:rPrChange w:author="LauraPGM" w:date="2025-10-01T09:45:00Z" w:id="3075">
              <w:rPr/>
            </w:rPrChange>
          </w:rPr>
          <w:delText>Cumplir con requerimientos contables, tributarios y legales.</w:delText>
        </w:r>
      </w:del>
    </w:p>
    <w:p w:rsidRPr="00D645B6" w:rsidR="00F11BC4" w:rsidDel="00DC12A4" w:rsidP="001D59AC" w:rsidRDefault="00F11BC4" w14:paraId="282423EF" w14:textId="363B9940">
      <w:pPr>
        <w:pStyle w:val="Normal0"/>
        <w:spacing w:line="360" w:lineRule="auto"/>
        <w:rPr>
          <w:del w:author="LauraPGM" w:date="2025-10-01T15:48:00Z" w:id="3076"/>
          <w:rFonts w:ascii="Calibri" w:hAnsi="Calibri" w:cs="Calibri"/>
          <w:rPrChange w:author="LauraPGM" w:date="2025-10-01T09:45:00Z" w:id="3077">
            <w:rPr>
              <w:del w:author="LauraPGM" w:date="2025-10-01T15:48:00Z" w:id="3078"/>
            </w:rPr>
          </w:rPrChange>
        </w:rPr>
      </w:pPr>
    </w:p>
    <w:p w:rsidRPr="00D645B6" w:rsidR="005B6D0D" w:rsidDel="00DC12A4" w:rsidP="001D59AC" w:rsidRDefault="005B6D0D" w14:paraId="701A19D1" w14:textId="2772F8C1">
      <w:pPr>
        <w:pStyle w:val="Normal0"/>
        <w:spacing w:line="360" w:lineRule="auto"/>
        <w:rPr>
          <w:del w:author="LauraPGM" w:date="2025-10-01T15:48:00Z" w:id="3079"/>
          <w:rFonts w:ascii="Calibri" w:hAnsi="Calibri" w:cs="Calibri"/>
          <w:rPrChange w:author="LauraPGM" w:date="2025-10-01T09:45:00Z" w:id="3080">
            <w:rPr>
              <w:del w:author="LauraPGM" w:date="2025-10-01T15:48:00Z" w:id="3081"/>
            </w:rPr>
          </w:rPrChange>
        </w:rPr>
      </w:pPr>
      <w:del w:author="LauraPGM" w:date="2025-10-01T15:48:00Z" w:id="3082">
        <w:r w:rsidRPr="00D645B6" w:rsidDel="00DC12A4">
          <w:rPr>
            <w:rFonts w:ascii="Calibri" w:hAnsi="Calibri" w:cs="Calibri"/>
            <w:rPrChange w:author="LauraPGM" w:date="2025-10-01T09:45:00Z" w:id="3083">
              <w:rPr/>
            </w:rPrChange>
          </w:rPr>
          <w:delText>Un balance inicial está compuesto por:</w:delText>
        </w:r>
      </w:del>
    </w:p>
    <w:p w:rsidRPr="00D645B6" w:rsidR="00F11BC4" w:rsidDel="00DC12A4" w:rsidP="001D59AC" w:rsidRDefault="00F11BC4" w14:paraId="0D835082" w14:textId="00BDC90D">
      <w:pPr>
        <w:pStyle w:val="Normal0"/>
        <w:spacing w:line="360" w:lineRule="auto"/>
        <w:rPr>
          <w:del w:author="LauraPGM" w:date="2025-10-01T15:48:00Z" w:id="3084"/>
          <w:rFonts w:ascii="Calibri" w:hAnsi="Calibri" w:cs="Calibri"/>
          <w:rPrChange w:author="LauraPGM" w:date="2025-10-01T09:45:00Z" w:id="3085">
            <w:rPr>
              <w:del w:author="LauraPGM" w:date="2025-10-01T15:48:00Z" w:id="3086"/>
            </w:rPr>
          </w:rPrChange>
        </w:rPr>
      </w:pPr>
    </w:p>
    <w:p w:rsidRPr="00D645B6" w:rsidR="005B6D0D" w:rsidDel="00DC12A4" w:rsidRDefault="005B6D0D" w14:paraId="345D52D3" w14:textId="00923324">
      <w:pPr>
        <w:pStyle w:val="Normal0"/>
        <w:numPr>
          <w:ilvl w:val="0"/>
          <w:numId w:val="20"/>
        </w:numPr>
        <w:spacing w:line="360" w:lineRule="auto"/>
        <w:rPr>
          <w:del w:author="LauraPGM" w:date="2025-10-01T15:48:00Z" w:id="3087"/>
          <w:rFonts w:ascii="Calibri" w:hAnsi="Calibri" w:cs="Calibri"/>
          <w:rPrChange w:author="LauraPGM" w:date="2025-10-01T09:45:00Z" w:id="3088">
            <w:rPr>
              <w:del w:author="LauraPGM" w:date="2025-10-01T15:48:00Z" w:id="3089"/>
            </w:rPr>
          </w:rPrChange>
        </w:rPr>
        <w:pPrChange w:author="LauraPGM" w:date="2025-10-01T09:45:00Z" w:id="3090">
          <w:pPr>
            <w:pStyle w:val="Normal0"/>
            <w:numPr>
              <w:numId w:val="21"/>
            </w:numPr>
            <w:tabs>
              <w:tab w:val="num" w:pos="720"/>
            </w:tabs>
            <w:spacing w:line="360" w:lineRule="auto"/>
            <w:ind w:left="720" w:hanging="360"/>
          </w:pPr>
        </w:pPrChange>
      </w:pPr>
      <w:del w:author="LauraPGM" w:date="2025-10-01T15:48:00Z" w:id="3091">
        <w:r w:rsidRPr="00D645B6" w:rsidDel="00DC12A4">
          <w:rPr>
            <w:rFonts w:ascii="Calibri" w:hAnsi="Calibri" w:cs="Calibri"/>
            <w:b/>
            <w:bCs/>
            <w:rPrChange w:author="LauraPGM" w:date="2025-10-01T09:45:00Z" w:id="3092">
              <w:rPr>
                <w:b/>
                <w:bCs/>
              </w:rPr>
            </w:rPrChange>
          </w:rPr>
          <w:delText>Activos:</w:delText>
        </w:r>
        <w:r w:rsidRPr="00D645B6" w:rsidDel="00DC12A4" w:rsidR="00F11BC4">
          <w:rPr>
            <w:rFonts w:ascii="Calibri" w:hAnsi="Calibri" w:cs="Calibri"/>
            <w:rPrChange w:author="LauraPGM" w:date="2025-10-01T09:45:00Z" w:id="3093">
              <w:rPr/>
            </w:rPrChange>
          </w:rPr>
          <w:delText xml:space="preserve"> b</w:delText>
        </w:r>
        <w:r w:rsidRPr="00D645B6" w:rsidDel="00DC12A4">
          <w:rPr>
            <w:rFonts w:ascii="Calibri" w:hAnsi="Calibri" w:cs="Calibri"/>
            <w:rPrChange w:author="LauraPGM" w:date="2025-10-01T09:45:00Z" w:id="3094">
              <w:rPr/>
            </w:rPrChange>
          </w:rPr>
          <w:delText>ienes y derechos que posee la empresa (dinero en efectivo, cuentas por cobrar, inventarios, maquinaria, equipos, entre otros).</w:delText>
        </w:r>
      </w:del>
    </w:p>
    <w:p w:rsidRPr="00D645B6" w:rsidR="005B6D0D" w:rsidDel="00DC12A4" w:rsidRDefault="005B6D0D" w14:paraId="7B3F31B4" w14:textId="7C038F9C">
      <w:pPr>
        <w:pStyle w:val="Normal0"/>
        <w:numPr>
          <w:ilvl w:val="0"/>
          <w:numId w:val="20"/>
        </w:numPr>
        <w:spacing w:line="360" w:lineRule="auto"/>
        <w:rPr>
          <w:del w:author="LauraPGM" w:date="2025-10-01T15:48:00Z" w:id="3095"/>
          <w:rFonts w:ascii="Calibri" w:hAnsi="Calibri" w:cs="Calibri"/>
          <w:rPrChange w:author="LauraPGM" w:date="2025-10-01T09:45:00Z" w:id="3096">
            <w:rPr>
              <w:del w:author="LauraPGM" w:date="2025-10-01T15:48:00Z" w:id="3097"/>
            </w:rPr>
          </w:rPrChange>
        </w:rPr>
        <w:pPrChange w:author="LauraPGM" w:date="2025-10-01T09:45:00Z" w:id="3098">
          <w:pPr>
            <w:pStyle w:val="Normal0"/>
            <w:numPr>
              <w:numId w:val="21"/>
            </w:numPr>
            <w:tabs>
              <w:tab w:val="num" w:pos="720"/>
            </w:tabs>
            <w:spacing w:line="360" w:lineRule="auto"/>
            <w:ind w:left="720" w:hanging="360"/>
          </w:pPr>
        </w:pPrChange>
      </w:pPr>
      <w:del w:author="LauraPGM" w:date="2025-10-01T15:48:00Z" w:id="3099">
        <w:r w:rsidRPr="00D645B6" w:rsidDel="00DC12A4">
          <w:rPr>
            <w:rFonts w:ascii="Calibri" w:hAnsi="Calibri" w:cs="Calibri"/>
            <w:b/>
            <w:bCs/>
            <w:rPrChange w:author="LauraPGM" w:date="2025-10-01T09:45:00Z" w:id="3100">
              <w:rPr>
                <w:b/>
                <w:bCs/>
              </w:rPr>
            </w:rPrChange>
          </w:rPr>
          <w:delText>Pasivos:</w:delText>
        </w:r>
        <w:r w:rsidRPr="00D645B6" w:rsidDel="00DC12A4" w:rsidR="00F11BC4">
          <w:rPr>
            <w:rFonts w:ascii="Calibri" w:hAnsi="Calibri" w:cs="Calibri"/>
            <w:rPrChange w:author="LauraPGM" w:date="2025-10-01T09:45:00Z" w:id="3101">
              <w:rPr/>
            </w:rPrChange>
          </w:rPr>
          <w:delText xml:space="preserve"> d</w:delText>
        </w:r>
        <w:r w:rsidRPr="00D645B6" w:rsidDel="00DC12A4">
          <w:rPr>
            <w:rFonts w:ascii="Calibri" w:hAnsi="Calibri" w:cs="Calibri"/>
            <w:rPrChange w:author="LauraPGM" w:date="2025-10-01T09:45:00Z" w:id="3102">
              <w:rPr/>
            </w:rPrChange>
          </w:rPr>
          <w:delText>eudas y obligaciones pendientes de pago (préstamos, cuentas por pagar, servicios por cancelar, etc.).</w:delText>
        </w:r>
      </w:del>
    </w:p>
    <w:p w:rsidRPr="00D645B6" w:rsidR="005B6D0D" w:rsidDel="00DC12A4" w:rsidRDefault="005B6D0D" w14:paraId="4262CA6A" w14:textId="6703E395">
      <w:pPr>
        <w:pStyle w:val="Normal0"/>
        <w:numPr>
          <w:ilvl w:val="0"/>
          <w:numId w:val="20"/>
        </w:numPr>
        <w:spacing w:line="360" w:lineRule="auto"/>
        <w:rPr>
          <w:del w:author="LauraPGM" w:date="2025-10-01T15:48:00Z" w:id="3103"/>
          <w:rFonts w:ascii="Calibri" w:hAnsi="Calibri" w:cs="Calibri"/>
          <w:rPrChange w:author="LauraPGM" w:date="2025-10-01T09:45:00Z" w:id="3104">
            <w:rPr>
              <w:del w:author="LauraPGM" w:date="2025-10-01T15:48:00Z" w:id="3105"/>
            </w:rPr>
          </w:rPrChange>
        </w:rPr>
        <w:pPrChange w:author="LauraPGM" w:date="2025-10-01T09:45:00Z" w:id="3106">
          <w:pPr>
            <w:pStyle w:val="Normal0"/>
            <w:numPr>
              <w:numId w:val="21"/>
            </w:numPr>
            <w:tabs>
              <w:tab w:val="num" w:pos="720"/>
            </w:tabs>
            <w:spacing w:line="360" w:lineRule="auto"/>
            <w:ind w:left="720" w:hanging="360"/>
          </w:pPr>
        </w:pPrChange>
      </w:pPr>
      <w:del w:author="LauraPGM" w:date="2025-10-01T15:48:00Z" w:id="3107">
        <w:r w:rsidRPr="00D645B6" w:rsidDel="00DC12A4">
          <w:rPr>
            <w:rFonts w:ascii="Calibri" w:hAnsi="Calibri" w:cs="Calibri"/>
            <w:b/>
            <w:bCs/>
            <w:rPrChange w:author="LauraPGM" w:date="2025-10-01T09:45:00Z" w:id="3108">
              <w:rPr>
                <w:b/>
                <w:bCs/>
              </w:rPr>
            </w:rPrChange>
          </w:rPr>
          <w:delText>Patrimonio:</w:delText>
        </w:r>
        <w:r w:rsidRPr="00D645B6" w:rsidDel="00DC12A4" w:rsidR="00F11BC4">
          <w:rPr>
            <w:rFonts w:ascii="Calibri" w:hAnsi="Calibri" w:cs="Calibri"/>
            <w:rPrChange w:author="LauraPGM" w:date="2025-10-01T09:45:00Z" w:id="3109">
              <w:rPr/>
            </w:rPrChange>
          </w:rPr>
          <w:delText xml:space="preserve"> a</w:delText>
        </w:r>
        <w:r w:rsidRPr="00D645B6" w:rsidDel="00DC12A4">
          <w:rPr>
            <w:rFonts w:ascii="Calibri" w:hAnsi="Calibri" w:cs="Calibri"/>
            <w:rPrChange w:author="LauraPGM" w:date="2025-10-01T09:45:00Z" w:id="3110">
              <w:rPr/>
            </w:rPrChange>
          </w:rPr>
          <w:delText>portes de los socios o capital propio, resultado de la diferencia entre activos y pasivos.</w:delText>
        </w:r>
      </w:del>
    </w:p>
    <w:commentRangeStart w:id="3111"/>
    <w:p w:rsidRPr="00D645B6" w:rsidR="00F11BC4" w:rsidDel="00DC12A4" w:rsidP="001D59AC" w:rsidRDefault="00F11BC4" w14:paraId="362A027A" w14:textId="1964F973">
      <w:pPr>
        <w:pStyle w:val="Normal0"/>
        <w:spacing w:line="360" w:lineRule="auto"/>
        <w:rPr>
          <w:del w:author="LauraPGM" w:date="2025-10-01T15:48:00Z" w:id="3112"/>
          <w:rFonts w:ascii="Calibri" w:hAnsi="Calibri" w:cs="Calibri"/>
          <w:rPrChange w:author="LauraPGM" w:date="2025-10-01T09:45:00Z" w:id="3113">
            <w:rPr>
              <w:del w:author="LauraPGM" w:date="2025-10-01T15:48:00Z" w:id="3114"/>
            </w:rPr>
          </w:rPrChange>
        </w:rPr>
      </w:pPr>
      <w:del w:author="LauraPGM" w:date="2025-10-01T15:48:00Z" w:id="3115">
        <w:r w:rsidRPr="00D645B6" w:rsidDel="00DC12A4">
          <w:rPr>
            <w:rFonts w:ascii="Calibri" w:hAnsi="Calibri" w:cs="Calibri"/>
            <w:noProof/>
            <w:lang w:eastAsia="es-CO"/>
            <w:rPrChange w:author="LauraPGM" w:date="2025-10-01T09:45:00Z" w:id="3116">
              <w:rPr>
                <w:noProof/>
                <w:lang w:eastAsia="es-CO"/>
              </w:rPr>
            </w:rPrChange>
          </w:rPr>
          <mc:AlternateContent>
            <mc:Choice Requires="wps">
              <w:drawing>
                <wp:anchor distT="0" distB="0" distL="114300" distR="114300" simplePos="0" relativeHeight="251679744" behindDoc="1" locked="0" layoutInCell="1" allowOverlap="1" wp14:anchorId="4DA91F70" wp14:editId="0BB44812">
                  <wp:simplePos x="0" y="0"/>
                  <wp:positionH relativeFrom="column">
                    <wp:posOffset>-2540</wp:posOffset>
                  </wp:positionH>
                  <wp:positionV relativeFrom="paragraph">
                    <wp:posOffset>138430</wp:posOffset>
                  </wp:positionV>
                  <wp:extent cx="4451350" cy="539750"/>
                  <wp:effectExtent l="57150" t="19050" r="82550" b="88900"/>
                  <wp:wrapNone/>
                  <wp:docPr id="25" name="Rectángulo 25"/>
                  <wp:cNvGraphicFramePr/>
                  <a:graphic xmlns:a="http://schemas.openxmlformats.org/drawingml/2006/main">
                    <a:graphicData uri="http://schemas.microsoft.com/office/word/2010/wordprocessingShape">
                      <wps:wsp>
                        <wps:cNvSpPr/>
                        <wps:spPr>
                          <a:xfrm>
                            <a:off x="0" y="0"/>
                            <a:ext cx="4451350" cy="53975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6BB42507">
                <v:rect id="Rectángulo 25" style="position:absolute;margin-left:-.2pt;margin-top:10.9pt;width:350.5pt;height:42.5pt;z-index:-2516367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5DA868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">
                  <v:fill type="gradient" color2="#a7bfde [1620]" angle="180" focus="100%" rotate="t">
                    <o:fill v:ext="view" type="gradientUnscaled"/>
                  </v:fill>
                  <v:shadow on="t" color="black" opacity="22937f" offset="0,.63889mm" origin=",.5"/>
                </v:rect>
              </w:pict>
            </mc:Fallback>
          </mc:AlternateContent>
        </w:r>
        <w:commentRangeEnd w:id="3111"/>
        <w:r w:rsidRPr="00D645B6" w:rsidDel="00DC12A4">
          <w:rPr>
            <w:rStyle w:val="Refdecomentario"/>
            <w:rFonts w:ascii="Calibri" w:hAnsi="Calibri" w:cs="Calibri"/>
            <w:sz w:val="22"/>
            <w:szCs w:val="22"/>
            <w:rPrChange w:author="LauraPGM" w:date="2025-10-01T09:45:00Z" w:id="3117">
              <w:rPr>
                <w:rStyle w:val="Refdecomentario"/>
                <w:sz w:val="22"/>
                <w:szCs w:val="22"/>
              </w:rPr>
            </w:rPrChange>
          </w:rPr>
          <w:commentReference w:id="3111"/>
        </w:r>
      </w:del>
    </w:p>
    <w:p w:rsidRPr="00D645B6" w:rsidR="005B6D0D" w:rsidDel="00DC12A4" w:rsidP="001D59AC" w:rsidRDefault="005B6D0D" w14:paraId="7D758A61" w14:textId="30BE6715">
      <w:pPr>
        <w:pStyle w:val="Normal0"/>
        <w:spacing w:line="360" w:lineRule="auto"/>
        <w:rPr>
          <w:del w:author="LauraPGM" w:date="2025-10-01T15:48:00Z" w:id="3118"/>
          <w:rFonts w:ascii="Calibri" w:hAnsi="Calibri" w:cs="Calibri"/>
          <w:rPrChange w:author="LauraPGM" w:date="2025-10-01T09:45:00Z" w:id="3119">
            <w:rPr>
              <w:del w:author="LauraPGM" w:date="2025-10-01T15:48:00Z" w:id="3120"/>
            </w:rPr>
          </w:rPrChange>
        </w:rPr>
      </w:pPr>
      <w:del w:author="LauraPGM" w:date="2025-10-01T15:48:00Z" w:id="3121">
        <w:r w:rsidRPr="00D645B6" w:rsidDel="00DC12A4">
          <w:rPr>
            <w:rFonts w:ascii="Calibri" w:hAnsi="Calibri" w:cs="Calibri"/>
            <w:rPrChange w:author="LauraPGM" w:date="2025-10-01T09:45:00Z" w:id="3122">
              <w:rPr/>
            </w:rPrChange>
          </w:rPr>
          <w:delText>La ecuación básica del balance es:</w:delText>
        </w:r>
        <w:r w:rsidRPr="00D645B6" w:rsidDel="00DC12A4" w:rsidR="00F11BC4">
          <w:rPr>
            <w:rFonts w:ascii="Calibri" w:hAnsi="Calibri" w:cs="Calibri"/>
            <w:rPrChange w:author="LauraPGM" w:date="2025-10-01T09:45:00Z" w:id="3123">
              <w:rPr/>
            </w:rPrChange>
          </w:rPr>
          <w:delText xml:space="preserve"> </w:delText>
        </w:r>
        <w:r w:rsidRPr="00D645B6" w:rsidDel="00DC12A4" w:rsidR="00F11BC4">
          <w:rPr>
            <w:rFonts w:ascii="Calibri" w:hAnsi="Calibri" w:cs="Calibri"/>
            <w:b/>
            <w:bCs/>
            <w:rPrChange w:author="LauraPGM" w:date="2025-10-01T09:45:00Z" w:id="3124">
              <w:rPr>
                <w:b/>
                <w:bCs/>
              </w:rPr>
            </w:rPrChange>
          </w:rPr>
          <w:delText>activo = pasivo + p</w:delText>
        </w:r>
        <w:r w:rsidRPr="00D645B6" w:rsidDel="00DC12A4">
          <w:rPr>
            <w:rFonts w:ascii="Calibri" w:hAnsi="Calibri" w:cs="Calibri"/>
            <w:b/>
            <w:bCs/>
            <w:rPrChange w:author="LauraPGM" w:date="2025-10-01T09:45:00Z" w:id="3125">
              <w:rPr>
                <w:b/>
                <w:bCs/>
              </w:rPr>
            </w:rPrChange>
          </w:rPr>
          <w:delText>atrimonio</w:delText>
        </w:r>
        <w:r w:rsidRPr="00D645B6" w:rsidDel="00DC12A4" w:rsidR="001008E1">
          <w:rPr>
            <w:rFonts w:ascii="Calibri" w:hAnsi="Calibri" w:cs="Calibri"/>
            <w:b/>
            <w:bCs/>
            <w:rPrChange w:author="LauraPGM" w:date="2025-10-01T09:45:00Z" w:id="3126">
              <w:rPr>
                <w:b/>
                <w:bCs/>
              </w:rPr>
            </w:rPrChange>
          </w:rPr>
          <w:delText>.</w:delText>
        </w:r>
      </w:del>
    </w:p>
    <w:p w:rsidRPr="00D645B6" w:rsidR="00F11BC4" w:rsidDel="00DC12A4" w:rsidP="001D59AC" w:rsidRDefault="00F11BC4" w14:paraId="7AF2DE97" w14:textId="13855DCF">
      <w:pPr>
        <w:pStyle w:val="Normal0"/>
        <w:spacing w:line="360" w:lineRule="auto"/>
        <w:rPr>
          <w:del w:author="LauraPGM" w:date="2025-10-01T15:48:00Z" w:id="3127"/>
          <w:rFonts w:ascii="Calibri" w:hAnsi="Calibri" w:cs="Calibri"/>
          <w:rPrChange w:author="LauraPGM" w:date="2025-10-01T09:45:00Z" w:id="3128">
            <w:rPr>
              <w:del w:author="LauraPGM" w:date="2025-10-01T15:48:00Z" w:id="3129"/>
            </w:rPr>
          </w:rPrChange>
        </w:rPr>
      </w:pPr>
    </w:p>
    <w:p w:rsidRPr="00D645B6" w:rsidR="00F11BC4" w:rsidDel="00DC12A4" w:rsidP="001D59AC" w:rsidRDefault="00F11BC4" w14:paraId="525230E1" w14:textId="7E6C851E">
      <w:pPr>
        <w:pStyle w:val="Normal0"/>
        <w:spacing w:line="360" w:lineRule="auto"/>
        <w:rPr>
          <w:del w:author="LauraPGM" w:date="2025-10-01T15:48:00Z" w:id="3130"/>
          <w:rFonts w:ascii="Calibri" w:hAnsi="Calibri" w:cs="Calibri"/>
          <w:rPrChange w:author="LauraPGM" w:date="2025-10-01T09:45:00Z" w:id="3131">
            <w:rPr>
              <w:del w:author="LauraPGM" w:date="2025-10-01T15:48:00Z" w:id="3132"/>
            </w:rPr>
          </w:rPrChange>
        </w:rPr>
      </w:pPr>
    </w:p>
    <w:p w:rsidRPr="00D645B6" w:rsidR="003648E2" w:rsidDel="00DC12A4" w:rsidP="001D59AC" w:rsidRDefault="005B6D0D" w14:paraId="0C988816" w14:textId="28E8554F">
      <w:pPr>
        <w:pStyle w:val="Normal0"/>
        <w:spacing w:line="360" w:lineRule="auto"/>
        <w:rPr>
          <w:del w:author="LauraPGM" w:date="2025-10-01T15:48:00Z" w:id="3133"/>
          <w:rFonts w:ascii="Calibri" w:hAnsi="Calibri" w:cs="Calibri"/>
          <w:rPrChange w:author="LauraPGM" w:date="2025-10-01T09:45:00Z" w:id="3134">
            <w:rPr>
              <w:del w:author="LauraPGM" w:date="2025-10-01T15:48:00Z" w:id="3135"/>
            </w:rPr>
          </w:rPrChange>
        </w:rPr>
      </w:pPr>
      <w:del w:author="LauraPGM" w:date="2025-10-01T15:48:00Z" w:id="3136">
        <w:r w:rsidRPr="00D645B6" w:rsidDel="00DC12A4">
          <w:rPr>
            <w:rFonts w:ascii="Calibri" w:hAnsi="Calibri" w:cs="Calibri"/>
            <w:rPrChange w:author="LauraPGM" w:date="2025-10-01T09:45:00Z" w:id="3137">
              <w:rPr/>
            </w:rPrChange>
          </w:rPr>
          <w:delText>Este estado debe ser elaborado con precisión y con base en información real, ya que será el punto de partida para evaluar el desempeño financiero de la empresa a lo largo del tiempo.</w:delText>
        </w:r>
      </w:del>
    </w:p>
    <w:p w:rsidRPr="00D645B6" w:rsidR="00E41592" w:rsidDel="00DC12A4" w:rsidP="001D59AC" w:rsidRDefault="00E41592" w14:paraId="36F2C823" w14:textId="741D7AE8">
      <w:pPr>
        <w:pStyle w:val="Normal0"/>
        <w:spacing w:line="360" w:lineRule="auto"/>
        <w:rPr>
          <w:del w:author="LauraPGM" w:date="2025-10-01T15:48:00Z" w:id="3138"/>
          <w:rFonts w:ascii="Calibri" w:hAnsi="Calibri" w:cs="Calibri"/>
          <w:rPrChange w:author="LauraPGM" w:date="2025-10-01T09:45:00Z" w:id="3139">
            <w:rPr>
              <w:del w:author="LauraPGM" w:date="2025-10-01T15:48:00Z" w:id="3140"/>
            </w:rPr>
          </w:rPrChange>
        </w:rPr>
      </w:pPr>
    </w:p>
    <w:p w:rsidRPr="00D645B6" w:rsidR="00E41592" w:rsidDel="00DC12A4" w:rsidP="001D59AC" w:rsidRDefault="00E41592" w14:paraId="1AF4A68E" w14:textId="2A0113DD">
      <w:pPr>
        <w:pStyle w:val="Normal0"/>
        <w:spacing w:line="360" w:lineRule="auto"/>
        <w:rPr>
          <w:del w:author="LauraPGM" w:date="2025-10-01T15:48:00Z" w:id="3141"/>
          <w:rFonts w:ascii="Calibri" w:hAnsi="Calibri" w:cs="Calibri"/>
          <w:rPrChange w:author="LauraPGM" w:date="2025-10-01T09:45:00Z" w:id="3142">
            <w:rPr>
              <w:del w:author="LauraPGM" w:date="2025-10-01T15:48:00Z" w:id="3143"/>
            </w:rPr>
          </w:rPrChange>
        </w:rPr>
      </w:pPr>
    </w:p>
    <w:p w:rsidRPr="00D645B6" w:rsidR="003648E2" w:rsidDel="00DC12A4" w:rsidP="001D59AC" w:rsidRDefault="003648E2" w14:paraId="52A974BB" w14:textId="0663C940">
      <w:pPr>
        <w:pStyle w:val="Normal0"/>
        <w:spacing w:line="360" w:lineRule="auto"/>
        <w:rPr>
          <w:del w:author="LauraPGM" w:date="2025-10-01T15:48:00Z" w:id="3144"/>
          <w:rFonts w:ascii="Calibri" w:hAnsi="Calibri" w:cs="Calibri"/>
          <w:rPrChange w:author="LauraPGM" w:date="2025-10-01T09:45:00Z" w:id="3145">
            <w:rPr>
              <w:del w:author="LauraPGM" w:date="2025-10-01T15:48:00Z" w:id="3146"/>
            </w:rPr>
          </w:rPrChange>
        </w:rPr>
      </w:pPr>
    </w:p>
    <w:commentRangeStart w:id="3147"/>
    <w:p w:rsidRPr="00D645B6" w:rsidR="00EB710B" w:rsidDel="00DC12A4" w:rsidP="001D59AC" w:rsidRDefault="003648E2" w14:paraId="1FD4CA7F" w14:textId="3BD3CE84">
      <w:pPr>
        <w:pStyle w:val="Normal0"/>
        <w:spacing w:line="360" w:lineRule="auto"/>
        <w:rPr>
          <w:del w:author="LauraPGM" w:date="2025-10-01T15:48:00Z" w:id="3148"/>
          <w:rFonts w:ascii="Calibri" w:hAnsi="Calibri" w:cs="Calibri"/>
          <w:rPrChange w:author="LauraPGM" w:date="2025-10-01T09:45:00Z" w:id="3149">
            <w:rPr>
              <w:del w:author="LauraPGM" w:date="2025-10-01T15:48:00Z" w:id="3150"/>
            </w:rPr>
          </w:rPrChange>
        </w:rPr>
      </w:pPr>
      <w:del w:author="LauraPGM" w:date="2025-10-01T15:48:00Z" w:id="3151">
        <w:r w:rsidRPr="00D645B6" w:rsidDel="00DC12A4">
          <w:rPr>
            <w:rFonts w:ascii="Calibri" w:hAnsi="Calibri" w:cs="Calibri"/>
            <w:noProof/>
            <w:lang w:eastAsia="es-CO"/>
            <w:rPrChange w:author="LauraPGM" w:date="2025-10-01T09:45:00Z" w:id="3152">
              <w:rPr>
                <w:noProof/>
                <w:lang w:eastAsia="es-CO"/>
              </w:rPr>
            </w:rPrChange>
          </w:rPr>
          <mc:AlternateContent>
            <mc:Choice Requires="wps">
              <w:drawing>
                <wp:anchor distT="0" distB="0" distL="114300" distR="114300" simplePos="0" relativeHeight="251680768" behindDoc="1" locked="0" layoutInCell="1" allowOverlap="1" wp14:anchorId="0B03317E" wp14:editId="039C6DD1">
                  <wp:simplePos x="0" y="0"/>
                  <wp:positionH relativeFrom="column">
                    <wp:posOffset>-72976</wp:posOffset>
                  </wp:positionH>
                  <wp:positionV relativeFrom="paragraph">
                    <wp:posOffset>196556</wp:posOffset>
                  </wp:positionV>
                  <wp:extent cx="6091311" cy="1519311"/>
                  <wp:effectExtent l="57150" t="19050" r="81280" b="100330"/>
                  <wp:wrapNone/>
                  <wp:docPr id="26" name="Rectángulo 26"/>
                  <wp:cNvGraphicFramePr/>
                  <a:graphic xmlns:a="http://schemas.openxmlformats.org/drawingml/2006/main">
                    <a:graphicData uri="http://schemas.microsoft.com/office/word/2010/wordprocessingShape">
                      <wps:wsp>
                        <wps:cNvSpPr/>
                        <wps:spPr>
                          <a:xfrm>
                            <a:off x="0" y="0"/>
                            <a:ext cx="6091311" cy="1519311"/>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9434162">
                <v:rect id="Rectángulo 26" style="position:absolute;margin-left:-5.75pt;margin-top:15.5pt;width:479.65pt;height:119.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color="#4579b8 [3044]" w14:anchorId="62DDA3B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">
                  <v:shadow on="t" color="black" opacity="22937f" offset="0,.63889mm" origin=",.5"/>
                </v:rect>
              </w:pict>
            </mc:Fallback>
          </mc:AlternateContent>
        </w:r>
        <w:commentRangeEnd w:id="3147"/>
        <w:r w:rsidRPr="00D645B6" w:rsidDel="00DC12A4" w:rsidR="00EB710B">
          <w:rPr>
            <w:rStyle w:val="Refdecomentario"/>
            <w:rFonts w:ascii="Calibri" w:hAnsi="Calibri" w:cs="Calibri"/>
            <w:sz w:val="22"/>
            <w:szCs w:val="22"/>
            <w:rPrChange w:author="LauraPGM" w:date="2025-10-01T09:45:00Z" w:id="3153">
              <w:rPr>
                <w:rStyle w:val="Refdecomentario"/>
                <w:sz w:val="22"/>
                <w:szCs w:val="22"/>
              </w:rPr>
            </w:rPrChange>
          </w:rPr>
          <w:commentReference w:id="3147"/>
        </w:r>
      </w:del>
    </w:p>
    <w:p w:rsidRPr="00D645B6" w:rsidR="00584AF2" w:rsidDel="00DC12A4" w:rsidP="001D59AC" w:rsidRDefault="00584AF2" w14:paraId="61A145AB" w14:textId="56A22BB0">
      <w:pPr>
        <w:pStyle w:val="Normal0"/>
        <w:spacing w:line="360" w:lineRule="auto"/>
        <w:jc w:val="center"/>
        <w:rPr>
          <w:del w:author="LauraPGM" w:date="2025-10-01T15:48:00Z" w:id="3154"/>
          <w:rFonts w:ascii="Calibri" w:hAnsi="Calibri" w:cs="Calibri"/>
          <w:rPrChange w:author="LauraPGM" w:date="2025-10-01T09:45:00Z" w:id="3155">
            <w:rPr>
              <w:del w:author="LauraPGM" w:date="2025-10-01T15:48:00Z" w:id="3156"/>
            </w:rPr>
          </w:rPrChange>
        </w:rPr>
      </w:pPr>
      <w:del w:author="LauraPGM" w:date="2025-10-01T15:48:00Z" w:id="3157">
        <w:r w:rsidRPr="00D645B6" w:rsidDel="00DC12A4">
          <w:rPr>
            <w:rFonts w:ascii="Calibri" w:hAnsi="Calibri" w:cs="Calibri"/>
            <w:highlight w:val="green"/>
            <w:rPrChange w:author="LauraPGM" w:date="2025-10-01T09:45:00Z" w:id="3158">
              <w:rPr>
                <w:highlight w:val="green"/>
              </w:rPr>
            </w:rPrChange>
          </w:rPr>
          <w:delText>LLAMADO A LA ACCION</w:delText>
        </w:r>
      </w:del>
    </w:p>
    <w:p w:rsidRPr="00D645B6" w:rsidR="00584AF2" w:rsidDel="00DC12A4" w:rsidP="001D59AC" w:rsidRDefault="00584AF2" w14:paraId="666378FE" w14:textId="2672D88E">
      <w:pPr>
        <w:pStyle w:val="Normal0"/>
        <w:spacing w:line="360" w:lineRule="auto"/>
        <w:rPr>
          <w:del w:author="LauraPGM" w:date="2025-10-01T15:48:00Z" w:id="3159"/>
          <w:rFonts w:ascii="Calibri" w:hAnsi="Calibri" w:cs="Calibri"/>
          <w:rPrChange w:author="LauraPGM" w:date="2025-10-01T09:45:00Z" w:id="3160">
            <w:rPr>
              <w:del w:author="LauraPGM" w:date="2025-10-01T15:48:00Z" w:id="3161"/>
            </w:rPr>
          </w:rPrChange>
        </w:rPr>
      </w:pPr>
      <w:del w:author="LauraPGM" w:date="2025-10-01T15:48:00Z" w:id="3162">
        <w:r w:rsidRPr="00D645B6" w:rsidDel="00DC12A4">
          <w:rPr>
            <w:rFonts w:ascii="Calibri" w:hAnsi="Calibri" w:cs="Calibri"/>
            <w:rPrChange w:author="LauraPGM" w:date="2025-10-01T09:45:00Z" w:id="3163">
              <w:rPr/>
            </w:rPrChange>
          </w:rPr>
          <w:delText xml:space="preserve">Balance inicial </w:delText>
        </w:r>
      </w:del>
    </w:p>
    <w:p w:rsidRPr="00D645B6" w:rsidR="00584AF2" w:rsidDel="00DC12A4" w:rsidP="001D59AC" w:rsidRDefault="00584AF2" w14:paraId="42984387" w14:textId="1EEA7C5B">
      <w:pPr>
        <w:pStyle w:val="Normal0"/>
        <w:spacing w:line="360" w:lineRule="auto"/>
        <w:rPr>
          <w:del w:author="LauraPGM" w:date="2025-10-01T15:48:00Z" w:id="3164"/>
          <w:rFonts w:ascii="Calibri" w:hAnsi="Calibri" w:cs="Calibri"/>
          <w:rPrChange w:author="LauraPGM" w:date="2025-10-01T09:45:00Z" w:id="3165">
            <w:rPr>
              <w:del w:author="LauraPGM" w:date="2025-10-01T15:48:00Z" w:id="3166"/>
            </w:rPr>
          </w:rPrChange>
        </w:rPr>
      </w:pPr>
    </w:p>
    <w:p w:rsidRPr="00D645B6" w:rsidR="003648E2" w:rsidDel="00DC12A4" w:rsidP="001D59AC" w:rsidRDefault="00EB710B" w14:paraId="2F9D16FA" w14:textId="49CCD40E">
      <w:pPr>
        <w:pStyle w:val="Normal0"/>
        <w:spacing w:line="360" w:lineRule="auto"/>
        <w:rPr>
          <w:del w:author="LauraPGM" w:date="2025-10-01T15:48:00Z" w:id="3167"/>
          <w:rFonts w:ascii="Calibri" w:hAnsi="Calibri" w:cs="Calibri"/>
          <w:rPrChange w:author="LauraPGM" w:date="2025-10-01T09:45:00Z" w:id="3168">
            <w:rPr>
              <w:del w:author="LauraPGM" w:date="2025-10-01T15:48:00Z" w:id="3169"/>
            </w:rPr>
          </w:rPrChange>
        </w:rPr>
      </w:pPr>
      <w:del w:author="LauraPGM" w:date="2025-10-01T15:48:00Z" w:id="3170">
        <w:r w:rsidRPr="00D645B6" w:rsidDel="00DC12A4">
          <w:rPr>
            <w:rFonts w:ascii="Calibri" w:hAnsi="Calibri" w:cs="Calibri"/>
            <w:rPrChange w:author="LauraPGM" w:date="2025-10-01T09:45:00Z" w:id="3171">
              <w:rPr/>
            </w:rPrChange>
          </w:rPr>
          <w:delText>Para fortalecer el tema anteriormente plasmado, se presenta el siguiente video</w:delText>
        </w:r>
        <w:r w:rsidRPr="00D645B6" w:rsidDel="00DC12A4" w:rsidR="00584AF2">
          <w:rPr>
            <w:rFonts w:ascii="Calibri" w:hAnsi="Calibri" w:cs="Calibri"/>
            <w:rPrChange w:author="LauraPGM" w:date="2025-10-01T09:45:00Z" w:id="3172">
              <w:rPr/>
            </w:rPrChange>
          </w:rPr>
          <w:delText xml:space="preserve">: </w:delText>
        </w:r>
      </w:del>
    </w:p>
    <w:p w:rsidRPr="00D645B6" w:rsidR="0083758A" w:rsidDel="00DC12A4" w:rsidP="001D59AC" w:rsidRDefault="0083758A" w14:paraId="16466D5C" w14:textId="51F00084">
      <w:pPr>
        <w:pStyle w:val="Normal0"/>
        <w:spacing w:line="360" w:lineRule="auto"/>
        <w:jc w:val="both"/>
        <w:rPr>
          <w:del w:author="LauraPGM" w:date="2025-10-01T15:48:00Z" w:id="3173"/>
          <w:rFonts w:ascii="Calibri" w:hAnsi="Calibri" w:cs="Calibri"/>
          <w:rPrChange w:author="LauraPGM" w:date="2025-10-01T09:45:00Z" w:id="3174">
            <w:rPr>
              <w:del w:author="LauraPGM" w:date="2025-10-01T15:48:00Z" w:id="3175"/>
            </w:rPr>
          </w:rPrChange>
        </w:rPr>
      </w:pPr>
    </w:p>
    <w:p w:rsidRPr="00D645B6" w:rsidR="00EB710B" w:rsidDel="00DC12A4" w:rsidP="001D59AC" w:rsidRDefault="00EB710B" w14:paraId="7F043AC6" w14:textId="7F50A336">
      <w:pPr>
        <w:pStyle w:val="Normal0"/>
        <w:spacing w:line="360" w:lineRule="auto"/>
        <w:jc w:val="both"/>
        <w:rPr>
          <w:del w:author="LauraPGM" w:date="2025-10-01T15:48:00Z" w:id="3176"/>
          <w:rFonts w:ascii="Calibri" w:hAnsi="Calibri" w:cs="Calibri"/>
          <w:b/>
          <w:rPrChange w:author="LauraPGM" w:date="2025-10-01T09:45:00Z" w:id="3177">
            <w:rPr>
              <w:del w:author="LauraPGM" w:date="2025-10-01T15:48:00Z" w:id="3178"/>
              <w:b/>
            </w:rPr>
          </w:rPrChange>
        </w:rPr>
      </w:pPr>
    </w:p>
    <w:p w:rsidRPr="00D645B6" w:rsidR="00584AF2" w:rsidDel="00DC12A4" w:rsidP="001D59AC" w:rsidRDefault="00584AF2" w14:paraId="3AC98C59" w14:textId="539257F6">
      <w:pPr>
        <w:pStyle w:val="Normal0"/>
        <w:spacing w:line="360" w:lineRule="auto"/>
        <w:jc w:val="both"/>
        <w:rPr>
          <w:del w:author="LauraPGM" w:date="2025-10-01T15:48:00Z" w:id="3179"/>
          <w:rFonts w:ascii="Calibri" w:hAnsi="Calibri" w:cs="Calibri"/>
          <w:b/>
          <w:rPrChange w:author="LauraPGM" w:date="2025-10-01T09:45:00Z" w:id="3180">
            <w:rPr>
              <w:del w:author="LauraPGM" w:date="2025-10-01T15:48:00Z" w:id="3181"/>
              <w:b/>
            </w:rPr>
          </w:rPrChange>
        </w:rPr>
      </w:pPr>
    </w:p>
    <w:p w:rsidRPr="00D645B6" w:rsidR="0083758A" w:rsidDel="00DC12A4" w:rsidP="001D59AC" w:rsidRDefault="005B6D0D" w14:paraId="26DE2F26" w14:textId="15577855">
      <w:pPr>
        <w:pStyle w:val="Normal0"/>
        <w:spacing w:line="360" w:lineRule="auto"/>
        <w:jc w:val="both"/>
        <w:rPr>
          <w:del w:author="LauraPGM" w:date="2025-10-01T15:48:00Z" w:id="3182"/>
          <w:rFonts w:ascii="Calibri" w:hAnsi="Calibri" w:cs="Calibri"/>
          <w:b/>
          <w:rPrChange w:author="LauraPGM" w:date="2025-10-01T09:45:00Z" w:id="3183">
            <w:rPr>
              <w:del w:author="LauraPGM" w:date="2025-10-01T15:48:00Z" w:id="3184"/>
              <w:b/>
            </w:rPr>
          </w:rPrChange>
        </w:rPr>
      </w:pPr>
      <w:del w:author="LauraPGM" w:date="2025-10-01T15:48:00Z" w:id="3185">
        <w:r w:rsidRPr="00D645B6" w:rsidDel="00DC12A4">
          <w:rPr>
            <w:rFonts w:ascii="Calibri" w:hAnsi="Calibri" w:cs="Calibri"/>
            <w:b/>
            <w:rPrChange w:author="LauraPGM" w:date="2025-10-01T09:45:00Z" w:id="3186">
              <w:rPr>
                <w:b/>
              </w:rPr>
            </w:rPrChange>
          </w:rPr>
          <w:delText>2.2.</w:delText>
        </w:r>
        <w:r w:rsidRPr="00D645B6" w:rsidDel="00DC12A4" w:rsidR="000D11FE">
          <w:rPr>
            <w:rFonts w:ascii="Calibri" w:hAnsi="Calibri" w:cs="Calibri"/>
            <w:b/>
            <w:rPrChange w:author="LauraPGM" w:date="2025-10-01T09:45:00Z" w:id="3187">
              <w:rPr>
                <w:b/>
              </w:rPr>
            </w:rPrChange>
          </w:rPr>
          <w:delText xml:space="preserve"> Flujo de caja o efectivo</w:delText>
        </w:r>
      </w:del>
    </w:p>
    <w:p w:rsidRPr="00D645B6" w:rsidR="0067113E" w:rsidDel="00DC12A4" w:rsidP="001D59AC" w:rsidRDefault="0067113E" w14:paraId="16BA0E97" w14:textId="57B01970">
      <w:pPr>
        <w:pStyle w:val="Normal0"/>
        <w:spacing w:line="360" w:lineRule="auto"/>
        <w:rPr>
          <w:del w:author="LauraPGM" w:date="2025-10-01T15:48:00Z" w:id="3188"/>
          <w:rFonts w:ascii="Calibri" w:hAnsi="Calibri" w:cs="Calibri"/>
          <w:b/>
          <w:rPrChange w:author="LauraPGM" w:date="2025-10-01T09:45:00Z" w:id="3189">
            <w:rPr>
              <w:del w:author="LauraPGM" w:date="2025-10-01T15:48:00Z" w:id="3190"/>
              <w:b/>
            </w:rPr>
          </w:rPrChange>
        </w:rPr>
      </w:pPr>
    </w:p>
    <w:p w:rsidRPr="00D645B6" w:rsidR="008524BE" w:rsidDel="00DC12A4" w:rsidP="001D59AC" w:rsidRDefault="008524BE" w14:paraId="5D021243" w14:textId="56F38D94">
      <w:pPr>
        <w:pStyle w:val="Normal0"/>
        <w:spacing w:line="360" w:lineRule="auto"/>
        <w:rPr>
          <w:del w:author="LauraPGM" w:date="2025-10-01T15:48:00Z" w:id="3191"/>
          <w:rFonts w:ascii="Calibri" w:hAnsi="Calibri" w:cs="Calibri"/>
          <w:rPrChange w:author="LauraPGM" w:date="2025-10-01T09:45:00Z" w:id="3192">
            <w:rPr>
              <w:del w:author="LauraPGM" w:date="2025-10-01T15:48:00Z" w:id="3193"/>
            </w:rPr>
          </w:rPrChange>
        </w:rPr>
      </w:pPr>
      <w:del w:author="LauraPGM" w:date="2025-10-01T15:48:00Z" w:id="3194">
        <w:r w:rsidRPr="00D645B6" w:rsidDel="00DC12A4">
          <w:rPr>
            <w:rFonts w:ascii="Calibri" w:hAnsi="Calibri" w:cs="Calibri"/>
            <w:rPrChange w:author="LauraPGM" w:date="2025-10-01T09:45:00Z" w:id="3195">
              <w:rPr/>
            </w:rPrChange>
          </w:rPr>
          <w:delText xml:space="preserve">Toda empresa ofrece productos o servicios orientados a satisfacer las necesidades de un cliente específico. A cambio, recibe una </w:delText>
        </w:r>
        <w:r w:rsidRPr="00D645B6" w:rsidDel="00DC12A4">
          <w:rPr>
            <w:rFonts w:ascii="Calibri" w:hAnsi="Calibri" w:cs="Calibri"/>
            <w:bCs/>
            <w:rPrChange w:author="LauraPGM" w:date="2025-10-01T09:45:00Z" w:id="3196">
              <w:rPr>
                <w:bCs/>
              </w:rPr>
            </w:rPrChange>
          </w:rPr>
          <w:delText>compensación económica</w:delText>
        </w:r>
        <w:r w:rsidRPr="00D645B6" w:rsidDel="00DC12A4">
          <w:rPr>
            <w:rFonts w:ascii="Calibri" w:hAnsi="Calibri" w:cs="Calibri"/>
            <w:rPrChange w:author="LauraPGM" w:date="2025-10-01T09:45:00Z" w:id="3197">
              <w:rPr/>
            </w:rPrChange>
          </w:rPr>
          <w:delText xml:space="preserve"> que constituye sus </w:delText>
        </w:r>
        <w:r w:rsidRPr="00D645B6" w:rsidDel="00DC12A4">
          <w:rPr>
            <w:rFonts w:ascii="Calibri" w:hAnsi="Calibri" w:cs="Calibri"/>
            <w:bCs/>
            <w:rPrChange w:author="LauraPGM" w:date="2025-10-01T09:45:00Z" w:id="3198">
              <w:rPr>
                <w:bCs/>
              </w:rPr>
            </w:rPrChange>
          </w:rPr>
          <w:delText>ingresos</w:delText>
        </w:r>
        <w:r w:rsidRPr="00D645B6" w:rsidDel="00DC12A4">
          <w:rPr>
            <w:rFonts w:ascii="Calibri" w:hAnsi="Calibri" w:cs="Calibri"/>
            <w:rPrChange w:author="LauraPGM" w:date="2025-10-01T09:45:00Z" w:id="3199">
              <w:rPr/>
            </w:rPrChange>
          </w:rPr>
          <w:delText xml:space="preserve">. Estos ingresos son fundamentales para garantizar la continuidad del negocio, mantener la </w:delText>
        </w:r>
        <w:r w:rsidRPr="00D645B6" w:rsidDel="00DC12A4">
          <w:rPr>
            <w:rFonts w:ascii="Calibri" w:hAnsi="Calibri" w:cs="Calibri"/>
            <w:bCs/>
            <w:rPrChange w:author="LauraPGM" w:date="2025-10-01T09:45:00Z" w:id="3200">
              <w:rPr>
                <w:bCs/>
              </w:rPr>
            </w:rPrChange>
          </w:rPr>
          <w:delText>estabilidad financiera</w:delText>
        </w:r>
        <w:r w:rsidRPr="00D645B6" w:rsidDel="00DC12A4">
          <w:rPr>
            <w:rFonts w:ascii="Calibri" w:hAnsi="Calibri" w:cs="Calibri"/>
            <w:rPrChange w:author="LauraPGM" w:date="2025-10-01T09:45:00Z" w:id="3201">
              <w:rPr/>
            </w:rPrChange>
          </w:rPr>
          <w:delText xml:space="preserve"> y asegurar la rentabilidad esperada por los socios, así como el bienestar de los colaboradores.</w:delText>
        </w:r>
      </w:del>
    </w:p>
    <w:p w:rsidRPr="00D645B6" w:rsidR="008524BE" w:rsidDel="00DC12A4" w:rsidP="001D59AC" w:rsidRDefault="008524BE" w14:paraId="09266037" w14:textId="588B3E6E">
      <w:pPr>
        <w:pStyle w:val="Normal0"/>
        <w:spacing w:line="360" w:lineRule="auto"/>
        <w:rPr>
          <w:del w:author="LauraPGM" w:date="2025-10-01T15:48:00Z" w:id="3202"/>
          <w:rFonts w:ascii="Calibri" w:hAnsi="Calibri" w:cs="Calibri"/>
          <w:rPrChange w:author="LauraPGM" w:date="2025-10-01T09:45:00Z" w:id="3203">
            <w:rPr>
              <w:del w:author="LauraPGM" w:date="2025-10-01T15:48:00Z" w:id="3204"/>
            </w:rPr>
          </w:rPrChange>
        </w:rPr>
      </w:pPr>
    </w:p>
    <w:p w:rsidRPr="00D645B6" w:rsidR="008524BE" w:rsidDel="00DC12A4" w:rsidP="001D59AC" w:rsidRDefault="008524BE" w14:paraId="33836C62" w14:textId="2A7D045E">
      <w:pPr>
        <w:pStyle w:val="Normal0"/>
        <w:spacing w:line="360" w:lineRule="auto"/>
        <w:rPr>
          <w:del w:author="LauraPGM" w:date="2025-10-01T15:48:00Z" w:id="3205"/>
          <w:rFonts w:ascii="Calibri" w:hAnsi="Calibri" w:cs="Calibri"/>
          <w:rPrChange w:author="LauraPGM" w:date="2025-10-01T09:45:00Z" w:id="3206">
            <w:rPr>
              <w:del w:author="LauraPGM" w:date="2025-10-01T15:48:00Z" w:id="3207"/>
            </w:rPr>
          </w:rPrChange>
        </w:rPr>
      </w:pPr>
      <w:del w:author="LauraPGM" w:date="2025-10-01T15:48:00Z" w:id="3208">
        <w:r w:rsidRPr="00D645B6" w:rsidDel="00DC12A4">
          <w:rPr>
            <w:rFonts w:ascii="Calibri" w:hAnsi="Calibri" w:cs="Calibri"/>
            <w:rPrChange w:author="LauraPGM" w:date="2025-10-01T09:45:00Z" w:id="3209">
              <w:rPr/>
            </w:rPrChange>
          </w:rPr>
          <w:delText xml:space="preserve">Sin embargo, tener ingresos elevados no es suficiente para garantizar la sostenibilidad. Si los </w:delText>
        </w:r>
        <w:r w:rsidRPr="00D645B6" w:rsidDel="00DC12A4">
          <w:rPr>
            <w:rFonts w:ascii="Calibri" w:hAnsi="Calibri" w:cs="Calibri"/>
            <w:bCs/>
            <w:rPrChange w:author="LauraPGM" w:date="2025-10-01T09:45:00Z" w:id="3210">
              <w:rPr>
                <w:bCs/>
              </w:rPr>
            </w:rPrChange>
          </w:rPr>
          <w:delText>egresos</w:delText>
        </w:r>
        <w:r w:rsidRPr="00D645B6" w:rsidDel="00DC12A4">
          <w:rPr>
            <w:rFonts w:ascii="Calibri" w:hAnsi="Calibri" w:cs="Calibri"/>
            <w:rPrChange w:author="LauraPGM" w:date="2025-10-01T09:45:00Z" w:id="3211">
              <w:rPr/>
            </w:rPrChange>
          </w:rPr>
          <w:delText>, es decir, los costos y gastos operativos, superan los ingresos, la empresa podría enfrentar dificultades financieras que comprometan su permanencia en el mercado. Los egresos incluyen pagos por materias primas, salarios, servicios, suministros, mantenimiento y todos aquellos elementos necesarios para el funcionamiento diario del negocio.</w:delText>
        </w:r>
      </w:del>
    </w:p>
    <w:p w:rsidRPr="00D645B6" w:rsidR="008524BE" w:rsidDel="00DC12A4" w:rsidP="001D59AC" w:rsidRDefault="008524BE" w14:paraId="2045E191" w14:textId="191D42A6">
      <w:pPr>
        <w:pStyle w:val="Normal0"/>
        <w:spacing w:line="360" w:lineRule="auto"/>
        <w:rPr>
          <w:del w:author="LauraPGM" w:date="2025-10-01T15:48:00Z" w:id="3212"/>
          <w:rFonts w:ascii="Calibri" w:hAnsi="Calibri" w:cs="Calibri"/>
          <w:rPrChange w:author="LauraPGM" w:date="2025-10-01T09:45:00Z" w:id="3213">
            <w:rPr>
              <w:del w:author="LauraPGM" w:date="2025-10-01T15:48:00Z" w:id="3214"/>
            </w:rPr>
          </w:rPrChange>
        </w:rPr>
      </w:pPr>
    </w:p>
    <w:p w:rsidRPr="00D645B6" w:rsidR="008524BE" w:rsidDel="00DC12A4" w:rsidP="001D59AC" w:rsidRDefault="008524BE" w14:paraId="53E1AF7C" w14:textId="30582C47">
      <w:pPr>
        <w:pStyle w:val="Normal0"/>
        <w:spacing w:line="360" w:lineRule="auto"/>
        <w:rPr>
          <w:del w:author="LauraPGM" w:date="2025-10-01T15:48:00Z" w:id="3215"/>
          <w:rFonts w:ascii="Calibri" w:hAnsi="Calibri" w:cs="Calibri"/>
          <w:rPrChange w:author="LauraPGM" w:date="2025-10-01T09:45:00Z" w:id="3216">
            <w:rPr>
              <w:del w:author="LauraPGM" w:date="2025-10-01T15:48:00Z" w:id="3217"/>
            </w:rPr>
          </w:rPrChange>
        </w:rPr>
      </w:pPr>
      <w:del w:author="LauraPGM" w:date="2025-10-01T15:48:00Z" w:id="3218">
        <w:r w:rsidRPr="00D645B6" w:rsidDel="00DC12A4">
          <w:rPr>
            <w:rFonts w:ascii="Calibri" w:hAnsi="Calibri" w:cs="Calibri"/>
            <w:rPrChange w:author="LauraPGM" w:date="2025-10-01T09:45:00Z" w:id="3219">
              <w:rPr/>
            </w:rPrChange>
          </w:rPr>
          <w:delText xml:space="preserve">En este contexto, el </w:delText>
        </w:r>
        <w:r w:rsidRPr="00D645B6" w:rsidDel="00DC12A4">
          <w:rPr>
            <w:rFonts w:ascii="Calibri" w:hAnsi="Calibri" w:cs="Calibri"/>
            <w:bCs/>
            <w:rPrChange w:author="LauraPGM" w:date="2025-10-01T09:45:00Z" w:id="3220">
              <w:rPr>
                <w:bCs/>
              </w:rPr>
            </w:rPrChange>
          </w:rPr>
          <w:delText>flujo de caja</w:delText>
        </w:r>
        <w:r w:rsidRPr="00D645B6" w:rsidDel="00DC12A4">
          <w:rPr>
            <w:rFonts w:ascii="Calibri" w:hAnsi="Calibri" w:cs="Calibri"/>
            <w:rPrChange w:author="LauraPGM" w:date="2025-10-01T09:45:00Z" w:id="3221">
              <w:rPr/>
            </w:rPrChange>
          </w:rPr>
          <w:delText xml:space="preserve"> (también conocido como </w:delText>
        </w:r>
        <w:r w:rsidRPr="00D645B6" w:rsidDel="00DC12A4">
          <w:rPr>
            <w:rFonts w:ascii="Calibri" w:hAnsi="Calibri" w:cs="Calibri"/>
            <w:bCs/>
            <w:rPrChange w:author="LauraPGM" w:date="2025-10-01T09:45:00Z" w:id="3222">
              <w:rPr>
                <w:bCs/>
              </w:rPr>
            </w:rPrChange>
          </w:rPr>
          <w:delText>flujo de efectivo</w:delText>
        </w:r>
        <w:r w:rsidRPr="00D645B6" w:rsidDel="00DC12A4">
          <w:rPr>
            <w:rFonts w:ascii="Calibri" w:hAnsi="Calibri" w:cs="Calibri"/>
            <w:rPrChange w:author="LauraPGM" w:date="2025-10-01T09:45:00Z" w:id="3223">
              <w:rPr/>
            </w:rPrChange>
          </w:rPr>
          <w:delText xml:space="preserve"> o </w:delText>
        </w:r>
        <w:r w:rsidRPr="00D645B6" w:rsidDel="00DC12A4">
          <w:rPr>
            <w:rFonts w:ascii="Calibri" w:hAnsi="Calibri" w:cs="Calibri"/>
            <w:bCs/>
            <w:rPrChange w:author="LauraPGM" w:date="2025-10-01T09:45:00Z" w:id="3224">
              <w:rPr>
                <w:bCs/>
              </w:rPr>
            </w:rPrChange>
          </w:rPr>
          <w:delText>flujo de tesorería</w:delText>
        </w:r>
        <w:r w:rsidRPr="00D645B6" w:rsidDel="00DC12A4">
          <w:rPr>
            <w:rFonts w:ascii="Calibri" w:hAnsi="Calibri" w:cs="Calibri"/>
            <w:rPrChange w:author="LauraPGM" w:date="2025-10-01T09:45:00Z" w:id="3225">
              <w:rPr/>
            </w:rPrChange>
          </w:rPr>
          <w:delText xml:space="preserve">) se convierte en una herramienta clave de análisis. Representa la relación entre los </w:delText>
        </w:r>
        <w:r w:rsidRPr="00D645B6" w:rsidDel="00DC12A4">
          <w:rPr>
            <w:rFonts w:ascii="Calibri" w:hAnsi="Calibri" w:cs="Calibri"/>
            <w:bCs/>
            <w:rPrChange w:author="LauraPGM" w:date="2025-10-01T09:45:00Z" w:id="3226">
              <w:rPr>
                <w:bCs/>
              </w:rPr>
            </w:rPrChange>
          </w:rPr>
          <w:delText>ingresos y egresos</w:delText>
        </w:r>
        <w:r w:rsidRPr="00D645B6" w:rsidDel="00DC12A4">
          <w:rPr>
            <w:rFonts w:ascii="Calibri" w:hAnsi="Calibri" w:cs="Calibri"/>
            <w:rPrChange w:author="LauraPGM" w:date="2025-10-01T09:45:00Z" w:id="3227">
              <w:rPr/>
            </w:rPrChange>
          </w:rPr>
          <w:delText xml:space="preserve"> de dinero dentro de un periodo determinado, proporcionando una visión clara de la </w:delText>
        </w:r>
        <w:r w:rsidRPr="00D645B6" w:rsidDel="00DC12A4">
          <w:rPr>
            <w:rFonts w:ascii="Calibri" w:hAnsi="Calibri" w:cs="Calibri"/>
            <w:bCs/>
            <w:rPrChange w:author="LauraPGM" w:date="2025-10-01T09:45:00Z" w:id="3228">
              <w:rPr>
                <w:bCs/>
              </w:rPr>
            </w:rPrChange>
          </w:rPr>
          <w:delText>liquidez operativa</w:delText>
        </w:r>
        <w:r w:rsidRPr="00D645B6" w:rsidDel="00DC12A4">
          <w:rPr>
            <w:rFonts w:ascii="Calibri" w:hAnsi="Calibri" w:cs="Calibri"/>
            <w:rPrChange w:author="LauraPGM" w:date="2025-10-01T09:45:00Z" w:id="3229">
              <w:rPr/>
            </w:rPrChange>
          </w:rPr>
          <w:delText xml:space="preserve"> de la empresa. Es decir, permite saber si la empresa cuenta con el efectivo suficiente para cubrir sus compromisos a corto y largo plazo.</w:delText>
        </w:r>
      </w:del>
    </w:p>
    <w:p w:rsidRPr="00D645B6" w:rsidR="008524BE" w:rsidDel="00DC12A4" w:rsidP="001D59AC" w:rsidRDefault="008524BE" w14:paraId="33EB4B5F" w14:textId="41A7767C">
      <w:pPr>
        <w:pStyle w:val="Normal0"/>
        <w:spacing w:line="360" w:lineRule="auto"/>
        <w:rPr>
          <w:del w:author="LauraPGM" w:date="2025-10-01T15:48:00Z" w:id="3230"/>
          <w:rFonts w:ascii="Calibri" w:hAnsi="Calibri" w:cs="Calibri"/>
          <w:rPrChange w:author="LauraPGM" w:date="2025-10-01T09:45:00Z" w:id="3231">
            <w:rPr>
              <w:del w:author="LauraPGM" w:date="2025-10-01T15:48:00Z" w:id="3232"/>
            </w:rPr>
          </w:rPrChange>
        </w:rPr>
      </w:pPr>
    </w:p>
    <w:p w:rsidRPr="00D645B6" w:rsidR="008524BE" w:rsidDel="00DC12A4" w:rsidP="001D59AC" w:rsidRDefault="008524BE" w14:paraId="1416179E" w14:textId="5DA3C6EC">
      <w:pPr>
        <w:pStyle w:val="Normal0"/>
        <w:spacing w:line="360" w:lineRule="auto"/>
        <w:rPr>
          <w:del w:author="LauraPGM" w:date="2025-10-01T15:48:00Z" w:id="3233"/>
          <w:rFonts w:ascii="Calibri" w:hAnsi="Calibri" w:cs="Calibri"/>
          <w:rPrChange w:author="LauraPGM" w:date="2025-10-01T09:45:00Z" w:id="3234">
            <w:rPr>
              <w:del w:author="LauraPGM" w:date="2025-10-01T15:48:00Z" w:id="3235"/>
            </w:rPr>
          </w:rPrChange>
        </w:rPr>
      </w:pPr>
      <w:del w:author="LauraPGM" w:date="2025-10-01T15:48:00Z" w:id="3236">
        <w:r w:rsidRPr="00D645B6" w:rsidDel="00DC12A4">
          <w:rPr>
            <w:rFonts w:ascii="Calibri" w:hAnsi="Calibri" w:cs="Calibri"/>
            <w:rPrChange w:author="LauraPGM" w:date="2025-10-01T09:45:00Z" w:id="3237">
              <w:rPr/>
            </w:rPrChange>
          </w:rPr>
          <w:delText xml:space="preserve">El flujo de caja puede elaborarse tanto para periodos pasados como para periodos futuros. En el primer caso, se habla de un </w:delText>
        </w:r>
        <w:r w:rsidRPr="00D645B6" w:rsidDel="00DC12A4">
          <w:rPr>
            <w:rFonts w:ascii="Calibri" w:hAnsi="Calibri" w:cs="Calibri"/>
            <w:bCs/>
            <w:rPrChange w:author="LauraPGM" w:date="2025-10-01T09:45:00Z" w:id="3238">
              <w:rPr>
                <w:bCs/>
              </w:rPr>
            </w:rPrChange>
          </w:rPr>
          <w:delText>flujo de efectivo histórico</w:delText>
        </w:r>
        <w:r w:rsidRPr="00D645B6" w:rsidDel="00DC12A4">
          <w:rPr>
            <w:rFonts w:ascii="Calibri" w:hAnsi="Calibri" w:cs="Calibri"/>
            <w:rPrChange w:author="LauraPGM" w:date="2025-10-01T09:45:00Z" w:id="3239">
              <w:rPr/>
            </w:rPrChange>
          </w:rPr>
          <w:delText xml:space="preserve">, útil para el análisis contable y la revisión de resultados. En el segundo, se construye un </w:delText>
        </w:r>
        <w:r w:rsidRPr="00D645B6" w:rsidDel="00DC12A4">
          <w:rPr>
            <w:rFonts w:ascii="Calibri" w:hAnsi="Calibri" w:cs="Calibri"/>
            <w:bCs/>
            <w:rPrChange w:author="LauraPGM" w:date="2025-10-01T09:45:00Z" w:id="3240">
              <w:rPr>
                <w:bCs/>
              </w:rPr>
            </w:rPrChange>
          </w:rPr>
          <w:delText>flujo de efectivo proyectado o presupuestado</w:delText>
        </w:r>
        <w:r w:rsidRPr="00D645B6" w:rsidDel="00DC12A4">
          <w:rPr>
            <w:rFonts w:ascii="Calibri" w:hAnsi="Calibri" w:cs="Calibri"/>
            <w:rPrChange w:author="LauraPGM" w:date="2025-10-01T09:45:00Z" w:id="3241">
              <w:rPr/>
            </w:rPrChange>
          </w:rPr>
          <w:delText>, utilizado en la planificación financiera y la formulación de proyectos, ya que anticipa el comportamiento del efectivo en función de variables como ventas, costos, inversiones, gastos operacionales y necesidades de financiación.</w:delText>
        </w:r>
      </w:del>
    </w:p>
    <w:p w:rsidRPr="00D645B6" w:rsidR="008524BE" w:rsidDel="00DC12A4" w:rsidP="001D59AC" w:rsidRDefault="008524BE" w14:paraId="18D2ADFD" w14:textId="6F133FCC">
      <w:pPr>
        <w:pStyle w:val="Normal0"/>
        <w:spacing w:line="360" w:lineRule="auto"/>
        <w:rPr>
          <w:del w:author="LauraPGM" w:date="2025-10-01T15:48:00Z" w:id="3242"/>
          <w:rFonts w:ascii="Calibri" w:hAnsi="Calibri" w:cs="Calibri"/>
          <w:rPrChange w:author="LauraPGM" w:date="2025-10-01T09:45:00Z" w:id="3243">
            <w:rPr>
              <w:del w:author="LauraPGM" w:date="2025-10-01T15:48:00Z" w:id="3244"/>
            </w:rPr>
          </w:rPrChange>
        </w:rPr>
      </w:pPr>
    </w:p>
    <w:p w:rsidRPr="00D645B6" w:rsidR="008524BE" w:rsidDel="00DC12A4" w:rsidP="001D59AC" w:rsidRDefault="008524BE" w14:paraId="2E94CDA2" w14:textId="5A8C5A06">
      <w:pPr>
        <w:pStyle w:val="Normal0"/>
        <w:spacing w:line="360" w:lineRule="auto"/>
        <w:rPr>
          <w:del w:author="LauraPGM" w:date="2025-10-01T15:48:00Z" w:id="3245"/>
          <w:rFonts w:ascii="Calibri" w:hAnsi="Calibri" w:cs="Calibri"/>
          <w:rPrChange w:author="LauraPGM" w:date="2025-10-01T09:45:00Z" w:id="3246">
            <w:rPr>
              <w:del w:author="LauraPGM" w:date="2025-10-01T15:48:00Z" w:id="3247"/>
            </w:rPr>
          </w:rPrChange>
        </w:rPr>
      </w:pPr>
      <w:del w:author="LauraPGM" w:date="2025-10-01T15:48:00Z" w:id="3248">
        <w:r w:rsidRPr="00D645B6" w:rsidDel="00DC12A4">
          <w:rPr>
            <w:rFonts w:ascii="Calibri" w:hAnsi="Calibri" w:cs="Calibri"/>
            <w:rPrChange w:author="LauraPGM" w:date="2025-10-01T09:45:00Z" w:id="3249">
              <w:rPr/>
            </w:rPrChange>
          </w:rPr>
          <w:delText>Este estado financiero es especialmente valioso para:</w:delText>
        </w:r>
      </w:del>
    </w:p>
    <w:p w:rsidRPr="00D645B6" w:rsidR="008524BE" w:rsidDel="00DC12A4" w:rsidP="001D59AC" w:rsidRDefault="008524BE" w14:paraId="342F934B" w14:textId="55667670">
      <w:pPr>
        <w:pStyle w:val="Normal0"/>
        <w:spacing w:line="360" w:lineRule="auto"/>
        <w:rPr>
          <w:del w:author="LauraPGM" w:date="2025-10-01T15:48:00Z" w:id="3250"/>
          <w:rFonts w:ascii="Calibri" w:hAnsi="Calibri" w:cs="Calibri"/>
          <w:rPrChange w:author="LauraPGM" w:date="2025-10-01T09:45:00Z" w:id="3251">
            <w:rPr>
              <w:del w:author="LauraPGM" w:date="2025-10-01T15:48:00Z" w:id="3252"/>
            </w:rPr>
          </w:rPrChange>
        </w:rPr>
      </w:pPr>
    </w:p>
    <w:p w:rsidRPr="00D645B6" w:rsidR="008524BE" w:rsidDel="00DC12A4" w:rsidRDefault="008524BE" w14:paraId="1DA19366" w14:textId="56DA93DB">
      <w:pPr>
        <w:pStyle w:val="Normal0"/>
        <w:numPr>
          <w:ilvl w:val="0"/>
          <w:numId w:val="16"/>
        </w:numPr>
        <w:spacing w:line="360" w:lineRule="auto"/>
        <w:rPr>
          <w:del w:author="LauraPGM" w:date="2025-10-01T15:48:00Z" w:id="3253"/>
          <w:rFonts w:ascii="Calibri" w:hAnsi="Calibri" w:cs="Calibri"/>
          <w:rPrChange w:author="LauraPGM" w:date="2025-10-01T09:45:00Z" w:id="3254">
            <w:rPr>
              <w:del w:author="LauraPGM" w:date="2025-10-01T15:48:00Z" w:id="3255"/>
            </w:rPr>
          </w:rPrChange>
        </w:rPr>
        <w:pPrChange w:author="LauraPGM" w:date="2025-10-01T09:45:00Z" w:id="3256">
          <w:pPr>
            <w:pStyle w:val="Normal0"/>
            <w:numPr>
              <w:numId w:val="17"/>
            </w:numPr>
            <w:tabs>
              <w:tab w:val="num" w:pos="720"/>
            </w:tabs>
            <w:spacing w:line="360" w:lineRule="auto"/>
            <w:ind w:left="720" w:hanging="360"/>
          </w:pPr>
        </w:pPrChange>
      </w:pPr>
      <w:del w:author="LauraPGM" w:date="2025-10-01T15:48:00Z" w:id="3257">
        <w:r w:rsidRPr="00D645B6" w:rsidDel="00DC12A4">
          <w:rPr>
            <w:rFonts w:ascii="Calibri" w:hAnsi="Calibri" w:cs="Calibri"/>
            <w:rPrChange w:author="LauraPGM" w:date="2025-10-01T09:45:00Z" w:id="3258">
              <w:rPr/>
            </w:rPrChange>
          </w:rPr>
          <w:delText>Evaluar la capacidad de pago de la empresa.</w:delText>
        </w:r>
      </w:del>
    </w:p>
    <w:p w:rsidRPr="00D645B6" w:rsidR="008524BE" w:rsidDel="00DC12A4" w:rsidRDefault="008524BE" w14:paraId="5AA077D6" w14:textId="1A672B5A">
      <w:pPr>
        <w:pStyle w:val="Normal0"/>
        <w:numPr>
          <w:ilvl w:val="0"/>
          <w:numId w:val="16"/>
        </w:numPr>
        <w:spacing w:line="360" w:lineRule="auto"/>
        <w:rPr>
          <w:del w:author="LauraPGM" w:date="2025-10-01T15:48:00Z" w:id="3259"/>
          <w:rFonts w:ascii="Calibri" w:hAnsi="Calibri" w:cs="Calibri"/>
          <w:rPrChange w:author="LauraPGM" w:date="2025-10-01T09:45:00Z" w:id="3260">
            <w:rPr>
              <w:del w:author="LauraPGM" w:date="2025-10-01T15:48:00Z" w:id="3261"/>
            </w:rPr>
          </w:rPrChange>
        </w:rPr>
        <w:pPrChange w:author="LauraPGM" w:date="2025-10-01T09:45:00Z" w:id="3262">
          <w:pPr>
            <w:pStyle w:val="Normal0"/>
            <w:numPr>
              <w:numId w:val="17"/>
            </w:numPr>
            <w:tabs>
              <w:tab w:val="num" w:pos="720"/>
            </w:tabs>
            <w:spacing w:line="360" w:lineRule="auto"/>
            <w:ind w:left="720" w:hanging="360"/>
          </w:pPr>
        </w:pPrChange>
      </w:pPr>
      <w:del w:author="LauraPGM" w:date="2025-10-01T15:48:00Z" w:id="3263">
        <w:r w:rsidRPr="00D645B6" w:rsidDel="00DC12A4">
          <w:rPr>
            <w:rFonts w:ascii="Calibri" w:hAnsi="Calibri" w:cs="Calibri"/>
            <w:rPrChange w:author="LauraPGM" w:date="2025-10-01T09:45:00Z" w:id="3264">
              <w:rPr/>
            </w:rPrChange>
          </w:rPr>
          <w:delText>Determinar la necesidad de financiamiento externo.</w:delText>
        </w:r>
      </w:del>
    </w:p>
    <w:p w:rsidRPr="00D645B6" w:rsidR="008524BE" w:rsidDel="00DC12A4" w:rsidRDefault="008524BE" w14:paraId="59222708" w14:textId="02F6D9AA">
      <w:pPr>
        <w:pStyle w:val="Normal0"/>
        <w:numPr>
          <w:ilvl w:val="0"/>
          <w:numId w:val="16"/>
        </w:numPr>
        <w:spacing w:line="360" w:lineRule="auto"/>
        <w:rPr>
          <w:del w:author="LauraPGM" w:date="2025-10-01T15:48:00Z" w:id="3265"/>
          <w:rFonts w:ascii="Calibri" w:hAnsi="Calibri" w:cs="Calibri"/>
          <w:rPrChange w:author="LauraPGM" w:date="2025-10-01T09:45:00Z" w:id="3266">
            <w:rPr>
              <w:del w:author="LauraPGM" w:date="2025-10-01T15:48:00Z" w:id="3267"/>
            </w:rPr>
          </w:rPrChange>
        </w:rPr>
        <w:pPrChange w:author="LauraPGM" w:date="2025-10-01T09:45:00Z" w:id="3268">
          <w:pPr>
            <w:pStyle w:val="Normal0"/>
            <w:numPr>
              <w:numId w:val="17"/>
            </w:numPr>
            <w:tabs>
              <w:tab w:val="num" w:pos="720"/>
            </w:tabs>
            <w:spacing w:line="360" w:lineRule="auto"/>
            <w:ind w:left="720" w:hanging="360"/>
          </w:pPr>
        </w:pPrChange>
      </w:pPr>
      <w:del w:author="LauraPGM" w:date="2025-10-01T15:48:00Z" w:id="3269">
        <w:r w:rsidRPr="00D645B6" w:rsidDel="00DC12A4">
          <w:rPr>
            <w:rFonts w:ascii="Calibri" w:hAnsi="Calibri" w:cs="Calibri"/>
            <w:rPrChange w:author="LauraPGM" w:date="2025-10-01T09:45:00Z" w:id="3270">
              <w:rPr/>
            </w:rPrChange>
          </w:rPr>
          <w:delText>Analizar propuestas de crédito y evaluar la solvencia.</w:delText>
        </w:r>
      </w:del>
    </w:p>
    <w:p w:rsidRPr="00D645B6" w:rsidR="008524BE" w:rsidDel="00DC12A4" w:rsidRDefault="008524BE" w14:paraId="0E403307" w14:textId="55D99AD9">
      <w:pPr>
        <w:pStyle w:val="Normal0"/>
        <w:numPr>
          <w:ilvl w:val="0"/>
          <w:numId w:val="16"/>
        </w:numPr>
        <w:spacing w:line="360" w:lineRule="auto"/>
        <w:jc w:val="both"/>
        <w:rPr>
          <w:del w:author="LauraPGM" w:date="2025-10-01T15:48:00Z" w:id="3271"/>
          <w:rFonts w:ascii="Calibri" w:hAnsi="Calibri" w:cs="Calibri"/>
          <w:rPrChange w:author="LauraPGM" w:date="2025-10-01T09:45:00Z" w:id="3272">
            <w:rPr>
              <w:del w:author="LauraPGM" w:date="2025-10-01T15:48:00Z" w:id="3273"/>
            </w:rPr>
          </w:rPrChange>
        </w:rPr>
        <w:pPrChange w:author="LauraPGM" w:date="2025-10-01T09:45:00Z" w:id="3274">
          <w:pPr>
            <w:pStyle w:val="Normal0"/>
            <w:numPr>
              <w:numId w:val="17"/>
            </w:numPr>
            <w:tabs>
              <w:tab w:val="num" w:pos="720"/>
            </w:tabs>
            <w:spacing w:line="360" w:lineRule="auto"/>
            <w:ind w:left="720" w:hanging="360"/>
            <w:jc w:val="both"/>
          </w:pPr>
        </w:pPrChange>
      </w:pPr>
      <w:del w:author="LauraPGM" w:date="2025-10-01T15:48:00Z" w:id="3275">
        <w:r w:rsidRPr="00D645B6" w:rsidDel="00DC12A4">
          <w:rPr>
            <w:rFonts w:ascii="Calibri" w:hAnsi="Calibri" w:cs="Calibri"/>
            <w:rPrChange w:author="LauraPGM" w:date="2025-10-01T09:45:00Z" w:id="3276">
              <w:rPr/>
            </w:rPrChange>
          </w:rPr>
          <w:delText xml:space="preserve">Valorar la capacidad del proyecto para </w:delText>
        </w:r>
        <w:r w:rsidRPr="00D645B6" w:rsidDel="00DC12A4">
          <w:rPr>
            <w:rFonts w:ascii="Calibri" w:hAnsi="Calibri" w:cs="Calibri"/>
            <w:bCs/>
            <w:rPrChange w:author="LauraPGM" w:date="2025-10-01T09:45:00Z" w:id="3277">
              <w:rPr>
                <w:bCs/>
              </w:rPr>
            </w:rPrChange>
          </w:rPr>
          <w:delText>generar efectivo</w:delText>
        </w:r>
        <w:r w:rsidRPr="00D645B6" w:rsidDel="00DC12A4">
          <w:rPr>
            <w:rFonts w:ascii="Calibri" w:hAnsi="Calibri" w:cs="Calibri"/>
            <w:rPrChange w:author="LauraPGM" w:date="2025-10-01T09:45:00Z" w:id="3278">
              <w:rPr/>
            </w:rPrChange>
          </w:rPr>
          <w:delText>.</w:delText>
        </w:r>
      </w:del>
    </w:p>
    <w:p w:rsidRPr="00D645B6" w:rsidR="008524BE" w:rsidDel="00DC12A4" w:rsidRDefault="008524BE" w14:paraId="4FF25435" w14:textId="2E43A413">
      <w:pPr>
        <w:pStyle w:val="Normal0"/>
        <w:numPr>
          <w:ilvl w:val="0"/>
          <w:numId w:val="16"/>
        </w:numPr>
        <w:spacing w:line="360" w:lineRule="auto"/>
        <w:jc w:val="both"/>
        <w:rPr>
          <w:del w:author="LauraPGM" w:date="2025-10-01T15:48:00Z" w:id="3279"/>
          <w:rFonts w:ascii="Calibri" w:hAnsi="Calibri" w:cs="Calibri"/>
          <w:rPrChange w:author="LauraPGM" w:date="2025-10-01T09:45:00Z" w:id="3280">
            <w:rPr>
              <w:del w:author="LauraPGM" w:date="2025-10-01T15:48:00Z" w:id="3281"/>
            </w:rPr>
          </w:rPrChange>
        </w:rPr>
        <w:pPrChange w:author="LauraPGM" w:date="2025-10-01T09:45:00Z" w:id="3282">
          <w:pPr>
            <w:pStyle w:val="Normal0"/>
            <w:numPr>
              <w:numId w:val="17"/>
            </w:numPr>
            <w:tabs>
              <w:tab w:val="num" w:pos="720"/>
            </w:tabs>
            <w:spacing w:line="360" w:lineRule="auto"/>
            <w:ind w:left="720" w:hanging="360"/>
            <w:jc w:val="both"/>
          </w:pPr>
        </w:pPrChange>
      </w:pPr>
      <w:del w:author="LauraPGM" w:date="2025-10-01T15:48:00Z" w:id="3283">
        <w:r w:rsidRPr="00D645B6" w:rsidDel="00DC12A4">
          <w:rPr>
            <w:rFonts w:ascii="Calibri" w:hAnsi="Calibri" w:cs="Calibri"/>
            <w:rPrChange w:author="LauraPGM" w:date="2025-10-01T09:45:00Z" w:id="3284">
              <w:rPr/>
            </w:rPrChange>
          </w:rPr>
          <w:delText>Proyectar escenarios de inversión y sostenibilidad.</w:delText>
        </w:r>
      </w:del>
    </w:p>
    <w:p w:rsidRPr="00D645B6" w:rsidR="008524BE" w:rsidDel="00DC12A4" w:rsidP="001D59AC" w:rsidRDefault="008524BE" w14:paraId="0F6516FD" w14:textId="73FA476A">
      <w:pPr>
        <w:pStyle w:val="Normal0"/>
        <w:spacing w:line="360" w:lineRule="auto"/>
        <w:jc w:val="both"/>
        <w:rPr>
          <w:del w:author="LauraPGM" w:date="2025-10-01T15:48:00Z" w:id="3285"/>
          <w:rFonts w:ascii="Calibri" w:hAnsi="Calibri" w:cs="Calibri"/>
          <w:rPrChange w:author="LauraPGM" w:date="2025-10-01T09:45:00Z" w:id="3286">
            <w:rPr>
              <w:del w:author="LauraPGM" w:date="2025-10-01T15:48:00Z" w:id="3287"/>
            </w:rPr>
          </w:rPrChange>
        </w:rPr>
      </w:pPr>
    </w:p>
    <w:p w:rsidRPr="00D645B6" w:rsidR="008524BE" w:rsidDel="00DC12A4" w:rsidP="001D59AC" w:rsidRDefault="008524BE" w14:paraId="1E9545BB" w14:textId="7DD4B673">
      <w:pPr>
        <w:pStyle w:val="Normal0"/>
        <w:spacing w:line="360" w:lineRule="auto"/>
        <w:rPr>
          <w:del w:author="LauraPGM" w:date="2025-10-01T15:48:00Z" w:id="3288"/>
          <w:rFonts w:ascii="Calibri" w:hAnsi="Calibri" w:cs="Calibri"/>
          <w:rPrChange w:author="LauraPGM" w:date="2025-10-01T09:45:00Z" w:id="3289">
            <w:rPr>
              <w:del w:author="LauraPGM" w:date="2025-10-01T15:48:00Z" w:id="3290"/>
            </w:rPr>
          </w:rPrChange>
        </w:rPr>
      </w:pPr>
      <w:del w:author="LauraPGM" w:date="2025-10-01T15:48:00Z" w:id="3291">
        <w:r w:rsidRPr="00D645B6" w:rsidDel="00DC12A4">
          <w:rPr>
            <w:rFonts w:ascii="Calibri" w:hAnsi="Calibri" w:cs="Calibri"/>
            <w:rPrChange w:author="LauraPGM" w:date="2025-10-01T09:45:00Z" w:id="3292">
              <w:rPr/>
            </w:rPrChange>
          </w:rPr>
          <w:delText xml:space="preserve">El flujo de caja se interpreta como un indicador </w:delText>
        </w:r>
        <w:r w:rsidRPr="00D645B6" w:rsidDel="00DC12A4">
          <w:rPr>
            <w:rFonts w:ascii="Calibri" w:hAnsi="Calibri" w:cs="Calibri"/>
            <w:bCs/>
            <w:rPrChange w:author="LauraPGM" w:date="2025-10-01T09:45:00Z" w:id="3293">
              <w:rPr>
                <w:bCs/>
              </w:rPr>
            </w:rPrChange>
          </w:rPr>
          <w:delText>dinámico</w:delText>
        </w:r>
        <w:r w:rsidRPr="00D645B6" w:rsidDel="00DC12A4">
          <w:rPr>
            <w:rFonts w:ascii="Calibri" w:hAnsi="Calibri" w:cs="Calibri"/>
            <w:rPrChange w:author="LauraPGM" w:date="2025-10-01T09:45:00Z" w:id="3294">
              <w:rPr/>
            </w:rPrChange>
          </w:rPr>
          <w:delText xml:space="preserve">, ya que expresa el movimiento real del dinero. Generalmente, los </w:delText>
        </w:r>
        <w:r w:rsidRPr="00D645B6" w:rsidDel="00DC12A4">
          <w:rPr>
            <w:rFonts w:ascii="Calibri" w:hAnsi="Calibri" w:cs="Calibri"/>
            <w:bCs/>
            <w:rPrChange w:author="LauraPGM" w:date="2025-10-01T09:45:00Z" w:id="3295">
              <w:rPr>
                <w:bCs/>
              </w:rPr>
            </w:rPrChange>
          </w:rPr>
          <w:delText>ingresos se representan con el signo (+)</w:delText>
        </w:r>
        <w:r w:rsidRPr="00D645B6" w:rsidDel="00DC12A4">
          <w:rPr>
            <w:rFonts w:ascii="Calibri" w:hAnsi="Calibri" w:cs="Calibri"/>
            <w:rPrChange w:author="LauraPGM" w:date="2025-10-01T09:45:00Z" w:id="3296">
              <w:rPr/>
            </w:rPrChange>
          </w:rPr>
          <w:delText xml:space="preserve"> y los </w:delText>
        </w:r>
        <w:r w:rsidRPr="00D645B6" w:rsidDel="00DC12A4">
          <w:rPr>
            <w:rFonts w:ascii="Calibri" w:hAnsi="Calibri" w:cs="Calibri"/>
            <w:bCs/>
            <w:rPrChange w:author="LauraPGM" w:date="2025-10-01T09:45:00Z" w:id="3297">
              <w:rPr>
                <w:bCs/>
              </w:rPr>
            </w:rPrChange>
          </w:rPr>
          <w:delText>egresos con el signo (-)</w:delText>
        </w:r>
        <w:r w:rsidRPr="00D645B6" w:rsidDel="00DC12A4">
          <w:rPr>
            <w:rFonts w:ascii="Calibri" w:hAnsi="Calibri" w:cs="Calibri"/>
            <w:rPrChange w:author="LauraPGM" w:date="2025-10-01T09:45:00Z" w:id="3298">
              <w:rPr/>
            </w:rPrChange>
          </w:rPr>
          <w:delText>. Su análisis permite identificar excedentes o déficits de liquidez y tomar decisiones oportunas en cuanto a financiamiento, inversión o ajustes operativos.</w:delText>
        </w:r>
      </w:del>
    </w:p>
    <w:p w:rsidRPr="00D645B6" w:rsidR="008524BE" w:rsidDel="00DC12A4" w:rsidP="001D59AC" w:rsidRDefault="008524BE" w14:paraId="2032849B" w14:textId="64686405">
      <w:pPr>
        <w:pStyle w:val="Normal0"/>
        <w:spacing w:line="360" w:lineRule="auto"/>
        <w:jc w:val="both"/>
        <w:rPr>
          <w:del w:author="LauraPGM" w:date="2025-10-01T15:48:00Z" w:id="3299"/>
          <w:rFonts w:ascii="Calibri" w:hAnsi="Calibri" w:cs="Calibri"/>
          <w:rPrChange w:author="LauraPGM" w:date="2025-10-01T09:45:00Z" w:id="3300">
            <w:rPr>
              <w:del w:author="LauraPGM" w:date="2025-10-01T15:48:00Z" w:id="3301"/>
            </w:rPr>
          </w:rPrChange>
        </w:rPr>
      </w:pPr>
    </w:p>
    <w:p w:rsidRPr="00D645B6" w:rsidR="008524BE" w:rsidDel="00DC12A4" w:rsidP="001D59AC" w:rsidRDefault="008524BE" w14:paraId="5FA0CD8E" w14:textId="16B2973E">
      <w:pPr>
        <w:pStyle w:val="Normal0"/>
        <w:spacing w:line="360" w:lineRule="auto"/>
        <w:rPr>
          <w:del w:author="LauraPGM" w:date="2025-10-01T15:48:00Z" w:id="3302"/>
          <w:rFonts w:ascii="Calibri" w:hAnsi="Calibri" w:cs="Calibri"/>
          <w:rPrChange w:author="LauraPGM" w:date="2025-10-01T09:45:00Z" w:id="3303">
            <w:rPr>
              <w:del w:author="LauraPGM" w:date="2025-10-01T15:48:00Z" w:id="3304"/>
            </w:rPr>
          </w:rPrChange>
        </w:rPr>
      </w:pPr>
      <w:del w:author="LauraPGM" w:date="2025-10-01T15:48:00Z" w:id="3305">
        <w:r w:rsidRPr="00D645B6" w:rsidDel="00DC12A4">
          <w:rPr>
            <w:rFonts w:ascii="Calibri" w:hAnsi="Calibri" w:cs="Calibri"/>
            <w:rPrChange w:author="LauraPGM" w:date="2025-10-01T09:45:00Z" w:id="3306">
              <w:rPr/>
            </w:rPrChange>
          </w:rPr>
          <w:delText xml:space="preserve">Hoy en día, el </w:delText>
        </w:r>
        <w:r w:rsidRPr="00D645B6" w:rsidDel="00DC12A4">
          <w:rPr>
            <w:rFonts w:ascii="Calibri" w:hAnsi="Calibri" w:cs="Calibri"/>
            <w:bCs/>
            <w:rPrChange w:author="LauraPGM" w:date="2025-10-01T09:45:00Z" w:id="3307">
              <w:rPr>
                <w:bCs/>
              </w:rPr>
            </w:rPrChange>
          </w:rPr>
          <w:delText>valor de una empresa o proyecto</w:delText>
        </w:r>
        <w:r w:rsidRPr="00D645B6" w:rsidDel="00DC12A4">
          <w:rPr>
            <w:rFonts w:ascii="Calibri" w:hAnsi="Calibri" w:cs="Calibri"/>
            <w:rPrChange w:author="LauraPGM" w:date="2025-10-01T09:45:00Z" w:id="3308">
              <w:rPr/>
            </w:rPrChange>
          </w:rPr>
          <w:delText xml:space="preserve"> se entiende en gran medida como su </w:delText>
        </w:r>
        <w:r w:rsidRPr="00D645B6" w:rsidDel="00DC12A4">
          <w:rPr>
            <w:rFonts w:ascii="Calibri" w:hAnsi="Calibri" w:cs="Calibri"/>
            <w:bCs/>
            <w:rPrChange w:author="LauraPGM" w:date="2025-10-01T09:45:00Z" w:id="3309">
              <w:rPr>
                <w:bCs/>
              </w:rPr>
            </w:rPrChange>
          </w:rPr>
          <w:delText>capacidad de generar efectivo en el tiempo</w:delText>
        </w:r>
        <w:r w:rsidRPr="00D645B6" w:rsidDel="00DC12A4">
          <w:rPr>
            <w:rFonts w:ascii="Calibri" w:hAnsi="Calibri" w:cs="Calibri"/>
            <w:rPrChange w:author="LauraPGM" w:date="2025-10-01T09:45:00Z" w:id="3310">
              <w:rPr/>
            </w:rPrChange>
          </w:rPr>
          <w:delText xml:space="preserve">. De ahí que el flujo de caja sea base para calcular indicadores como el </w:delText>
        </w:r>
        <w:r w:rsidRPr="00D645B6" w:rsidDel="00DC12A4">
          <w:rPr>
            <w:rFonts w:ascii="Calibri" w:hAnsi="Calibri" w:cs="Calibri"/>
            <w:bCs/>
            <w:rPrChange w:author="LauraPGM" w:date="2025-10-01T09:45:00Z" w:id="3311">
              <w:rPr>
                <w:bCs/>
              </w:rPr>
            </w:rPrChange>
          </w:rPr>
          <w:delText>Valor Presente Neto (VPN)</w:delText>
        </w:r>
        <w:r w:rsidRPr="00D645B6" w:rsidDel="00DC12A4">
          <w:rPr>
            <w:rFonts w:ascii="Calibri" w:hAnsi="Calibri" w:cs="Calibri"/>
            <w:rPrChange w:author="LauraPGM" w:date="2025-10-01T09:45:00Z" w:id="3312">
              <w:rPr/>
            </w:rPrChange>
          </w:rPr>
          <w:delText xml:space="preserve"> o el </w:delText>
        </w:r>
        <w:r w:rsidRPr="00D645B6" w:rsidDel="00DC12A4">
          <w:rPr>
            <w:rFonts w:ascii="Calibri" w:hAnsi="Calibri" w:cs="Calibri"/>
            <w:bCs/>
            <w:rPrChange w:author="LauraPGM" w:date="2025-10-01T09:45:00Z" w:id="3313">
              <w:rPr>
                <w:bCs/>
              </w:rPr>
            </w:rPrChange>
          </w:rPr>
          <w:delText>Costo Anual Equivalente (CAE)</w:delText>
        </w:r>
        <w:r w:rsidRPr="00D645B6" w:rsidDel="00DC12A4">
          <w:rPr>
            <w:rFonts w:ascii="Calibri" w:hAnsi="Calibri" w:cs="Calibri"/>
            <w:rPrChange w:author="LauraPGM" w:date="2025-10-01T09:45:00Z" w:id="3314">
              <w:rPr/>
            </w:rPrChange>
          </w:rPr>
          <w:delText>, herramientas clave en la evaluación financiera.</w:delText>
        </w:r>
      </w:del>
    </w:p>
    <w:p w:rsidRPr="00D645B6" w:rsidR="00132B9E" w:rsidDel="00DC12A4" w:rsidP="001D59AC" w:rsidRDefault="00132B9E" w14:paraId="0F70338D" w14:textId="5C60DC12">
      <w:pPr>
        <w:pStyle w:val="Normal0"/>
        <w:spacing w:line="360" w:lineRule="auto"/>
        <w:rPr>
          <w:del w:author="LauraPGM" w:date="2025-10-01T15:48:00Z" w:id="3315"/>
          <w:rFonts w:ascii="Calibri" w:hAnsi="Calibri" w:cs="Calibri"/>
          <w:rPrChange w:author="LauraPGM" w:date="2025-10-01T09:45:00Z" w:id="3316">
            <w:rPr>
              <w:del w:author="LauraPGM" w:date="2025-10-01T15:48:00Z" w:id="3317"/>
            </w:rPr>
          </w:rPrChange>
        </w:rPr>
      </w:pPr>
    </w:p>
    <w:p w:rsidRPr="00D645B6" w:rsidR="008524BE" w:rsidDel="00DC12A4" w:rsidP="001D59AC" w:rsidRDefault="00132B9E" w14:paraId="49675DB9" w14:textId="2FD250EA">
      <w:pPr>
        <w:pStyle w:val="Normal0"/>
        <w:spacing w:line="360" w:lineRule="auto"/>
        <w:rPr>
          <w:del w:author="LauraPGM" w:date="2025-10-01T15:48:00Z" w:id="3318"/>
          <w:rFonts w:ascii="Calibri" w:hAnsi="Calibri" w:cs="Calibri"/>
          <w:rPrChange w:author="LauraPGM" w:date="2025-10-01T09:45:00Z" w:id="3319">
            <w:rPr>
              <w:del w:author="LauraPGM" w:date="2025-10-01T15:48:00Z" w:id="3320"/>
            </w:rPr>
          </w:rPrChange>
        </w:rPr>
      </w:pPr>
      <w:del w:author="LauraPGM" w:date="2025-10-01T15:48:00Z" w:id="3321">
        <w:r w:rsidRPr="00D645B6" w:rsidDel="00DC12A4">
          <w:rPr>
            <w:rFonts w:ascii="Calibri" w:hAnsi="Calibri" w:cs="Calibri"/>
            <w:bCs/>
            <w:rPrChange w:author="LauraPGM" w:date="2025-10-01T09:45:00Z" w:id="3322">
              <w:rPr>
                <w:bCs/>
              </w:rPr>
            </w:rPrChange>
          </w:rPr>
          <w:delText>P</w:delText>
        </w:r>
        <w:r w:rsidRPr="00D645B6" w:rsidDel="00DC12A4" w:rsidR="008524BE">
          <w:rPr>
            <w:rFonts w:ascii="Calibri" w:hAnsi="Calibri" w:cs="Calibri"/>
            <w:rPrChange w:author="LauraPGM" w:date="2025-10-01T09:45:00Z" w:id="3323">
              <w:rPr/>
            </w:rPrChange>
          </w:rPr>
          <w:delText>ara estructurar adecuadamente un flujo de efectivo proyectado, se deben incluir los siguientes elementos:</w:delText>
        </w:r>
      </w:del>
    </w:p>
    <w:p w:rsidRPr="00D645B6" w:rsidR="00132B9E" w:rsidDel="00DC12A4" w:rsidP="001D59AC" w:rsidRDefault="00132B9E" w14:paraId="3B49FE8A" w14:textId="3276F5E7">
      <w:pPr>
        <w:pStyle w:val="Normal0"/>
        <w:spacing w:line="360" w:lineRule="auto"/>
        <w:rPr>
          <w:del w:author="LauraPGM" w:date="2025-10-01T15:48:00Z" w:id="3324"/>
          <w:rFonts w:ascii="Calibri" w:hAnsi="Calibri" w:cs="Calibri"/>
          <w:bCs/>
          <w:rPrChange w:author="LauraPGM" w:date="2025-10-01T09:45:00Z" w:id="3325">
            <w:rPr>
              <w:del w:author="LauraPGM" w:date="2025-10-01T15:48:00Z" w:id="3326"/>
              <w:bCs/>
            </w:rPr>
          </w:rPrChange>
        </w:rPr>
      </w:pPr>
    </w:p>
    <w:p w:rsidRPr="00D645B6" w:rsidR="008524BE" w:rsidDel="00DC12A4" w:rsidRDefault="008524BE" w14:paraId="1D83602B" w14:textId="43316978">
      <w:pPr>
        <w:pStyle w:val="Normal0"/>
        <w:numPr>
          <w:ilvl w:val="0"/>
          <w:numId w:val="17"/>
        </w:numPr>
        <w:spacing w:line="360" w:lineRule="auto"/>
        <w:rPr>
          <w:del w:author="LauraPGM" w:date="2025-10-01T15:48:00Z" w:id="3327"/>
          <w:rFonts w:ascii="Calibri" w:hAnsi="Calibri" w:cs="Calibri"/>
          <w:rPrChange w:author="LauraPGM" w:date="2025-10-01T09:45:00Z" w:id="3328">
            <w:rPr>
              <w:del w:author="LauraPGM" w:date="2025-10-01T15:48:00Z" w:id="3329"/>
            </w:rPr>
          </w:rPrChange>
        </w:rPr>
        <w:pPrChange w:author="LauraPGM" w:date="2025-10-01T09:45:00Z" w:id="3330">
          <w:pPr>
            <w:pStyle w:val="Normal0"/>
            <w:numPr>
              <w:numId w:val="18"/>
            </w:numPr>
            <w:tabs>
              <w:tab w:val="num" w:pos="720"/>
            </w:tabs>
            <w:spacing w:line="360" w:lineRule="auto"/>
            <w:ind w:left="720" w:hanging="360"/>
          </w:pPr>
        </w:pPrChange>
      </w:pPr>
      <w:del w:author="LauraPGM" w:date="2025-10-01T15:48:00Z" w:id="3331">
        <w:r w:rsidRPr="00D645B6" w:rsidDel="00DC12A4">
          <w:rPr>
            <w:rFonts w:ascii="Calibri" w:hAnsi="Calibri" w:cs="Calibri"/>
            <w:b/>
            <w:bCs/>
            <w:rPrChange w:author="LauraPGM" w:date="2025-10-01T09:45:00Z" w:id="3332">
              <w:rPr>
                <w:b/>
                <w:bCs/>
              </w:rPr>
            </w:rPrChange>
          </w:rPr>
          <w:delText>Saldo inicial de efectivo</w:delText>
        </w:r>
        <w:r w:rsidRPr="00D645B6" w:rsidDel="00DC12A4">
          <w:rPr>
            <w:rFonts w:ascii="Calibri" w:hAnsi="Calibri" w:cs="Calibri"/>
            <w:rPrChange w:author="LauraPGM" w:date="2025-10-01T09:45:00Z" w:id="3333">
              <w:rPr/>
            </w:rPrChange>
          </w:rPr>
          <w:delText>: monto disponible al comienzo del periodo.</w:delText>
        </w:r>
      </w:del>
    </w:p>
    <w:p w:rsidRPr="00D645B6" w:rsidR="008524BE" w:rsidDel="00DC12A4" w:rsidRDefault="008524BE" w14:paraId="540D22EB" w14:textId="1C8CE282">
      <w:pPr>
        <w:pStyle w:val="Normal0"/>
        <w:numPr>
          <w:ilvl w:val="0"/>
          <w:numId w:val="17"/>
        </w:numPr>
        <w:spacing w:line="360" w:lineRule="auto"/>
        <w:rPr>
          <w:del w:author="LauraPGM" w:date="2025-10-01T15:48:00Z" w:id="3334"/>
          <w:rFonts w:ascii="Calibri" w:hAnsi="Calibri" w:cs="Calibri"/>
          <w:rPrChange w:author="LauraPGM" w:date="2025-10-01T09:45:00Z" w:id="3335">
            <w:rPr>
              <w:del w:author="LauraPGM" w:date="2025-10-01T15:48:00Z" w:id="3336"/>
            </w:rPr>
          </w:rPrChange>
        </w:rPr>
        <w:pPrChange w:author="LauraPGM" w:date="2025-10-01T09:45:00Z" w:id="3337">
          <w:pPr>
            <w:pStyle w:val="Normal0"/>
            <w:numPr>
              <w:numId w:val="18"/>
            </w:numPr>
            <w:tabs>
              <w:tab w:val="num" w:pos="720"/>
            </w:tabs>
            <w:spacing w:line="360" w:lineRule="auto"/>
            <w:ind w:left="720" w:hanging="360"/>
          </w:pPr>
        </w:pPrChange>
      </w:pPr>
      <w:del w:author="LauraPGM" w:date="2025-10-01T15:48:00Z" w:id="3338">
        <w:r w:rsidRPr="00D645B6" w:rsidDel="00DC12A4">
          <w:rPr>
            <w:rFonts w:ascii="Calibri" w:hAnsi="Calibri" w:cs="Calibri"/>
            <w:b/>
            <w:bCs/>
            <w:rPrChange w:author="LauraPGM" w:date="2025-10-01T09:45:00Z" w:id="3339">
              <w:rPr>
                <w:b/>
                <w:bCs/>
              </w:rPr>
            </w:rPrChange>
          </w:rPr>
          <w:delText>Entradas de efectivo</w:delText>
        </w:r>
        <w:r w:rsidRPr="00D645B6" w:rsidDel="00DC12A4">
          <w:rPr>
            <w:rFonts w:ascii="Calibri" w:hAnsi="Calibri" w:cs="Calibri"/>
            <w:rPrChange w:author="LauraPGM" w:date="2025-10-01T09:45:00Z" w:id="3340">
              <w:rPr/>
            </w:rPrChange>
          </w:rPr>
          <w:delText>: todas las fuentes de ingresos esperadas (ventas, inversiones, aportes, etc.).</w:delText>
        </w:r>
      </w:del>
    </w:p>
    <w:p w:rsidRPr="00D645B6" w:rsidR="008524BE" w:rsidDel="00DC12A4" w:rsidRDefault="008524BE" w14:paraId="17016E49" w14:textId="08912349">
      <w:pPr>
        <w:pStyle w:val="Normal0"/>
        <w:numPr>
          <w:ilvl w:val="0"/>
          <w:numId w:val="17"/>
        </w:numPr>
        <w:spacing w:line="360" w:lineRule="auto"/>
        <w:rPr>
          <w:del w:author="LauraPGM" w:date="2025-10-01T15:48:00Z" w:id="3341"/>
          <w:rFonts w:ascii="Calibri" w:hAnsi="Calibri" w:cs="Calibri"/>
          <w:rPrChange w:author="LauraPGM" w:date="2025-10-01T09:45:00Z" w:id="3342">
            <w:rPr>
              <w:del w:author="LauraPGM" w:date="2025-10-01T15:48:00Z" w:id="3343"/>
            </w:rPr>
          </w:rPrChange>
        </w:rPr>
        <w:pPrChange w:author="LauraPGM" w:date="2025-10-01T09:45:00Z" w:id="3344">
          <w:pPr>
            <w:pStyle w:val="Normal0"/>
            <w:numPr>
              <w:numId w:val="18"/>
            </w:numPr>
            <w:tabs>
              <w:tab w:val="num" w:pos="720"/>
            </w:tabs>
            <w:spacing w:line="360" w:lineRule="auto"/>
            <w:ind w:left="720" w:hanging="360"/>
          </w:pPr>
        </w:pPrChange>
      </w:pPr>
      <w:del w:author="LauraPGM" w:date="2025-10-01T15:48:00Z" w:id="3345">
        <w:r w:rsidRPr="00D645B6" w:rsidDel="00DC12A4">
          <w:rPr>
            <w:rFonts w:ascii="Calibri" w:hAnsi="Calibri" w:cs="Calibri"/>
            <w:b/>
            <w:bCs/>
            <w:rPrChange w:author="LauraPGM" w:date="2025-10-01T09:45:00Z" w:id="3346">
              <w:rPr>
                <w:b/>
                <w:bCs/>
              </w:rPr>
            </w:rPrChange>
          </w:rPr>
          <w:delText>Salidas de efectivo</w:delText>
        </w:r>
        <w:r w:rsidRPr="00D645B6" w:rsidDel="00DC12A4">
          <w:rPr>
            <w:rFonts w:ascii="Calibri" w:hAnsi="Calibri" w:cs="Calibri"/>
            <w:rPrChange w:author="LauraPGM" w:date="2025-10-01T09:45:00Z" w:id="3347">
              <w:rPr/>
            </w:rPrChange>
          </w:rPr>
          <w:delText>: todos los egresos proyectados (costos operacionales, pagos financieros, inversiones, etc.).</w:delText>
        </w:r>
      </w:del>
    </w:p>
    <w:p w:rsidRPr="00D645B6" w:rsidR="008524BE" w:rsidDel="00DC12A4" w:rsidRDefault="008524BE" w14:paraId="2CF0A2FD" w14:textId="738FF141">
      <w:pPr>
        <w:pStyle w:val="Normal0"/>
        <w:numPr>
          <w:ilvl w:val="0"/>
          <w:numId w:val="17"/>
        </w:numPr>
        <w:spacing w:line="360" w:lineRule="auto"/>
        <w:rPr>
          <w:del w:author="LauraPGM" w:date="2025-10-01T15:48:00Z" w:id="3348"/>
          <w:rFonts w:ascii="Calibri" w:hAnsi="Calibri" w:cs="Calibri"/>
          <w:rPrChange w:author="LauraPGM" w:date="2025-10-01T09:45:00Z" w:id="3349">
            <w:rPr>
              <w:del w:author="LauraPGM" w:date="2025-10-01T15:48:00Z" w:id="3350"/>
            </w:rPr>
          </w:rPrChange>
        </w:rPr>
        <w:pPrChange w:author="LauraPGM" w:date="2025-10-01T09:45:00Z" w:id="3351">
          <w:pPr>
            <w:pStyle w:val="Normal0"/>
            <w:numPr>
              <w:numId w:val="18"/>
            </w:numPr>
            <w:tabs>
              <w:tab w:val="num" w:pos="720"/>
            </w:tabs>
            <w:spacing w:line="360" w:lineRule="auto"/>
            <w:ind w:left="720" w:hanging="360"/>
          </w:pPr>
        </w:pPrChange>
      </w:pPr>
      <w:del w:author="LauraPGM" w:date="2025-10-01T15:48:00Z" w:id="3352">
        <w:r w:rsidRPr="00D645B6" w:rsidDel="00DC12A4">
          <w:rPr>
            <w:rFonts w:ascii="Calibri" w:hAnsi="Calibri" w:cs="Calibri"/>
            <w:b/>
            <w:bCs/>
            <w:rPrChange w:author="LauraPGM" w:date="2025-10-01T09:45:00Z" w:id="3353">
              <w:rPr>
                <w:b/>
                <w:bCs/>
              </w:rPr>
            </w:rPrChange>
          </w:rPr>
          <w:delText>Flujo neto del periodo</w:delText>
        </w:r>
        <w:r w:rsidRPr="00D645B6" w:rsidDel="00DC12A4">
          <w:rPr>
            <w:rFonts w:ascii="Calibri" w:hAnsi="Calibri" w:cs="Calibri"/>
            <w:rPrChange w:author="LauraPGM" w:date="2025-10-01T09:45:00Z" w:id="3354">
              <w:rPr/>
            </w:rPrChange>
          </w:rPr>
          <w:delText>: diferencia entre entradas y salidas de efectivo.</w:delText>
        </w:r>
      </w:del>
    </w:p>
    <w:p w:rsidRPr="00D645B6" w:rsidR="008524BE" w:rsidDel="00DC12A4" w:rsidRDefault="008524BE" w14:paraId="26A98DCB" w14:textId="1F6028DA">
      <w:pPr>
        <w:pStyle w:val="Normal0"/>
        <w:numPr>
          <w:ilvl w:val="0"/>
          <w:numId w:val="17"/>
        </w:numPr>
        <w:spacing w:line="360" w:lineRule="auto"/>
        <w:rPr>
          <w:del w:author="LauraPGM" w:date="2025-10-01T15:48:00Z" w:id="3355"/>
          <w:rFonts w:ascii="Calibri" w:hAnsi="Calibri" w:cs="Calibri"/>
          <w:rPrChange w:author="LauraPGM" w:date="2025-10-01T09:45:00Z" w:id="3356">
            <w:rPr>
              <w:del w:author="LauraPGM" w:date="2025-10-01T15:48:00Z" w:id="3357"/>
            </w:rPr>
          </w:rPrChange>
        </w:rPr>
        <w:pPrChange w:author="LauraPGM" w:date="2025-10-01T09:45:00Z" w:id="3358">
          <w:pPr>
            <w:pStyle w:val="Normal0"/>
            <w:numPr>
              <w:numId w:val="18"/>
            </w:numPr>
            <w:tabs>
              <w:tab w:val="num" w:pos="720"/>
            </w:tabs>
            <w:spacing w:line="360" w:lineRule="auto"/>
            <w:ind w:left="720" w:hanging="360"/>
          </w:pPr>
        </w:pPrChange>
      </w:pPr>
      <w:del w:author="LauraPGM" w:date="2025-10-01T15:48:00Z" w:id="3359">
        <w:r w:rsidRPr="00D645B6" w:rsidDel="00DC12A4">
          <w:rPr>
            <w:rFonts w:ascii="Calibri" w:hAnsi="Calibri" w:cs="Calibri"/>
            <w:b/>
            <w:bCs/>
            <w:rPrChange w:author="LauraPGM" w:date="2025-10-01T09:45:00Z" w:id="3360">
              <w:rPr>
                <w:b/>
                <w:bCs/>
              </w:rPr>
            </w:rPrChange>
          </w:rPr>
          <w:delText>Saldo final de efectivo</w:delText>
        </w:r>
        <w:r w:rsidRPr="00D645B6" w:rsidDel="00DC12A4">
          <w:rPr>
            <w:rFonts w:ascii="Calibri" w:hAnsi="Calibri" w:cs="Calibri"/>
            <w:rPrChange w:author="LauraPGM" w:date="2025-10-01T09:45:00Z" w:id="3361">
              <w:rPr/>
            </w:rPrChange>
          </w:rPr>
          <w:delText>: resultado de sumar el saldo inicial más el flujo neto del periodo.</w:delText>
        </w:r>
      </w:del>
    </w:p>
    <w:p w:rsidRPr="00D645B6" w:rsidR="00132B9E" w:rsidDel="00DC12A4" w:rsidP="001D59AC" w:rsidRDefault="00132B9E" w14:paraId="20B6BBEB" w14:textId="470BF5A8">
      <w:pPr>
        <w:pStyle w:val="Normal0"/>
        <w:spacing w:line="360" w:lineRule="auto"/>
        <w:rPr>
          <w:del w:author="LauraPGM" w:date="2025-10-01T15:48:00Z" w:id="3362"/>
          <w:rFonts w:ascii="Calibri" w:hAnsi="Calibri" w:cs="Calibri"/>
          <w:rPrChange w:author="LauraPGM" w:date="2025-10-01T09:45:00Z" w:id="3363">
            <w:rPr>
              <w:del w:author="LauraPGM" w:date="2025-10-01T15:48:00Z" w:id="3364"/>
            </w:rPr>
          </w:rPrChange>
        </w:rPr>
      </w:pPr>
    </w:p>
    <w:p w:rsidRPr="00D645B6" w:rsidR="008524BE" w:rsidDel="00DC12A4" w:rsidP="001D59AC" w:rsidRDefault="008524BE" w14:paraId="51B15BF8" w14:textId="04D0600F">
      <w:pPr>
        <w:pStyle w:val="Normal0"/>
        <w:spacing w:line="360" w:lineRule="auto"/>
        <w:rPr>
          <w:del w:author="LauraPGM" w:date="2025-10-01T15:48:00Z" w:id="3365"/>
          <w:rFonts w:ascii="Calibri" w:hAnsi="Calibri" w:cs="Calibri"/>
          <w:rPrChange w:author="LauraPGM" w:date="2025-10-01T09:45:00Z" w:id="3366">
            <w:rPr>
              <w:del w:author="LauraPGM" w:date="2025-10-01T15:48:00Z" w:id="3367"/>
            </w:rPr>
          </w:rPrChange>
        </w:rPr>
      </w:pPr>
      <w:del w:author="LauraPGM" w:date="2025-10-01T15:48:00Z" w:id="3368">
        <w:r w:rsidRPr="00D645B6" w:rsidDel="00DC12A4">
          <w:rPr>
            <w:rFonts w:ascii="Calibri" w:hAnsi="Calibri" w:cs="Calibri"/>
            <w:rPrChange w:author="LauraPGM" w:date="2025-10-01T09:45:00Z" w:id="3369">
              <w:rPr/>
            </w:rPrChange>
          </w:rPr>
          <w:delText>La construcción del flujo proyectado debe estar alineada con otras variables determinadas en los estudios de mercado, técnicos y financieros del proyecto, como el nivel de producción, precios, inversiones estimadas y estructura de costos.</w:delText>
        </w:r>
      </w:del>
    </w:p>
    <w:p w:rsidRPr="00D645B6" w:rsidR="00132B9E" w:rsidDel="00DC12A4" w:rsidP="001D59AC" w:rsidRDefault="00132B9E" w14:paraId="5ADB19FC" w14:textId="4901C583">
      <w:pPr>
        <w:pStyle w:val="Normal0"/>
        <w:spacing w:line="360" w:lineRule="auto"/>
        <w:rPr>
          <w:del w:author="LauraPGM" w:date="2025-10-01T15:48:00Z" w:id="3370"/>
          <w:rFonts w:ascii="Calibri" w:hAnsi="Calibri" w:cs="Calibri"/>
          <w:rPrChange w:author="LauraPGM" w:date="2025-10-01T09:45:00Z" w:id="3371">
            <w:rPr>
              <w:del w:author="LauraPGM" w:date="2025-10-01T15:48:00Z" w:id="3372"/>
            </w:rPr>
          </w:rPrChange>
        </w:rPr>
      </w:pPr>
    </w:p>
    <w:p w:rsidRPr="00D645B6" w:rsidR="008524BE" w:rsidDel="00DC12A4" w:rsidP="001D59AC" w:rsidRDefault="008524BE" w14:paraId="617C9529" w14:textId="65931786">
      <w:pPr>
        <w:pStyle w:val="Normal0"/>
        <w:spacing w:line="360" w:lineRule="auto"/>
        <w:rPr>
          <w:del w:author="LauraPGM" w:date="2025-10-01T15:48:00Z" w:id="3373"/>
          <w:rFonts w:ascii="Calibri" w:hAnsi="Calibri" w:cs="Calibri"/>
          <w:rPrChange w:author="LauraPGM" w:date="2025-10-01T09:45:00Z" w:id="3374">
            <w:rPr>
              <w:del w:author="LauraPGM" w:date="2025-10-01T15:48:00Z" w:id="3375"/>
            </w:rPr>
          </w:rPrChange>
        </w:rPr>
      </w:pPr>
      <w:del w:author="LauraPGM" w:date="2025-10-01T15:48:00Z" w:id="3376">
        <w:r w:rsidRPr="00D645B6" w:rsidDel="00DC12A4">
          <w:rPr>
            <w:rFonts w:ascii="Calibri" w:hAnsi="Calibri" w:cs="Calibri"/>
            <w:rPrChange w:author="LauraPGM" w:date="2025-10-01T09:45:00Z" w:id="3377">
              <w:rPr/>
            </w:rPrChange>
          </w:rPr>
          <w:delText>Para elaborar un flujo de efectivo proyectado de manera rigurosa, se requiere:</w:delText>
        </w:r>
      </w:del>
    </w:p>
    <w:p w:rsidRPr="00D645B6" w:rsidR="00132B9E" w:rsidDel="00DC12A4" w:rsidP="001D59AC" w:rsidRDefault="00132B9E" w14:paraId="2280C7E4" w14:textId="56FA6DEF">
      <w:pPr>
        <w:pStyle w:val="Normal0"/>
        <w:spacing w:line="360" w:lineRule="auto"/>
        <w:rPr>
          <w:del w:author="LauraPGM" w:date="2025-10-01T15:48:00Z" w:id="3378"/>
          <w:rFonts w:ascii="Calibri" w:hAnsi="Calibri" w:cs="Calibri"/>
          <w:rPrChange w:author="LauraPGM" w:date="2025-10-01T09:45:00Z" w:id="3379">
            <w:rPr>
              <w:del w:author="LauraPGM" w:date="2025-10-01T15:48:00Z" w:id="3380"/>
            </w:rPr>
          </w:rPrChange>
        </w:rPr>
      </w:pPr>
    </w:p>
    <w:p w:rsidRPr="00D645B6" w:rsidR="008524BE" w:rsidDel="00DC12A4" w:rsidRDefault="008524BE" w14:paraId="037326DB" w14:textId="35877E2A">
      <w:pPr>
        <w:pStyle w:val="Normal0"/>
        <w:numPr>
          <w:ilvl w:val="0"/>
          <w:numId w:val="18"/>
        </w:numPr>
        <w:spacing w:line="360" w:lineRule="auto"/>
        <w:rPr>
          <w:del w:author="LauraPGM" w:date="2025-10-01T15:48:00Z" w:id="3381"/>
          <w:rFonts w:ascii="Calibri" w:hAnsi="Calibri" w:cs="Calibri"/>
          <w:rPrChange w:author="LauraPGM" w:date="2025-10-01T09:45:00Z" w:id="3382">
            <w:rPr>
              <w:del w:author="LauraPGM" w:date="2025-10-01T15:48:00Z" w:id="3383"/>
            </w:rPr>
          </w:rPrChange>
        </w:rPr>
        <w:pPrChange w:author="LauraPGM" w:date="2025-10-01T09:45:00Z" w:id="3384">
          <w:pPr>
            <w:pStyle w:val="Normal0"/>
            <w:numPr>
              <w:numId w:val="19"/>
            </w:numPr>
            <w:tabs>
              <w:tab w:val="num" w:pos="720"/>
            </w:tabs>
            <w:spacing w:line="360" w:lineRule="auto"/>
            <w:ind w:left="720" w:hanging="360"/>
          </w:pPr>
        </w:pPrChange>
      </w:pPr>
      <w:del w:author="LauraPGM" w:date="2025-10-01T15:48:00Z" w:id="3385">
        <w:r w:rsidRPr="00D645B6" w:rsidDel="00DC12A4">
          <w:rPr>
            <w:rFonts w:ascii="Calibri" w:hAnsi="Calibri" w:cs="Calibri"/>
            <w:bCs/>
            <w:rPrChange w:author="LauraPGM" w:date="2025-10-01T09:45:00Z" w:id="3386">
              <w:rPr>
                <w:bCs/>
              </w:rPr>
            </w:rPrChange>
          </w:rPr>
          <w:delText>Balance general del periodo anterior</w:delText>
        </w:r>
        <w:r w:rsidRPr="00D645B6" w:rsidDel="00DC12A4">
          <w:rPr>
            <w:rFonts w:ascii="Calibri" w:hAnsi="Calibri" w:cs="Calibri"/>
            <w:rPrChange w:author="LauraPGM" w:date="2025-10-01T09:45:00Z" w:id="3387">
              <w:rPr/>
            </w:rPrChange>
          </w:rPr>
          <w:delText xml:space="preserve"> (o uno inicial si no existe historial).</w:delText>
        </w:r>
      </w:del>
    </w:p>
    <w:p w:rsidRPr="00D645B6" w:rsidR="008524BE" w:rsidDel="00DC12A4" w:rsidRDefault="008524BE" w14:paraId="73A654AE" w14:textId="56B7B49C">
      <w:pPr>
        <w:pStyle w:val="Normal0"/>
        <w:numPr>
          <w:ilvl w:val="0"/>
          <w:numId w:val="18"/>
        </w:numPr>
        <w:spacing w:line="360" w:lineRule="auto"/>
        <w:rPr>
          <w:del w:author="LauraPGM" w:date="2025-10-01T15:48:00Z" w:id="3388"/>
          <w:rFonts w:ascii="Calibri" w:hAnsi="Calibri" w:cs="Calibri"/>
          <w:rPrChange w:author="LauraPGM" w:date="2025-10-01T09:45:00Z" w:id="3389">
            <w:rPr>
              <w:del w:author="LauraPGM" w:date="2025-10-01T15:48:00Z" w:id="3390"/>
            </w:rPr>
          </w:rPrChange>
        </w:rPr>
        <w:pPrChange w:author="LauraPGM" w:date="2025-10-01T09:45:00Z" w:id="3391">
          <w:pPr>
            <w:pStyle w:val="Normal0"/>
            <w:numPr>
              <w:numId w:val="19"/>
            </w:numPr>
            <w:tabs>
              <w:tab w:val="num" w:pos="720"/>
            </w:tabs>
            <w:spacing w:line="360" w:lineRule="auto"/>
            <w:ind w:left="720" w:hanging="360"/>
          </w:pPr>
        </w:pPrChange>
      </w:pPr>
      <w:del w:author="LauraPGM" w:date="2025-10-01T15:48:00Z" w:id="3392">
        <w:r w:rsidRPr="00D645B6" w:rsidDel="00DC12A4">
          <w:rPr>
            <w:rFonts w:ascii="Calibri" w:hAnsi="Calibri" w:cs="Calibri"/>
            <w:bCs/>
            <w:rPrChange w:author="LauraPGM" w:date="2025-10-01T09:45:00Z" w:id="3393">
              <w:rPr>
                <w:bCs/>
              </w:rPr>
            </w:rPrChange>
          </w:rPr>
          <w:delText>Estado de resultados proyectado</w:delText>
        </w:r>
        <w:r w:rsidRPr="00D645B6" w:rsidDel="00DC12A4">
          <w:rPr>
            <w:rFonts w:ascii="Calibri" w:hAnsi="Calibri" w:cs="Calibri"/>
            <w:rPrChange w:author="LauraPGM" w:date="2025-10-01T09:45:00Z" w:id="3394">
              <w:rPr/>
            </w:rPrChange>
          </w:rPr>
          <w:delText>, con base en presupuestos de ventas, costos, gastos y proyecciones financieras.</w:delText>
        </w:r>
      </w:del>
    </w:p>
    <w:p w:rsidRPr="00D645B6" w:rsidR="008524BE" w:rsidDel="00DC12A4" w:rsidRDefault="008524BE" w14:paraId="4F0B8F18" w14:textId="486A88F2">
      <w:pPr>
        <w:pStyle w:val="Normal0"/>
        <w:numPr>
          <w:ilvl w:val="0"/>
          <w:numId w:val="18"/>
        </w:numPr>
        <w:spacing w:line="360" w:lineRule="auto"/>
        <w:rPr>
          <w:del w:author="LauraPGM" w:date="2025-10-01T15:48:00Z" w:id="3395"/>
          <w:rFonts w:ascii="Calibri" w:hAnsi="Calibri" w:cs="Calibri"/>
          <w:rPrChange w:author="LauraPGM" w:date="2025-10-01T09:45:00Z" w:id="3396">
            <w:rPr>
              <w:del w:author="LauraPGM" w:date="2025-10-01T15:48:00Z" w:id="3397"/>
            </w:rPr>
          </w:rPrChange>
        </w:rPr>
        <w:pPrChange w:author="LauraPGM" w:date="2025-10-01T09:45:00Z" w:id="3398">
          <w:pPr>
            <w:pStyle w:val="Normal0"/>
            <w:numPr>
              <w:numId w:val="19"/>
            </w:numPr>
            <w:tabs>
              <w:tab w:val="num" w:pos="720"/>
            </w:tabs>
            <w:spacing w:line="360" w:lineRule="auto"/>
            <w:ind w:left="720" w:hanging="360"/>
          </w:pPr>
        </w:pPrChange>
      </w:pPr>
      <w:del w:author="LauraPGM" w:date="2025-10-01T15:48:00Z" w:id="3399">
        <w:r w:rsidRPr="00D645B6" w:rsidDel="00DC12A4">
          <w:rPr>
            <w:rFonts w:ascii="Calibri" w:hAnsi="Calibri" w:cs="Calibri"/>
            <w:bCs/>
            <w:rPrChange w:author="LauraPGM" w:date="2025-10-01T09:45:00Z" w:id="3400">
              <w:rPr>
                <w:bCs/>
              </w:rPr>
            </w:rPrChange>
          </w:rPr>
          <w:delText>Políticas internas</w:delText>
        </w:r>
        <w:r w:rsidRPr="00D645B6" w:rsidDel="00DC12A4">
          <w:rPr>
            <w:rFonts w:ascii="Calibri" w:hAnsi="Calibri" w:cs="Calibri"/>
            <w:rPrChange w:author="LauraPGM" w:date="2025-10-01T09:45:00Z" w:id="3401">
              <w:rPr/>
            </w:rPrChange>
          </w:rPr>
          <w:delText xml:space="preserve"> de operación, financiamiento e inversión, que puedan incidir en el comportamiento del efectivo.</w:delText>
        </w:r>
      </w:del>
    </w:p>
    <w:p w:rsidRPr="00D645B6" w:rsidR="008524BE" w:rsidDel="00DC12A4" w:rsidRDefault="008524BE" w14:paraId="097D7D8A" w14:textId="3EB861AB">
      <w:pPr>
        <w:pStyle w:val="Normal0"/>
        <w:numPr>
          <w:ilvl w:val="0"/>
          <w:numId w:val="18"/>
        </w:numPr>
        <w:spacing w:line="360" w:lineRule="auto"/>
        <w:rPr>
          <w:del w:author="LauraPGM" w:date="2025-10-01T15:48:00Z" w:id="3402"/>
          <w:rFonts w:ascii="Calibri" w:hAnsi="Calibri" w:cs="Calibri"/>
          <w:rPrChange w:author="LauraPGM" w:date="2025-10-01T09:45:00Z" w:id="3403">
            <w:rPr>
              <w:del w:author="LauraPGM" w:date="2025-10-01T15:48:00Z" w:id="3404"/>
            </w:rPr>
          </w:rPrChange>
        </w:rPr>
        <w:pPrChange w:author="LauraPGM" w:date="2025-10-01T09:45:00Z" w:id="3405">
          <w:pPr>
            <w:pStyle w:val="Normal0"/>
            <w:numPr>
              <w:numId w:val="19"/>
            </w:numPr>
            <w:tabs>
              <w:tab w:val="num" w:pos="720"/>
            </w:tabs>
            <w:spacing w:line="360" w:lineRule="auto"/>
            <w:ind w:left="720" w:hanging="360"/>
          </w:pPr>
        </w:pPrChange>
      </w:pPr>
      <w:del w:author="LauraPGM" w:date="2025-10-01T15:48:00Z" w:id="3406">
        <w:r w:rsidRPr="00D645B6" w:rsidDel="00DC12A4">
          <w:rPr>
            <w:rFonts w:ascii="Calibri" w:hAnsi="Calibri" w:cs="Calibri"/>
            <w:bCs/>
            <w:rPrChange w:author="LauraPGM" w:date="2025-10-01T09:45:00Z" w:id="3407">
              <w:rPr>
                <w:bCs/>
              </w:rPr>
            </w:rPrChange>
          </w:rPr>
          <w:delText>Estimaciones realistas</w:delText>
        </w:r>
        <w:r w:rsidRPr="00D645B6" w:rsidDel="00DC12A4">
          <w:rPr>
            <w:rFonts w:ascii="Calibri" w:hAnsi="Calibri" w:cs="Calibri"/>
            <w:rPrChange w:author="LauraPGM" w:date="2025-10-01T09:45:00Z" w:id="3408">
              <w:rPr/>
            </w:rPrChange>
          </w:rPr>
          <w:delText xml:space="preserve"> sobre ventas, tiempos de cobro y pago, condiciones del mercado y variaciones en los costos.</w:delText>
        </w:r>
      </w:del>
    </w:p>
    <w:p w:rsidRPr="00D645B6" w:rsidR="00132B9E" w:rsidDel="00DC12A4" w:rsidP="001D59AC" w:rsidRDefault="00132B9E" w14:paraId="0B912F07" w14:textId="4287AA5F">
      <w:pPr>
        <w:pStyle w:val="Normal0"/>
        <w:spacing w:line="360" w:lineRule="auto"/>
        <w:ind w:left="720"/>
        <w:rPr>
          <w:del w:author="LauraPGM" w:date="2025-10-01T15:48:00Z" w:id="3409"/>
          <w:rFonts w:ascii="Calibri" w:hAnsi="Calibri" w:cs="Calibri"/>
          <w:rPrChange w:author="LauraPGM" w:date="2025-10-01T09:45:00Z" w:id="3410">
            <w:rPr>
              <w:del w:author="LauraPGM" w:date="2025-10-01T15:48:00Z" w:id="3411"/>
            </w:rPr>
          </w:rPrChange>
        </w:rPr>
      </w:pPr>
    </w:p>
    <w:p w:rsidRPr="00D645B6" w:rsidR="00E33968" w:rsidDel="00DC12A4" w:rsidP="001D59AC" w:rsidRDefault="008524BE" w14:paraId="1A0AD87C" w14:textId="1BF0518C">
      <w:pPr>
        <w:pStyle w:val="Normal0"/>
        <w:spacing w:line="360" w:lineRule="auto"/>
        <w:rPr>
          <w:del w:author="LauraPGM" w:date="2025-10-01T15:48:00Z" w:id="3412"/>
          <w:rFonts w:ascii="Calibri" w:hAnsi="Calibri" w:cs="Calibri"/>
          <w:rPrChange w:author="LauraPGM" w:date="2025-10-01T09:45:00Z" w:id="3413">
            <w:rPr>
              <w:del w:author="LauraPGM" w:date="2025-10-01T15:48:00Z" w:id="3414"/>
            </w:rPr>
          </w:rPrChange>
        </w:rPr>
      </w:pPr>
      <w:del w:author="LauraPGM" w:date="2025-10-01T15:48:00Z" w:id="3415">
        <w:r w:rsidRPr="00D645B6" w:rsidDel="00DC12A4">
          <w:rPr>
            <w:rFonts w:ascii="Calibri" w:hAnsi="Calibri" w:cs="Calibri"/>
            <w:rPrChange w:author="LauraPGM" w:date="2025-10-01T09:45:00Z" w:id="3416">
              <w:rPr/>
            </w:rPrChange>
          </w:rPr>
          <w:delText>Un flujo de caja bien estructurado no solo guía la toma de decisiones, sino que también fortalece la capacidad de negociación con inversionistas, entidades fina</w:delText>
        </w:r>
        <w:r w:rsidRPr="00D645B6" w:rsidDel="00DC12A4" w:rsidR="00DD1ED0">
          <w:rPr>
            <w:rFonts w:ascii="Calibri" w:hAnsi="Calibri" w:cs="Calibri"/>
            <w:rPrChange w:author="LauraPGM" w:date="2025-10-01T09:45:00Z" w:id="3417">
              <w:rPr/>
            </w:rPrChange>
          </w:rPr>
          <w:delText>ncieras y aliados estratégicos.</w:delText>
        </w:r>
      </w:del>
    </w:p>
    <w:p w:rsidRPr="00D645B6" w:rsidR="00E33968" w:rsidDel="00DC12A4" w:rsidP="001D59AC" w:rsidRDefault="00E33968" w14:paraId="3AE0F009" w14:textId="6D751676">
      <w:pPr>
        <w:pStyle w:val="Normal0"/>
        <w:spacing w:line="360" w:lineRule="auto"/>
        <w:rPr>
          <w:del w:author="LauraPGM" w:date="2025-10-01T15:48:00Z" w:id="3418"/>
          <w:rFonts w:ascii="Calibri" w:hAnsi="Calibri" w:cs="Calibri"/>
          <w:rPrChange w:author="LauraPGM" w:date="2025-10-01T09:45:00Z" w:id="3419">
            <w:rPr>
              <w:del w:author="LauraPGM" w:date="2025-10-01T15:48:00Z" w:id="3420"/>
            </w:rPr>
          </w:rPrChange>
        </w:rPr>
      </w:pPr>
    </w:p>
    <w:p w:rsidRPr="00D645B6" w:rsidR="00E33968" w:rsidDel="00DC12A4" w:rsidP="001D59AC" w:rsidRDefault="00132B9E" w14:paraId="62655E29" w14:textId="001EF4D2">
      <w:pPr>
        <w:pStyle w:val="Normal0"/>
        <w:spacing w:line="360" w:lineRule="auto"/>
        <w:rPr>
          <w:del w:author="LauraPGM" w:date="2025-10-01T15:48:00Z" w:id="3421"/>
          <w:rFonts w:ascii="Calibri" w:hAnsi="Calibri" w:cs="Calibri"/>
          <w:rPrChange w:author="LauraPGM" w:date="2025-10-01T09:45:00Z" w:id="3422">
            <w:rPr>
              <w:del w:author="LauraPGM" w:date="2025-10-01T15:48:00Z" w:id="3423"/>
            </w:rPr>
          </w:rPrChange>
        </w:rPr>
      </w:pPr>
      <w:del w:author="LauraPGM" w:date="2025-10-01T15:48:00Z" w:id="3424">
        <w:r w:rsidRPr="00D645B6" w:rsidDel="00DC12A4">
          <w:rPr>
            <w:rFonts w:ascii="Calibri" w:hAnsi="Calibri" w:cs="Calibri"/>
            <w:rPrChange w:author="LauraPGM" w:date="2025-10-01T09:45:00Z" w:id="3425">
              <w:rPr/>
            </w:rPrChange>
          </w:rPr>
          <w:delText>Formas de presentar el flujo de efectivo proyectado: el estado de efectivo se puede presentar de manera simplificada, el cual no se organiza con una estructura compleja las entradas</w:delText>
        </w:r>
        <w:r w:rsidRPr="00D645B6" w:rsidDel="00DC12A4" w:rsidR="00612AB2">
          <w:rPr>
            <w:rFonts w:ascii="Calibri" w:hAnsi="Calibri" w:cs="Calibri"/>
            <w:rPrChange w:author="LauraPGM" w:date="2025-10-01T09:45:00Z" w:id="3426">
              <w:rPr/>
            </w:rPrChange>
          </w:rPr>
          <w:delText xml:space="preserve"> y salidas de efectivo, la formula se expresa de la siguiente manera: </w:delText>
        </w:r>
      </w:del>
    </w:p>
    <w:commentRangeStart w:id="3427"/>
    <w:p w:rsidRPr="00D645B6" w:rsidR="00132B9E" w:rsidDel="00DC12A4" w:rsidP="001D59AC" w:rsidRDefault="00132B9E" w14:paraId="134B8A96" w14:textId="5553E6D2">
      <w:pPr>
        <w:pStyle w:val="Normal0"/>
        <w:spacing w:line="360" w:lineRule="auto"/>
        <w:jc w:val="both"/>
        <w:rPr>
          <w:del w:author="LauraPGM" w:date="2025-10-01T15:48:00Z" w:id="3428"/>
          <w:rFonts w:ascii="Calibri" w:hAnsi="Calibri" w:cs="Calibri"/>
          <w:rPrChange w:author="LauraPGM" w:date="2025-10-01T09:45:00Z" w:id="3429">
            <w:rPr>
              <w:del w:author="LauraPGM" w:date="2025-10-01T15:48:00Z" w:id="3430"/>
            </w:rPr>
          </w:rPrChange>
        </w:rPr>
      </w:pPr>
      <w:del w:author="LauraPGM" w:date="2025-10-01T15:48:00Z" w:id="3431">
        <w:r w:rsidRPr="00D645B6" w:rsidDel="00DC12A4">
          <w:rPr>
            <w:rFonts w:ascii="Calibri" w:hAnsi="Calibri" w:cs="Calibri"/>
            <w:noProof/>
            <w:lang w:eastAsia="es-CO"/>
            <w:rPrChange w:author="LauraPGM" w:date="2025-10-01T09:45:00Z" w:id="3432">
              <w:rPr>
                <w:noProof/>
                <w:lang w:eastAsia="es-CO"/>
              </w:rPr>
            </w:rPrChange>
          </w:rPr>
          <mc:AlternateContent>
            <mc:Choice Requires="wps">
              <w:drawing>
                <wp:anchor distT="0" distB="0" distL="114300" distR="114300" simplePos="0" relativeHeight="251678720" behindDoc="1" locked="0" layoutInCell="1" allowOverlap="1" wp14:anchorId="0A4F3800" wp14:editId="6D3A76FD">
                  <wp:simplePos x="0" y="0"/>
                  <wp:positionH relativeFrom="column">
                    <wp:posOffset>-91440</wp:posOffset>
                  </wp:positionH>
                  <wp:positionV relativeFrom="paragraph">
                    <wp:posOffset>253525</wp:posOffset>
                  </wp:positionV>
                  <wp:extent cx="6032500" cy="889000"/>
                  <wp:effectExtent l="57150" t="19050" r="82550" b="101600"/>
                  <wp:wrapNone/>
                  <wp:docPr id="24" name="Rectángulo 24"/>
                  <wp:cNvGraphicFramePr/>
                  <a:graphic xmlns:a="http://schemas.openxmlformats.org/drawingml/2006/main">
                    <a:graphicData uri="http://schemas.microsoft.com/office/word/2010/wordprocessingShape">
                      <wps:wsp>
                        <wps:cNvSpPr/>
                        <wps:spPr>
                          <a:xfrm>
                            <a:off x="0" y="0"/>
                            <a:ext cx="6032500" cy="8890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4A9E922D">
                <v:rect id="Rectángulo 24" style="position:absolute;margin-left:-7.2pt;margin-top:19.95pt;width:475pt;height:70pt;z-index:-2516377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3BC386B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">
                  <v:fill type="gradient" color2="#a7bfde [1620]" angle="180" focus="100%" rotate="t">
                    <o:fill v:ext="view" type="gradientUnscaled"/>
                  </v:fill>
                  <v:shadow on="t" color="black" opacity="22937f" offset="0,.63889mm" origin=",.5"/>
                </v:rect>
              </w:pict>
            </mc:Fallback>
          </mc:AlternateContent>
        </w:r>
        <w:commentRangeEnd w:id="3427"/>
        <w:r w:rsidRPr="00D645B6" w:rsidDel="00DC12A4" w:rsidR="0071486D">
          <w:rPr>
            <w:rStyle w:val="Refdecomentario"/>
            <w:rFonts w:ascii="Calibri" w:hAnsi="Calibri" w:cs="Calibri"/>
            <w:sz w:val="22"/>
            <w:szCs w:val="22"/>
            <w:rPrChange w:author="LauraPGM" w:date="2025-10-01T09:45:00Z" w:id="3433">
              <w:rPr>
                <w:rStyle w:val="Refdecomentario"/>
              </w:rPr>
            </w:rPrChange>
          </w:rPr>
          <w:commentReference w:id="3427"/>
        </w:r>
      </w:del>
    </w:p>
    <w:p w:rsidRPr="00D645B6" w:rsidR="00132B9E" w:rsidDel="00DC12A4" w:rsidP="001D59AC" w:rsidRDefault="00132B9E" w14:paraId="558C5FB2" w14:textId="0ECAF3EA">
      <w:pPr>
        <w:pStyle w:val="Normal0"/>
        <w:spacing w:line="360" w:lineRule="auto"/>
        <w:jc w:val="both"/>
        <w:rPr>
          <w:del w:author="LauraPGM" w:date="2025-10-01T15:48:00Z" w:id="3434"/>
          <w:rFonts w:ascii="Calibri" w:hAnsi="Calibri" w:cs="Calibri"/>
          <w:b/>
          <w:rPrChange w:author="LauraPGM" w:date="2025-10-01T09:45:00Z" w:id="3435">
            <w:rPr>
              <w:del w:author="LauraPGM" w:date="2025-10-01T15:48:00Z" w:id="3436"/>
              <w:b/>
            </w:rPr>
          </w:rPrChange>
        </w:rPr>
      </w:pPr>
    </w:p>
    <w:p w:rsidRPr="00D645B6" w:rsidR="005171DA" w:rsidDel="00DC12A4" w:rsidP="001D59AC" w:rsidRDefault="00132B9E" w14:paraId="3BBB0429" w14:textId="6CA8AEDA">
      <w:pPr>
        <w:pStyle w:val="Normal0"/>
        <w:spacing w:line="360" w:lineRule="auto"/>
        <w:jc w:val="both"/>
        <w:rPr>
          <w:del w:author="LauraPGM" w:date="2025-10-01T15:48:00Z" w:id="3437"/>
          <w:rFonts w:ascii="Calibri" w:hAnsi="Calibri" w:cs="Calibri"/>
          <w:rPrChange w:author="LauraPGM" w:date="2025-10-01T09:45:00Z" w:id="3438">
            <w:rPr>
              <w:del w:author="LauraPGM" w:date="2025-10-01T15:48:00Z" w:id="3439"/>
            </w:rPr>
          </w:rPrChange>
        </w:rPr>
      </w:pPr>
      <w:del w:author="LauraPGM" w:date="2025-10-01T15:48:00Z" w:id="3440">
        <w:r w:rsidRPr="00D645B6" w:rsidDel="00DC12A4">
          <w:rPr>
            <w:rFonts w:ascii="Calibri" w:hAnsi="Calibri" w:cs="Calibri"/>
            <w:rPrChange w:author="LauraPGM" w:date="2025-10-01T09:45:00Z" w:id="3441">
              <w:rPr/>
            </w:rPrChange>
          </w:rPr>
          <w:delText>Saldo final de c</w:delText>
        </w:r>
        <w:r w:rsidRPr="00D645B6" w:rsidDel="00DC12A4" w:rsidR="0067457E">
          <w:rPr>
            <w:rFonts w:ascii="Calibri" w:hAnsi="Calibri" w:cs="Calibri"/>
            <w:rPrChange w:author="LauraPGM" w:date="2025-10-01T09:45:00Z" w:id="3442">
              <w:rPr/>
            </w:rPrChange>
          </w:rPr>
          <w:delText>aja = saldo inicial de caja + (entradas de efectivo – s</w:delText>
        </w:r>
        <w:r w:rsidRPr="00D645B6" w:rsidDel="00DC12A4">
          <w:rPr>
            <w:rFonts w:ascii="Calibri" w:hAnsi="Calibri" w:cs="Calibri"/>
            <w:rPrChange w:author="LauraPGM" w:date="2025-10-01T09:45:00Z" w:id="3443">
              <w:rPr/>
            </w:rPrChange>
          </w:rPr>
          <w:delText>alidas de efectivo)</w:delText>
        </w:r>
        <w:r w:rsidRPr="00D645B6" w:rsidDel="00DC12A4" w:rsidR="001008E1">
          <w:rPr>
            <w:rFonts w:ascii="Calibri" w:hAnsi="Calibri" w:cs="Calibri"/>
            <w:rPrChange w:author="LauraPGM" w:date="2025-10-01T09:45:00Z" w:id="3444">
              <w:rPr/>
            </w:rPrChange>
          </w:rPr>
          <w:delText>.</w:delText>
        </w:r>
      </w:del>
    </w:p>
    <w:p w:rsidRPr="00D645B6" w:rsidR="004819A5" w:rsidDel="00DC12A4" w:rsidP="001D59AC" w:rsidRDefault="004819A5" w14:paraId="19E9499A" w14:textId="1E48E43F">
      <w:pPr>
        <w:pStyle w:val="Normal0"/>
        <w:spacing w:line="360" w:lineRule="auto"/>
        <w:jc w:val="both"/>
        <w:rPr>
          <w:del w:author="LauraPGM" w:date="2025-10-01T15:48:00Z" w:id="3445"/>
          <w:rFonts w:ascii="Calibri" w:hAnsi="Calibri" w:cs="Calibri"/>
          <w:b/>
          <w:rPrChange w:author="LauraPGM" w:date="2025-10-01T09:45:00Z" w:id="3446">
            <w:rPr>
              <w:del w:author="LauraPGM" w:date="2025-10-01T15:48:00Z" w:id="3447"/>
              <w:b/>
            </w:rPr>
          </w:rPrChange>
        </w:rPr>
      </w:pPr>
    </w:p>
    <w:p w:rsidRPr="00D645B6" w:rsidR="007921CE" w:rsidDel="00DC12A4" w:rsidP="001D59AC" w:rsidRDefault="007921CE" w14:paraId="0A0EC64F" w14:textId="6D6912E2">
      <w:pPr>
        <w:pStyle w:val="Normal0"/>
        <w:spacing w:line="360" w:lineRule="auto"/>
        <w:jc w:val="both"/>
        <w:rPr>
          <w:del w:author="LauraPGM" w:date="2025-10-01T15:48:00Z" w:id="3448"/>
          <w:rFonts w:ascii="Calibri" w:hAnsi="Calibri" w:cs="Calibri"/>
          <w:b/>
          <w:rPrChange w:author="LauraPGM" w:date="2025-10-01T09:45:00Z" w:id="3449">
            <w:rPr>
              <w:del w:author="LauraPGM" w:date="2025-10-01T15:48:00Z" w:id="3450"/>
              <w:b/>
            </w:rPr>
          </w:rPrChange>
        </w:rPr>
      </w:pPr>
    </w:p>
    <w:p w:rsidRPr="00D645B6" w:rsidR="007921CE" w:rsidDel="00DC12A4" w:rsidP="001D59AC" w:rsidRDefault="007921CE" w14:paraId="73DA8283" w14:textId="73066BAC">
      <w:pPr>
        <w:pStyle w:val="Normal0"/>
        <w:spacing w:line="360" w:lineRule="auto"/>
        <w:jc w:val="both"/>
        <w:rPr>
          <w:del w:author="LauraPGM" w:date="2025-10-01T15:48:00Z" w:id="3451"/>
          <w:rFonts w:ascii="Calibri" w:hAnsi="Calibri" w:cs="Calibri"/>
          <w:b/>
          <w:rPrChange w:author="LauraPGM" w:date="2025-10-01T09:45:00Z" w:id="3452">
            <w:rPr>
              <w:del w:author="LauraPGM" w:date="2025-10-01T15:48:00Z" w:id="3453"/>
              <w:b/>
            </w:rPr>
          </w:rPrChange>
        </w:rPr>
      </w:pPr>
    </w:p>
    <w:p w:rsidRPr="00D645B6" w:rsidR="00591CFD" w:rsidDel="00DC12A4" w:rsidP="001D59AC" w:rsidRDefault="004819A5" w14:paraId="3F8E6B9F" w14:textId="1B70A546">
      <w:pPr>
        <w:pStyle w:val="Normal0"/>
        <w:spacing w:line="360" w:lineRule="auto"/>
        <w:jc w:val="both"/>
        <w:rPr>
          <w:del w:author="LauraPGM" w:date="2025-10-01T15:48:00Z" w:id="3454"/>
          <w:rFonts w:ascii="Calibri" w:hAnsi="Calibri" w:cs="Calibri"/>
          <w:b/>
          <w:rPrChange w:author="LauraPGM" w:date="2025-10-01T09:45:00Z" w:id="3455">
            <w:rPr>
              <w:del w:author="LauraPGM" w:date="2025-10-01T15:48:00Z" w:id="3456"/>
              <w:b/>
            </w:rPr>
          </w:rPrChange>
        </w:rPr>
      </w:pPr>
      <w:del w:author="LauraPGM" w:date="2025-10-01T15:48:00Z" w:id="3457">
        <w:r w:rsidRPr="00D645B6" w:rsidDel="00DC12A4">
          <w:rPr>
            <w:rFonts w:ascii="Calibri" w:hAnsi="Calibri" w:cs="Calibri"/>
            <w:b/>
            <w:rPrChange w:author="LauraPGM" w:date="2025-10-01T09:45:00Z" w:id="3458">
              <w:rPr>
                <w:b/>
              </w:rPr>
            </w:rPrChange>
          </w:rPr>
          <w:delText>3. Indicadores financieros</w:delText>
        </w:r>
      </w:del>
    </w:p>
    <w:p w:rsidRPr="00D645B6" w:rsidR="00591CFD" w:rsidDel="00DC12A4" w:rsidP="001D59AC" w:rsidRDefault="00591CFD" w14:paraId="55C376DF" w14:textId="4B812E1E">
      <w:pPr>
        <w:pStyle w:val="Normal0"/>
        <w:spacing w:line="360" w:lineRule="auto"/>
        <w:jc w:val="both"/>
        <w:rPr>
          <w:del w:author="LauraPGM" w:date="2025-10-01T15:48:00Z" w:id="3459"/>
          <w:rFonts w:ascii="Calibri" w:hAnsi="Calibri" w:cs="Calibri"/>
          <w:rPrChange w:author="LauraPGM" w:date="2025-10-01T09:45:00Z" w:id="3460">
            <w:rPr>
              <w:del w:author="LauraPGM" w:date="2025-10-01T15:48:00Z" w:id="3461"/>
            </w:rPr>
          </w:rPrChange>
        </w:rPr>
      </w:pPr>
    </w:p>
    <w:p w:rsidRPr="00D645B6" w:rsidR="00A12464" w:rsidDel="00DC12A4" w:rsidP="001D59AC" w:rsidRDefault="00A12464" w14:paraId="61CF4789" w14:textId="1DFF362F">
      <w:pPr>
        <w:pStyle w:val="Normal0"/>
        <w:spacing w:line="360" w:lineRule="auto"/>
        <w:rPr>
          <w:del w:author="LauraPGM" w:date="2025-10-01T15:48:00Z" w:id="3462"/>
          <w:rFonts w:ascii="Calibri" w:hAnsi="Calibri" w:cs="Calibri"/>
          <w:rPrChange w:author="LauraPGM" w:date="2025-10-01T09:45:00Z" w:id="3463">
            <w:rPr>
              <w:del w:author="LauraPGM" w:date="2025-10-01T15:48:00Z" w:id="3464"/>
            </w:rPr>
          </w:rPrChange>
        </w:rPr>
      </w:pPr>
      <w:del w:author="LauraPGM" w:date="2025-10-01T15:48:00Z" w:id="3465">
        <w:r w:rsidRPr="00D645B6" w:rsidDel="00DC12A4">
          <w:rPr>
            <w:rFonts w:ascii="Calibri" w:hAnsi="Calibri" w:cs="Calibri"/>
            <w:rPrChange w:author="LauraPGM" w:date="2025-10-01T09:45:00Z" w:id="3466">
              <w:rPr/>
            </w:rPrChange>
          </w:rPr>
          <w:delText>Los indicadores financieros son herramientas clave para evaluar la viabilidad económica de un proyecto o emprendimiento. A través de su análisis, es posible interpretar si la iniciativa generará los recursos suficientes para cubrir sus costos, cumplir con las obligaciones financieras y alcanzar los niveles de rentabilidad esperados. Estos indicadores permiten transformar los datos contables en información útil para la toma de decisiones estratégicas.</w:delText>
        </w:r>
      </w:del>
    </w:p>
    <w:p w:rsidRPr="00D645B6" w:rsidR="00A12464" w:rsidDel="00DC12A4" w:rsidP="001D59AC" w:rsidRDefault="00A12464" w14:paraId="67F836A6" w14:textId="62CE7653">
      <w:pPr>
        <w:pStyle w:val="Normal0"/>
        <w:spacing w:line="360" w:lineRule="auto"/>
        <w:jc w:val="both"/>
        <w:rPr>
          <w:del w:author="LauraPGM" w:date="2025-10-01T15:48:00Z" w:id="3467"/>
          <w:rFonts w:ascii="Calibri" w:hAnsi="Calibri" w:cs="Calibri"/>
          <w:rPrChange w:author="LauraPGM" w:date="2025-10-01T09:45:00Z" w:id="3468">
            <w:rPr>
              <w:del w:author="LauraPGM" w:date="2025-10-01T15:48:00Z" w:id="3469"/>
            </w:rPr>
          </w:rPrChange>
        </w:rPr>
      </w:pPr>
    </w:p>
    <w:p w:rsidRPr="00D645B6" w:rsidR="00591CFD" w:rsidDel="00DC12A4" w:rsidP="001D59AC" w:rsidRDefault="00A12464" w14:paraId="46B4271F" w14:textId="4A4BFFBF">
      <w:pPr>
        <w:pStyle w:val="Normal0"/>
        <w:spacing w:line="360" w:lineRule="auto"/>
        <w:rPr>
          <w:del w:author="LauraPGM" w:date="2025-10-01T15:48:00Z" w:id="3470"/>
          <w:rFonts w:ascii="Calibri" w:hAnsi="Calibri" w:cs="Calibri"/>
          <w:rPrChange w:author="LauraPGM" w:date="2025-10-01T09:45:00Z" w:id="3471">
            <w:rPr>
              <w:del w:author="LauraPGM" w:date="2025-10-01T15:48:00Z" w:id="3472"/>
            </w:rPr>
          </w:rPrChange>
        </w:rPr>
      </w:pPr>
      <w:del w:author="LauraPGM" w:date="2025-10-01T15:48:00Z" w:id="3473">
        <w:r w:rsidRPr="00D645B6" w:rsidDel="00DC12A4">
          <w:rPr>
            <w:rFonts w:ascii="Calibri" w:hAnsi="Calibri" w:cs="Calibri"/>
            <w:rPrChange w:author="LauraPGM" w:date="2025-10-01T09:45:00Z" w:id="3474">
              <w:rPr/>
            </w:rPrChange>
          </w:rPr>
          <w:delText>Al momento de decidir si un proyecto debe ponerse en marcha, el uso de indicadores financieros facilita una evaluación objetiva, basada en cifras concretas. Con ellos, se puede identificar el nivel de riesgo, estimar la rentabilidad, calcular el tiempo de recuperación de la inversión y proyectar el valor que generará el negocio a lo largo del tiempo. En definitiva, estos instrumentos permiten anticipar si una idea empresarial es sostenible, rentable y financieramente viable.</w:delText>
        </w:r>
      </w:del>
    </w:p>
    <w:p w:rsidRPr="00D645B6" w:rsidR="00591CFD" w:rsidDel="00DC12A4" w:rsidP="001D59AC" w:rsidRDefault="00591CFD" w14:paraId="084DAF80" w14:textId="609F175B">
      <w:pPr>
        <w:pStyle w:val="Normal0"/>
        <w:spacing w:line="360" w:lineRule="auto"/>
        <w:jc w:val="both"/>
        <w:rPr>
          <w:del w:author="LauraPGM" w:date="2025-10-01T15:48:00Z" w:id="3475"/>
          <w:rFonts w:ascii="Calibri" w:hAnsi="Calibri" w:cs="Calibri"/>
          <w:rPrChange w:author="LauraPGM" w:date="2025-10-01T09:45:00Z" w:id="3476">
            <w:rPr>
              <w:del w:author="LauraPGM" w:date="2025-10-01T15:48:00Z" w:id="3477"/>
            </w:rPr>
          </w:rPrChange>
        </w:rPr>
      </w:pPr>
    </w:p>
    <w:p w:rsidRPr="00D645B6" w:rsidR="00591CFD" w:rsidDel="00DC12A4" w:rsidP="001D59AC" w:rsidRDefault="00A12464" w14:paraId="27526FCF" w14:textId="5BFDA585">
      <w:pPr>
        <w:pStyle w:val="Normal0"/>
        <w:spacing w:line="360" w:lineRule="auto"/>
        <w:jc w:val="both"/>
        <w:rPr>
          <w:del w:author="LauraPGM" w:date="2025-10-01T15:48:00Z" w:id="3478"/>
          <w:rFonts w:ascii="Calibri" w:hAnsi="Calibri" w:cs="Calibri"/>
          <w:b/>
          <w:rPrChange w:author="LauraPGM" w:date="2025-10-01T09:45:00Z" w:id="3479">
            <w:rPr>
              <w:del w:author="LauraPGM" w:date="2025-10-01T15:48:00Z" w:id="3480"/>
              <w:b/>
            </w:rPr>
          </w:rPrChange>
        </w:rPr>
      </w:pPr>
      <w:del w:author="LauraPGM" w:date="2025-10-01T15:48:00Z" w:id="3481">
        <w:r w:rsidRPr="00D645B6" w:rsidDel="00DC12A4">
          <w:rPr>
            <w:rFonts w:ascii="Calibri" w:hAnsi="Calibri" w:cs="Calibri"/>
            <w:b/>
            <w:rPrChange w:author="LauraPGM" w:date="2025-10-01T09:45:00Z" w:id="3482">
              <w:rPr>
                <w:b/>
              </w:rPr>
            </w:rPrChange>
          </w:rPr>
          <w:delText>3.1 Punto de equilibrio</w:delText>
        </w:r>
      </w:del>
    </w:p>
    <w:p w:rsidRPr="00D645B6" w:rsidR="00A12464" w:rsidDel="00DC12A4" w:rsidP="001D59AC" w:rsidRDefault="00A12464" w14:paraId="5650A347" w14:textId="2CC3BB8E">
      <w:pPr>
        <w:pStyle w:val="Normal0"/>
        <w:spacing w:line="360" w:lineRule="auto"/>
        <w:jc w:val="both"/>
        <w:rPr>
          <w:del w:author="LauraPGM" w:date="2025-10-01T15:48:00Z" w:id="3483"/>
          <w:rFonts w:ascii="Calibri" w:hAnsi="Calibri" w:cs="Calibri"/>
          <w:rPrChange w:author="LauraPGM" w:date="2025-10-01T09:45:00Z" w:id="3484">
            <w:rPr>
              <w:del w:author="LauraPGM" w:date="2025-10-01T15:48:00Z" w:id="3485"/>
            </w:rPr>
          </w:rPrChange>
        </w:rPr>
      </w:pPr>
    </w:p>
    <w:p w:rsidRPr="00D645B6" w:rsidR="00A12464" w:rsidDel="00DC12A4" w:rsidP="001D59AC" w:rsidRDefault="00A12464" w14:paraId="21D27ADB" w14:textId="70E5CC92">
      <w:pPr>
        <w:pStyle w:val="Normal0"/>
        <w:spacing w:line="360" w:lineRule="auto"/>
        <w:rPr>
          <w:del w:author="LauraPGM" w:date="2025-10-01T15:48:00Z" w:id="3486"/>
          <w:rFonts w:ascii="Calibri" w:hAnsi="Calibri" w:cs="Calibri"/>
          <w:rPrChange w:author="LauraPGM" w:date="2025-10-01T09:45:00Z" w:id="3487">
            <w:rPr>
              <w:del w:author="LauraPGM" w:date="2025-10-01T15:48:00Z" w:id="3488"/>
            </w:rPr>
          </w:rPrChange>
        </w:rPr>
      </w:pPr>
      <w:del w:author="LauraPGM" w:date="2025-10-01T15:48:00Z" w:id="3489">
        <w:r w:rsidRPr="00D645B6" w:rsidDel="00DC12A4">
          <w:rPr>
            <w:rFonts w:ascii="Calibri" w:hAnsi="Calibri" w:cs="Calibri"/>
            <w:rPrChange w:author="LauraPGM" w:date="2025-10-01T09:45:00Z" w:id="3490">
              <w:rPr/>
            </w:rPrChange>
          </w:rPr>
          <w:delText xml:space="preserve">El </w:delText>
        </w:r>
        <w:r w:rsidRPr="00D645B6" w:rsidDel="00DC12A4">
          <w:rPr>
            <w:rFonts w:ascii="Calibri" w:hAnsi="Calibri" w:cs="Calibri"/>
            <w:bCs/>
            <w:rPrChange w:author="LauraPGM" w:date="2025-10-01T09:45:00Z" w:id="3491">
              <w:rPr>
                <w:bCs/>
              </w:rPr>
            </w:rPrChange>
          </w:rPr>
          <w:delText>punto de equilibrio</w:delText>
        </w:r>
        <w:r w:rsidRPr="00D645B6" w:rsidDel="00DC12A4">
          <w:rPr>
            <w:rFonts w:ascii="Calibri" w:hAnsi="Calibri" w:cs="Calibri"/>
            <w:rPrChange w:author="LauraPGM" w:date="2025-10-01T09:45:00Z" w:id="3492">
              <w:rPr/>
            </w:rPrChange>
          </w:rPr>
          <w:delText xml:space="preserve"> es un indicador financiero que permite determinar el nivel mínimo de ventas o producción que una empresa necesita alcanzar para cubrir la totalidad de sus </w:delText>
        </w:r>
        <w:r w:rsidRPr="00D645B6" w:rsidDel="00DC12A4">
          <w:rPr>
            <w:rFonts w:ascii="Calibri" w:hAnsi="Calibri" w:cs="Calibri"/>
            <w:bCs/>
            <w:rPrChange w:author="LauraPGM" w:date="2025-10-01T09:45:00Z" w:id="3493">
              <w:rPr>
                <w:bCs/>
              </w:rPr>
            </w:rPrChange>
          </w:rPr>
          <w:delText>costos</w:delText>
        </w:r>
        <w:r w:rsidRPr="00D645B6" w:rsidDel="00DC12A4">
          <w:rPr>
            <w:rFonts w:ascii="Calibri" w:hAnsi="Calibri" w:cs="Calibri"/>
            <w:rPrChange w:author="LauraPGM" w:date="2025-10-01T09:45:00Z" w:id="3494">
              <w:rPr/>
            </w:rPrChange>
          </w:rPr>
          <w:delText xml:space="preserve">. En este nivel, los </w:delText>
        </w:r>
        <w:r w:rsidRPr="00D645B6" w:rsidDel="00DC12A4">
          <w:rPr>
            <w:rFonts w:ascii="Calibri" w:hAnsi="Calibri" w:cs="Calibri"/>
            <w:bCs/>
            <w:rPrChange w:author="LauraPGM" w:date="2025-10-01T09:45:00Z" w:id="3495">
              <w:rPr>
                <w:bCs/>
              </w:rPr>
            </w:rPrChange>
          </w:rPr>
          <w:delText>ingresos son iguales a los egresos</w:delText>
        </w:r>
        <w:r w:rsidRPr="00D645B6" w:rsidDel="00DC12A4">
          <w:rPr>
            <w:rFonts w:ascii="Calibri" w:hAnsi="Calibri" w:cs="Calibri"/>
            <w:rPrChange w:author="LauraPGM" w:date="2025-10-01T09:45:00Z" w:id="3496">
              <w:rPr/>
            </w:rPrChange>
          </w:rPr>
          <w:delText>, por lo que no se generan ni pérdidas ni utilidades. Su análisis es clave para identificar el umbral de viabilidad económica del proyecto, especialmente en las etapas iniciales.</w:delText>
        </w:r>
      </w:del>
    </w:p>
    <w:p w:rsidRPr="00D645B6" w:rsidR="00DD1ED0" w:rsidDel="00DC12A4" w:rsidP="001D59AC" w:rsidRDefault="00DD1ED0" w14:paraId="5CA8C0F4" w14:textId="3AE6015D">
      <w:pPr>
        <w:pStyle w:val="Normal0"/>
        <w:spacing w:line="360" w:lineRule="auto"/>
        <w:rPr>
          <w:del w:author="LauraPGM" w:date="2025-10-01T15:48:00Z" w:id="3497"/>
          <w:rFonts w:ascii="Calibri" w:hAnsi="Calibri" w:cs="Calibri"/>
          <w:rPrChange w:author="LauraPGM" w:date="2025-10-01T09:45:00Z" w:id="3498">
            <w:rPr>
              <w:del w:author="LauraPGM" w:date="2025-10-01T15:48:00Z" w:id="3499"/>
            </w:rPr>
          </w:rPrChange>
        </w:rPr>
      </w:pPr>
    </w:p>
    <w:p w:rsidRPr="00D645B6" w:rsidR="00A12464" w:rsidDel="00DC12A4" w:rsidP="001D59AC" w:rsidRDefault="00A12464" w14:paraId="22BFEB1E" w14:textId="48E2E604">
      <w:pPr>
        <w:pStyle w:val="Normal0"/>
        <w:spacing w:line="360" w:lineRule="auto"/>
        <w:rPr>
          <w:del w:author="LauraPGM" w:date="2025-10-01T15:48:00Z" w:id="3500"/>
          <w:rFonts w:ascii="Calibri" w:hAnsi="Calibri" w:cs="Calibri"/>
          <w:rPrChange w:author="LauraPGM" w:date="2025-10-01T09:45:00Z" w:id="3501">
            <w:rPr>
              <w:del w:author="LauraPGM" w:date="2025-10-01T15:48:00Z" w:id="3502"/>
            </w:rPr>
          </w:rPrChange>
        </w:rPr>
      </w:pPr>
      <w:del w:author="LauraPGM" w:date="2025-10-01T15:48:00Z" w:id="3503">
        <w:r w:rsidRPr="00D645B6" w:rsidDel="00DC12A4">
          <w:rPr>
            <w:rFonts w:ascii="Calibri" w:hAnsi="Calibri" w:cs="Calibri"/>
            <w:rPrChange w:author="LauraPGM" w:date="2025-10-01T09:45:00Z" w:id="3504">
              <w:rPr/>
            </w:rPrChange>
          </w:rPr>
          <w:delText xml:space="preserve">Este cálculo permite establecer las </w:delText>
        </w:r>
        <w:r w:rsidRPr="00D645B6" w:rsidDel="00DC12A4">
          <w:rPr>
            <w:rFonts w:ascii="Calibri" w:hAnsi="Calibri" w:cs="Calibri"/>
            <w:bCs/>
            <w:rPrChange w:author="LauraPGM" w:date="2025-10-01T09:45:00Z" w:id="3505">
              <w:rPr>
                <w:bCs/>
              </w:rPr>
            </w:rPrChange>
          </w:rPr>
          <w:delText>líneas mínimas de operación</w:delText>
        </w:r>
        <w:r w:rsidRPr="00D645B6" w:rsidDel="00DC12A4">
          <w:rPr>
            <w:rFonts w:ascii="Calibri" w:hAnsi="Calibri" w:cs="Calibri"/>
            <w:rPrChange w:author="LauraPGM" w:date="2025-10-01T09:45:00Z" w:id="3506">
              <w:rPr/>
            </w:rPrChange>
          </w:rPr>
          <w:delText xml:space="preserve"> bajo las cuales un negocio puede mantenerse sin comprometer su sostenibilidad financiera. Cuanto más bajo sea el punto de equilibrio, mayor será la probabilidad de alcanzar utilidades y menor el riesgo de incurrir en pérdidas, lo que mejora la estabilidad del proyecto frente a variaciones en la demanda o en los costos.</w:delText>
        </w:r>
      </w:del>
    </w:p>
    <w:p w:rsidRPr="00D645B6" w:rsidR="00A12464" w:rsidDel="00DC12A4" w:rsidP="001D59AC" w:rsidRDefault="00A12464" w14:paraId="6E94AF9C" w14:textId="439EFDFF">
      <w:pPr>
        <w:pStyle w:val="Normal0"/>
        <w:spacing w:line="360" w:lineRule="auto"/>
        <w:rPr>
          <w:del w:author="LauraPGM" w:date="2025-10-01T15:48:00Z" w:id="3507"/>
          <w:rFonts w:ascii="Calibri" w:hAnsi="Calibri" w:cs="Calibri"/>
          <w:rPrChange w:author="LauraPGM" w:date="2025-10-01T09:45:00Z" w:id="3508">
            <w:rPr>
              <w:del w:author="LauraPGM" w:date="2025-10-01T15:48:00Z" w:id="3509"/>
            </w:rPr>
          </w:rPrChange>
        </w:rPr>
      </w:pPr>
    </w:p>
    <w:p w:rsidRPr="00D645B6" w:rsidR="00A12464" w:rsidDel="00DC12A4" w:rsidP="001D59AC" w:rsidRDefault="00A12464" w14:paraId="37ABA348" w14:textId="01E485B2">
      <w:pPr>
        <w:pStyle w:val="Normal0"/>
        <w:spacing w:line="360" w:lineRule="auto"/>
        <w:rPr>
          <w:del w:author="LauraPGM" w:date="2025-10-01T15:48:00Z" w:id="3510"/>
          <w:rFonts w:ascii="Calibri" w:hAnsi="Calibri" w:cs="Calibri"/>
          <w:rPrChange w:author="LauraPGM" w:date="2025-10-01T09:45:00Z" w:id="3511">
            <w:rPr>
              <w:del w:author="LauraPGM" w:date="2025-10-01T15:48:00Z" w:id="3512"/>
            </w:rPr>
          </w:rPrChange>
        </w:rPr>
      </w:pPr>
      <w:del w:author="LauraPGM" w:date="2025-10-01T15:48:00Z" w:id="3513">
        <w:r w:rsidRPr="00D645B6" w:rsidDel="00DC12A4">
          <w:rPr>
            <w:rFonts w:ascii="Calibri" w:hAnsi="Calibri" w:cs="Calibri"/>
            <w:rPrChange w:author="LauraPGM" w:date="2025-10-01T09:45:00Z" w:id="3514">
              <w:rPr/>
            </w:rPrChange>
          </w:rPr>
          <w:delText xml:space="preserve">Para calcular el punto de equilibrio, es necesario clasificar los </w:delText>
        </w:r>
        <w:r w:rsidRPr="00D645B6" w:rsidDel="00DC12A4">
          <w:rPr>
            <w:rFonts w:ascii="Calibri" w:hAnsi="Calibri" w:cs="Calibri"/>
            <w:bCs/>
            <w:rPrChange w:author="LauraPGM" w:date="2025-10-01T09:45:00Z" w:id="3515">
              <w:rPr>
                <w:bCs/>
              </w:rPr>
            </w:rPrChange>
          </w:rPr>
          <w:delText>costos totales</w:delText>
        </w:r>
        <w:r w:rsidRPr="00D645B6" w:rsidDel="00DC12A4">
          <w:rPr>
            <w:rFonts w:ascii="Calibri" w:hAnsi="Calibri" w:cs="Calibri"/>
            <w:rPrChange w:author="LauraPGM" w:date="2025-10-01T09:45:00Z" w:id="3516">
              <w:rPr/>
            </w:rPrChange>
          </w:rPr>
          <w:delText xml:space="preserve"> en dos categorías:</w:delText>
        </w:r>
      </w:del>
    </w:p>
    <w:p w:rsidRPr="00D645B6" w:rsidR="00A12464" w:rsidDel="00DC12A4" w:rsidP="001D59AC" w:rsidRDefault="00A12464" w14:paraId="339998FC" w14:textId="36E9BB8E">
      <w:pPr>
        <w:pStyle w:val="Normal0"/>
        <w:spacing w:line="360" w:lineRule="auto"/>
        <w:rPr>
          <w:del w:author="LauraPGM" w:date="2025-10-01T15:48:00Z" w:id="3517"/>
          <w:rFonts w:ascii="Calibri" w:hAnsi="Calibri" w:cs="Calibri"/>
          <w:rPrChange w:author="LauraPGM" w:date="2025-10-01T09:45:00Z" w:id="3518">
            <w:rPr>
              <w:del w:author="LauraPGM" w:date="2025-10-01T15:48:00Z" w:id="3519"/>
            </w:rPr>
          </w:rPrChange>
        </w:rPr>
      </w:pPr>
    </w:p>
    <w:p w:rsidRPr="00D645B6" w:rsidR="00A12464" w:rsidDel="00DC12A4" w:rsidRDefault="00A12464" w14:paraId="4EA3E2A3" w14:textId="392FCBF2">
      <w:pPr>
        <w:pStyle w:val="Normal0"/>
        <w:numPr>
          <w:ilvl w:val="0"/>
          <w:numId w:val="21"/>
        </w:numPr>
        <w:spacing w:line="360" w:lineRule="auto"/>
        <w:rPr>
          <w:del w:author="LauraPGM" w:date="2025-10-01T15:48:00Z" w:id="3520"/>
          <w:rFonts w:ascii="Calibri" w:hAnsi="Calibri" w:cs="Calibri"/>
          <w:rPrChange w:author="LauraPGM" w:date="2025-10-01T09:45:00Z" w:id="3521">
            <w:rPr>
              <w:del w:author="LauraPGM" w:date="2025-10-01T15:48:00Z" w:id="3522"/>
            </w:rPr>
          </w:rPrChange>
        </w:rPr>
        <w:pPrChange w:author="LauraPGM" w:date="2025-10-01T09:45:00Z" w:id="3523">
          <w:pPr>
            <w:pStyle w:val="Normal0"/>
            <w:numPr>
              <w:numId w:val="22"/>
            </w:numPr>
            <w:tabs>
              <w:tab w:val="num" w:pos="720"/>
            </w:tabs>
            <w:spacing w:line="360" w:lineRule="auto"/>
            <w:ind w:left="720" w:hanging="360"/>
          </w:pPr>
        </w:pPrChange>
      </w:pPr>
      <w:del w:author="LauraPGM" w:date="2025-10-01T15:48:00Z" w:id="3524">
        <w:r w:rsidRPr="00D645B6" w:rsidDel="00DC12A4">
          <w:rPr>
            <w:rFonts w:ascii="Calibri" w:hAnsi="Calibri" w:cs="Calibri"/>
            <w:b/>
            <w:bCs/>
            <w:rPrChange w:author="LauraPGM" w:date="2025-10-01T09:45:00Z" w:id="3525">
              <w:rPr>
                <w:b/>
                <w:bCs/>
              </w:rPr>
            </w:rPrChange>
          </w:rPr>
          <w:delText>Costos fijos:</w:delText>
        </w:r>
        <w:r w:rsidRPr="00D645B6" w:rsidDel="00DC12A4">
          <w:rPr>
            <w:rFonts w:ascii="Calibri" w:hAnsi="Calibri" w:cs="Calibri"/>
            <w:rPrChange w:author="LauraPGM" w:date="2025-10-01T09:45:00Z" w:id="3526">
              <w:rPr/>
            </w:rPrChange>
          </w:rPr>
          <w:delText xml:space="preserve"> permanecen constantes, independientemente del volumen de producción (ej. alquiler, sueldos administrativos, seguros).</w:delText>
        </w:r>
      </w:del>
    </w:p>
    <w:p w:rsidRPr="00D645B6" w:rsidR="00A12464" w:rsidDel="00DC12A4" w:rsidRDefault="00A12464" w14:paraId="003A6D1F" w14:textId="204DE5A8">
      <w:pPr>
        <w:pStyle w:val="Normal0"/>
        <w:numPr>
          <w:ilvl w:val="0"/>
          <w:numId w:val="21"/>
        </w:numPr>
        <w:spacing w:line="360" w:lineRule="auto"/>
        <w:rPr>
          <w:del w:author="LauraPGM" w:date="2025-10-01T15:48:00Z" w:id="3527"/>
          <w:rFonts w:ascii="Calibri" w:hAnsi="Calibri" w:cs="Calibri"/>
          <w:rPrChange w:author="LauraPGM" w:date="2025-10-01T09:45:00Z" w:id="3528">
            <w:rPr>
              <w:del w:author="LauraPGM" w:date="2025-10-01T15:48:00Z" w:id="3529"/>
            </w:rPr>
          </w:rPrChange>
        </w:rPr>
        <w:pPrChange w:author="LauraPGM" w:date="2025-10-01T09:45:00Z" w:id="3530">
          <w:pPr>
            <w:pStyle w:val="Normal0"/>
            <w:numPr>
              <w:numId w:val="22"/>
            </w:numPr>
            <w:tabs>
              <w:tab w:val="num" w:pos="720"/>
            </w:tabs>
            <w:spacing w:line="360" w:lineRule="auto"/>
            <w:ind w:left="720" w:hanging="360"/>
          </w:pPr>
        </w:pPrChange>
      </w:pPr>
      <w:del w:author="LauraPGM" w:date="2025-10-01T15:48:00Z" w:id="3531">
        <w:r w:rsidRPr="00D645B6" w:rsidDel="00DC12A4">
          <w:rPr>
            <w:rFonts w:ascii="Calibri" w:hAnsi="Calibri" w:cs="Calibri"/>
            <w:b/>
            <w:bCs/>
            <w:rPrChange w:author="LauraPGM" w:date="2025-10-01T09:45:00Z" w:id="3532">
              <w:rPr>
                <w:b/>
                <w:bCs/>
              </w:rPr>
            </w:rPrChange>
          </w:rPr>
          <w:delText>Costos variables:</w:delText>
        </w:r>
        <w:r w:rsidRPr="00D645B6" w:rsidDel="00DC12A4">
          <w:rPr>
            <w:rFonts w:ascii="Calibri" w:hAnsi="Calibri" w:cs="Calibri"/>
            <w:rPrChange w:author="LauraPGM" w:date="2025-10-01T09:45:00Z" w:id="3533">
              <w:rPr/>
            </w:rPrChange>
          </w:rPr>
          <w:delText xml:space="preserve"> varían en proporción directa con el nivel de producción o ventas (ej. insumos, comisiones, mano de obra directa).</w:delText>
        </w:r>
      </w:del>
    </w:p>
    <w:p w:rsidRPr="00D645B6" w:rsidR="00A12464" w:rsidDel="00DC12A4" w:rsidP="001D59AC" w:rsidRDefault="00A12464" w14:paraId="268EC98D" w14:textId="67701062">
      <w:pPr>
        <w:pStyle w:val="Normal0"/>
        <w:spacing w:line="360" w:lineRule="auto"/>
        <w:ind w:left="720"/>
        <w:rPr>
          <w:del w:author="LauraPGM" w:date="2025-10-01T15:48:00Z" w:id="3534"/>
          <w:rFonts w:ascii="Calibri" w:hAnsi="Calibri" w:cs="Calibri"/>
          <w:rPrChange w:author="LauraPGM" w:date="2025-10-01T09:45:00Z" w:id="3535">
            <w:rPr>
              <w:del w:author="LauraPGM" w:date="2025-10-01T15:48:00Z" w:id="3536"/>
            </w:rPr>
          </w:rPrChange>
        </w:rPr>
      </w:pPr>
    </w:p>
    <w:p w:rsidRPr="00D645B6" w:rsidR="00A12464" w:rsidDel="00DC12A4" w:rsidP="001D59AC" w:rsidRDefault="00A12464" w14:paraId="5C78F2EF" w14:textId="3DB87019">
      <w:pPr>
        <w:pStyle w:val="Normal0"/>
        <w:spacing w:line="360" w:lineRule="auto"/>
        <w:rPr>
          <w:del w:author="LauraPGM" w:date="2025-10-01T15:48:00Z" w:id="3537"/>
          <w:rFonts w:ascii="Calibri" w:hAnsi="Calibri" w:cs="Calibri"/>
          <w:rPrChange w:author="LauraPGM" w:date="2025-10-01T09:45:00Z" w:id="3538">
            <w:rPr>
              <w:del w:author="LauraPGM" w:date="2025-10-01T15:48:00Z" w:id="3539"/>
            </w:rPr>
          </w:rPrChange>
        </w:rPr>
      </w:pPr>
      <w:del w:author="LauraPGM" w:date="2025-10-01T15:48:00Z" w:id="3540">
        <w:r w:rsidRPr="00D645B6" w:rsidDel="00DC12A4">
          <w:rPr>
            <w:rFonts w:ascii="Calibri" w:hAnsi="Calibri" w:cs="Calibri"/>
            <w:rPrChange w:author="LauraPGM" w:date="2025-10-01T09:45:00Z" w:id="3541">
              <w:rPr/>
            </w:rPrChange>
          </w:rPr>
          <w:delText xml:space="preserve">Es recomendable trabajar con </w:delText>
        </w:r>
        <w:r w:rsidRPr="00D645B6" w:rsidDel="00DC12A4">
          <w:rPr>
            <w:rFonts w:ascii="Calibri" w:hAnsi="Calibri" w:cs="Calibri"/>
            <w:bCs/>
            <w:rPrChange w:author="LauraPGM" w:date="2025-10-01T09:45:00Z" w:id="3542">
              <w:rPr>
                <w:bCs/>
              </w:rPr>
            </w:rPrChange>
          </w:rPr>
          <w:delText>datos anuales o mensuales</w:delText>
        </w:r>
        <w:r w:rsidRPr="00D645B6" w:rsidDel="00DC12A4">
          <w:rPr>
            <w:rFonts w:ascii="Calibri" w:hAnsi="Calibri" w:cs="Calibri"/>
            <w:rPrChange w:author="LauraPGM" w:date="2025-10-01T09:45:00Z" w:id="3543">
              <w:rPr/>
            </w:rPrChange>
          </w:rPr>
          <w:delText>, según la periodicidad de la evaluación financiera del proyecto.</w:delText>
        </w:r>
      </w:del>
    </w:p>
    <w:p w:rsidRPr="00D645B6" w:rsidR="007921CE" w:rsidDel="00DC12A4" w:rsidP="001D59AC" w:rsidRDefault="007921CE" w14:paraId="139E361F" w14:textId="67B1495E">
      <w:pPr>
        <w:pStyle w:val="Normal0"/>
        <w:spacing w:line="360" w:lineRule="auto"/>
        <w:rPr>
          <w:del w:author="LauraPGM" w:date="2025-10-01T15:48:00Z" w:id="3544"/>
          <w:rFonts w:ascii="Calibri" w:hAnsi="Calibri" w:cs="Calibri"/>
          <w:rPrChange w:author="LauraPGM" w:date="2025-10-01T09:45:00Z" w:id="3545">
            <w:rPr>
              <w:del w:author="LauraPGM" w:date="2025-10-01T15:48:00Z" w:id="3546"/>
            </w:rPr>
          </w:rPrChange>
        </w:rPr>
      </w:pPr>
    </w:p>
    <w:p w:rsidRPr="00D645B6" w:rsidR="00A12464" w:rsidDel="00DC12A4" w:rsidP="001D59AC" w:rsidRDefault="0087160F" w14:paraId="270CAF44" w14:textId="3CD758EE">
      <w:pPr>
        <w:pStyle w:val="Normal0"/>
        <w:spacing w:line="360" w:lineRule="auto"/>
        <w:rPr>
          <w:del w:author="LauraPGM" w:date="2025-10-01T15:48:00Z" w:id="3547"/>
          <w:rFonts w:ascii="Calibri" w:hAnsi="Calibri" w:cs="Calibri"/>
          <w:b/>
          <w:bCs/>
          <w:rPrChange w:author="LauraPGM" w:date="2025-10-01T09:45:00Z" w:id="3548">
            <w:rPr>
              <w:del w:author="LauraPGM" w:date="2025-10-01T15:48:00Z" w:id="3549"/>
              <w:b/>
              <w:bCs/>
            </w:rPr>
          </w:rPrChange>
        </w:rPr>
      </w:pPr>
      <w:del w:author="LauraPGM" w:date="2025-10-01T15:48:00Z" w:id="3550">
        <w:r w:rsidRPr="00D645B6" w:rsidDel="00DC12A4">
          <w:rPr>
            <w:rFonts w:ascii="Calibri" w:hAnsi="Calibri" w:cs="Calibri"/>
            <w:b/>
            <w:bCs/>
            <w:rPrChange w:author="LauraPGM" w:date="2025-10-01T09:45:00Z" w:id="3551">
              <w:rPr>
                <w:b/>
                <w:bCs/>
              </w:rPr>
            </w:rPrChange>
          </w:rPr>
          <w:delText xml:space="preserve">Figura 2. </w:delText>
        </w:r>
        <w:r w:rsidRPr="00D645B6" w:rsidDel="00DC12A4" w:rsidR="00AD04C8">
          <w:rPr>
            <w:rFonts w:ascii="Calibri" w:hAnsi="Calibri" w:cs="Calibri"/>
            <w:b/>
            <w:bCs/>
            <w:rPrChange w:author="LauraPGM" w:date="2025-10-01T09:45:00Z" w:id="3552">
              <w:rPr>
                <w:b/>
                <w:bCs/>
              </w:rPr>
            </w:rPrChange>
          </w:rPr>
          <w:delText xml:space="preserve">Fórmula del punto de </w:delText>
        </w:r>
        <w:commentRangeStart w:id="3553"/>
        <w:r w:rsidRPr="00D645B6" w:rsidDel="00DC12A4" w:rsidR="00AD04C8">
          <w:rPr>
            <w:rFonts w:ascii="Calibri" w:hAnsi="Calibri" w:cs="Calibri"/>
            <w:b/>
            <w:bCs/>
            <w:rPrChange w:author="LauraPGM" w:date="2025-10-01T09:45:00Z" w:id="3554">
              <w:rPr>
                <w:b/>
                <w:bCs/>
              </w:rPr>
            </w:rPrChange>
          </w:rPr>
          <w:delText>e</w:delText>
        </w:r>
        <w:r w:rsidRPr="00D645B6" w:rsidDel="00DC12A4" w:rsidR="00A12464">
          <w:rPr>
            <w:rFonts w:ascii="Calibri" w:hAnsi="Calibri" w:cs="Calibri"/>
            <w:b/>
            <w:bCs/>
            <w:rPrChange w:author="LauraPGM" w:date="2025-10-01T09:45:00Z" w:id="3555">
              <w:rPr>
                <w:b/>
                <w:bCs/>
              </w:rPr>
            </w:rPrChange>
          </w:rPr>
          <w:delText>quilibrio</w:delText>
        </w:r>
        <w:commentRangeEnd w:id="3553"/>
        <w:r w:rsidRPr="00D645B6" w:rsidDel="00DC12A4" w:rsidR="00094E55">
          <w:rPr>
            <w:rStyle w:val="Refdecomentario"/>
            <w:rFonts w:ascii="Calibri" w:hAnsi="Calibri" w:cs="Calibri"/>
            <w:sz w:val="22"/>
            <w:szCs w:val="22"/>
            <w:rPrChange w:author="LauraPGM" w:date="2025-10-01T09:45:00Z" w:id="3556">
              <w:rPr>
                <w:rStyle w:val="Refdecomentario"/>
              </w:rPr>
            </w:rPrChange>
          </w:rPr>
          <w:commentReference w:id="3553"/>
        </w:r>
        <w:r w:rsidRPr="00D645B6" w:rsidDel="00DC12A4" w:rsidR="00A12464">
          <w:rPr>
            <w:rFonts w:ascii="Calibri" w:hAnsi="Calibri" w:cs="Calibri"/>
            <w:b/>
            <w:bCs/>
            <w:rPrChange w:author="LauraPGM" w:date="2025-10-01T09:45:00Z" w:id="3557">
              <w:rPr>
                <w:b/>
                <w:bCs/>
              </w:rPr>
            </w:rPrChange>
          </w:rPr>
          <w:delText>:</w:delText>
        </w:r>
      </w:del>
    </w:p>
    <w:p w:rsidRPr="00D645B6" w:rsidR="00A12464" w:rsidDel="00DC12A4" w:rsidP="001D59AC" w:rsidRDefault="00A12464" w14:paraId="23EBD3E2" w14:textId="2C7B6838">
      <w:pPr>
        <w:pStyle w:val="Normal0"/>
        <w:spacing w:line="360" w:lineRule="auto"/>
        <w:jc w:val="both"/>
        <w:rPr>
          <w:del w:author="LauraPGM" w:date="2025-10-01T15:48:00Z" w:id="3558"/>
          <w:rFonts w:ascii="Calibri" w:hAnsi="Calibri" w:cs="Calibri"/>
          <w:rPrChange w:author="LauraPGM" w:date="2025-10-01T09:45:00Z" w:id="3559">
            <w:rPr>
              <w:del w:author="LauraPGM" w:date="2025-10-01T15:48:00Z" w:id="3560"/>
            </w:rPr>
          </w:rPrChange>
        </w:rPr>
      </w:pPr>
    </w:p>
    <w:p w:rsidRPr="00D645B6" w:rsidR="00A12464" w:rsidDel="00DC12A4" w:rsidP="001D59AC" w:rsidRDefault="00A12464" w14:paraId="07702929" w14:textId="3A4A23A2">
      <w:pPr>
        <w:pStyle w:val="Normal0"/>
        <w:spacing w:line="360" w:lineRule="auto"/>
        <w:jc w:val="both"/>
        <w:rPr>
          <w:del w:author="LauraPGM" w:date="2025-10-01T15:48:00Z" w:id="3561"/>
          <w:rFonts w:ascii="Calibri" w:hAnsi="Calibri" w:cs="Calibri"/>
          <w:rPrChange w:author="LauraPGM" w:date="2025-10-01T09:45:00Z" w:id="3562">
            <w:rPr>
              <w:del w:author="LauraPGM" w:date="2025-10-01T15:48:00Z" w:id="3563"/>
            </w:rPr>
          </w:rPrChange>
        </w:rPr>
      </w:pPr>
      <w:del w:author="LauraPGM" w:date="2025-10-01T15:48:00Z" w:id="3564">
        <w:r w:rsidRPr="00D645B6" w:rsidDel="00DC12A4">
          <w:rPr>
            <w:rFonts w:ascii="Calibri" w:hAnsi="Calibri" w:cs="Calibri"/>
            <w:noProof/>
            <w:lang w:eastAsia="es-CO"/>
            <w:rPrChange w:author="LauraPGM" w:date="2025-10-01T09:45:00Z" w:id="3565">
              <w:rPr>
                <w:noProof/>
                <w:lang w:eastAsia="es-CO"/>
              </w:rPr>
            </w:rPrChange>
          </w:rPr>
          <w:drawing>
            <wp:inline distT="0" distB="0" distL="0" distR="0" wp14:anchorId="3ECC080C" wp14:editId="192DF4EC">
              <wp:extent cx="5460999" cy="596900"/>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68C495.tmp"/>
                      <pic:cNvPicPr/>
                    </pic:nvPicPr>
                    <pic:blipFill rotWithShape="1">
                      <a:blip r:embed="rId23">
                        <a:extLst>
                          <a:ext uri="{28A0092B-C50C-407E-A947-70E740481C1C}">
                            <a14:useLocalDpi xmlns:a14="http://schemas.microsoft.com/office/drawing/2010/main" val="0"/>
                          </a:ext>
                        </a:extLst>
                      </a:blip>
                      <a:srcRect t="28022" b="20330"/>
                      <a:stretch/>
                    </pic:blipFill>
                    <pic:spPr bwMode="auto">
                      <a:xfrm>
                        <a:off x="0" y="0"/>
                        <a:ext cx="5461281" cy="596931"/>
                      </a:xfrm>
                      <a:prstGeom prst="rect">
                        <a:avLst/>
                      </a:prstGeom>
                      <a:ln>
                        <a:noFill/>
                      </a:ln>
                      <a:extLst>
                        <a:ext uri="{53640926-AAD7-44D8-BBD7-CCE9431645EC}">
                          <a14:shadowObscured xmlns:a14="http://schemas.microsoft.com/office/drawing/2010/main"/>
                        </a:ext>
                      </a:extLst>
                    </pic:spPr>
                  </pic:pic>
                </a:graphicData>
              </a:graphic>
            </wp:inline>
          </w:drawing>
        </w:r>
      </w:del>
    </w:p>
    <w:p w:rsidRPr="00D645B6" w:rsidR="00783878" w:rsidDel="00DC12A4" w:rsidP="001D59AC" w:rsidRDefault="00783878" w14:paraId="20C7035D" w14:textId="211C36FB">
      <w:pPr>
        <w:pStyle w:val="Normal0"/>
        <w:spacing w:line="360" w:lineRule="auto"/>
        <w:rPr>
          <w:del w:author="LauraPGM" w:date="2025-10-01T15:48:00Z" w:id="3566"/>
          <w:rFonts w:ascii="Calibri" w:hAnsi="Calibri" w:cs="Calibri"/>
          <w:rPrChange w:author="LauraPGM" w:date="2025-10-01T09:45:00Z" w:id="3567">
            <w:rPr>
              <w:del w:author="LauraPGM" w:date="2025-10-01T15:48:00Z" w:id="3568"/>
            </w:rPr>
          </w:rPrChange>
        </w:rPr>
      </w:pPr>
    </w:p>
    <w:p w:rsidRPr="00D645B6" w:rsidR="00A12464" w:rsidDel="00DC12A4" w:rsidP="001D59AC" w:rsidRDefault="004F3293" w14:paraId="292C3E80" w14:textId="50BE3052">
      <w:pPr>
        <w:pStyle w:val="Normal0"/>
        <w:spacing w:line="360" w:lineRule="auto"/>
        <w:rPr>
          <w:del w:author="LauraPGM" w:date="2025-10-01T15:48:00Z" w:id="3569"/>
          <w:rFonts w:ascii="Calibri" w:hAnsi="Calibri" w:cs="Calibri"/>
          <w:rPrChange w:author="LauraPGM" w:date="2025-10-01T09:45:00Z" w:id="3570">
            <w:rPr>
              <w:del w:author="LauraPGM" w:date="2025-10-01T15:48:00Z" w:id="3571"/>
            </w:rPr>
          </w:rPrChange>
        </w:rPr>
      </w:pPr>
      <w:del w:author="LauraPGM" w:date="2025-10-01T15:48:00Z" w:id="3572">
        <w:r w:rsidRPr="00D645B6" w:rsidDel="00DC12A4">
          <w:rPr>
            <w:rFonts w:ascii="Calibri" w:hAnsi="Calibri" w:cs="Calibri"/>
            <w:rPrChange w:author="LauraPGM" w:date="2025-10-01T09:45:00Z" w:id="3573">
              <w:rPr/>
            </w:rPrChange>
          </w:rPr>
          <w:delText>Esta fórmula permite calcular cuántas unidades se deben vender para cubrir todos los costos, sin generar pérdidas ni utilidades.</w:delText>
        </w:r>
      </w:del>
    </w:p>
    <w:p w:rsidRPr="00D645B6" w:rsidR="004F3293" w:rsidDel="00DC12A4" w:rsidP="001D59AC" w:rsidRDefault="004F3293" w14:paraId="015EF9F4" w14:textId="2B50944E">
      <w:pPr>
        <w:pStyle w:val="Normal0"/>
        <w:spacing w:line="360" w:lineRule="auto"/>
        <w:rPr>
          <w:del w:author="LauraPGM" w:date="2025-10-01T15:48:00Z" w:id="3574"/>
          <w:rFonts w:ascii="Calibri" w:hAnsi="Calibri" w:cs="Calibri"/>
          <w:rPrChange w:author="LauraPGM" w:date="2025-10-01T09:45:00Z" w:id="3575">
            <w:rPr>
              <w:del w:author="LauraPGM" w:date="2025-10-01T15:48:00Z" w:id="3576"/>
            </w:rPr>
          </w:rPrChange>
        </w:rPr>
      </w:pPr>
    </w:p>
    <w:p w:rsidRPr="00D645B6" w:rsidR="004F3293" w:rsidDel="00DC12A4" w:rsidP="001D59AC" w:rsidRDefault="004F3293" w14:paraId="33A7BBD1" w14:textId="4D5637FF">
      <w:pPr>
        <w:pStyle w:val="Normal0"/>
        <w:spacing w:line="360" w:lineRule="auto"/>
        <w:rPr>
          <w:del w:author="LauraPGM" w:date="2025-10-01T15:48:00Z" w:id="3577"/>
          <w:rFonts w:ascii="Calibri" w:hAnsi="Calibri" w:cs="Calibri"/>
          <w:rPrChange w:author="LauraPGM" w:date="2025-10-01T09:45:00Z" w:id="3578">
            <w:rPr>
              <w:del w:author="LauraPGM" w:date="2025-10-01T15:48:00Z" w:id="3579"/>
            </w:rPr>
          </w:rPrChange>
        </w:rPr>
      </w:pPr>
      <w:del w:author="LauraPGM" w:date="2025-10-01T15:48:00Z" w:id="3580">
        <w:r w:rsidRPr="00D645B6" w:rsidDel="00DC12A4">
          <w:rPr>
            <w:rFonts w:ascii="Calibri" w:hAnsi="Calibri" w:cs="Calibri"/>
            <w:rPrChange w:author="LauraPGM" w:date="2025-10-01T09:45:00Z" w:id="3581">
              <w:rPr/>
            </w:rPrChange>
          </w:rPr>
          <w:delText>En términos gráficos, el punto de equilibrio puede representarse de la siguiente manera:</w:delText>
        </w:r>
      </w:del>
    </w:p>
    <w:p w:rsidRPr="00D645B6" w:rsidR="004F3293" w:rsidDel="00DC12A4" w:rsidP="001D59AC" w:rsidRDefault="004F3293" w14:paraId="7221E841" w14:textId="7FAF0C4C">
      <w:pPr>
        <w:pStyle w:val="Normal0"/>
        <w:spacing w:line="360" w:lineRule="auto"/>
        <w:jc w:val="both"/>
        <w:rPr>
          <w:del w:author="LauraPGM" w:date="2025-10-01T15:48:00Z" w:id="3582"/>
          <w:rFonts w:ascii="Calibri" w:hAnsi="Calibri" w:cs="Calibri"/>
          <w:rPrChange w:author="LauraPGM" w:date="2025-10-01T09:45:00Z" w:id="3583">
            <w:rPr>
              <w:del w:author="LauraPGM" w:date="2025-10-01T15:48:00Z" w:id="3584"/>
            </w:rPr>
          </w:rPrChange>
        </w:rPr>
      </w:pPr>
    </w:p>
    <w:p w:rsidRPr="00D645B6" w:rsidR="004F3293" w:rsidDel="00DC12A4" w:rsidP="001D59AC" w:rsidRDefault="0087160F" w14:paraId="0BDBD6CE" w14:textId="67681728">
      <w:pPr>
        <w:pStyle w:val="Normal0"/>
        <w:spacing w:line="360" w:lineRule="auto"/>
        <w:jc w:val="both"/>
        <w:rPr>
          <w:del w:author="LauraPGM" w:date="2025-10-01T15:48:00Z" w:id="3585"/>
          <w:rFonts w:ascii="Calibri" w:hAnsi="Calibri" w:cs="Calibri"/>
          <w:b/>
          <w:rPrChange w:author="LauraPGM" w:date="2025-10-01T09:45:00Z" w:id="3586">
            <w:rPr>
              <w:del w:author="LauraPGM" w:date="2025-10-01T15:48:00Z" w:id="3587"/>
              <w:b/>
            </w:rPr>
          </w:rPrChange>
        </w:rPr>
      </w:pPr>
      <w:del w:author="LauraPGM" w:date="2025-10-01T15:48:00Z" w:id="3588">
        <w:r w:rsidRPr="00D645B6" w:rsidDel="00DC12A4">
          <w:rPr>
            <w:rFonts w:ascii="Calibri" w:hAnsi="Calibri" w:cs="Calibri"/>
            <w:b/>
            <w:rPrChange w:author="LauraPGM" w:date="2025-10-01T09:45:00Z" w:id="3589">
              <w:rPr>
                <w:b/>
              </w:rPr>
            </w:rPrChange>
          </w:rPr>
          <w:delText>Figura 3</w:delText>
        </w:r>
        <w:r w:rsidRPr="00D645B6" w:rsidDel="00DC12A4" w:rsidR="004F3293">
          <w:rPr>
            <w:rFonts w:ascii="Calibri" w:hAnsi="Calibri" w:cs="Calibri"/>
            <w:b/>
            <w:rPrChange w:author="LauraPGM" w:date="2025-10-01T09:45:00Z" w:id="3590">
              <w:rPr>
                <w:b/>
              </w:rPr>
            </w:rPrChange>
          </w:rPr>
          <w:delText>. Representación gráfica del punto de equilibrio</w:delText>
        </w:r>
      </w:del>
    </w:p>
    <w:p w:rsidRPr="00D645B6" w:rsidR="00891FF3" w:rsidDel="00DC12A4" w:rsidP="001D59AC" w:rsidRDefault="00891FF3" w14:paraId="689C1D8D" w14:textId="1F4D4E20">
      <w:pPr>
        <w:pStyle w:val="Normal0"/>
        <w:spacing w:line="360" w:lineRule="auto"/>
        <w:jc w:val="both"/>
        <w:rPr>
          <w:del w:author="LauraPGM" w:date="2025-10-01T15:48:00Z" w:id="3591"/>
          <w:rFonts w:ascii="Calibri" w:hAnsi="Calibri" w:cs="Calibri"/>
          <w:b/>
          <w:rPrChange w:author="LauraPGM" w:date="2025-10-01T09:45:00Z" w:id="3592">
            <w:rPr>
              <w:del w:author="LauraPGM" w:date="2025-10-01T15:48:00Z" w:id="3593"/>
              <w:b/>
            </w:rPr>
          </w:rPrChange>
        </w:rPr>
      </w:pPr>
    </w:p>
    <w:p w:rsidRPr="00D645B6" w:rsidR="004F3293" w:rsidDel="00DC12A4" w:rsidP="001D59AC" w:rsidRDefault="004F3293" w14:paraId="0BCC4873" w14:textId="2A9196E6">
      <w:pPr>
        <w:pStyle w:val="Normal0"/>
        <w:spacing w:line="360" w:lineRule="auto"/>
        <w:jc w:val="both"/>
        <w:rPr>
          <w:del w:author="LauraPGM" w:date="2025-10-01T15:48:00Z" w:id="3594"/>
          <w:rFonts w:ascii="Calibri" w:hAnsi="Calibri" w:cs="Calibri"/>
          <w:rPrChange w:author="LauraPGM" w:date="2025-10-01T09:45:00Z" w:id="3595">
            <w:rPr>
              <w:del w:author="LauraPGM" w:date="2025-10-01T15:48:00Z" w:id="3596"/>
            </w:rPr>
          </w:rPrChange>
        </w:rPr>
      </w:pPr>
      <w:commentRangeStart w:id="3597"/>
      <w:del w:author="LauraPGM" w:date="2025-10-01T15:48:00Z" w:id="3598">
        <w:r w:rsidRPr="00D645B6" w:rsidDel="00DC12A4">
          <w:rPr>
            <w:rFonts w:ascii="Calibri" w:hAnsi="Calibri" w:cs="Calibri"/>
            <w:noProof/>
            <w:lang w:eastAsia="es-CO"/>
            <w:rPrChange w:author="LauraPGM" w:date="2025-10-01T09:45:00Z" w:id="3599">
              <w:rPr>
                <w:noProof/>
                <w:lang w:eastAsia="es-CO"/>
              </w:rPr>
            </w:rPrChange>
          </w:rPr>
          <w:drawing>
            <wp:inline distT="0" distB="0" distL="0" distR="0" wp14:anchorId="478C67DF" wp14:editId="63D0B852">
              <wp:extent cx="3848100" cy="2543474"/>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68F37C.tmp"/>
                      <pic:cNvPicPr/>
                    </pic:nvPicPr>
                    <pic:blipFill>
                      <a:blip r:embed="rId24">
                        <a:extLst>
                          <a:ext uri="{28A0092B-C50C-407E-A947-70E740481C1C}">
                            <a14:useLocalDpi xmlns:a14="http://schemas.microsoft.com/office/drawing/2010/main" val="0"/>
                          </a:ext>
                        </a:extLst>
                      </a:blip>
                      <a:stretch>
                        <a:fillRect/>
                      </a:stretch>
                    </pic:blipFill>
                    <pic:spPr>
                      <a:xfrm>
                        <a:off x="0" y="0"/>
                        <a:ext cx="3857147" cy="2549454"/>
                      </a:xfrm>
                      <a:prstGeom prst="rect">
                        <a:avLst/>
                      </a:prstGeom>
                    </pic:spPr>
                  </pic:pic>
                </a:graphicData>
              </a:graphic>
            </wp:inline>
          </w:drawing>
        </w:r>
        <w:commentRangeEnd w:id="3597"/>
        <w:r w:rsidRPr="00D645B6" w:rsidDel="00DC12A4" w:rsidR="0071486D">
          <w:rPr>
            <w:rStyle w:val="Refdecomentario"/>
            <w:rFonts w:ascii="Calibri" w:hAnsi="Calibri" w:cs="Calibri"/>
            <w:sz w:val="22"/>
            <w:szCs w:val="22"/>
            <w:rPrChange w:author="LauraPGM" w:date="2025-10-01T09:45:00Z" w:id="3600">
              <w:rPr>
                <w:rStyle w:val="Refdecomentario"/>
              </w:rPr>
            </w:rPrChange>
          </w:rPr>
          <w:commentReference w:id="3597"/>
        </w:r>
      </w:del>
    </w:p>
    <w:p w:rsidRPr="00D645B6" w:rsidR="00A12464" w:rsidDel="00DC12A4" w:rsidP="001D59AC" w:rsidRDefault="00A12464" w14:paraId="21666D39" w14:textId="2E56C91A">
      <w:pPr>
        <w:pStyle w:val="Normal0"/>
        <w:spacing w:line="360" w:lineRule="auto"/>
        <w:jc w:val="both"/>
        <w:rPr>
          <w:del w:author="LauraPGM" w:date="2025-10-01T15:48:00Z" w:id="3601"/>
          <w:rFonts w:ascii="Calibri" w:hAnsi="Calibri" w:cs="Calibri"/>
          <w:rPrChange w:author="LauraPGM" w:date="2025-10-01T09:45:00Z" w:id="3602">
            <w:rPr>
              <w:del w:author="LauraPGM" w:date="2025-10-01T15:48:00Z" w:id="3603"/>
            </w:rPr>
          </w:rPrChange>
        </w:rPr>
      </w:pPr>
    </w:p>
    <w:p w:rsidRPr="00D645B6" w:rsidR="00591CFD" w:rsidDel="00DC12A4" w:rsidP="001D59AC" w:rsidRDefault="00591CFD" w14:paraId="2098156B" w14:textId="526DB23A">
      <w:pPr>
        <w:pStyle w:val="Normal0"/>
        <w:spacing w:line="360" w:lineRule="auto"/>
        <w:jc w:val="both"/>
        <w:rPr>
          <w:del w:author="LauraPGM" w:date="2025-10-01T15:48:00Z" w:id="3604"/>
          <w:rFonts w:ascii="Calibri" w:hAnsi="Calibri" w:cs="Calibri"/>
          <w:rPrChange w:author="LauraPGM" w:date="2025-10-01T09:45:00Z" w:id="3605">
            <w:rPr>
              <w:del w:author="LauraPGM" w:date="2025-10-01T15:48:00Z" w:id="3606"/>
            </w:rPr>
          </w:rPrChange>
        </w:rPr>
      </w:pPr>
    </w:p>
    <w:p w:rsidRPr="00D645B6" w:rsidR="00591CFD" w:rsidDel="00DC12A4" w:rsidP="001D59AC" w:rsidRDefault="00783878" w14:paraId="057A6CB6" w14:textId="4CFE9829">
      <w:pPr>
        <w:pStyle w:val="Normal0"/>
        <w:spacing w:line="360" w:lineRule="auto"/>
        <w:jc w:val="both"/>
        <w:rPr>
          <w:del w:author="LauraPGM" w:date="2025-10-01T15:48:00Z" w:id="3607"/>
          <w:rFonts w:ascii="Calibri" w:hAnsi="Calibri" w:cs="Calibri"/>
          <w:b/>
          <w:rPrChange w:author="LauraPGM" w:date="2025-10-01T09:45:00Z" w:id="3608">
            <w:rPr>
              <w:del w:author="LauraPGM" w:date="2025-10-01T15:48:00Z" w:id="3609"/>
              <w:b/>
            </w:rPr>
          </w:rPrChange>
        </w:rPr>
      </w:pPr>
      <w:del w:author="LauraPGM" w:date="2025-10-01T15:48:00Z" w:id="3610">
        <w:r w:rsidRPr="00D645B6" w:rsidDel="00DC12A4">
          <w:rPr>
            <w:rFonts w:ascii="Calibri" w:hAnsi="Calibri" w:cs="Calibri"/>
            <w:b/>
            <w:rPrChange w:author="LauraPGM" w:date="2025-10-01T09:45:00Z" w:id="3611">
              <w:rPr>
                <w:b/>
              </w:rPr>
            </w:rPrChange>
          </w:rPr>
          <w:delText>3.2 Tasa Interna de O</w:delText>
        </w:r>
        <w:r w:rsidRPr="00D645B6" w:rsidDel="00DC12A4" w:rsidR="004F3293">
          <w:rPr>
            <w:rFonts w:ascii="Calibri" w:hAnsi="Calibri" w:cs="Calibri"/>
            <w:b/>
            <w:rPrChange w:author="LauraPGM" w:date="2025-10-01T09:45:00Z" w:id="3612">
              <w:rPr>
                <w:b/>
              </w:rPr>
            </w:rPrChange>
          </w:rPr>
          <w:delText>portunidad (TIO)</w:delText>
        </w:r>
      </w:del>
    </w:p>
    <w:p w:rsidRPr="00D645B6" w:rsidR="00591CFD" w:rsidDel="00DC12A4" w:rsidP="001D59AC" w:rsidRDefault="00591CFD" w14:paraId="44A9367E" w14:textId="5E202D5E">
      <w:pPr>
        <w:pStyle w:val="Normal0"/>
        <w:spacing w:line="360" w:lineRule="auto"/>
        <w:jc w:val="both"/>
        <w:rPr>
          <w:del w:author="LauraPGM" w:date="2025-10-01T15:48:00Z" w:id="3613"/>
          <w:rFonts w:ascii="Calibri" w:hAnsi="Calibri" w:cs="Calibri"/>
          <w:rPrChange w:author="LauraPGM" w:date="2025-10-01T09:45:00Z" w:id="3614">
            <w:rPr>
              <w:del w:author="LauraPGM" w:date="2025-10-01T15:48:00Z" w:id="3615"/>
            </w:rPr>
          </w:rPrChange>
        </w:rPr>
      </w:pPr>
    </w:p>
    <w:p w:rsidRPr="00D645B6" w:rsidR="004F3293" w:rsidDel="00DC12A4" w:rsidP="001D59AC" w:rsidRDefault="004F3293" w14:paraId="23F69355" w14:textId="079D7910">
      <w:pPr>
        <w:pStyle w:val="Normal0"/>
        <w:spacing w:line="360" w:lineRule="auto"/>
        <w:rPr>
          <w:del w:author="LauraPGM" w:date="2025-10-01T15:48:00Z" w:id="3616"/>
          <w:rFonts w:ascii="Calibri" w:hAnsi="Calibri" w:cs="Calibri"/>
          <w:rPrChange w:author="LauraPGM" w:date="2025-10-01T09:45:00Z" w:id="3617">
            <w:rPr>
              <w:del w:author="LauraPGM" w:date="2025-10-01T15:48:00Z" w:id="3618"/>
            </w:rPr>
          </w:rPrChange>
        </w:rPr>
      </w:pPr>
      <w:del w:author="LauraPGM" w:date="2025-10-01T15:48:00Z" w:id="3619">
        <w:r w:rsidRPr="00D645B6" w:rsidDel="00DC12A4">
          <w:rPr>
            <w:rFonts w:ascii="Calibri" w:hAnsi="Calibri" w:cs="Calibri"/>
            <w:rPrChange w:author="LauraPGM" w:date="2025-10-01T09:45:00Z" w:id="3620">
              <w:rPr/>
            </w:rPrChange>
          </w:rPr>
          <w:delText xml:space="preserve">El uso del dinero en el tiempo implica un costo, ya que no puede ser considerado gratuito. Cada vez que se presta, invierte o utiliza una suma de dinero, se renuncia a la posibilidad de emplearlo en otras alternativas rentables. Por esta razón, se debe reconocer un valor adicional como compensación por el riesgo asumido o por el uso del capital; a este valor se le conoce como </w:delText>
        </w:r>
        <w:r w:rsidRPr="00D645B6" w:rsidDel="00DC12A4">
          <w:rPr>
            <w:rFonts w:ascii="Calibri" w:hAnsi="Calibri" w:cs="Calibri"/>
            <w:bCs/>
            <w:rPrChange w:author="LauraPGM" w:date="2025-10-01T09:45:00Z" w:id="3621">
              <w:rPr>
                <w:bCs/>
              </w:rPr>
            </w:rPrChange>
          </w:rPr>
          <w:delText>interés</w:delText>
        </w:r>
        <w:r w:rsidRPr="00D645B6" w:rsidDel="00DC12A4">
          <w:rPr>
            <w:rFonts w:ascii="Calibri" w:hAnsi="Calibri" w:cs="Calibri"/>
            <w:rPrChange w:author="LauraPGM" w:date="2025-10-01T09:45:00Z" w:id="3622">
              <w:rPr/>
            </w:rPrChange>
          </w:rPr>
          <w:delText>.</w:delText>
        </w:r>
      </w:del>
    </w:p>
    <w:p w:rsidRPr="00D645B6" w:rsidR="004F3293" w:rsidDel="00DC12A4" w:rsidP="001D59AC" w:rsidRDefault="004F3293" w14:paraId="1B482092" w14:textId="3F3A05BF">
      <w:pPr>
        <w:pStyle w:val="Normal0"/>
        <w:spacing w:line="360" w:lineRule="auto"/>
        <w:jc w:val="both"/>
        <w:rPr>
          <w:del w:author="LauraPGM" w:date="2025-10-01T15:48:00Z" w:id="3623"/>
          <w:rFonts w:ascii="Calibri" w:hAnsi="Calibri" w:cs="Calibri"/>
          <w:rPrChange w:author="LauraPGM" w:date="2025-10-01T09:45:00Z" w:id="3624">
            <w:rPr>
              <w:del w:author="LauraPGM" w:date="2025-10-01T15:48:00Z" w:id="3625"/>
            </w:rPr>
          </w:rPrChange>
        </w:rPr>
      </w:pPr>
    </w:p>
    <w:p w:rsidRPr="00D645B6" w:rsidR="004F3293" w:rsidDel="00DC12A4" w:rsidP="001D59AC" w:rsidRDefault="004F3293" w14:paraId="457EE73D" w14:textId="06212E3F">
      <w:pPr>
        <w:pStyle w:val="Normal0"/>
        <w:spacing w:line="360" w:lineRule="auto"/>
        <w:rPr>
          <w:del w:author="LauraPGM" w:date="2025-10-01T15:48:00Z" w:id="3626"/>
          <w:rFonts w:ascii="Calibri" w:hAnsi="Calibri" w:cs="Calibri"/>
          <w:rPrChange w:author="LauraPGM" w:date="2025-10-01T09:45:00Z" w:id="3627">
            <w:rPr>
              <w:del w:author="LauraPGM" w:date="2025-10-01T15:48:00Z" w:id="3628"/>
            </w:rPr>
          </w:rPrChange>
        </w:rPr>
      </w:pPr>
      <w:del w:author="LauraPGM" w:date="2025-10-01T15:48:00Z" w:id="3629">
        <w:r w:rsidRPr="00D645B6" w:rsidDel="00DC12A4">
          <w:rPr>
            <w:rFonts w:ascii="Calibri" w:hAnsi="Calibri" w:cs="Calibri"/>
            <w:rPrChange w:author="LauraPGM" w:date="2025-10-01T09:45:00Z" w:id="3630">
              <w:rPr/>
            </w:rPrChange>
          </w:rPr>
          <w:delText xml:space="preserve">Desde el punto de vista financiero, cuando una persona presta una cantidad de dinero (P) y luego de un tiempo determinado recibe una suma mayor (F), la diferencia entre ambas cantidades representa el </w:delText>
        </w:r>
        <w:r w:rsidRPr="00D645B6" w:rsidDel="00DC12A4">
          <w:rPr>
            <w:rFonts w:ascii="Calibri" w:hAnsi="Calibri" w:cs="Calibri"/>
            <w:bCs/>
            <w:rPrChange w:author="LauraPGM" w:date="2025-10-01T09:45:00Z" w:id="3631">
              <w:rPr>
                <w:bCs/>
              </w:rPr>
            </w:rPrChange>
          </w:rPr>
          <w:delText>interés generado (I)</w:delText>
        </w:r>
        <w:r w:rsidRPr="00D645B6" w:rsidDel="00DC12A4">
          <w:rPr>
            <w:rFonts w:ascii="Calibri" w:hAnsi="Calibri" w:cs="Calibri"/>
            <w:rPrChange w:author="LauraPGM" w:date="2025-10-01T09:45:00Z" w:id="3632">
              <w:rPr/>
            </w:rPrChange>
          </w:rPr>
          <w:delText xml:space="preserve">. Esta variación se conoce como el </w:delText>
        </w:r>
        <w:r w:rsidRPr="00D645B6" w:rsidDel="00DC12A4">
          <w:rPr>
            <w:rFonts w:ascii="Calibri" w:hAnsi="Calibri" w:cs="Calibri"/>
            <w:bCs/>
            <w:rPrChange w:author="LauraPGM" w:date="2025-10-01T09:45:00Z" w:id="3633">
              <w:rPr>
                <w:bCs/>
              </w:rPr>
            </w:rPrChange>
          </w:rPr>
          <w:delText>valor del dinero en el</w:delText>
        </w:r>
        <w:r w:rsidRPr="00D645B6" w:rsidDel="00DC12A4">
          <w:rPr>
            <w:rFonts w:ascii="Calibri" w:hAnsi="Calibri" w:cs="Calibri"/>
            <w:b/>
            <w:bCs/>
            <w:rPrChange w:author="LauraPGM" w:date="2025-10-01T09:45:00Z" w:id="3634">
              <w:rPr>
                <w:b/>
                <w:bCs/>
              </w:rPr>
            </w:rPrChange>
          </w:rPr>
          <w:delText xml:space="preserve"> tiempo</w:delText>
        </w:r>
        <w:r w:rsidRPr="00D645B6" w:rsidDel="00DC12A4">
          <w:rPr>
            <w:rFonts w:ascii="Calibri" w:hAnsi="Calibri" w:cs="Calibri"/>
            <w:rPrChange w:author="LauraPGM" w:date="2025-10-01T09:45:00Z" w:id="3635">
              <w:rPr/>
            </w:rPrChange>
          </w:rPr>
          <w:delText xml:space="preserve"> y se expresa con la fórmula:</w:delText>
        </w:r>
      </w:del>
    </w:p>
    <w:p w:rsidRPr="00D645B6" w:rsidR="004F3293" w:rsidDel="00DC12A4" w:rsidP="001D59AC" w:rsidRDefault="004F3293" w14:paraId="391649CC" w14:textId="41F7DC03">
      <w:pPr>
        <w:pStyle w:val="Normal0"/>
        <w:spacing w:line="360" w:lineRule="auto"/>
        <w:jc w:val="both"/>
        <w:rPr>
          <w:del w:author="LauraPGM" w:date="2025-10-01T15:48:00Z" w:id="3636"/>
          <w:rFonts w:ascii="Calibri" w:hAnsi="Calibri" w:cs="Calibri"/>
          <w:rPrChange w:author="LauraPGM" w:date="2025-10-01T09:45:00Z" w:id="3637">
            <w:rPr>
              <w:del w:author="LauraPGM" w:date="2025-10-01T15:48:00Z" w:id="3638"/>
            </w:rPr>
          </w:rPrChange>
        </w:rPr>
      </w:pPr>
    </w:p>
    <w:p w:rsidRPr="00D645B6" w:rsidR="004F3293" w:rsidDel="00DC12A4" w:rsidP="001D59AC" w:rsidRDefault="004F3293" w14:paraId="3079F451" w14:textId="23AA35FA">
      <w:pPr>
        <w:pStyle w:val="Normal0"/>
        <w:spacing w:line="360" w:lineRule="auto"/>
        <w:jc w:val="both"/>
        <w:rPr>
          <w:del w:author="LauraPGM" w:date="2025-10-01T15:48:00Z" w:id="3639"/>
          <w:rFonts w:ascii="Calibri" w:hAnsi="Calibri" w:cs="Calibri"/>
          <w:rPrChange w:author="LauraPGM" w:date="2025-10-01T09:45:00Z" w:id="3640">
            <w:rPr>
              <w:del w:author="LauraPGM" w:date="2025-10-01T15:48:00Z" w:id="3641"/>
            </w:rPr>
          </w:rPrChange>
        </w:rPr>
      </w:pPr>
      <w:del w:author="LauraPGM" w:date="2025-10-01T15:48:00Z" w:id="3642">
        <w:r w:rsidRPr="00D645B6" w:rsidDel="00DC12A4">
          <w:rPr>
            <w:rFonts w:ascii="Calibri" w:hAnsi="Calibri" w:cs="Calibri"/>
            <w:rPrChange w:author="LauraPGM" w:date="2025-10-01T09:45:00Z" w:id="3643">
              <w:rPr/>
            </w:rPrChange>
          </w:rPr>
          <w:delText>I</w:delText>
        </w:r>
        <w:r w:rsidRPr="00D645B6" w:rsidDel="00DC12A4" w:rsidR="00CA2614">
          <w:rPr>
            <w:rFonts w:ascii="Calibri" w:hAnsi="Calibri" w:cs="Calibri"/>
            <w:rPrChange w:author="LauraPGM" w:date="2025-10-01T09:45:00Z" w:id="3644">
              <w:rPr/>
            </w:rPrChange>
          </w:rPr>
          <w:delText xml:space="preserve"> </w:delText>
        </w:r>
        <w:r w:rsidRPr="00D645B6" w:rsidDel="00DC12A4">
          <w:rPr>
            <w:rFonts w:ascii="Calibri" w:hAnsi="Calibri" w:cs="Calibri"/>
            <w:rPrChange w:author="LauraPGM" w:date="2025-10-01T09:45:00Z" w:id="3645">
              <w:rPr/>
            </w:rPrChange>
          </w:rPr>
          <w:delText>=</w:delText>
        </w:r>
        <w:r w:rsidRPr="00D645B6" w:rsidDel="00DC12A4" w:rsidR="00CA2614">
          <w:rPr>
            <w:rFonts w:ascii="Calibri" w:hAnsi="Calibri" w:cs="Calibri"/>
            <w:rPrChange w:author="LauraPGM" w:date="2025-10-01T09:45:00Z" w:id="3646">
              <w:rPr/>
            </w:rPrChange>
          </w:rPr>
          <w:delText xml:space="preserve"> F</w:delText>
        </w:r>
        <w:r w:rsidRPr="00D645B6" w:rsidDel="00DC12A4" w:rsidR="009E38D1">
          <w:rPr>
            <w:rFonts w:ascii="Calibri" w:hAnsi="Calibri" w:cs="Calibri"/>
            <w:rPrChange w:author="LauraPGM" w:date="2025-10-01T09:45:00Z" w:id="3647">
              <w:rPr/>
            </w:rPrChange>
          </w:rPr>
          <w:delText xml:space="preserve"> </w:delText>
        </w:r>
        <w:r w:rsidRPr="00D645B6" w:rsidDel="00DC12A4" w:rsidR="00CA2614">
          <w:rPr>
            <w:rFonts w:ascii="Calibri" w:hAnsi="Calibri" w:cs="Calibri"/>
            <w:rPrChange w:author="LauraPGM" w:date="2025-10-01T09:45:00Z" w:id="3648">
              <w:rPr/>
            </w:rPrChange>
          </w:rPr>
          <w:delText>−</w:delText>
        </w:r>
        <w:r w:rsidRPr="00D645B6" w:rsidDel="00DC12A4" w:rsidR="009E38D1">
          <w:rPr>
            <w:rFonts w:ascii="Calibri" w:hAnsi="Calibri" w:cs="Calibri"/>
            <w:rPrChange w:author="LauraPGM" w:date="2025-10-01T09:45:00Z" w:id="3649">
              <w:rPr/>
            </w:rPrChange>
          </w:rPr>
          <w:delText xml:space="preserve"> </w:delText>
        </w:r>
        <w:r w:rsidRPr="00D645B6" w:rsidDel="00DC12A4" w:rsidR="00CA2614">
          <w:rPr>
            <w:rFonts w:ascii="Calibri" w:hAnsi="Calibri" w:cs="Calibri"/>
            <w:rPrChange w:author="LauraPGM" w:date="2025-10-01T09:45:00Z" w:id="3650">
              <w:rPr/>
            </w:rPrChange>
          </w:rPr>
          <w:delText xml:space="preserve">PI </w:delText>
        </w:r>
        <w:r w:rsidRPr="00D645B6" w:rsidDel="00DC12A4">
          <w:rPr>
            <w:rFonts w:ascii="Calibri" w:hAnsi="Calibri" w:cs="Calibri"/>
            <w:rPrChange w:author="LauraPGM" w:date="2025-10-01T09:45:00Z" w:id="3651">
              <w:rPr/>
            </w:rPrChange>
          </w:rPr>
          <w:delText xml:space="preserve">= F </w:delText>
        </w:r>
        <w:r w:rsidRPr="00D645B6" w:rsidDel="00DC12A4" w:rsidR="00CA2614">
          <w:rPr>
            <w:rFonts w:ascii="Calibri" w:hAnsi="Calibri" w:cs="Calibri"/>
            <w:rPrChange w:author="LauraPGM" w:date="2025-10-01T09:45:00Z" w:id="3652">
              <w:rPr/>
            </w:rPrChange>
          </w:rPr>
          <w:delText>–</w:delText>
        </w:r>
        <w:r w:rsidRPr="00D645B6" w:rsidDel="00DC12A4">
          <w:rPr>
            <w:rFonts w:ascii="Calibri" w:hAnsi="Calibri" w:cs="Calibri"/>
            <w:rPrChange w:author="LauraPGM" w:date="2025-10-01T09:45:00Z" w:id="3653">
              <w:rPr/>
            </w:rPrChange>
          </w:rPr>
          <w:delText xml:space="preserve"> PI</w:delText>
        </w:r>
        <w:r w:rsidRPr="00D645B6" w:rsidDel="00DC12A4" w:rsidR="00CA2614">
          <w:rPr>
            <w:rFonts w:ascii="Calibri" w:hAnsi="Calibri" w:cs="Calibri"/>
            <w:rPrChange w:author="LauraPGM" w:date="2025-10-01T09:45:00Z" w:id="3654">
              <w:rPr/>
            </w:rPrChange>
          </w:rPr>
          <w:delText xml:space="preserve"> </w:delText>
        </w:r>
        <w:r w:rsidRPr="00D645B6" w:rsidDel="00DC12A4">
          <w:rPr>
            <w:rFonts w:ascii="Calibri" w:hAnsi="Calibri" w:cs="Calibri"/>
            <w:rPrChange w:author="LauraPGM" w:date="2025-10-01T09:45:00Z" w:id="3655">
              <w:rPr/>
            </w:rPrChange>
          </w:rPr>
          <w:delText>=</w:delText>
        </w:r>
        <w:r w:rsidRPr="00D645B6" w:rsidDel="00DC12A4" w:rsidR="00CA2614">
          <w:rPr>
            <w:rFonts w:ascii="Calibri" w:hAnsi="Calibri" w:cs="Calibri"/>
            <w:rPrChange w:author="LauraPGM" w:date="2025-10-01T09:45:00Z" w:id="3656">
              <w:rPr/>
            </w:rPrChange>
          </w:rPr>
          <w:delText xml:space="preserve"> </w:delText>
        </w:r>
        <w:r w:rsidRPr="00D645B6" w:rsidDel="00DC12A4">
          <w:rPr>
            <w:rFonts w:ascii="Calibri" w:hAnsi="Calibri" w:cs="Calibri"/>
            <w:rPrChange w:author="LauraPGM" w:date="2025-10-01T09:45:00Z" w:id="3657">
              <w:rPr/>
            </w:rPrChange>
          </w:rPr>
          <w:delText>F</w:delText>
        </w:r>
        <w:r w:rsidRPr="00D645B6" w:rsidDel="00DC12A4" w:rsidR="009E38D1">
          <w:rPr>
            <w:rFonts w:ascii="Calibri" w:hAnsi="Calibri" w:cs="Calibri"/>
            <w:rPrChange w:author="LauraPGM" w:date="2025-10-01T09:45:00Z" w:id="3658">
              <w:rPr/>
            </w:rPrChange>
          </w:rPr>
          <w:delText xml:space="preserve"> </w:delText>
        </w:r>
        <w:r w:rsidRPr="00D645B6" w:rsidDel="00DC12A4">
          <w:rPr>
            <w:rFonts w:ascii="Calibri" w:hAnsi="Calibri" w:cs="Calibri"/>
            <w:rPrChange w:author="LauraPGM" w:date="2025-10-01T09:45:00Z" w:id="3659">
              <w:rPr/>
            </w:rPrChange>
          </w:rPr>
          <w:delText>−</w:delText>
        </w:r>
        <w:r w:rsidRPr="00D645B6" w:rsidDel="00DC12A4" w:rsidR="009E38D1">
          <w:rPr>
            <w:rFonts w:ascii="Calibri" w:hAnsi="Calibri" w:cs="Calibri"/>
            <w:rPrChange w:author="LauraPGM" w:date="2025-10-01T09:45:00Z" w:id="3660">
              <w:rPr/>
            </w:rPrChange>
          </w:rPr>
          <w:delText xml:space="preserve"> </w:delText>
        </w:r>
        <w:r w:rsidRPr="00D645B6" w:rsidDel="00DC12A4">
          <w:rPr>
            <w:rFonts w:ascii="Calibri" w:hAnsi="Calibri" w:cs="Calibri"/>
            <w:rPrChange w:author="LauraPGM" w:date="2025-10-01T09:45:00Z" w:id="3661">
              <w:rPr/>
            </w:rPrChange>
          </w:rPr>
          <w:delText xml:space="preserve">P </w:delText>
        </w:r>
      </w:del>
    </w:p>
    <w:p w:rsidRPr="00D645B6" w:rsidR="004F3293" w:rsidDel="00DC12A4" w:rsidP="001D59AC" w:rsidRDefault="004F3293" w14:paraId="2719D8E6" w14:textId="53E57A35">
      <w:pPr>
        <w:pStyle w:val="Normal0"/>
        <w:spacing w:line="360" w:lineRule="auto"/>
        <w:jc w:val="both"/>
        <w:rPr>
          <w:del w:author="LauraPGM" w:date="2025-10-01T15:48:00Z" w:id="3662"/>
          <w:rFonts w:ascii="Calibri" w:hAnsi="Calibri" w:cs="Calibri"/>
          <w:rPrChange w:author="LauraPGM" w:date="2025-10-01T09:45:00Z" w:id="3663">
            <w:rPr>
              <w:del w:author="LauraPGM" w:date="2025-10-01T15:48:00Z" w:id="3664"/>
            </w:rPr>
          </w:rPrChange>
        </w:rPr>
      </w:pPr>
    </w:p>
    <w:p w:rsidRPr="00D645B6" w:rsidR="004F3293" w:rsidDel="00DC12A4" w:rsidP="001D59AC" w:rsidRDefault="004F3293" w14:paraId="519E8325" w14:textId="45720C6F">
      <w:pPr>
        <w:pStyle w:val="Normal0"/>
        <w:spacing w:line="360" w:lineRule="auto"/>
        <w:rPr>
          <w:del w:author="LauraPGM" w:date="2025-10-01T15:48:00Z" w:id="3665"/>
          <w:rFonts w:ascii="Calibri" w:hAnsi="Calibri" w:cs="Calibri"/>
          <w:rPrChange w:author="LauraPGM" w:date="2025-10-01T09:45:00Z" w:id="3666">
            <w:rPr>
              <w:del w:author="LauraPGM" w:date="2025-10-01T15:48:00Z" w:id="3667"/>
            </w:rPr>
          </w:rPrChange>
        </w:rPr>
      </w:pPr>
      <w:del w:author="LauraPGM" w:date="2025-10-01T15:48:00Z" w:id="3668">
        <w:r w:rsidRPr="00D645B6" w:rsidDel="00DC12A4">
          <w:rPr>
            <w:rFonts w:ascii="Calibri" w:hAnsi="Calibri" w:cs="Calibri"/>
            <w:rPrChange w:author="LauraPGM" w:date="2025-10-01T09:45:00Z" w:id="3669">
              <w:rPr/>
            </w:rPrChange>
          </w:rPr>
          <w:delText xml:space="preserve">La </w:delText>
        </w:r>
        <w:r w:rsidRPr="00D645B6" w:rsidDel="00DC12A4">
          <w:rPr>
            <w:rFonts w:ascii="Calibri" w:hAnsi="Calibri" w:cs="Calibri"/>
            <w:bCs/>
            <w:rPrChange w:author="LauraPGM" w:date="2025-10-01T09:45:00Z" w:id="3670">
              <w:rPr>
                <w:bCs/>
              </w:rPr>
            </w:rPrChange>
          </w:rPr>
          <w:delText>tasa de interés</w:delText>
        </w:r>
        <w:r w:rsidRPr="00D645B6" w:rsidDel="00DC12A4">
          <w:rPr>
            <w:rFonts w:ascii="Calibri" w:hAnsi="Calibri" w:cs="Calibri"/>
            <w:rPrChange w:author="LauraPGM" w:date="2025-10-01T09:45:00Z" w:id="3671">
              <w:rPr/>
            </w:rPrChange>
          </w:rPr>
          <w:delText xml:space="preserve"> es la relación entre el interés obtenido y el capital inicial invertido, generalmente expresada en porcentaje para un período específico.</w:delText>
        </w:r>
      </w:del>
    </w:p>
    <w:p w:rsidRPr="00D645B6" w:rsidR="00EB541F" w:rsidDel="00DC12A4" w:rsidP="001D59AC" w:rsidRDefault="00EB541F" w14:paraId="4797685C" w14:textId="4353E62D">
      <w:pPr>
        <w:pStyle w:val="Normal0"/>
        <w:spacing w:line="360" w:lineRule="auto"/>
        <w:jc w:val="both"/>
        <w:rPr>
          <w:del w:author="LauraPGM" w:date="2025-10-01T15:48:00Z" w:id="3672"/>
          <w:rFonts w:ascii="Calibri" w:hAnsi="Calibri" w:cs="Calibri"/>
          <w:rPrChange w:author="LauraPGM" w:date="2025-10-01T09:45:00Z" w:id="3673">
            <w:rPr>
              <w:del w:author="LauraPGM" w:date="2025-10-01T15:48:00Z" w:id="3674"/>
            </w:rPr>
          </w:rPrChange>
        </w:rPr>
      </w:pPr>
    </w:p>
    <w:p w:rsidRPr="00D645B6" w:rsidR="00EB541F" w:rsidDel="00DC12A4" w:rsidP="001D59AC" w:rsidRDefault="007921CE" w14:paraId="3B13C2EA" w14:textId="0C9FA13C">
      <w:pPr>
        <w:pStyle w:val="Normal0"/>
        <w:spacing w:line="360" w:lineRule="auto"/>
        <w:jc w:val="both"/>
        <w:rPr>
          <w:del w:author="LauraPGM" w:date="2025-10-01T15:48:00Z" w:id="3675"/>
          <w:rFonts w:ascii="Calibri" w:hAnsi="Calibri" w:cs="Calibri"/>
          <w:rPrChange w:author="LauraPGM" w:date="2025-10-01T09:45:00Z" w:id="3676">
            <w:rPr>
              <w:del w:author="LauraPGM" w:date="2025-10-01T15:48:00Z" w:id="3677"/>
            </w:rPr>
          </w:rPrChange>
        </w:rPr>
      </w:pPr>
      <w:del w:author="LauraPGM" w:date="2025-10-01T15:48:00Z" w:id="3678">
        <w:r w:rsidRPr="00D645B6" w:rsidDel="00DC12A4">
          <w:rPr>
            <w:rFonts w:ascii="Calibri" w:hAnsi="Calibri" w:cs="Calibri"/>
            <w:bCs/>
            <w:rPrChange w:author="LauraPGM" w:date="2025-10-01T09:45:00Z" w:id="3679">
              <w:rPr>
                <w:bCs/>
              </w:rPr>
            </w:rPrChange>
          </w:rPr>
          <w:delText>Tasa de interés (%) = (i</w:delText>
        </w:r>
        <w:r w:rsidRPr="00D645B6" w:rsidDel="00DC12A4" w:rsidR="00EB541F">
          <w:rPr>
            <w:rFonts w:ascii="Calibri" w:hAnsi="Calibri" w:cs="Calibri"/>
            <w:bCs/>
            <w:rPrChange w:author="LauraPGM" w:date="2025-10-01T09:45:00Z" w:id="3680">
              <w:rPr>
                <w:bCs/>
              </w:rPr>
            </w:rPrChange>
          </w:rPr>
          <w:delText xml:space="preserve">nterés ganado ÷ </w:delText>
        </w:r>
        <w:r w:rsidRPr="00D645B6" w:rsidDel="00DC12A4">
          <w:rPr>
            <w:rFonts w:ascii="Calibri" w:hAnsi="Calibri" w:cs="Calibri"/>
            <w:bCs/>
            <w:rPrChange w:author="LauraPGM" w:date="2025-10-01T09:45:00Z" w:id="3681">
              <w:rPr>
                <w:bCs/>
              </w:rPr>
            </w:rPrChange>
          </w:rPr>
          <w:delText>c</w:delText>
        </w:r>
        <w:r w:rsidRPr="00D645B6" w:rsidDel="00DC12A4" w:rsidR="00EB541F">
          <w:rPr>
            <w:rFonts w:ascii="Calibri" w:hAnsi="Calibri" w:cs="Calibri"/>
            <w:bCs/>
            <w:rPrChange w:author="LauraPGM" w:date="2025-10-01T09:45:00Z" w:id="3682">
              <w:rPr>
                <w:bCs/>
              </w:rPr>
            </w:rPrChange>
          </w:rPr>
          <w:delText>apital inicial) × 100</w:delText>
        </w:r>
        <w:r w:rsidRPr="00D645B6" w:rsidDel="00DC12A4" w:rsidR="00813DF1">
          <w:rPr>
            <w:rFonts w:ascii="Calibri" w:hAnsi="Calibri" w:cs="Calibri"/>
            <w:bCs/>
            <w:rPrChange w:author="LauraPGM" w:date="2025-10-01T09:45:00Z" w:id="3683">
              <w:rPr>
                <w:bCs/>
              </w:rPr>
            </w:rPrChange>
          </w:rPr>
          <w:delText>.</w:delText>
        </w:r>
      </w:del>
    </w:p>
    <w:p w:rsidRPr="00D645B6" w:rsidR="00EB541F" w:rsidDel="00DC12A4" w:rsidP="001D59AC" w:rsidRDefault="00EB541F" w14:paraId="00295C89" w14:textId="0C9F0309">
      <w:pPr>
        <w:pStyle w:val="Normal0"/>
        <w:spacing w:line="360" w:lineRule="auto"/>
        <w:jc w:val="both"/>
        <w:rPr>
          <w:del w:author="LauraPGM" w:date="2025-10-01T15:48:00Z" w:id="3684"/>
          <w:rFonts w:ascii="Calibri" w:hAnsi="Calibri" w:cs="Calibri"/>
          <w:rPrChange w:author="LauraPGM" w:date="2025-10-01T09:45:00Z" w:id="3685">
            <w:rPr>
              <w:del w:author="LauraPGM" w:date="2025-10-01T15:48:00Z" w:id="3686"/>
            </w:rPr>
          </w:rPrChange>
        </w:rPr>
      </w:pPr>
      <w:del w:author="LauraPGM" w:date="2025-10-01T15:48:00Z" w:id="3687">
        <w:r w:rsidRPr="00D645B6" w:rsidDel="00DC12A4">
          <w:rPr>
            <w:rFonts w:ascii="Calibri" w:hAnsi="Calibri" w:cs="Calibri"/>
            <w:rPrChange w:author="LauraPGM" w:date="2025-10-01T09:45:00Z" w:id="3688">
              <w:rPr/>
            </w:rPrChange>
          </w:rPr>
          <w:delText>O en notación algebraica:</w:delText>
        </w:r>
      </w:del>
    </w:p>
    <w:p w:rsidRPr="00D645B6" w:rsidR="00EB541F" w:rsidDel="00DC12A4" w:rsidP="001D59AC" w:rsidRDefault="00EB541F" w14:paraId="4DCF98DC" w14:textId="152EB5C1">
      <w:pPr>
        <w:pStyle w:val="Normal0"/>
        <w:spacing w:line="360" w:lineRule="auto"/>
        <w:jc w:val="both"/>
        <w:rPr>
          <w:del w:author="LauraPGM" w:date="2025-10-01T15:48:00Z" w:id="3689"/>
          <w:rFonts w:ascii="Calibri" w:hAnsi="Calibri" w:cs="Calibri"/>
          <w:rPrChange w:author="LauraPGM" w:date="2025-10-01T09:45:00Z" w:id="3690">
            <w:rPr>
              <w:del w:author="LauraPGM" w:date="2025-10-01T15:48:00Z" w:id="3691"/>
            </w:rPr>
          </w:rPrChange>
        </w:rPr>
      </w:pPr>
      <w:del w:author="LauraPGM" w:date="2025-10-01T15:48:00Z" w:id="3692">
        <w:r w:rsidRPr="00D645B6" w:rsidDel="00DC12A4">
          <w:rPr>
            <w:rFonts w:ascii="Calibri" w:hAnsi="Calibri" w:cs="Calibri"/>
            <w:bCs/>
            <w:rPrChange w:author="LauraPGM" w:date="2025-10-01T09:45:00Z" w:id="3693">
              <w:rPr>
                <w:bCs/>
              </w:rPr>
            </w:rPrChange>
          </w:rPr>
          <w:delText>i = (I / P) × 100</w:delText>
        </w:r>
        <w:r w:rsidRPr="00D645B6" w:rsidDel="00DC12A4" w:rsidR="00813DF1">
          <w:rPr>
            <w:rFonts w:ascii="Calibri" w:hAnsi="Calibri" w:cs="Calibri"/>
            <w:bCs/>
            <w:rPrChange w:author="LauraPGM" w:date="2025-10-01T09:45:00Z" w:id="3694">
              <w:rPr>
                <w:bCs/>
              </w:rPr>
            </w:rPrChange>
          </w:rPr>
          <w:delText>.</w:delText>
        </w:r>
      </w:del>
    </w:p>
    <w:p w:rsidRPr="00D645B6" w:rsidR="00783878" w:rsidDel="00DC12A4" w:rsidP="001D59AC" w:rsidRDefault="00783878" w14:paraId="4DD10977" w14:textId="3BFF6250">
      <w:pPr>
        <w:pStyle w:val="Normal0"/>
        <w:spacing w:line="360" w:lineRule="auto"/>
        <w:jc w:val="both"/>
        <w:rPr>
          <w:del w:author="LauraPGM" w:date="2025-10-01T15:48:00Z" w:id="3695"/>
          <w:rFonts w:ascii="Calibri" w:hAnsi="Calibri" w:cs="Calibri"/>
          <w:rPrChange w:author="LauraPGM" w:date="2025-10-01T09:45:00Z" w:id="3696">
            <w:rPr>
              <w:del w:author="LauraPGM" w:date="2025-10-01T15:48:00Z" w:id="3697"/>
            </w:rPr>
          </w:rPrChange>
        </w:rPr>
      </w:pPr>
    </w:p>
    <w:p w:rsidRPr="00D645B6" w:rsidR="00EB541F" w:rsidDel="00DC12A4" w:rsidP="001D59AC" w:rsidRDefault="00EB541F" w14:paraId="30280664" w14:textId="4F6B6F8D">
      <w:pPr>
        <w:pStyle w:val="Normal0"/>
        <w:spacing w:line="360" w:lineRule="auto"/>
        <w:jc w:val="both"/>
        <w:rPr>
          <w:del w:author="LauraPGM" w:date="2025-10-01T15:48:00Z" w:id="3698"/>
          <w:rFonts w:ascii="Calibri" w:hAnsi="Calibri" w:cs="Calibri"/>
          <w:rPrChange w:author="LauraPGM" w:date="2025-10-01T09:45:00Z" w:id="3699">
            <w:rPr>
              <w:del w:author="LauraPGM" w:date="2025-10-01T15:48:00Z" w:id="3700"/>
            </w:rPr>
          </w:rPrChange>
        </w:rPr>
      </w:pPr>
      <w:del w:author="LauraPGM" w:date="2025-10-01T15:48:00Z" w:id="3701">
        <w:r w:rsidRPr="00D645B6" w:rsidDel="00DC12A4">
          <w:rPr>
            <w:rFonts w:ascii="Calibri" w:hAnsi="Calibri" w:cs="Calibri"/>
            <w:rPrChange w:author="LauraPGM" w:date="2025-10-01T09:45:00Z" w:id="3702">
              <w:rPr/>
            </w:rPrChange>
          </w:rPr>
          <w:delText>Donde:</w:delText>
        </w:r>
      </w:del>
    </w:p>
    <w:p w:rsidRPr="00D645B6" w:rsidR="00EB541F" w:rsidDel="00DC12A4" w:rsidRDefault="00EB541F" w14:paraId="0A8A03B9" w14:textId="728947A5">
      <w:pPr>
        <w:pStyle w:val="Normal0"/>
        <w:numPr>
          <w:ilvl w:val="0"/>
          <w:numId w:val="22"/>
        </w:numPr>
        <w:spacing w:line="360" w:lineRule="auto"/>
        <w:jc w:val="both"/>
        <w:rPr>
          <w:del w:author="LauraPGM" w:date="2025-10-01T15:48:00Z" w:id="3703"/>
          <w:rFonts w:ascii="Calibri" w:hAnsi="Calibri" w:cs="Calibri"/>
          <w:rPrChange w:author="LauraPGM" w:date="2025-10-01T09:45:00Z" w:id="3704">
            <w:rPr>
              <w:del w:author="LauraPGM" w:date="2025-10-01T15:48:00Z" w:id="3705"/>
            </w:rPr>
          </w:rPrChange>
        </w:rPr>
        <w:pPrChange w:author="LauraPGM" w:date="2025-10-01T09:45:00Z" w:id="3706">
          <w:pPr>
            <w:pStyle w:val="Normal0"/>
            <w:numPr>
              <w:numId w:val="23"/>
            </w:numPr>
            <w:spacing w:line="360" w:lineRule="auto"/>
            <w:ind w:left="720" w:hanging="360"/>
            <w:jc w:val="both"/>
          </w:pPr>
        </w:pPrChange>
      </w:pPr>
      <w:del w:author="LauraPGM" w:date="2025-10-01T15:48:00Z" w:id="3707">
        <w:r w:rsidRPr="00D645B6" w:rsidDel="00DC12A4">
          <w:rPr>
            <w:rFonts w:ascii="Calibri" w:hAnsi="Calibri" w:cs="Calibri"/>
            <w:bCs/>
            <w:rPrChange w:author="LauraPGM" w:date="2025-10-01T09:45:00Z" w:id="3708">
              <w:rPr>
                <w:bCs/>
              </w:rPr>
            </w:rPrChange>
          </w:rPr>
          <w:delText>i</w:delText>
        </w:r>
        <w:r w:rsidRPr="00D645B6" w:rsidDel="00DC12A4">
          <w:rPr>
            <w:rFonts w:ascii="Calibri" w:hAnsi="Calibri" w:cs="Calibri"/>
            <w:rPrChange w:author="LauraPGM" w:date="2025-10-01T09:45:00Z" w:id="3709">
              <w:rPr/>
            </w:rPrChange>
          </w:rPr>
          <w:delText xml:space="preserve"> =</w:delText>
        </w:r>
        <w:r w:rsidRPr="00D645B6" w:rsidDel="00DC12A4" w:rsidR="006E1DFC">
          <w:rPr>
            <w:rFonts w:ascii="Calibri" w:hAnsi="Calibri" w:cs="Calibri"/>
            <w:rPrChange w:author="LauraPGM" w:date="2025-10-01T09:45:00Z" w:id="3710">
              <w:rPr/>
            </w:rPrChange>
          </w:rPr>
          <w:delText xml:space="preserve"> T</w:delText>
        </w:r>
        <w:r w:rsidRPr="00D645B6" w:rsidDel="00DC12A4">
          <w:rPr>
            <w:rFonts w:ascii="Calibri" w:hAnsi="Calibri" w:cs="Calibri"/>
            <w:rPrChange w:author="LauraPGM" w:date="2025-10-01T09:45:00Z" w:id="3711">
              <w:rPr/>
            </w:rPrChange>
          </w:rPr>
          <w:delText>asa de interés (en porcentaje).</w:delText>
        </w:r>
      </w:del>
    </w:p>
    <w:p w:rsidRPr="00D645B6" w:rsidR="00EB541F" w:rsidDel="00DC12A4" w:rsidRDefault="00EB541F" w14:paraId="6BBD7811" w14:textId="6D711D7A">
      <w:pPr>
        <w:pStyle w:val="Normal0"/>
        <w:numPr>
          <w:ilvl w:val="0"/>
          <w:numId w:val="22"/>
        </w:numPr>
        <w:spacing w:line="360" w:lineRule="auto"/>
        <w:jc w:val="both"/>
        <w:rPr>
          <w:del w:author="LauraPGM" w:date="2025-10-01T15:48:00Z" w:id="3712"/>
          <w:rFonts w:ascii="Calibri" w:hAnsi="Calibri" w:cs="Calibri"/>
          <w:rPrChange w:author="LauraPGM" w:date="2025-10-01T09:45:00Z" w:id="3713">
            <w:rPr>
              <w:del w:author="LauraPGM" w:date="2025-10-01T15:48:00Z" w:id="3714"/>
            </w:rPr>
          </w:rPrChange>
        </w:rPr>
        <w:pPrChange w:author="LauraPGM" w:date="2025-10-01T09:45:00Z" w:id="3715">
          <w:pPr>
            <w:pStyle w:val="Normal0"/>
            <w:numPr>
              <w:numId w:val="23"/>
            </w:numPr>
            <w:spacing w:line="360" w:lineRule="auto"/>
            <w:ind w:left="720" w:hanging="360"/>
            <w:jc w:val="both"/>
          </w:pPr>
        </w:pPrChange>
      </w:pPr>
      <w:del w:author="LauraPGM" w:date="2025-10-01T15:48:00Z" w:id="3716">
        <w:r w:rsidRPr="00D645B6" w:rsidDel="00DC12A4">
          <w:rPr>
            <w:rFonts w:ascii="Calibri" w:hAnsi="Calibri" w:cs="Calibri"/>
            <w:bCs/>
            <w:rPrChange w:author="LauraPGM" w:date="2025-10-01T09:45:00Z" w:id="3717">
              <w:rPr>
                <w:bCs/>
              </w:rPr>
            </w:rPrChange>
          </w:rPr>
          <w:delText>I</w:delText>
        </w:r>
        <w:r w:rsidRPr="00D645B6" w:rsidDel="00DC12A4">
          <w:rPr>
            <w:rFonts w:ascii="Calibri" w:hAnsi="Calibri" w:cs="Calibri"/>
            <w:rPrChange w:author="LauraPGM" w:date="2025-10-01T09:45:00Z" w:id="3718">
              <w:rPr/>
            </w:rPrChange>
          </w:rPr>
          <w:delText xml:space="preserve"> =</w:delText>
        </w:r>
        <w:r w:rsidRPr="00D645B6" w:rsidDel="00DC12A4" w:rsidR="006E1DFC">
          <w:rPr>
            <w:rFonts w:ascii="Calibri" w:hAnsi="Calibri" w:cs="Calibri"/>
            <w:rPrChange w:author="LauraPGM" w:date="2025-10-01T09:45:00Z" w:id="3719">
              <w:rPr/>
            </w:rPrChange>
          </w:rPr>
          <w:delText xml:space="preserve"> I</w:delText>
        </w:r>
        <w:r w:rsidRPr="00D645B6" w:rsidDel="00DC12A4">
          <w:rPr>
            <w:rFonts w:ascii="Calibri" w:hAnsi="Calibri" w:cs="Calibri"/>
            <w:rPrChange w:author="LauraPGM" w:date="2025-10-01T09:45:00Z" w:id="3720">
              <w:rPr/>
            </w:rPrChange>
          </w:rPr>
          <w:delText>nterés obtenido.</w:delText>
        </w:r>
      </w:del>
    </w:p>
    <w:p w:rsidRPr="00D645B6" w:rsidR="00EB541F" w:rsidDel="00DC12A4" w:rsidRDefault="00EB541F" w14:paraId="5EB4164A" w14:textId="1CEE9262">
      <w:pPr>
        <w:pStyle w:val="Normal0"/>
        <w:numPr>
          <w:ilvl w:val="0"/>
          <w:numId w:val="22"/>
        </w:numPr>
        <w:spacing w:line="360" w:lineRule="auto"/>
        <w:jc w:val="both"/>
        <w:rPr>
          <w:del w:author="LauraPGM" w:date="2025-10-01T15:48:00Z" w:id="3721"/>
          <w:rFonts w:ascii="Calibri" w:hAnsi="Calibri" w:cs="Calibri"/>
          <w:rPrChange w:author="LauraPGM" w:date="2025-10-01T09:45:00Z" w:id="3722">
            <w:rPr>
              <w:del w:author="LauraPGM" w:date="2025-10-01T15:48:00Z" w:id="3723"/>
            </w:rPr>
          </w:rPrChange>
        </w:rPr>
        <w:pPrChange w:author="LauraPGM" w:date="2025-10-01T09:45:00Z" w:id="3724">
          <w:pPr>
            <w:pStyle w:val="Normal0"/>
            <w:numPr>
              <w:numId w:val="23"/>
            </w:numPr>
            <w:spacing w:line="360" w:lineRule="auto"/>
            <w:ind w:left="720" w:hanging="360"/>
            <w:jc w:val="both"/>
          </w:pPr>
        </w:pPrChange>
      </w:pPr>
      <w:del w:author="LauraPGM" w:date="2025-10-01T15:48:00Z" w:id="3725">
        <w:r w:rsidRPr="00D645B6" w:rsidDel="00DC12A4">
          <w:rPr>
            <w:rFonts w:ascii="Calibri" w:hAnsi="Calibri" w:cs="Calibri"/>
            <w:bCs/>
            <w:rPrChange w:author="LauraPGM" w:date="2025-10-01T09:45:00Z" w:id="3726">
              <w:rPr>
                <w:bCs/>
              </w:rPr>
            </w:rPrChange>
          </w:rPr>
          <w:delText>P</w:delText>
        </w:r>
        <w:r w:rsidRPr="00D645B6" w:rsidDel="00DC12A4">
          <w:rPr>
            <w:rFonts w:ascii="Calibri" w:hAnsi="Calibri" w:cs="Calibri"/>
            <w:rPrChange w:author="LauraPGM" w:date="2025-10-01T09:45:00Z" w:id="3727">
              <w:rPr/>
            </w:rPrChange>
          </w:rPr>
          <w:delText xml:space="preserve"> =</w:delText>
        </w:r>
        <w:r w:rsidRPr="00D645B6" w:rsidDel="00DC12A4" w:rsidR="006E1DFC">
          <w:rPr>
            <w:rFonts w:ascii="Calibri" w:hAnsi="Calibri" w:cs="Calibri"/>
            <w:rPrChange w:author="LauraPGM" w:date="2025-10-01T09:45:00Z" w:id="3728">
              <w:rPr/>
            </w:rPrChange>
          </w:rPr>
          <w:delText xml:space="preserve"> C</w:delText>
        </w:r>
        <w:r w:rsidRPr="00D645B6" w:rsidDel="00DC12A4">
          <w:rPr>
            <w:rFonts w:ascii="Calibri" w:hAnsi="Calibri" w:cs="Calibri"/>
            <w:rPrChange w:author="LauraPGM" w:date="2025-10-01T09:45:00Z" w:id="3729">
              <w:rPr/>
            </w:rPrChange>
          </w:rPr>
          <w:delText>apital o monto invertido/prestado.</w:delText>
        </w:r>
      </w:del>
    </w:p>
    <w:p w:rsidRPr="00D645B6" w:rsidR="00591CFD" w:rsidDel="00DC12A4" w:rsidP="001D59AC" w:rsidRDefault="00591CFD" w14:paraId="2A9C5857" w14:textId="077276E6">
      <w:pPr>
        <w:pStyle w:val="Normal0"/>
        <w:spacing w:line="360" w:lineRule="auto"/>
        <w:jc w:val="both"/>
        <w:rPr>
          <w:del w:author="LauraPGM" w:date="2025-10-01T15:48:00Z" w:id="3730"/>
          <w:rFonts w:ascii="Calibri" w:hAnsi="Calibri" w:cs="Calibri"/>
          <w:rPrChange w:author="LauraPGM" w:date="2025-10-01T09:45:00Z" w:id="3731">
            <w:rPr>
              <w:del w:author="LauraPGM" w:date="2025-10-01T15:48:00Z" w:id="3732"/>
            </w:rPr>
          </w:rPrChange>
        </w:rPr>
      </w:pPr>
    </w:p>
    <w:p w:rsidRPr="00D645B6" w:rsidR="00EB541F" w:rsidDel="00DC12A4" w:rsidP="001D59AC" w:rsidRDefault="00EB541F" w14:paraId="78899BDA" w14:textId="5D282541">
      <w:pPr>
        <w:pStyle w:val="Normal0"/>
        <w:spacing w:line="360" w:lineRule="auto"/>
        <w:rPr>
          <w:del w:author="LauraPGM" w:date="2025-10-01T15:48:00Z" w:id="3733"/>
          <w:rFonts w:ascii="Calibri" w:hAnsi="Calibri" w:cs="Calibri"/>
          <w:rPrChange w:author="LauraPGM" w:date="2025-10-01T09:45:00Z" w:id="3734">
            <w:rPr>
              <w:del w:author="LauraPGM" w:date="2025-10-01T15:48:00Z" w:id="3735"/>
            </w:rPr>
          </w:rPrChange>
        </w:rPr>
      </w:pPr>
      <w:del w:author="LauraPGM" w:date="2025-10-01T15:48:00Z" w:id="3736">
        <w:r w:rsidRPr="00D645B6" w:rsidDel="00DC12A4">
          <w:rPr>
            <w:rFonts w:ascii="Calibri" w:hAnsi="Calibri" w:cs="Calibri"/>
            <w:rPrChange w:author="LauraPGM" w:date="2025-10-01T09:45:00Z" w:id="3737">
              <w:rPr/>
            </w:rPrChange>
          </w:rPr>
          <w:delText>La Tasa Interna de Oportunidad (TIO) representa el rendimiento mínimo que un inversionista espera obtener de un proyecto, considerando el costo de oportunidad y el riesgo asumido. En otras palabras, es la rentabilidad que se sacrifica al no invertir el dinero en una alternativa financiera segura o ya conocida, como un CDT, fondos de inversión, u otros instrumentos.</w:delText>
        </w:r>
      </w:del>
    </w:p>
    <w:p w:rsidRPr="00D645B6" w:rsidR="00EB541F" w:rsidDel="00DC12A4" w:rsidP="001D59AC" w:rsidRDefault="00EB541F" w14:paraId="522CF8AC" w14:textId="682A078D">
      <w:pPr>
        <w:pStyle w:val="Normal0"/>
        <w:spacing w:line="360" w:lineRule="auto"/>
        <w:jc w:val="both"/>
        <w:rPr>
          <w:del w:author="LauraPGM" w:date="2025-10-01T15:48:00Z" w:id="3738"/>
          <w:rFonts w:ascii="Calibri" w:hAnsi="Calibri" w:cs="Calibri"/>
          <w:rPrChange w:author="LauraPGM" w:date="2025-10-01T09:45:00Z" w:id="3739">
            <w:rPr>
              <w:del w:author="LauraPGM" w:date="2025-10-01T15:48:00Z" w:id="3740"/>
            </w:rPr>
          </w:rPrChange>
        </w:rPr>
      </w:pPr>
    </w:p>
    <w:p w:rsidRPr="00D645B6" w:rsidR="00EB541F" w:rsidDel="00DC12A4" w:rsidP="001D59AC" w:rsidRDefault="00EB541F" w14:paraId="224CCFB4" w14:textId="0E51DD44">
      <w:pPr>
        <w:pStyle w:val="Normal0"/>
        <w:spacing w:line="360" w:lineRule="auto"/>
        <w:rPr>
          <w:del w:author="LauraPGM" w:date="2025-10-01T15:48:00Z" w:id="3741"/>
          <w:rFonts w:ascii="Calibri" w:hAnsi="Calibri" w:cs="Calibri"/>
          <w:rPrChange w:author="LauraPGM" w:date="2025-10-01T09:45:00Z" w:id="3742">
            <w:rPr>
              <w:del w:author="LauraPGM" w:date="2025-10-01T15:48:00Z" w:id="3743"/>
            </w:rPr>
          </w:rPrChange>
        </w:rPr>
      </w:pPr>
      <w:del w:author="LauraPGM" w:date="2025-10-01T15:48:00Z" w:id="3744">
        <w:r w:rsidRPr="00D645B6" w:rsidDel="00DC12A4">
          <w:rPr>
            <w:rFonts w:ascii="Calibri" w:hAnsi="Calibri" w:cs="Calibri"/>
            <w:rPrChange w:author="LauraPGM" w:date="2025-10-01T09:45:00Z" w:id="3745">
              <w:rPr/>
            </w:rPrChange>
          </w:rPr>
          <w:delText>La TIO sirve como referencia para evaluar si un proyecto es rentable. Si el retorno esperado del proyecto es mayor que la TIO, entonces el proyecto puede considerarse viable. Sin embargo, si es menor, se estaría perdiendo valor frente a otras alternativas de inversión.</w:delText>
        </w:r>
      </w:del>
    </w:p>
    <w:p w:rsidRPr="00D645B6" w:rsidR="00EB541F" w:rsidDel="00DC12A4" w:rsidP="001D59AC" w:rsidRDefault="00EB541F" w14:paraId="77C8F179" w14:textId="75A2436E">
      <w:pPr>
        <w:pStyle w:val="Normal0"/>
        <w:spacing w:line="360" w:lineRule="auto"/>
        <w:jc w:val="both"/>
        <w:rPr>
          <w:del w:author="LauraPGM" w:date="2025-10-01T15:48:00Z" w:id="3746"/>
          <w:rFonts w:ascii="Calibri" w:hAnsi="Calibri" w:cs="Calibri"/>
          <w:rPrChange w:author="LauraPGM" w:date="2025-10-01T09:45:00Z" w:id="3747">
            <w:rPr>
              <w:del w:author="LauraPGM" w:date="2025-10-01T15:48:00Z" w:id="3748"/>
            </w:rPr>
          </w:rPrChange>
        </w:rPr>
      </w:pPr>
    </w:p>
    <w:p w:rsidRPr="00D645B6" w:rsidR="00EB541F" w:rsidDel="00DC12A4" w:rsidP="001D59AC" w:rsidRDefault="00EB541F" w14:paraId="72E49AED" w14:textId="6D01C8F8">
      <w:pPr>
        <w:pStyle w:val="Normal0"/>
        <w:spacing w:line="360" w:lineRule="auto"/>
        <w:rPr>
          <w:del w:author="LauraPGM" w:date="2025-10-01T15:48:00Z" w:id="3749"/>
          <w:rFonts w:ascii="Calibri" w:hAnsi="Calibri" w:cs="Calibri"/>
          <w:rPrChange w:author="LauraPGM" w:date="2025-10-01T09:45:00Z" w:id="3750">
            <w:rPr>
              <w:del w:author="LauraPGM" w:date="2025-10-01T15:48:00Z" w:id="3751"/>
            </w:rPr>
          </w:rPrChange>
        </w:rPr>
      </w:pPr>
      <w:del w:author="LauraPGM" w:date="2025-10-01T15:48:00Z" w:id="3752">
        <w:r w:rsidRPr="00D645B6" w:rsidDel="00DC12A4">
          <w:rPr>
            <w:rFonts w:ascii="Calibri" w:hAnsi="Calibri" w:cs="Calibri"/>
            <w:rPrChange w:author="LauraPGM" w:date="2025-10-01T09:45:00Z" w:id="3753">
              <w:rPr/>
            </w:rPrChange>
          </w:rPr>
          <w:delText>Esta tasa debe cubrir:</w:delText>
        </w:r>
      </w:del>
    </w:p>
    <w:p w:rsidRPr="00D645B6" w:rsidR="00EB541F" w:rsidDel="00DC12A4" w:rsidP="001D59AC" w:rsidRDefault="00EB541F" w14:paraId="47186C8F" w14:textId="7887D597">
      <w:pPr>
        <w:pStyle w:val="Normal0"/>
        <w:spacing w:line="360" w:lineRule="auto"/>
        <w:rPr>
          <w:del w:author="LauraPGM" w:date="2025-10-01T15:48:00Z" w:id="3754"/>
          <w:rFonts w:ascii="Calibri" w:hAnsi="Calibri" w:cs="Calibri"/>
          <w:rPrChange w:author="LauraPGM" w:date="2025-10-01T09:45:00Z" w:id="3755">
            <w:rPr>
              <w:del w:author="LauraPGM" w:date="2025-10-01T15:48:00Z" w:id="3756"/>
            </w:rPr>
          </w:rPrChange>
        </w:rPr>
      </w:pPr>
    </w:p>
    <w:p w:rsidRPr="00D645B6" w:rsidR="00EB541F" w:rsidDel="00DC12A4" w:rsidRDefault="00EB541F" w14:paraId="7C146269" w14:textId="0E19F9AB">
      <w:pPr>
        <w:pStyle w:val="Normal0"/>
        <w:numPr>
          <w:ilvl w:val="0"/>
          <w:numId w:val="23"/>
        </w:numPr>
        <w:spacing w:line="360" w:lineRule="auto"/>
        <w:rPr>
          <w:del w:author="LauraPGM" w:date="2025-10-01T15:48:00Z" w:id="3757"/>
          <w:rFonts w:ascii="Calibri" w:hAnsi="Calibri" w:cs="Calibri"/>
          <w:rPrChange w:author="LauraPGM" w:date="2025-10-01T09:45:00Z" w:id="3758">
            <w:rPr>
              <w:del w:author="LauraPGM" w:date="2025-10-01T15:48:00Z" w:id="3759"/>
            </w:rPr>
          </w:rPrChange>
        </w:rPr>
        <w:pPrChange w:author="LauraPGM" w:date="2025-10-01T09:45:00Z" w:id="3760">
          <w:pPr>
            <w:pStyle w:val="Normal0"/>
            <w:numPr>
              <w:numId w:val="24"/>
            </w:numPr>
            <w:spacing w:line="360" w:lineRule="auto"/>
            <w:ind w:left="720" w:hanging="360"/>
          </w:pPr>
        </w:pPrChange>
      </w:pPr>
      <w:del w:author="LauraPGM" w:date="2025-10-01T15:48:00Z" w:id="3761">
        <w:r w:rsidRPr="00D645B6" w:rsidDel="00DC12A4">
          <w:rPr>
            <w:rFonts w:ascii="Calibri" w:hAnsi="Calibri" w:cs="Calibri"/>
            <w:rPrChange w:author="LauraPGM" w:date="2025-10-01T09:45:00Z" w:id="3762">
              <w:rPr/>
            </w:rPrChange>
          </w:rPr>
          <w:delText>La recuperación del capital inicial invertido.</w:delText>
        </w:r>
      </w:del>
    </w:p>
    <w:p w:rsidRPr="00D645B6" w:rsidR="00EB541F" w:rsidDel="00DC12A4" w:rsidRDefault="00EB541F" w14:paraId="50A4D0DE" w14:textId="158BD9AF">
      <w:pPr>
        <w:pStyle w:val="Normal0"/>
        <w:numPr>
          <w:ilvl w:val="0"/>
          <w:numId w:val="23"/>
        </w:numPr>
        <w:spacing w:line="360" w:lineRule="auto"/>
        <w:rPr>
          <w:del w:author="LauraPGM" w:date="2025-10-01T15:48:00Z" w:id="3763"/>
          <w:rFonts w:ascii="Calibri" w:hAnsi="Calibri" w:cs="Calibri"/>
          <w:rPrChange w:author="LauraPGM" w:date="2025-10-01T09:45:00Z" w:id="3764">
            <w:rPr>
              <w:del w:author="LauraPGM" w:date="2025-10-01T15:48:00Z" w:id="3765"/>
            </w:rPr>
          </w:rPrChange>
        </w:rPr>
        <w:pPrChange w:author="LauraPGM" w:date="2025-10-01T09:45:00Z" w:id="3766">
          <w:pPr>
            <w:pStyle w:val="Normal0"/>
            <w:numPr>
              <w:numId w:val="24"/>
            </w:numPr>
            <w:spacing w:line="360" w:lineRule="auto"/>
            <w:ind w:left="720" w:hanging="360"/>
          </w:pPr>
        </w:pPrChange>
      </w:pPr>
      <w:del w:author="LauraPGM" w:date="2025-10-01T15:48:00Z" w:id="3767">
        <w:r w:rsidRPr="00D645B6" w:rsidDel="00DC12A4">
          <w:rPr>
            <w:rFonts w:ascii="Calibri" w:hAnsi="Calibri" w:cs="Calibri"/>
            <w:rPrChange w:author="LauraPGM" w:date="2025-10-01T09:45:00Z" w:id="3768">
              <w:rPr/>
            </w:rPrChange>
          </w:rPr>
          <w:delText>Los costos operativos del proyecto.</w:delText>
        </w:r>
      </w:del>
    </w:p>
    <w:p w:rsidRPr="00D645B6" w:rsidR="00EB541F" w:rsidDel="00DC12A4" w:rsidRDefault="00EB541F" w14:paraId="05793E7D" w14:textId="312AC9C5">
      <w:pPr>
        <w:pStyle w:val="Normal0"/>
        <w:numPr>
          <w:ilvl w:val="0"/>
          <w:numId w:val="23"/>
        </w:numPr>
        <w:spacing w:line="360" w:lineRule="auto"/>
        <w:rPr>
          <w:del w:author="LauraPGM" w:date="2025-10-01T15:48:00Z" w:id="3769"/>
          <w:rFonts w:ascii="Calibri" w:hAnsi="Calibri" w:cs="Calibri"/>
          <w:rPrChange w:author="LauraPGM" w:date="2025-10-01T09:45:00Z" w:id="3770">
            <w:rPr>
              <w:del w:author="LauraPGM" w:date="2025-10-01T15:48:00Z" w:id="3771"/>
            </w:rPr>
          </w:rPrChange>
        </w:rPr>
        <w:pPrChange w:author="LauraPGM" w:date="2025-10-01T09:45:00Z" w:id="3772">
          <w:pPr>
            <w:pStyle w:val="Normal0"/>
            <w:numPr>
              <w:numId w:val="24"/>
            </w:numPr>
            <w:spacing w:line="360" w:lineRule="auto"/>
            <w:ind w:left="720" w:hanging="360"/>
          </w:pPr>
        </w:pPrChange>
      </w:pPr>
      <w:del w:author="LauraPGM" w:date="2025-10-01T15:48:00Z" w:id="3773">
        <w:r w:rsidRPr="00D645B6" w:rsidDel="00DC12A4">
          <w:rPr>
            <w:rFonts w:ascii="Calibri" w:hAnsi="Calibri" w:cs="Calibri"/>
            <w:rPrChange w:author="LauraPGM" w:date="2025-10-01T09:45:00Z" w:id="3774">
              <w:rPr/>
            </w:rPrChange>
          </w:rPr>
          <w:delText>Los intereses en caso de financiamiento con terceros.</w:delText>
        </w:r>
      </w:del>
    </w:p>
    <w:p w:rsidRPr="00D645B6" w:rsidR="00EB541F" w:rsidDel="00DC12A4" w:rsidRDefault="00EB541F" w14:paraId="2C54090C" w14:textId="518B5113">
      <w:pPr>
        <w:pStyle w:val="Normal0"/>
        <w:numPr>
          <w:ilvl w:val="0"/>
          <w:numId w:val="23"/>
        </w:numPr>
        <w:spacing w:line="360" w:lineRule="auto"/>
        <w:rPr>
          <w:del w:author="LauraPGM" w:date="2025-10-01T15:48:00Z" w:id="3775"/>
          <w:rFonts w:ascii="Calibri" w:hAnsi="Calibri" w:cs="Calibri"/>
          <w:rPrChange w:author="LauraPGM" w:date="2025-10-01T09:45:00Z" w:id="3776">
            <w:rPr>
              <w:del w:author="LauraPGM" w:date="2025-10-01T15:48:00Z" w:id="3777"/>
            </w:rPr>
          </w:rPrChange>
        </w:rPr>
        <w:pPrChange w:author="LauraPGM" w:date="2025-10-01T09:45:00Z" w:id="3778">
          <w:pPr>
            <w:pStyle w:val="Normal0"/>
            <w:numPr>
              <w:numId w:val="24"/>
            </w:numPr>
            <w:spacing w:line="360" w:lineRule="auto"/>
            <w:ind w:left="720" w:hanging="360"/>
          </w:pPr>
        </w:pPrChange>
      </w:pPr>
      <w:del w:author="LauraPGM" w:date="2025-10-01T15:48:00Z" w:id="3779">
        <w:r w:rsidRPr="00D645B6" w:rsidDel="00DC12A4">
          <w:rPr>
            <w:rFonts w:ascii="Calibri" w:hAnsi="Calibri" w:cs="Calibri"/>
            <w:rPrChange w:author="LauraPGM" w:date="2025-10-01T09:45:00Z" w:id="3780">
              <w:rPr/>
            </w:rPrChange>
          </w:rPr>
          <w:delText>Las utilidades esperadas por los socios o accionistas.</w:delText>
        </w:r>
      </w:del>
    </w:p>
    <w:p w:rsidRPr="00D645B6" w:rsidR="00891FF3" w:rsidDel="00DC12A4" w:rsidP="001D59AC" w:rsidRDefault="00891FF3" w14:paraId="5E228654" w14:textId="68B21CD1">
      <w:pPr>
        <w:pStyle w:val="Normal0"/>
        <w:spacing w:line="360" w:lineRule="auto"/>
        <w:jc w:val="both"/>
        <w:rPr>
          <w:del w:author="LauraPGM" w:date="2025-10-01T15:48:00Z" w:id="3781"/>
          <w:rFonts w:ascii="Calibri" w:hAnsi="Calibri" w:cs="Calibri"/>
          <w:rPrChange w:author="LauraPGM" w:date="2025-10-01T09:45:00Z" w:id="3782">
            <w:rPr>
              <w:del w:author="LauraPGM" w:date="2025-10-01T15:48:00Z" w:id="3783"/>
            </w:rPr>
          </w:rPrChange>
        </w:rPr>
      </w:pPr>
    </w:p>
    <w:p w:rsidRPr="00D645B6" w:rsidR="00891FF3" w:rsidDel="00DC12A4" w:rsidP="001D59AC" w:rsidRDefault="00891FF3" w14:paraId="1D9091BD" w14:textId="140872BE">
      <w:pPr>
        <w:pStyle w:val="Normal0"/>
        <w:spacing w:line="360" w:lineRule="auto"/>
        <w:jc w:val="both"/>
        <w:rPr>
          <w:del w:author="LauraPGM" w:date="2025-10-01T15:48:00Z" w:id="3784"/>
          <w:rFonts w:ascii="Calibri" w:hAnsi="Calibri" w:cs="Calibri"/>
          <w:rPrChange w:author="LauraPGM" w:date="2025-10-01T09:45:00Z" w:id="3785">
            <w:rPr>
              <w:del w:author="LauraPGM" w:date="2025-10-01T15:48:00Z" w:id="3786"/>
            </w:rPr>
          </w:rPrChange>
        </w:rPr>
      </w:pPr>
    </w:p>
    <w:p w:rsidRPr="00D645B6" w:rsidR="00EB541F" w:rsidDel="00DC12A4" w:rsidP="001D59AC" w:rsidRDefault="00EB541F" w14:paraId="4F81DBC6" w14:textId="23269D52">
      <w:pPr>
        <w:pStyle w:val="Normal0"/>
        <w:spacing w:line="360" w:lineRule="auto"/>
        <w:jc w:val="both"/>
        <w:rPr>
          <w:del w:author="LauraPGM" w:date="2025-10-01T15:48:00Z" w:id="3787"/>
          <w:rFonts w:ascii="Calibri" w:hAnsi="Calibri" w:cs="Calibri"/>
          <w:b/>
          <w:rPrChange w:author="LauraPGM" w:date="2025-10-01T09:45:00Z" w:id="3788">
            <w:rPr>
              <w:del w:author="LauraPGM" w:date="2025-10-01T15:48:00Z" w:id="3789"/>
              <w:b/>
            </w:rPr>
          </w:rPrChange>
        </w:rPr>
      </w:pPr>
      <w:del w:author="LauraPGM" w:date="2025-10-01T15:48:00Z" w:id="3790">
        <w:r w:rsidRPr="00D645B6" w:rsidDel="00DC12A4">
          <w:rPr>
            <w:rFonts w:ascii="Calibri" w:hAnsi="Calibri" w:cs="Calibri"/>
            <w:b/>
            <w:rPrChange w:author="LauraPGM" w:date="2025-10-01T09:45:00Z" w:id="3791">
              <w:rPr>
                <w:b/>
              </w:rPr>
            </w:rPrChange>
          </w:rPr>
          <w:delText>Ejemplo TIO:</w:delText>
        </w:r>
      </w:del>
    </w:p>
    <w:p w:rsidRPr="00D645B6" w:rsidR="00EB541F" w:rsidDel="00DC12A4" w:rsidP="001D59AC" w:rsidRDefault="00EB541F" w14:paraId="43D92926" w14:textId="1B6E1268">
      <w:pPr>
        <w:pStyle w:val="Normal0"/>
        <w:spacing w:line="360" w:lineRule="auto"/>
        <w:jc w:val="both"/>
        <w:rPr>
          <w:del w:author="LauraPGM" w:date="2025-10-01T15:48:00Z" w:id="3792"/>
          <w:rFonts w:ascii="Calibri" w:hAnsi="Calibri" w:cs="Calibri"/>
          <w:rPrChange w:author="LauraPGM" w:date="2025-10-01T09:45:00Z" w:id="3793">
            <w:rPr>
              <w:del w:author="LauraPGM" w:date="2025-10-01T15:48:00Z" w:id="3794"/>
            </w:rPr>
          </w:rPrChange>
        </w:rPr>
      </w:pPr>
    </w:p>
    <w:p w:rsidRPr="00D645B6" w:rsidR="00EB541F" w:rsidDel="00DC12A4" w:rsidP="001D59AC" w:rsidRDefault="00EB541F" w14:paraId="7D0C780F" w14:textId="65C008CD">
      <w:pPr>
        <w:pStyle w:val="Normal0"/>
        <w:spacing w:line="360" w:lineRule="auto"/>
        <w:rPr>
          <w:del w:author="LauraPGM" w:date="2025-10-01T15:48:00Z" w:id="3795"/>
          <w:rFonts w:ascii="Calibri" w:hAnsi="Calibri" w:cs="Calibri"/>
          <w:rPrChange w:author="LauraPGM" w:date="2025-10-01T09:45:00Z" w:id="3796">
            <w:rPr>
              <w:del w:author="LauraPGM" w:date="2025-10-01T15:48:00Z" w:id="3797"/>
            </w:rPr>
          </w:rPrChange>
        </w:rPr>
      </w:pPr>
      <w:del w:author="LauraPGM" w:date="2025-10-01T15:48:00Z" w:id="3798">
        <w:r w:rsidRPr="00D645B6" w:rsidDel="00DC12A4">
          <w:rPr>
            <w:rFonts w:ascii="Calibri" w:hAnsi="Calibri" w:cs="Calibri"/>
            <w:rPrChange w:author="LauraPGM" w:date="2025-10-01T09:45:00Z" w:id="3799">
              <w:rPr/>
            </w:rPrChange>
          </w:rPr>
          <w:delText>Suponga que la señorita Laura Galindo acostumbra a realizar inversiones en CDT, en los cuales le pagan en promedio el 32 % ef</w:delText>
        </w:r>
        <w:r w:rsidRPr="00D645B6" w:rsidDel="00DC12A4" w:rsidR="003458AA">
          <w:rPr>
            <w:rFonts w:ascii="Calibri" w:hAnsi="Calibri" w:cs="Calibri"/>
            <w:rPrChange w:author="LauraPGM" w:date="2025-10-01T09:45:00Z" w:id="3800">
              <w:rPr/>
            </w:rPrChange>
          </w:rPr>
          <w:delText>ectivo anual de intereses. (La tasa de Interés de o</w:delText>
        </w:r>
        <w:r w:rsidRPr="00D645B6" w:rsidDel="00DC12A4">
          <w:rPr>
            <w:rFonts w:ascii="Calibri" w:hAnsi="Calibri" w:cs="Calibri"/>
            <w:rPrChange w:author="LauraPGM" w:date="2025-10-01T09:45:00Z" w:id="3801">
              <w:rPr/>
            </w:rPrChange>
          </w:rPr>
          <w:delText>portunidad para esta persona equivaldría a ese mismo 32 % efectivo anual en términos corrientes).</w:delText>
        </w:r>
      </w:del>
    </w:p>
    <w:p w:rsidRPr="00D645B6" w:rsidR="00EB541F" w:rsidDel="00DC12A4" w:rsidP="001D59AC" w:rsidRDefault="00EB541F" w14:paraId="6266CECF" w14:textId="131E7DE9">
      <w:pPr>
        <w:pStyle w:val="Normal0"/>
        <w:spacing w:line="360" w:lineRule="auto"/>
        <w:rPr>
          <w:del w:author="LauraPGM" w:date="2025-10-01T15:48:00Z" w:id="3802"/>
          <w:rFonts w:ascii="Calibri" w:hAnsi="Calibri" w:cs="Calibri"/>
          <w:rPrChange w:author="LauraPGM" w:date="2025-10-01T09:45:00Z" w:id="3803">
            <w:rPr>
              <w:del w:author="LauraPGM" w:date="2025-10-01T15:48:00Z" w:id="3804"/>
            </w:rPr>
          </w:rPrChange>
        </w:rPr>
      </w:pPr>
    </w:p>
    <w:p w:rsidRPr="00D645B6" w:rsidR="00EB541F" w:rsidDel="00DC12A4" w:rsidP="001D59AC" w:rsidRDefault="00EB541F" w14:paraId="1D18C2AD" w14:textId="13D11A88">
      <w:pPr>
        <w:pStyle w:val="Normal0"/>
        <w:spacing w:line="360" w:lineRule="auto"/>
        <w:rPr>
          <w:del w:author="LauraPGM" w:date="2025-10-01T15:48:00Z" w:id="3805"/>
          <w:rFonts w:ascii="Calibri" w:hAnsi="Calibri" w:cs="Calibri"/>
          <w:rPrChange w:author="LauraPGM" w:date="2025-10-01T09:45:00Z" w:id="3806">
            <w:rPr>
              <w:del w:author="LauraPGM" w:date="2025-10-01T15:48:00Z" w:id="3807"/>
            </w:rPr>
          </w:rPrChange>
        </w:rPr>
      </w:pPr>
      <w:del w:author="LauraPGM" w:date="2025-10-01T15:48:00Z" w:id="3808">
        <w:r w:rsidRPr="00D645B6" w:rsidDel="00DC12A4">
          <w:rPr>
            <w:rFonts w:ascii="Calibri" w:hAnsi="Calibri" w:cs="Calibri"/>
            <w:rPrChange w:author="LauraPGM" w:date="2025-10-01T09:45:00Z" w:id="3809">
              <w:rPr/>
            </w:rPrChange>
          </w:rPr>
          <w:delText>En términos constantes se asumiría la tasa real del inversionista, donde a la tasa de oportunidad se le descuenta la tasa de inflación.</w:delText>
        </w:r>
      </w:del>
    </w:p>
    <w:p w:rsidRPr="00D645B6" w:rsidR="00EB541F" w:rsidDel="00DC12A4" w:rsidP="001D59AC" w:rsidRDefault="00EB541F" w14:paraId="59F13AC4" w14:textId="57F38070">
      <w:pPr>
        <w:pStyle w:val="Normal0"/>
        <w:spacing w:line="360" w:lineRule="auto"/>
        <w:rPr>
          <w:del w:author="LauraPGM" w:date="2025-10-01T15:48:00Z" w:id="3810"/>
          <w:rFonts w:ascii="Calibri" w:hAnsi="Calibri" w:cs="Calibri"/>
          <w:rPrChange w:author="LauraPGM" w:date="2025-10-01T09:45:00Z" w:id="3811">
            <w:rPr>
              <w:del w:author="LauraPGM" w:date="2025-10-01T15:48:00Z" w:id="3812"/>
            </w:rPr>
          </w:rPrChange>
        </w:rPr>
      </w:pPr>
    </w:p>
    <w:p w:rsidRPr="00D645B6" w:rsidR="00EB541F" w:rsidDel="00DC12A4" w:rsidP="001D59AC" w:rsidRDefault="00EB541F" w14:paraId="16685BD4" w14:textId="72A726E7">
      <w:pPr>
        <w:pStyle w:val="Normal0"/>
        <w:spacing w:line="360" w:lineRule="auto"/>
        <w:rPr>
          <w:del w:author="LauraPGM" w:date="2025-10-01T15:48:00Z" w:id="3813"/>
          <w:rFonts w:ascii="Calibri" w:hAnsi="Calibri" w:cs="Calibri"/>
          <w:rPrChange w:author="LauraPGM" w:date="2025-10-01T09:45:00Z" w:id="3814">
            <w:rPr>
              <w:del w:author="LauraPGM" w:date="2025-10-01T15:48:00Z" w:id="3815"/>
            </w:rPr>
          </w:rPrChange>
        </w:rPr>
      </w:pPr>
      <w:del w:author="LauraPGM" w:date="2025-10-01T15:48:00Z" w:id="3816">
        <w:r w:rsidRPr="00D645B6" w:rsidDel="00DC12A4">
          <w:rPr>
            <w:rFonts w:ascii="Calibri" w:hAnsi="Calibri" w:cs="Calibri"/>
            <w:rPrChange w:author="LauraPGM" w:date="2025-10-01T09:45:00Z" w:id="3817">
              <w:rPr/>
            </w:rPrChange>
          </w:rPr>
          <w:delText xml:space="preserve">Si </w:delText>
        </w:r>
        <w:r w:rsidRPr="00D645B6" w:rsidDel="00DC12A4" w:rsidR="003F7DA9">
          <w:rPr>
            <w:rFonts w:ascii="Calibri" w:hAnsi="Calibri" w:cs="Calibri"/>
            <w:rPrChange w:author="LauraPGM" w:date="2025-10-01T09:45:00Z" w:id="3818">
              <w:rPr/>
            </w:rPrChange>
          </w:rPr>
          <w:delText>la tasa de oportunidad es del 2.</w:delText>
        </w:r>
        <w:r w:rsidRPr="00D645B6" w:rsidDel="00DC12A4">
          <w:rPr>
            <w:rFonts w:ascii="Calibri" w:hAnsi="Calibri" w:cs="Calibri"/>
            <w:rPrChange w:author="LauraPGM" w:date="2025-10-01T09:45:00Z" w:id="3819">
              <w:rPr/>
            </w:rPrChange>
          </w:rPr>
          <w:delText xml:space="preserve">5 % mensual </w:delText>
        </w:r>
        <w:r w:rsidRPr="00D645B6" w:rsidDel="00DC12A4" w:rsidR="003F7DA9">
          <w:rPr>
            <w:rFonts w:ascii="Calibri" w:hAnsi="Calibri" w:cs="Calibri"/>
            <w:rPrChange w:author="LauraPGM" w:date="2025-10-01T09:45:00Z" w:id="3820">
              <w:rPr/>
            </w:rPrChange>
          </w:rPr>
          <w:delText>y la tasa de inflación es del 1.</w:delText>
        </w:r>
        <w:r w:rsidRPr="00D645B6" w:rsidDel="00DC12A4">
          <w:rPr>
            <w:rFonts w:ascii="Calibri" w:hAnsi="Calibri" w:cs="Calibri"/>
            <w:rPrChange w:author="LauraPGM" w:date="2025-10-01T09:45:00Z" w:id="3821">
              <w:rPr/>
            </w:rPrChange>
          </w:rPr>
          <w:delText>5 % mensual. ¿Cuál es la tasa real de oportunidad del inversionista?</w:delText>
        </w:r>
      </w:del>
    </w:p>
    <w:p w:rsidRPr="00D645B6" w:rsidR="00EB541F" w:rsidDel="00DC12A4" w:rsidP="001D59AC" w:rsidRDefault="00EB541F" w14:paraId="3C9799B3" w14:textId="118C4E74">
      <w:pPr>
        <w:pStyle w:val="Normal0"/>
        <w:spacing w:line="360" w:lineRule="auto"/>
        <w:jc w:val="both"/>
        <w:rPr>
          <w:del w:author="LauraPGM" w:date="2025-10-01T15:48:00Z" w:id="3822"/>
          <w:rFonts w:ascii="Calibri" w:hAnsi="Calibri" w:cs="Calibri"/>
          <w:rPrChange w:author="LauraPGM" w:date="2025-10-01T09:45:00Z" w:id="3823">
            <w:rPr>
              <w:del w:author="LauraPGM" w:date="2025-10-01T15:48:00Z" w:id="3824"/>
            </w:rPr>
          </w:rPrChange>
        </w:rPr>
      </w:pPr>
    </w:p>
    <w:p w:rsidRPr="00D645B6" w:rsidR="00EB541F" w:rsidDel="00DC12A4" w:rsidP="001D59AC" w:rsidRDefault="00EB541F" w14:paraId="01AE783D" w14:textId="3158372A">
      <w:pPr>
        <w:pStyle w:val="Normal0"/>
        <w:spacing w:line="360" w:lineRule="auto"/>
        <w:jc w:val="both"/>
        <w:rPr>
          <w:del w:author="LauraPGM" w:date="2025-10-01T15:48:00Z" w:id="3825"/>
          <w:rFonts w:ascii="Calibri" w:hAnsi="Calibri" w:cs="Calibri"/>
          <w:rPrChange w:author="LauraPGM" w:date="2025-10-01T09:45:00Z" w:id="3826">
            <w:rPr>
              <w:del w:author="LauraPGM" w:date="2025-10-01T15:48:00Z" w:id="3827"/>
            </w:rPr>
          </w:rPrChange>
        </w:rPr>
      </w:pPr>
      <w:del w:author="LauraPGM" w:date="2025-10-01T15:48:00Z" w:id="3828">
        <w:r w:rsidRPr="00D645B6" w:rsidDel="00DC12A4">
          <w:rPr>
            <w:rFonts w:ascii="Calibri" w:hAnsi="Calibri" w:cs="Calibri"/>
            <w:rPrChange w:author="LauraPGM" w:date="2025-10-01T09:45:00Z" w:id="3829">
              <w:rPr/>
            </w:rPrChange>
          </w:rPr>
          <w:delText>TR = T</w:delText>
        </w:r>
        <w:r w:rsidRPr="00D645B6" w:rsidDel="00DC12A4" w:rsidR="002825C4">
          <w:rPr>
            <w:rFonts w:ascii="Calibri" w:hAnsi="Calibri" w:cs="Calibri"/>
            <w:rPrChange w:author="LauraPGM" w:date="2025-10-01T09:45:00Z" w:id="3830">
              <w:rPr/>
            </w:rPrChange>
          </w:rPr>
          <w:delText>IO - inflación / 1 + i</w:delText>
        </w:r>
        <w:r w:rsidRPr="00D645B6" w:rsidDel="00DC12A4" w:rsidR="00783878">
          <w:rPr>
            <w:rFonts w:ascii="Calibri" w:hAnsi="Calibri" w:cs="Calibri"/>
            <w:rPrChange w:author="LauraPGM" w:date="2025-10-01T09:45:00Z" w:id="3831">
              <w:rPr/>
            </w:rPrChange>
          </w:rPr>
          <w:delText>nflación.</w:delText>
        </w:r>
      </w:del>
    </w:p>
    <w:p w:rsidRPr="00D645B6" w:rsidR="00EB541F" w:rsidDel="00DC12A4" w:rsidP="001D59AC" w:rsidRDefault="00EB541F" w14:paraId="58FA0D3B" w14:textId="6C58F845">
      <w:pPr>
        <w:pStyle w:val="Normal0"/>
        <w:spacing w:line="360" w:lineRule="auto"/>
        <w:jc w:val="both"/>
        <w:rPr>
          <w:del w:author="LauraPGM" w:date="2025-10-01T15:48:00Z" w:id="3832"/>
          <w:rFonts w:ascii="Calibri" w:hAnsi="Calibri" w:cs="Calibri"/>
          <w:rPrChange w:author="LauraPGM" w:date="2025-10-01T09:45:00Z" w:id="3833">
            <w:rPr>
              <w:del w:author="LauraPGM" w:date="2025-10-01T15:48:00Z" w:id="3834"/>
            </w:rPr>
          </w:rPrChange>
        </w:rPr>
      </w:pPr>
      <w:del w:author="LauraPGM" w:date="2025-10-01T15:48:00Z" w:id="3835">
        <w:r w:rsidRPr="00D645B6" w:rsidDel="00DC12A4">
          <w:rPr>
            <w:rFonts w:ascii="Calibri" w:hAnsi="Calibri" w:cs="Calibri"/>
            <w:rPrChange w:author="LauraPGM" w:date="2025-10-01T09:45:00Z" w:id="3836">
              <w:rPr/>
            </w:rPrChange>
          </w:rPr>
          <w:delText xml:space="preserve">TR </w:delText>
        </w:r>
        <w:r w:rsidRPr="00D645B6" w:rsidDel="00DC12A4" w:rsidR="003F7DA9">
          <w:rPr>
            <w:rFonts w:ascii="Calibri" w:hAnsi="Calibri" w:cs="Calibri"/>
            <w:rPrChange w:author="LauraPGM" w:date="2025-10-01T09:45:00Z" w:id="3837">
              <w:rPr/>
            </w:rPrChange>
          </w:rPr>
          <w:delText>= (0.025 + 0.015) / (1 + 0.</w:delText>
        </w:r>
        <w:r w:rsidRPr="00D645B6" w:rsidDel="00DC12A4" w:rsidR="00783878">
          <w:rPr>
            <w:rFonts w:ascii="Calibri" w:hAnsi="Calibri" w:cs="Calibri"/>
            <w:rPrChange w:author="LauraPGM" w:date="2025-10-01T09:45:00Z" w:id="3838">
              <w:rPr/>
            </w:rPrChange>
          </w:rPr>
          <w:delText>015)</w:delText>
        </w:r>
      </w:del>
    </w:p>
    <w:p w:rsidRPr="00D645B6" w:rsidR="00591CFD" w:rsidDel="00DC12A4" w:rsidP="001D59AC" w:rsidRDefault="003F7DA9" w14:paraId="4AF5CFE8" w14:textId="011F0D20">
      <w:pPr>
        <w:pStyle w:val="Normal0"/>
        <w:spacing w:line="360" w:lineRule="auto"/>
        <w:jc w:val="both"/>
        <w:rPr>
          <w:del w:author="LauraPGM" w:date="2025-10-01T15:48:00Z" w:id="3839"/>
          <w:rFonts w:ascii="Calibri" w:hAnsi="Calibri" w:cs="Calibri"/>
          <w:rPrChange w:author="LauraPGM" w:date="2025-10-01T09:45:00Z" w:id="3840">
            <w:rPr>
              <w:del w:author="LauraPGM" w:date="2025-10-01T15:48:00Z" w:id="3841"/>
            </w:rPr>
          </w:rPrChange>
        </w:rPr>
      </w:pPr>
      <w:del w:author="LauraPGM" w:date="2025-10-01T15:48:00Z" w:id="3842">
        <w:r w:rsidRPr="00D645B6" w:rsidDel="00DC12A4">
          <w:rPr>
            <w:rFonts w:ascii="Calibri" w:hAnsi="Calibri" w:cs="Calibri"/>
            <w:rPrChange w:author="LauraPGM" w:date="2025-10-01T09:45:00Z" w:id="3843">
              <w:rPr/>
            </w:rPrChange>
          </w:rPr>
          <w:delText>TR = 0.</w:delText>
        </w:r>
        <w:r w:rsidRPr="00D645B6" w:rsidDel="00DC12A4" w:rsidR="00EB541F">
          <w:rPr>
            <w:rFonts w:ascii="Calibri" w:hAnsi="Calibri" w:cs="Calibri"/>
            <w:rPrChange w:author="LauraPGM" w:date="2025-10-01T09:45:00Z" w:id="3844">
              <w:rPr/>
            </w:rPrChange>
          </w:rPr>
          <w:delText>99 %</w:delText>
        </w:r>
      </w:del>
    </w:p>
    <w:p w:rsidRPr="00D645B6" w:rsidR="00591CFD" w:rsidDel="00DC12A4" w:rsidP="001D59AC" w:rsidRDefault="00591CFD" w14:paraId="5335CA00" w14:textId="1F474225">
      <w:pPr>
        <w:pStyle w:val="Normal0"/>
        <w:spacing w:line="360" w:lineRule="auto"/>
        <w:jc w:val="both"/>
        <w:rPr>
          <w:del w:author="LauraPGM" w:date="2025-10-01T15:48:00Z" w:id="3845"/>
          <w:rFonts w:ascii="Calibri" w:hAnsi="Calibri" w:cs="Calibri"/>
          <w:rPrChange w:author="LauraPGM" w:date="2025-10-01T09:45:00Z" w:id="3846">
            <w:rPr>
              <w:del w:author="LauraPGM" w:date="2025-10-01T15:48:00Z" w:id="3847"/>
            </w:rPr>
          </w:rPrChange>
        </w:rPr>
      </w:pPr>
    </w:p>
    <w:p w:rsidRPr="00D645B6" w:rsidR="00EB541F" w:rsidDel="00DC12A4" w:rsidP="001D59AC" w:rsidRDefault="00EB541F" w14:paraId="3ED5CE5D" w14:textId="0BC13DCB">
      <w:pPr>
        <w:pStyle w:val="Normal0"/>
        <w:spacing w:line="360" w:lineRule="auto"/>
        <w:rPr>
          <w:del w:author="LauraPGM" w:date="2025-10-01T15:48:00Z" w:id="3848"/>
          <w:rFonts w:ascii="Calibri" w:hAnsi="Calibri" w:cs="Calibri"/>
          <w:b/>
          <w:rPrChange w:author="LauraPGM" w:date="2025-10-01T09:45:00Z" w:id="3849">
            <w:rPr>
              <w:del w:author="LauraPGM" w:date="2025-10-01T15:48:00Z" w:id="3850"/>
              <w:b/>
            </w:rPr>
          </w:rPrChange>
        </w:rPr>
      </w:pPr>
      <w:del w:author="LauraPGM" w:date="2025-10-01T15:48:00Z" w:id="3851">
        <w:r w:rsidRPr="00D645B6" w:rsidDel="00DC12A4">
          <w:rPr>
            <w:rFonts w:ascii="Calibri" w:hAnsi="Calibri" w:cs="Calibri"/>
            <w:b/>
            <w:rPrChange w:author="LauraPGM" w:date="2025-10-01T09:45:00Z" w:id="3852">
              <w:rPr>
                <w:b/>
              </w:rPr>
            </w:rPrChange>
          </w:rPr>
          <w:delText>3.3. Valor Actual Neto (VAN) o Valor Presente Neto (VPN)</w:delText>
        </w:r>
      </w:del>
    </w:p>
    <w:p w:rsidRPr="00D645B6" w:rsidR="00EB541F" w:rsidDel="00DC12A4" w:rsidP="001D59AC" w:rsidRDefault="00EB541F" w14:paraId="133F2BC0" w14:textId="0F6C4424">
      <w:pPr>
        <w:pStyle w:val="Normal0"/>
        <w:spacing w:line="360" w:lineRule="auto"/>
        <w:jc w:val="both"/>
        <w:rPr>
          <w:del w:author="LauraPGM" w:date="2025-10-01T15:48:00Z" w:id="3853"/>
          <w:rFonts w:ascii="Calibri" w:hAnsi="Calibri" w:cs="Calibri"/>
          <w:rPrChange w:author="LauraPGM" w:date="2025-10-01T09:45:00Z" w:id="3854">
            <w:rPr>
              <w:del w:author="LauraPGM" w:date="2025-10-01T15:48:00Z" w:id="3855"/>
            </w:rPr>
          </w:rPrChange>
        </w:rPr>
      </w:pPr>
    </w:p>
    <w:p w:rsidRPr="00D645B6" w:rsidR="00EB541F" w:rsidDel="00DC12A4" w:rsidP="001D59AC" w:rsidRDefault="00EB541F" w14:paraId="6714D06D" w14:textId="7AF319B2">
      <w:pPr>
        <w:pStyle w:val="Normal0"/>
        <w:spacing w:line="360" w:lineRule="auto"/>
        <w:rPr>
          <w:del w:author="LauraPGM" w:date="2025-10-01T15:48:00Z" w:id="3856"/>
          <w:rFonts w:ascii="Calibri" w:hAnsi="Calibri" w:cs="Calibri"/>
          <w:rPrChange w:author="LauraPGM" w:date="2025-10-01T09:45:00Z" w:id="3857">
            <w:rPr>
              <w:del w:author="LauraPGM" w:date="2025-10-01T15:48:00Z" w:id="3858"/>
            </w:rPr>
          </w:rPrChange>
        </w:rPr>
      </w:pPr>
      <w:del w:author="LauraPGM" w:date="2025-10-01T15:48:00Z" w:id="3859">
        <w:r w:rsidRPr="00D645B6" w:rsidDel="00DC12A4">
          <w:rPr>
            <w:rFonts w:ascii="Calibri" w:hAnsi="Calibri" w:cs="Calibri"/>
            <w:rPrChange w:author="LauraPGM" w:date="2025-10-01T09:45:00Z" w:id="3860">
              <w:rPr/>
            </w:rPrChange>
          </w:rPr>
          <w:delText>El Valor Actual Neto (VAN) es uno de los indicadores financieros más utilizados para evaluar la viabilidad económica de un proyecto. Su propósito es estimar el valor presente de los flujos netos de efectivo que se generarán a lo largo de la vida útil del proyecto, descontados a una tasa de interés fija que representa el costo de oportunidad del capital.</w:delText>
        </w:r>
      </w:del>
    </w:p>
    <w:p w:rsidRPr="00D645B6" w:rsidR="00EB541F" w:rsidDel="00DC12A4" w:rsidP="001D59AC" w:rsidRDefault="00EB541F" w14:paraId="248CCA87" w14:textId="5B2DCA8F">
      <w:pPr>
        <w:pStyle w:val="Normal0"/>
        <w:spacing w:line="360" w:lineRule="auto"/>
        <w:rPr>
          <w:del w:author="LauraPGM" w:date="2025-10-01T15:48:00Z" w:id="3861"/>
          <w:rFonts w:ascii="Calibri" w:hAnsi="Calibri" w:cs="Calibri"/>
          <w:rPrChange w:author="LauraPGM" w:date="2025-10-01T09:45:00Z" w:id="3862">
            <w:rPr>
              <w:del w:author="LauraPGM" w:date="2025-10-01T15:48:00Z" w:id="3863"/>
            </w:rPr>
          </w:rPrChange>
        </w:rPr>
      </w:pPr>
    </w:p>
    <w:p w:rsidRPr="00D645B6" w:rsidR="00EB541F" w:rsidDel="00DC12A4" w:rsidP="001D59AC" w:rsidRDefault="00EB541F" w14:paraId="48426A38" w14:textId="276F855E">
      <w:pPr>
        <w:pStyle w:val="Normal0"/>
        <w:spacing w:line="360" w:lineRule="auto"/>
        <w:rPr>
          <w:del w:author="LauraPGM" w:date="2025-10-01T15:48:00Z" w:id="3864"/>
          <w:rFonts w:ascii="Calibri" w:hAnsi="Calibri" w:cs="Calibri"/>
          <w:rPrChange w:author="LauraPGM" w:date="2025-10-01T09:45:00Z" w:id="3865">
            <w:rPr>
              <w:del w:author="LauraPGM" w:date="2025-10-01T15:48:00Z" w:id="3866"/>
            </w:rPr>
          </w:rPrChange>
        </w:rPr>
      </w:pPr>
      <w:del w:author="LauraPGM" w:date="2025-10-01T15:48:00Z" w:id="3867">
        <w:r w:rsidRPr="00D645B6" w:rsidDel="00DC12A4">
          <w:rPr>
            <w:rFonts w:ascii="Calibri" w:hAnsi="Calibri" w:cs="Calibri"/>
            <w:rPrChange w:author="LauraPGM" w:date="2025-10-01T09:45:00Z" w:id="3868">
              <w:rPr/>
            </w:rPrChange>
          </w:rPr>
          <w:delText>En otras palabras, el VAN permite conocer si, al invertir en un proyecto, los ingresos futuros compensarán no solo la inversión inicial, sino también el valor del dinero en el tiempo. Esta herramienta considera que el uso del dinero tiene un costo, ya que al invertir una suma hoy, se renuncia a otras posibles alternativas de rentabilidad. A este costo se le conoce como interés, y se refleja en la tasa de descuento.</w:delText>
        </w:r>
      </w:del>
    </w:p>
    <w:p w:rsidRPr="00D645B6" w:rsidR="00EB541F" w:rsidDel="00DC12A4" w:rsidP="001D59AC" w:rsidRDefault="00EB541F" w14:paraId="36F1C3A1" w14:textId="7C5C3658">
      <w:pPr>
        <w:pStyle w:val="Normal0"/>
        <w:spacing w:line="360" w:lineRule="auto"/>
        <w:rPr>
          <w:del w:author="LauraPGM" w:date="2025-10-01T15:48:00Z" w:id="3869"/>
          <w:rFonts w:ascii="Calibri" w:hAnsi="Calibri" w:cs="Calibri"/>
          <w:rPrChange w:author="LauraPGM" w:date="2025-10-01T09:45:00Z" w:id="3870">
            <w:rPr>
              <w:del w:author="LauraPGM" w:date="2025-10-01T15:48:00Z" w:id="3871"/>
            </w:rPr>
          </w:rPrChange>
        </w:rPr>
      </w:pPr>
    </w:p>
    <w:p w:rsidRPr="00D645B6" w:rsidR="00EB541F" w:rsidDel="00DC12A4" w:rsidP="001D59AC" w:rsidRDefault="00EB541F" w14:paraId="0C24D6AC" w14:textId="58F2A00B">
      <w:pPr>
        <w:pStyle w:val="Normal0"/>
        <w:spacing w:line="360" w:lineRule="auto"/>
        <w:rPr>
          <w:del w:author="LauraPGM" w:date="2025-10-01T15:48:00Z" w:id="3872"/>
          <w:rFonts w:ascii="Calibri" w:hAnsi="Calibri" w:cs="Calibri"/>
          <w:rPrChange w:author="LauraPGM" w:date="2025-10-01T09:45:00Z" w:id="3873">
            <w:rPr>
              <w:del w:author="LauraPGM" w:date="2025-10-01T15:48:00Z" w:id="3874"/>
            </w:rPr>
          </w:rPrChange>
        </w:rPr>
      </w:pPr>
      <w:del w:author="LauraPGM" w:date="2025-10-01T15:48:00Z" w:id="3875">
        <w:r w:rsidRPr="00D645B6" w:rsidDel="00DC12A4">
          <w:rPr>
            <w:rFonts w:ascii="Calibri" w:hAnsi="Calibri" w:cs="Calibri"/>
            <w:rPrChange w:author="LauraPGM" w:date="2025-10-01T09:45:00Z" w:id="3876">
              <w:rPr/>
            </w:rPrChange>
          </w:rPr>
          <w:delText>El VAN se calcula restando los egresos a los ingresos esperados para cada periodo, y luego actualizando esos valores al presente mediante un factor de actualización. Este factor se representa como:</w:delText>
        </w:r>
      </w:del>
    </w:p>
    <w:p w:rsidRPr="00D645B6" w:rsidR="0087160F" w:rsidDel="00DC12A4" w:rsidP="001D59AC" w:rsidRDefault="0087160F" w14:paraId="12B497AB" w14:textId="6EF2ABD2">
      <w:pPr>
        <w:pStyle w:val="Normal0"/>
        <w:spacing w:line="360" w:lineRule="auto"/>
        <w:rPr>
          <w:del w:author="LauraPGM" w:date="2025-10-01T15:48:00Z" w:id="3877"/>
          <w:rFonts w:ascii="Calibri" w:hAnsi="Calibri" w:cs="Calibri"/>
          <w:rPrChange w:author="LauraPGM" w:date="2025-10-01T09:45:00Z" w:id="3878">
            <w:rPr>
              <w:del w:author="LauraPGM" w:date="2025-10-01T15:48:00Z" w:id="3879"/>
            </w:rPr>
          </w:rPrChange>
        </w:rPr>
      </w:pPr>
    </w:p>
    <w:p w:rsidRPr="00D645B6" w:rsidR="0087160F" w:rsidDel="00DC12A4" w:rsidP="001D59AC" w:rsidRDefault="0087160F" w14:paraId="352B3857" w14:textId="6EB691B8">
      <w:pPr>
        <w:pStyle w:val="Normal0"/>
        <w:spacing w:line="360" w:lineRule="auto"/>
        <w:rPr>
          <w:del w:author="LauraPGM" w:date="2025-10-01T15:48:00Z" w:id="3880"/>
          <w:rFonts w:ascii="Calibri" w:hAnsi="Calibri" w:cs="Calibri"/>
          <w:b/>
          <w:rPrChange w:author="LauraPGM" w:date="2025-10-01T09:45:00Z" w:id="3881">
            <w:rPr>
              <w:del w:author="LauraPGM" w:date="2025-10-01T15:48:00Z" w:id="3882"/>
              <w:b/>
            </w:rPr>
          </w:rPrChange>
        </w:rPr>
      </w:pPr>
      <w:del w:author="LauraPGM" w:date="2025-10-01T15:48:00Z" w:id="3883">
        <w:r w:rsidRPr="00D645B6" w:rsidDel="00DC12A4">
          <w:rPr>
            <w:rFonts w:ascii="Calibri" w:hAnsi="Calibri" w:cs="Calibri"/>
            <w:b/>
            <w:rPrChange w:author="LauraPGM" w:date="2025-10-01T09:45:00Z" w:id="3884">
              <w:rPr>
                <w:b/>
              </w:rPr>
            </w:rPrChange>
          </w:rPr>
          <w:delText>Figura 4. Factor de valor presente</w:delText>
        </w:r>
      </w:del>
    </w:p>
    <w:p w:rsidRPr="00D645B6" w:rsidR="00EB541F" w:rsidDel="00DC12A4" w:rsidP="001D59AC" w:rsidRDefault="00792AAF" w14:paraId="7C4C4B83" w14:textId="7F700307">
      <w:pPr>
        <w:pStyle w:val="Normal0"/>
        <w:spacing w:line="360" w:lineRule="auto"/>
        <w:jc w:val="both"/>
        <w:rPr>
          <w:del w:author="LauraPGM" w:date="2025-10-01T15:48:00Z" w:id="3885"/>
          <w:rFonts w:ascii="Calibri" w:hAnsi="Calibri" w:cs="Calibri"/>
          <w:b/>
          <w:rPrChange w:author="LauraPGM" w:date="2025-10-01T09:45:00Z" w:id="3886">
            <w:rPr>
              <w:del w:author="LauraPGM" w:date="2025-10-01T15:48:00Z" w:id="3887"/>
              <w:b/>
            </w:rPr>
          </w:rPrChange>
        </w:rPr>
      </w:pPr>
      <w:commentRangeStart w:id="3888"/>
      <w:del w:author="LauraPGM" w:date="2025-10-01T15:48:00Z" w:id="3889">
        <w:r w:rsidRPr="00D645B6" w:rsidDel="00DC12A4">
          <w:rPr>
            <w:rFonts w:ascii="Calibri" w:hAnsi="Calibri" w:cs="Calibri"/>
            <w:b/>
            <w:noProof/>
            <w:lang w:eastAsia="es-CO"/>
            <w:rPrChange w:author="LauraPGM" w:date="2025-10-01T09:45:00Z" w:id="3890">
              <w:rPr>
                <w:b/>
                <w:noProof/>
                <w:lang w:eastAsia="es-CO"/>
              </w:rPr>
            </w:rPrChange>
          </w:rPr>
          <w:drawing>
            <wp:inline distT="0" distB="0" distL="0" distR="0" wp14:anchorId="280B2373" wp14:editId="2D61D926">
              <wp:extent cx="1219263" cy="55247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681C38.tmp"/>
                      <pic:cNvPicPr/>
                    </pic:nvPicPr>
                    <pic:blipFill>
                      <a:blip r:embed="rId25">
                        <a:extLst>
                          <a:ext uri="{28A0092B-C50C-407E-A947-70E740481C1C}">
                            <a14:useLocalDpi xmlns:a14="http://schemas.microsoft.com/office/drawing/2010/main" val="0"/>
                          </a:ext>
                        </a:extLst>
                      </a:blip>
                      <a:stretch>
                        <a:fillRect/>
                      </a:stretch>
                    </pic:blipFill>
                    <pic:spPr>
                      <a:xfrm>
                        <a:off x="0" y="0"/>
                        <a:ext cx="1219263" cy="552478"/>
                      </a:xfrm>
                      <a:prstGeom prst="rect">
                        <a:avLst/>
                      </a:prstGeom>
                    </pic:spPr>
                  </pic:pic>
                </a:graphicData>
              </a:graphic>
            </wp:inline>
          </w:drawing>
        </w:r>
        <w:commentRangeEnd w:id="3888"/>
        <w:r w:rsidRPr="00D645B6" w:rsidDel="00DC12A4" w:rsidR="00094E55">
          <w:rPr>
            <w:rStyle w:val="Refdecomentario"/>
            <w:rFonts w:ascii="Calibri" w:hAnsi="Calibri" w:cs="Calibri"/>
            <w:sz w:val="22"/>
            <w:szCs w:val="22"/>
            <w:rPrChange w:author="LauraPGM" w:date="2025-10-01T09:45:00Z" w:id="3891">
              <w:rPr>
                <w:rStyle w:val="Refdecomentario"/>
              </w:rPr>
            </w:rPrChange>
          </w:rPr>
          <w:commentReference w:id="3888"/>
        </w:r>
      </w:del>
    </w:p>
    <w:p w:rsidRPr="00D645B6" w:rsidR="00792AAF" w:rsidDel="00DC12A4" w:rsidP="001D59AC" w:rsidRDefault="00792AAF" w14:paraId="33C8B97C" w14:textId="07312579">
      <w:pPr>
        <w:pStyle w:val="Normal0"/>
        <w:spacing w:line="360" w:lineRule="auto"/>
        <w:jc w:val="both"/>
        <w:rPr>
          <w:del w:author="LauraPGM" w:date="2025-10-01T15:48:00Z" w:id="3892"/>
          <w:rFonts w:ascii="Calibri" w:hAnsi="Calibri" w:cs="Calibri"/>
          <w:rPrChange w:author="LauraPGM" w:date="2025-10-01T09:45:00Z" w:id="3893">
            <w:rPr>
              <w:del w:author="LauraPGM" w:date="2025-10-01T15:48:00Z" w:id="3894"/>
            </w:rPr>
          </w:rPrChange>
        </w:rPr>
      </w:pPr>
      <w:del w:author="LauraPGM" w:date="2025-10-01T15:48:00Z" w:id="3895">
        <w:r w:rsidRPr="00D645B6" w:rsidDel="00DC12A4">
          <w:rPr>
            <w:rFonts w:ascii="Calibri" w:hAnsi="Calibri" w:cs="Calibri"/>
            <w:rPrChange w:author="LauraPGM" w:date="2025-10-01T09:45:00Z" w:id="3896">
              <w:rPr/>
            </w:rPrChange>
          </w:rPr>
          <w:delText>Donde:</w:delText>
        </w:r>
      </w:del>
    </w:p>
    <w:p w:rsidRPr="00D645B6" w:rsidR="00792AAF" w:rsidDel="00DC12A4" w:rsidP="001D59AC" w:rsidRDefault="00792AAF" w14:paraId="368091E7" w14:textId="0377453D">
      <w:pPr>
        <w:pStyle w:val="Normal0"/>
        <w:spacing w:line="360" w:lineRule="auto"/>
        <w:jc w:val="both"/>
        <w:rPr>
          <w:del w:author="LauraPGM" w:date="2025-10-01T15:48:00Z" w:id="3897"/>
          <w:rFonts w:ascii="Calibri" w:hAnsi="Calibri" w:cs="Calibri"/>
          <w:rPrChange w:author="LauraPGM" w:date="2025-10-01T09:45:00Z" w:id="3898">
            <w:rPr>
              <w:del w:author="LauraPGM" w:date="2025-10-01T15:48:00Z" w:id="3899"/>
            </w:rPr>
          </w:rPrChange>
        </w:rPr>
      </w:pPr>
    </w:p>
    <w:p w:rsidRPr="00D645B6" w:rsidR="00792AAF" w:rsidDel="00DC12A4" w:rsidRDefault="00792AAF" w14:paraId="6D2D8B58" w14:textId="328F7F44">
      <w:pPr>
        <w:pStyle w:val="Normal0"/>
        <w:numPr>
          <w:ilvl w:val="0"/>
          <w:numId w:val="24"/>
        </w:numPr>
        <w:spacing w:line="360" w:lineRule="auto"/>
        <w:jc w:val="both"/>
        <w:rPr>
          <w:del w:author="LauraPGM" w:date="2025-10-01T15:48:00Z" w:id="3900"/>
          <w:rFonts w:ascii="Calibri" w:hAnsi="Calibri" w:cs="Calibri"/>
          <w:rPrChange w:author="LauraPGM" w:date="2025-10-01T09:45:00Z" w:id="3901">
            <w:rPr>
              <w:del w:author="LauraPGM" w:date="2025-10-01T15:48:00Z" w:id="3902"/>
            </w:rPr>
          </w:rPrChange>
        </w:rPr>
        <w:pPrChange w:author="LauraPGM" w:date="2025-10-01T09:45:00Z" w:id="3903">
          <w:pPr>
            <w:pStyle w:val="Normal0"/>
            <w:numPr>
              <w:numId w:val="25"/>
            </w:numPr>
            <w:spacing w:line="360" w:lineRule="auto"/>
            <w:ind w:left="720" w:hanging="360"/>
            <w:jc w:val="both"/>
          </w:pPr>
        </w:pPrChange>
      </w:pPr>
      <w:del w:author="LauraPGM" w:date="2025-10-01T15:48:00Z" w:id="3904">
        <w:r w:rsidRPr="00D645B6" w:rsidDel="00DC12A4">
          <w:rPr>
            <w:rFonts w:ascii="Calibri" w:hAnsi="Calibri" w:cs="Calibri"/>
            <w:rPrChange w:author="LauraPGM" w:date="2025-10-01T09:45:00Z" w:id="3905">
              <w:rPr/>
            </w:rPrChange>
          </w:rPr>
          <w:delText>I</w:delText>
        </w:r>
        <w:r w:rsidRPr="00D645B6" w:rsidDel="00DC12A4" w:rsidR="00FE7E28">
          <w:rPr>
            <w:rFonts w:ascii="Calibri" w:hAnsi="Calibri" w:cs="Calibri"/>
            <w:rPrChange w:author="LauraPGM" w:date="2025-10-01T09:45:00Z" w:id="3906">
              <w:rPr/>
            </w:rPrChange>
          </w:rPr>
          <w:delText xml:space="preserve"> =</w:delText>
        </w:r>
        <w:r w:rsidRPr="00D645B6" w:rsidDel="00DC12A4">
          <w:rPr>
            <w:rFonts w:ascii="Calibri" w:hAnsi="Calibri" w:cs="Calibri"/>
            <w:rPrChange w:author="LauraPGM" w:date="2025-10-01T09:45:00Z" w:id="3907">
              <w:rPr/>
            </w:rPrChange>
          </w:rPr>
          <w:delText xml:space="preserve"> es la tasa</w:delText>
        </w:r>
        <w:r w:rsidRPr="00D645B6" w:rsidDel="00DC12A4" w:rsidR="00B30C49">
          <w:rPr>
            <w:rFonts w:ascii="Calibri" w:hAnsi="Calibri" w:cs="Calibri"/>
            <w:rPrChange w:author="LauraPGM" w:date="2025-10-01T09:45:00Z" w:id="3908">
              <w:rPr/>
            </w:rPrChange>
          </w:rPr>
          <w:delText xml:space="preserve"> de interés o tasa de descuento.</w:delText>
        </w:r>
      </w:del>
    </w:p>
    <w:p w:rsidRPr="00D645B6" w:rsidR="00792AAF" w:rsidDel="00DC12A4" w:rsidRDefault="00792AAF" w14:paraId="07479673" w14:textId="0B0E79AD">
      <w:pPr>
        <w:pStyle w:val="Normal0"/>
        <w:numPr>
          <w:ilvl w:val="0"/>
          <w:numId w:val="24"/>
        </w:numPr>
        <w:spacing w:line="360" w:lineRule="auto"/>
        <w:jc w:val="both"/>
        <w:rPr>
          <w:del w:author="LauraPGM" w:date="2025-10-01T15:48:00Z" w:id="3909"/>
          <w:rFonts w:ascii="Calibri" w:hAnsi="Calibri" w:cs="Calibri"/>
          <w:rPrChange w:author="LauraPGM" w:date="2025-10-01T09:45:00Z" w:id="3910">
            <w:rPr>
              <w:del w:author="LauraPGM" w:date="2025-10-01T15:48:00Z" w:id="3911"/>
            </w:rPr>
          </w:rPrChange>
        </w:rPr>
        <w:pPrChange w:author="LauraPGM" w:date="2025-10-01T09:45:00Z" w:id="3912">
          <w:pPr>
            <w:pStyle w:val="Normal0"/>
            <w:numPr>
              <w:numId w:val="25"/>
            </w:numPr>
            <w:spacing w:line="360" w:lineRule="auto"/>
            <w:ind w:left="720" w:hanging="360"/>
            <w:jc w:val="both"/>
          </w:pPr>
        </w:pPrChange>
      </w:pPr>
      <w:del w:author="LauraPGM" w:date="2025-10-01T15:48:00Z" w:id="3913">
        <w:r w:rsidRPr="00D645B6" w:rsidDel="00DC12A4">
          <w:rPr>
            <w:rFonts w:ascii="Calibri" w:hAnsi="Calibri" w:cs="Calibri"/>
            <w:rPrChange w:author="LauraPGM" w:date="2025-10-01T09:45:00Z" w:id="3914">
              <w:rPr/>
            </w:rPrChange>
          </w:rPr>
          <w:delText>N</w:delText>
        </w:r>
        <w:r w:rsidRPr="00D645B6" w:rsidDel="00DC12A4" w:rsidR="00FE7E28">
          <w:rPr>
            <w:rFonts w:ascii="Calibri" w:hAnsi="Calibri" w:cs="Calibri"/>
            <w:rPrChange w:author="LauraPGM" w:date="2025-10-01T09:45:00Z" w:id="3915">
              <w:rPr/>
            </w:rPrChange>
          </w:rPr>
          <w:delText xml:space="preserve"> =</w:delText>
        </w:r>
        <w:r w:rsidRPr="00D645B6" w:rsidDel="00DC12A4">
          <w:rPr>
            <w:rFonts w:ascii="Calibri" w:hAnsi="Calibri" w:cs="Calibri"/>
            <w:rPrChange w:author="LauraPGM" w:date="2025-10-01T09:45:00Z" w:id="3916">
              <w:rPr/>
            </w:rPrChange>
          </w:rPr>
          <w:delText xml:space="preserve"> es el número de periodos.</w:delText>
        </w:r>
      </w:del>
    </w:p>
    <w:p w:rsidRPr="00D645B6" w:rsidR="00792AAF" w:rsidDel="00DC12A4" w:rsidP="001D59AC" w:rsidRDefault="00792AAF" w14:paraId="60636768" w14:textId="455EAA01">
      <w:pPr>
        <w:pStyle w:val="Normal0"/>
        <w:spacing w:line="360" w:lineRule="auto"/>
        <w:jc w:val="both"/>
        <w:rPr>
          <w:del w:author="LauraPGM" w:date="2025-10-01T15:48:00Z" w:id="3917"/>
          <w:rFonts w:ascii="Calibri" w:hAnsi="Calibri" w:cs="Calibri"/>
          <w:rPrChange w:author="LauraPGM" w:date="2025-10-01T09:45:00Z" w:id="3918">
            <w:rPr>
              <w:del w:author="LauraPGM" w:date="2025-10-01T15:48:00Z" w:id="3919"/>
            </w:rPr>
          </w:rPrChange>
        </w:rPr>
      </w:pPr>
    </w:p>
    <w:p w:rsidRPr="00D645B6" w:rsidR="00EB541F" w:rsidDel="00DC12A4" w:rsidP="001D59AC" w:rsidRDefault="0087160F" w14:paraId="15F9E84A" w14:textId="11E8CE4E">
      <w:pPr>
        <w:pStyle w:val="Normal0"/>
        <w:spacing w:line="360" w:lineRule="auto"/>
        <w:jc w:val="both"/>
        <w:rPr>
          <w:del w:author="LauraPGM" w:date="2025-10-01T15:48:00Z" w:id="3920"/>
          <w:rFonts w:ascii="Calibri" w:hAnsi="Calibri" w:cs="Calibri"/>
          <w:b/>
          <w:rPrChange w:author="LauraPGM" w:date="2025-10-01T09:45:00Z" w:id="3921">
            <w:rPr>
              <w:del w:author="LauraPGM" w:date="2025-10-01T15:48:00Z" w:id="3922"/>
              <w:b/>
            </w:rPr>
          </w:rPrChange>
        </w:rPr>
      </w:pPr>
      <w:del w:author="LauraPGM" w:date="2025-10-01T15:48:00Z" w:id="3923">
        <w:r w:rsidRPr="00D645B6" w:rsidDel="00DC12A4">
          <w:rPr>
            <w:rFonts w:ascii="Calibri" w:hAnsi="Calibri" w:cs="Calibri"/>
            <w:b/>
            <w:rPrChange w:author="LauraPGM" w:date="2025-10-01T09:45:00Z" w:id="3924">
              <w:rPr>
                <w:b/>
              </w:rPr>
            </w:rPrChange>
          </w:rPr>
          <w:delText>Figura 5. Fórmula general del Valor Actual Neto (</w:delText>
        </w:r>
        <w:commentRangeStart w:id="3925"/>
        <w:r w:rsidRPr="00D645B6" w:rsidDel="00DC12A4">
          <w:rPr>
            <w:rFonts w:ascii="Calibri" w:hAnsi="Calibri" w:cs="Calibri"/>
            <w:b/>
            <w:rPrChange w:author="LauraPGM" w:date="2025-10-01T09:45:00Z" w:id="3926">
              <w:rPr>
                <w:b/>
              </w:rPr>
            </w:rPrChange>
          </w:rPr>
          <w:delText>VAN</w:delText>
        </w:r>
        <w:commentRangeEnd w:id="3925"/>
        <w:r w:rsidRPr="00D645B6" w:rsidDel="00DC12A4" w:rsidR="00D26F16">
          <w:rPr>
            <w:rStyle w:val="Refdecomentario"/>
            <w:rFonts w:ascii="Calibri" w:hAnsi="Calibri" w:cs="Calibri"/>
            <w:b/>
            <w:sz w:val="22"/>
            <w:szCs w:val="22"/>
            <w:rPrChange w:author="LauraPGM" w:date="2025-10-01T09:45:00Z" w:id="3927">
              <w:rPr>
                <w:rStyle w:val="Refdecomentario"/>
                <w:b/>
              </w:rPr>
            </w:rPrChange>
          </w:rPr>
          <w:commentReference w:id="3925"/>
        </w:r>
        <w:r w:rsidRPr="00D645B6" w:rsidDel="00DC12A4">
          <w:rPr>
            <w:rFonts w:ascii="Calibri" w:hAnsi="Calibri" w:cs="Calibri"/>
            <w:b/>
            <w:rPrChange w:author="LauraPGM" w:date="2025-10-01T09:45:00Z" w:id="3928">
              <w:rPr>
                <w:b/>
              </w:rPr>
            </w:rPrChange>
          </w:rPr>
          <w:delText>)</w:delText>
        </w:r>
      </w:del>
    </w:p>
    <w:p w:rsidRPr="00D645B6" w:rsidR="00792AAF" w:rsidDel="00DC12A4" w:rsidP="001D59AC" w:rsidRDefault="00792AAF" w14:paraId="052752DC" w14:textId="2B3F4906">
      <w:pPr>
        <w:pStyle w:val="Normal0"/>
        <w:spacing w:line="360" w:lineRule="auto"/>
        <w:jc w:val="both"/>
        <w:rPr>
          <w:del w:author="LauraPGM" w:date="2025-10-01T15:48:00Z" w:id="3929"/>
          <w:rFonts w:ascii="Calibri" w:hAnsi="Calibri" w:cs="Calibri"/>
          <w:rPrChange w:author="LauraPGM" w:date="2025-10-01T09:45:00Z" w:id="3930">
            <w:rPr>
              <w:del w:author="LauraPGM" w:date="2025-10-01T15:48:00Z" w:id="3931"/>
            </w:rPr>
          </w:rPrChange>
        </w:rPr>
      </w:pPr>
    </w:p>
    <w:p w:rsidRPr="00D645B6" w:rsidR="00792AAF" w:rsidDel="00DC12A4" w:rsidP="001D59AC" w:rsidRDefault="00792AAF" w14:paraId="00D83A40" w14:textId="1C2D78FE">
      <w:pPr>
        <w:pStyle w:val="Normal0"/>
        <w:spacing w:line="360" w:lineRule="auto"/>
        <w:jc w:val="both"/>
        <w:rPr>
          <w:del w:author="LauraPGM" w:date="2025-10-01T15:48:00Z" w:id="3932"/>
          <w:rFonts w:ascii="Calibri" w:hAnsi="Calibri" w:cs="Calibri"/>
          <w:rPrChange w:author="LauraPGM" w:date="2025-10-01T09:45:00Z" w:id="3933">
            <w:rPr>
              <w:del w:author="LauraPGM" w:date="2025-10-01T15:48:00Z" w:id="3934"/>
            </w:rPr>
          </w:rPrChange>
        </w:rPr>
      </w:pPr>
      <w:del w:author="LauraPGM" w:date="2025-10-01T15:48:00Z" w:id="3935">
        <w:r w:rsidRPr="00D645B6" w:rsidDel="00DC12A4">
          <w:rPr>
            <w:rFonts w:ascii="Calibri" w:hAnsi="Calibri" w:cs="Calibri"/>
            <w:noProof/>
            <w:lang w:eastAsia="es-CO"/>
            <w:rPrChange w:author="LauraPGM" w:date="2025-10-01T09:45:00Z" w:id="3936">
              <w:rPr>
                <w:noProof/>
                <w:lang w:eastAsia="es-CO"/>
              </w:rPr>
            </w:rPrChange>
          </w:rPr>
          <w:drawing>
            <wp:inline distT="0" distB="0" distL="0" distR="0" wp14:anchorId="25ABB164" wp14:editId="22FF2E8F">
              <wp:extent cx="2648086" cy="698536"/>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684018.tmp"/>
                      <pic:cNvPicPr/>
                    </pic:nvPicPr>
                    <pic:blipFill>
                      <a:blip r:embed="rId26">
                        <a:extLst>
                          <a:ext uri="{28A0092B-C50C-407E-A947-70E740481C1C}">
                            <a14:useLocalDpi xmlns:a14="http://schemas.microsoft.com/office/drawing/2010/main" val="0"/>
                          </a:ext>
                        </a:extLst>
                      </a:blip>
                      <a:stretch>
                        <a:fillRect/>
                      </a:stretch>
                    </pic:blipFill>
                    <pic:spPr>
                      <a:xfrm>
                        <a:off x="0" y="0"/>
                        <a:ext cx="2648086" cy="698536"/>
                      </a:xfrm>
                      <a:prstGeom prst="rect">
                        <a:avLst/>
                      </a:prstGeom>
                    </pic:spPr>
                  </pic:pic>
                </a:graphicData>
              </a:graphic>
            </wp:inline>
          </w:drawing>
        </w:r>
      </w:del>
    </w:p>
    <w:p w:rsidRPr="00D645B6" w:rsidR="00792AAF" w:rsidDel="00DC12A4" w:rsidP="001D59AC" w:rsidRDefault="00792AAF" w14:paraId="4DF019A1" w14:textId="148FD933">
      <w:pPr>
        <w:pStyle w:val="Normal0"/>
        <w:spacing w:line="360" w:lineRule="auto"/>
        <w:jc w:val="both"/>
        <w:rPr>
          <w:del w:author="LauraPGM" w:date="2025-10-01T15:48:00Z" w:id="3937"/>
          <w:rFonts w:ascii="Calibri" w:hAnsi="Calibri" w:cs="Calibri"/>
          <w:rPrChange w:author="LauraPGM" w:date="2025-10-01T09:45:00Z" w:id="3938">
            <w:rPr>
              <w:del w:author="LauraPGM" w:date="2025-10-01T15:48:00Z" w:id="3939"/>
            </w:rPr>
          </w:rPrChange>
        </w:rPr>
      </w:pPr>
      <w:del w:author="LauraPGM" w:date="2025-10-01T15:48:00Z" w:id="3940">
        <w:r w:rsidRPr="00D645B6" w:rsidDel="00DC12A4">
          <w:rPr>
            <w:rFonts w:ascii="Calibri" w:hAnsi="Calibri" w:cs="Calibri"/>
            <w:rPrChange w:author="LauraPGM" w:date="2025-10-01T09:45:00Z" w:id="3941">
              <w:rPr/>
            </w:rPrChange>
          </w:rPr>
          <w:delText>Donde:</w:delText>
        </w:r>
      </w:del>
    </w:p>
    <w:p w:rsidRPr="00D645B6" w:rsidR="00792AAF" w:rsidDel="00DC12A4" w:rsidP="001D59AC" w:rsidRDefault="00792AAF" w14:paraId="0F140DAF" w14:textId="6D8C33BF">
      <w:pPr>
        <w:pStyle w:val="Normal0"/>
        <w:spacing w:line="360" w:lineRule="auto"/>
        <w:jc w:val="both"/>
        <w:rPr>
          <w:del w:author="LauraPGM" w:date="2025-10-01T15:48:00Z" w:id="3942"/>
          <w:rFonts w:ascii="Calibri" w:hAnsi="Calibri" w:cs="Calibri"/>
          <w:rPrChange w:author="LauraPGM" w:date="2025-10-01T09:45:00Z" w:id="3943">
            <w:rPr>
              <w:del w:author="LauraPGM" w:date="2025-10-01T15:48:00Z" w:id="3944"/>
            </w:rPr>
          </w:rPrChange>
        </w:rPr>
      </w:pPr>
    </w:p>
    <w:p w:rsidRPr="00D645B6" w:rsidR="00792AAF" w:rsidDel="00DC12A4" w:rsidP="001D59AC" w:rsidRDefault="00792AAF" w14:paraId="1584803C" w14:textId="36AA0566">
      <w:pPr>
        <w:pStyle w:val="Normal0"/>
        <w:spacing w:line="360" w:lineRule="auto"/>
        <w:jc w:val="both"/>
        <w:rPr>
          <w:del w:author="LauraPGM" w:date="2025-10-01T15:48:00Z" w:id="3945"/>
          <w:rFonts w:ascii="Calibri" w:hAnsi="Calibri" w:cs="Calibri"/>
          <w:rPrChange w:author="LauraPGM" w:date="2025-10-01T09:45:00Z" w:id="3946">
            <w:rPr>
              <w:del w:author="LauraPGM" w:date="2025-10-01T15:48:00Z" w:id="3947"/>
            </w:rPr>
          </w:rPrChange>
        </w:rPr>
      </w:pPr>
      <w:del w:author="LauraPGM" w:date="2025-10-01T15:48:00Z" w:id="3948">
        <w:r w:rsidRPr="00D645B6" w:rsidDel="00DC12A4">
          <w:rPr>
            <w:rFonts w:ascii="Calibri" w:hAnsi="Calibri" w:cs="Calibri"/>
            <w:rPrChange w:author="LauraPGM" w:date="2025-10-01T09:45:00Z" w:id="3949">
              <w:rPr/>
            </w:rPrChange>
          </w:rPr>
          <w:delText>IT = Ingresos Totales (entradas de efectivo).</w:delText>
        </w:r>
      </w:del>
    </w:p>
    <w:p w:rsidRPr="00D645B6" w:rsidR="00792AAF" w:rsidDel="00DC12A4" w:rsidP="001D59AC" w:rsidRDefault="00792AAF" w14:paraId="648D1C28" w14:textId="339DD9D2">
      <w:pPr>
        <w:pStyle w:val="Normal0"/>
        <w:spacing w:line="360" w:lineRule="auto"/>
        <w:jc w:val="both"/>
        <w:rPr>
          <w:del w:author="LauraPGM" w:date="2025-10-01T15:48:00Z" w:id="3950"/>
          <w:rFonts w:ascii="Calibri" w:hAnsi="Calibri" w:cs="Calibri"/>
          <w:rPrChange w:author="LauraPGM" w:date="2025-10-01T09:45:00Z" w:id="3951">
            <w:rPr>
              <w:del w:author="LauraPGM" w:date="2025-10-01T15:48:00Z" w:id="3952"/>
            </w:rPr>
          </w:rPrChange>
        </w:rPr>
      </w:pPr>
      <w:del w:author="LauraPGM" w:date="2025-10-01T15:48:00Z" w:id="3953">
        <w:r w:rsidRPr="00D645B6" w:rsidDel="00DC12A4">
          <w:rPr>
            <w:rFonts w:ascii="Calibri" w:hAnsi="Calibri" w:cs="Calibri"/>
            <w:rPrChange w:author="LauraPGM" w:date="2025-10-01T09:45:00Z" w:id="3954">
              <w:rPr/>
            </w:rPrChange>
          </w:rPr>
          <w:delText>ET = Egresos Totales (salidas de efectivo).</w:delText>
        </w:r>
      </w:del>
    </w:p>
    <w:p w:rsidRPr="00D645B6" w:rsidR="00792AAF" w:rsidDel="00DC12A4" w:rsidP="001D59AC" w:rsidRDefault="00101CED" w14:paraId="4418440D" w14:textId="030C2ABA">
      <w:pPr>
        <w:pStyle w:val="Normal0"/>
        <w:spacing w:line="360" w:lineRule="auto"/>
        <w:jc w:val="both"/>
        <w:rPr>
          <w:del w:author="LauraPGM" w:date="2025-10-01T15:48:00Z" w:id="3955"/>
          <w:rFonts w:ascii="Calibri" w:hAnsi="Calibri" w:cs="Calibri"/>
          <w:rPrChange w:author="LauraPGM" w:date="2025-10-01T09:45:00Z" w:id="3956">
            <w:rPr>
              <w:del w:author="LauraPGM" w:date="2025-10-01T15:48:00Z" w:id="3957"/>
            </w:rPr>
          </w:rPrChange>
        </w:rPr>
      </w:pPr>
      <w:del w:author="LauraPGM" w:date="2025-10-01T15:48:00Z" w:id="3958">
        <w:r w:rsidRPr="00D645B6" w:rsidDel="00DC12A4">
          <w:rPr>
            <w:rFonts w:ascii="Calibri" w:hAnsi="Calibri" w:cs="Calibri"/>
            <w:rPrChange w:author="LauraPGM" w:date="2025-10-01T09:45:00Z" w:id="3959">
              <w:rPr/>
            </w:rPrChange>
          </w:rPr>
          <w:delText>I = T</w:delText>
        </w:r>
        <w:r w:rsidRPr="00D645B6" w:rsidDel="00DC12A4" w:rsidR="00792AAF">
          <w:rPr>
            <w:rFonts w:ascii="Calibri" w:hAnsi="Calibri" w:cs="Calibri"/>
            <w:rPrChange w:author="LauraPGM" w:date="2025-10-01T09:45:00Z" w:id="3960">
              <w:rPr/>
            </w:rPrChange>
          </w:rPr>
          <w:delText>asa de descuento.</w:delText>
        </w:r>
      </w:del>
    </w:p>
    <w:p w:rsidRPr="00D645B6" w:rsidR="00792AAF" w:rsidDel="00DC12A4" w:rsidP="001D59AC" w:rsidRDefault="00101CED" w14:paraId="71F77EFC" w14:textId="35E4CB3F">
      <w:pPr>
        <w:pStyle w:val="Normal0"/>
        <w:spacing w:line="360" w:lineRule="auto"/>
        <w:jc w:val="both"/>
        <w:rPr>
          <w:del w:author="LauraPGM" w:date="2025-10-01T15:48:00Z" w:id="3961"/>
          <w:rFonts w:ascii="Calibri" w:hAnsi="Calibri" w:cs="Calibri"/>
          <w:rPrChange w:author="LauraPGM" w:date="2025-10-01T09:45:00Z" w:id="3962">
            <w:rPr>
              <w:del w:author="LauraPGM" w:date="2025-10-01T15:48:00Z" w:id="3963"/>
            </w:rPr>
          </w:rPrChange>
        </w:rPr>
      </w:pPr>
      <w:del w:author="LauraPGM" w:date="2025-10-01T15:48:00Z" w:id="3964">
        <w:r w:rsidRPr="00D645B6" w:rsidDel="00DC12A4">
          <w:rPr>
            <w:rFonts w:ascii="Calibri" w:hAnsi="Calibri" w:cs="Calibri"/>
            <w:rPrChange w:author="LauraPGM" w:date="2025-10-01T09:45:00Z" w:id="3965">
              <w:rPr/>
            </w:rPrChange>
          </w:rPr>
          <w:delText>N = N</w:delText>
        </w:r>
        <w:r w:rsidRPr="00D645B6" w:rsidDel="00DC12A4" w:rsidR="00792AAF">
          <w:rPr>
            <w:rFonts w:ascii="Calibri" w:hAnsi="Calibri" w:cs="Calibri"/>
            <w:rPrChange w:author="LauraPGM" w:date="2025-10-01T09:45:00Z" w:id="3966">
              <w:rPr/>
            </w:rPrChange>
          </w:rPr>
          <w:delText>úmero de periodos del proyecto.</w:delText>
        </w:r>
      </w:del>
    </w:p>
    <w:p w:rsidRPr="00D645B6" w:rsidR="00EB541F" w:rsidDel="00DC12A4" w:rsidP="001D59AC" w:rsidRDefault="00EB541F" w14:paraId="2F511090" w14:textId="25560F90">
      <w:pPr>
        <w:pStyle w:val="Normal0"/>
        <w:spacing w:line="360" w:lineRule="auto"/>
        <w:jc w:val="both"/>
        <w:rPr>
          <w:del w:author="LauraPGM" w:date="2025-10-01T15:48:00Z" w:id="3967"/>
          <w:rFonts w:ascii="Calibri" w:hAnsi="Calibri" w:cs="Calibri"/>
          <w:b/>
          <w:rPrChange w:author="LauraPGM" w:date="2025-10-01T09:45:00Z" w:id="3968">
            <w:rPr>
              <w:del w:author="LauraPGM" w:date="2025-10-01T15:48:00Z" w:id="3969"/>
              <w:b/>
            </w:rPr>
          </w:rPrChange>
        </w:rPr>
      </w:pPr>
    </w:p>
    <w:p w:rsidRPr="00D645B6" w:rsidR="00792AAF" w:rsidDel="00DC12A4" w:rsidP="001D59AC" w:rsidRDefault="00792AAF" w14:paraId="248C1BB1" w14:textId="719FD024">
      <w:pPr>
        <w:pStyle w:val="Normal0"/>
        <w:spacing w:line="360" w:lineRule="auto"/>
        <w:jc w:val="both"/>
        <w:rPr>
          <w:del w:author="LauraPGM" w:date="2025-10-01T15:48:00Z" w:id="3970"/>
          <w:rFonts w:ascii="Calibri" w:hAnsi="Calibri" w:cs="Calibri"/>
          <w:b/>
          <w:rPrChange w:author="LauraPGM" w:date="2025-10-01T09:45:00Z" w:id="3971">
            <w:rPr>
              <w:del w:author="LauraPGM" w:date="2025-10-01T15:48:00Z" w:id="3972"/>
              <w:b/>
            </w:rPr>
          </w:rPrChange>
        </w:rPr>
      </w:pPr>
      <w:del w:author="LauraPGM" w:date="2025-10-01T15:48:00Z" w:id="3973">
        <w:r w:rsidRPr="00D645B6" w:rsidDel="00DC12A4">
          <w:rPr>
            <w:rFonts w:ascii="Calibri" w:hAnsi="Calibri" w:cs="Calibri"/>
            <w:b/>
            <w:rPrChange w:author="LauraPGM" w:date="2025-10-01T09:45:00Z" w:id="3974">
              <w:rPr>
                <w:b/>
              </w:rPr>
            </w:rPrChange>
          </w:rPr>
          <w:delText>Interpretación del VAN:</w:delText>
        </w:r>
      </w:del>
    </w:p>
    <w:p w:rsidRPr="00D645B6" w:rsidR="00792AAF" w:rsidDel="00DC12A4" w:rsidP="001D59AC" w:rsidRDefault="00792AAF" w14:paraId="59E68CDC" w14:textId="1B00E433">
      <w:pPr>
        <w:pStyle w:val="Normal0"/>
        <w:spacing w:line="360" w:lineRule="auto"/>
        <w:jc w:val="both"/>
        <w:rPr>
          <w:del w:author="LauraPGM" w:date="2025-10-01T15:48:00Z" w:id="3975"/>
          <w:rFonts w:ascii="Calibri" w:hAnsi="Calibri" w:cs="Calibri"/>
          <w:b/>
          <w:rPrChange w:author="LauraPGM" w:date="2025-10-01T09:45:00Z" w:id="3976">
            <w:rPr>
              <w:del w:author="LauraPGM" w:date="2025-10-01T15:48:00Z" w:id="3977"/>
              <w:b/>
            </w:rPr>
          </w:rPrChange>
        </w:rPr>
      </w:pPr>
    </w:p>
    <w:p w:rsidRPr="00D645B6" w:rsidR="00792AAF" w:rsidDel="00DC12A4" w:rsidRDefault="00D74066" w14:paraId="1403F29F" w14:textId="70AFDB34">
      <w:pPr>
        <w:pStyle w:val="Normal0"/>
        <w:numPr>
          <w:ilvl w:val="0"/>
          <w:numId w:val="25"/>
        </w:numPr>
        <w:spacing w:line="360" w:lineRule="auto"/>
        <w:rPr>
          <w:del w:author="LauraPGM" w:date="2025-10-01T15:48:00Z" w:id="3978"/>
          <w:rFonts w:ascii="Calibri" w:hAnsi="Calibri" w:cs="Calibri"/>
          <w:rPrChange w:author="LauraPGM" w:date="2025-10-01T09:45:00Z" w:id="3979">
            <w:rPr>
              <w:del w:author="LauraPGM" w:date="2025-10-01T15:48:00Z" w:id="3980"/>
            </w:rPr>
          </w:rPrChange>
        </w:rPr>
        <w:pPrChange w:author="LauraPGM" w:date="2025-10-01T09:45:00Z" w:id="3981">
          <w:pPr>
            <w:pStyle w:val="Normal0"/>
            <w:numPr>
              <w:numId w:val="26"/>
            </w:numPr>
            <w:spacing w:line="360" w:lineRule="auto"/>
            <w:ind w:left="720" w:hanging="360"/>
          </w:pPr>
        </w:pPrChange>
      </w:pPr>
      <w:del w:author="LauraPGM" w:date="2025-10-01T15:48:00Z" w:id="3982">
        <w:r w:rsidRPr="00D645B6" w:rsidDel="00DC12A4">
          <w:rPr>
            <w:rFonts w:ascii="Calibri" w:hAnsi="Calibri" w:cs="Calibri"/>
            <w:rPrChange w:author="LauraPGM" w:date="2025-10-01T09:45:00Z" w:id="3983">
              <w:rPr/>
            </w:rPrChange>
          </w:rPr>
          <w:delText>VAN &gt; 0: e</w:delText>
        </w:r>
        <w:r w:rsidRPr="00D645B6" w:rsidDel="00DC12A4" w:rsidR="00792AAF">
          <w:rPr>
            <w:rFonts w:ascii="Calibri" w:hAnsi="Calibri" w:cs="Calibri"/>
            <w:rPrChange w:author="LauraPGM" w:date="2025-10-01T09:45:00Z" w:id="3984">
              <w:rPr/>
            </w:rPrChange>
          </w:rPr>
          <w:delText>l proyecto es rentable. Genera una rentabilidad superior al costo del capital. Se recomienda su aprobación.</w:delText>
        </w:r>
      </w:del>
    </w:p>
    <w:p w:rsidRPr="00D645B6" w:rsidR="00792AAF" w:rsidDel="00DC12A4" w:rsidRDefault="00D74066" w14:paraId="11C6473B" w14:textId="37D906A0">
      <w:pPr>
        <w:pStyle w:val="Normal0"/>
        <w:numPr>
          <w:ilvl w:val="0"/>
          <w:numId w:val="25"/>
        </w:numPr>
        <w:spacing w:line="360" w:lineRule="auto"/>
        <w:rPr>
          <w:del w:author="LauraPGM" w:date="2025-10-01T15:48:00Z" w:id="3985"/>
          <w:rFonts w:ascii="Calibri" w:hAnsi="Calibri" w:cs="Calibri"/>
          <w:rPrChange w:author="LauraPGM" w:date="2025-10-01T09:45:00Z" w:id="3986">
            <w:rPr>
              <w:del w:author="LauraPGM" w:date="2025-10-01T15:48:00Z" w:id="3987"/>
            </w:rPr>
          </w:rPrChange>
        </w:rPr>
        <w:pPrChange w:author="LauraPGM" w:date="2025-10-01T09:45:00Z" w:id="3988">
          <w:pPr>
            <w:pStyle w:val="Normal0"/>
            <w:numPr>
              <w:numId w:val="26"/>
            </w:numPr>
            <w:spacing w:line="360" w:lineRule="auto"/>
            <w:ind w:left="720" w:hanging="360"/>
          </w:pPr>
        </w:pPrChange>
      </w:pPr>
      <w:del w:author="LauraPGM" w:date="2025-10-01T15:48:00Z" w:id="3989">
        <w:r w:rsidRPr="00D645B6" w:rsidDel="00DC12A4">
          <w:rPr>
            <w:rFonts w:ascii="Calibri" w:hAnsi="Calibri" w:cs="Calibri"/>
            <w:rPrChange w:author="LauraPGM" w:date="2025-10-01T09:45:00Z" w:id="3990">
              <w:rPr/>
            </w:rPrChange>
          </w:rPr>
          <w:delText>VAN = 0: e</w:delText>
        </w:r>
        <w:r w:rsidRPr="00D645B6" w:rsidDel="00DC12A4" w:rsidR="00792AAF">
          <w:rPr>
            <w:rFonts w:ascii="Calibri" w:hAnsi="Calibri" w:cs="Calibri"/>
            <w:rPrChange w:author="LauraPGM" w:date="2025-10-01T09:45:00Z" w:id="3991">
              <w:rPr/>
            </w:rPrChange>
          </w:rPr>
          <w:delText>l proyecto genera una rentabilidad igual a la tasa de descuento. Es aceptable, pero no ofrece ganancia adicional.</w:delText>
        </w:r>
      </w:del>
    </w:p>
    <w:p w:rsidRPr="00D645B6" w:rsidR="00792AAF" w:rsidDel="00DC12A4" w:rsidRDefault="00D74066" w14:paraId="7EA76E7B" w14:textId="2D209234">
      <w:pPr>
        <w:pStyle w:val="Normal0"/>
        <w:numPr>
          <w:ilvl w:val="0"/>
          <w:numId w:val="25"/>
        </w:numPr>
        <w:spacing w:line="360" w:lineRule="auto"/>
        <w:rPr>
          <w:del w:author="LauraPGM" w:date="2025-10-01T15:48:00Z" w:id="3992"/>
          <w:rFonts w:ascii="Calibri" w:hAnsi="Calibri" w:cs="Calibri"/>
          <w:rPrChange w:author="LauraPGM" w:date="2025-10-01T09:45:00Z" w:id="3993">
            <w:rPr>
              <w:del w:author="LauraPGM" w:date="2025-10-01T15:48:00Z" w:id="3994"/>
            </w:rPr>
          </w:rPrChange>
        </w:rPr>
        <w:pPrChange w:author="LauraPGM" w:date="2025-10-01T09:45:00Z" w:id="3995">
          <w:pPr>
            <w:pStyle w:val="Normal0"/>
            <w:numPr>
              <w:numId w:val="26"/>
            </w:numPr>
            <w:spacing w:line="360" w:lineRule="auto"/>
            <w:ind w:left="720" w:hanging="360"/>
          </w:pPr>
        </w:pPrChange>
      </w:pPr>
      <w:del w:author="LauraPGM" w:date="2025-10-01T15:48:00Z" w:id="3996">
        <w:r w:rsidRPr="00D645B6" w:rsidDel="00DC12A4">
          <w:rPr>
            <w:rFonts w:ascii="Calibri" w:hAnsi="Calibri" w:cs="Calibri"/>
            <w:rPrChange w:author="LauraPGM" w:date="2025-10-01T09:45:00Z" w:id="3997">
              <w:rPr/>
            </w:rPrChange>
          </w:rPr>
          <w:delText>VAN &lt; 0: e</w:delText>
        </w:r>
        <w:r w:rsidRPr="00D645B6" w:rsidDel="00DC12A4" w:rsidR="00792AAF">
          <w:rPr>
            <w:rFonts w:ascii="Calibri" w:hAnsi="Calibri" w:cs="Calibri"/>
            <w:rPrChange w:author="LauraPGM" w:date="2025-10-01T09:45:00Z" w:id="3998">
              <w:rPr/>
            </w:rPrChange>
          </w:rPr>
          <w:delText>l proyecto no cubre el costo del capital. Debe descartarse, ya que generaría pérdidas.</w:delText>
        </w:r>
      </w:del>
    </w:p>
    <w:p w:rsidRPr="00D645B6" w:rsidR="00792AAF" w:rsidDel="00DC12A4" w:rsidP="001D59AC" w:rsidRDefault="00792AAF" w14:paraId="784672E5" w14:textId="5595A13E">
      <w:pPr>
        <w:pStyle w:val="Normal0"/>
        <w:spacing w:line="360" w:lineRule="auto"/>
        <w:rPr>
          <w:del w:author="LauraPGM" w:date="2025-10-01T15:48:00Z" w:id="3999"/>
          <w:rFonts w:ascii="Calibri" w:hAnsi="Calibri" w:cs="Calibri"/>
          <w:rPrChange w:author="LauraPGM" w:date="2025-10-01T09:45:00Z" w:id="4000">
            <w:rPr>
              <w:del w:author="LauraPGM" w:date="2025-10-01T15:48:00Z" w:id="4001"/>
            </w:rPr>
          </w:rPrChange>
        </w:rPr>
      </w:pPr>
    </w:p>
    <w:p w:rsidRPr="00D645B6" w:rsidR="00EB541F" w:rsidDel="00DC12A4" w:rsidP="001D59AC" w:rsidRDefault="00792AAF" w14:paraId="53F52832" w14:textId="691458C1">
      <w:pPr>
        <w:pStyle w:val="Normal0"/>
        <w:spacing w:line="360" w:lineRule="auto"/>
        <w:rPr>
          <w:del w:author="LauraPGM" w:date="2025-10-01T15:48:00Z" w:id="4002"/>
          <w:rFonts w:ascii="Calibri" w:hAnsi="Calibri" w:cs="Calibri"/>
          <w:rPrChange w:author="LauraPGM" w:date="2025-10-01T09:45:00Z" w:id="4003">
            <w:rPr>
              <w:del w:author="LauraPGM" w:date="2025-10-01T15:48:00Z" w:id="4004"/>
            </w:rPr>
          </w:rPrChange>
        </w:rPr>
      </w:pPr>
      <w:del w:author="LauraPGM" w:date="2025-10-01T15:48:00Z" w:id="4005">
        <w:r w:rsidRPr="00D645B6" w:rsidDel="00DC12A4">
          <w:rPr>
            <w:rFonts w:ascii="Calibri" w:hAnsi="Calibri" w:cs="Calibri"/>
            <w:rPrChange w:author="LauraPGM" w:date="2025-10-01T09:45:00Z" w:id="4006">
              <w:rPr/>
            </w:rPrChange>
          </w:rPr>
          <w:delText>El VAN permite comparar distintas alternativas de inversión y tomar decisiones basadas en criterios objetivos y financieros. Es ampliamente utilizado en análisis de proyectos, valoración de empresas y toma de decisiones estratégicas en contextos de incertidumbre financiera.</w:delText>
        </w:r>
      </w:del>
    </w:p>
    <w:p w:rsidRPr="00D645B6" w:rsidR="00591CFD" w:rsidDel="00DC12A4" w:rsidP="001D59AC" w:rsidRDefault="00591CFD" w14:paraId="51935038" w14:textId="4C9DC3F2">
      <w:pPr>
        <w:pStyle w:val="Normal0"/>
        <w:spacing w:line="360" w:lineRule="auto"/>
        <w:jc w:val="both"/>
        <w:rPr>
          <w:del w:author="LauraPGM" w:date="2025-10-01T15:48:00Z" w:id="4007"/>
          <w:rFonts w:ascii="Calibri" w:hAnsi="Calibri" w:cs="Calibri"/>
          <w:rPrChange w:author="LauraPGM" w:date="2025-10-01T09:45:00Z" w:id="4008">
            <w:rPr>
              <w:del w:author="LauraPGM" w:date="2025-10-01T15:48:00Z" w:id="4009"/>
            </w:rPr>
          </w:rPrChange>
        </w:rPr>
      </w:pPr>
    </w:p>
    <w:p w:rsidRPr="00D645B6" w:rsidR="00792AAF" w:rsidDel="00DC12A4" w:rsidP="001D59AC" w:rsidRDefault="0044224A" w14:paraId="4D28EDF1" w14:textId="199DA197">
      <w:pPr>
        <w:pStyle w:val="Normal0"/>
        <w:spacing w:line="360" w:lineRule="auto"/>
        <w:jc w:val="both"/>
        <w:rPr>
          <w:del w:author="LauraPGM" w:date="2025-10-01T15:48:00Z" w:id="4010"/>
          <w:rFonts w:ascii="Calibri" w:hAnsi="Calibri" w:cs="Calibri"/>
          <w:b/>
          <w:rPrChange w:author="LauraPGM" w:date="2025-10-01T09:45:00Z" w:id="4011">
            <w:rPr>
              <w:del w:author="LauraPGM" w:date="2025-10-01T15:48:00Z" w:id="4012"/>
              <w:b/>
            </w:rPr>
          </w:rPrChange>
        </w:rPr>
      </w:pPr>
      <w:del w:author="LauraPGM" w:date="2025-10-01T15:48:00Z" w:id="4013">
        <w:r w:rsidRPr="00D645B6" w:rsidDel="00DC12A4">
          <w:rPr>
            <w:rFonts w:ascii="Calibri" w:hAnsi="Calibri" w:cs="Calibri"/>
            <w:b/>
            <w:rPrChange w:author="LauraPGM" w:date="2025-10-01T09:45:00Z" w:id="4014">
              <w:rPr>
                <w:b/>
              </w:rPr>
            </w:rPrChange>
          </w:rPr>
          <w:delText xml:space="preserve">Tabla 2. Valor actual </w:delText>
        </w:r>
        <w:commentRangeStart w:id="4015"/>
        <w:r w:rsidRPr="00D645B6" w:rsidDel="00DC12A4">
          <w:rPr>
            <w:rFonts w:ascii="Calibri" w:hAnsi="Calibri" w:cs="Calibri"/>
            <w:b/>
            <w:rPrChange w:author="LauraPGM" w:date="2025-10-01T09:45:00Z" w:id="4016">
              <w:rPr>
                <w:b/>
              </w:rPr>
            </w:rPrChange>
          </w:rPr>
          <w:delText>neto</w:delText>
        </w:r>
        <w:commentRangeEnd w:id="4015"/>
        <w:r w:rsidRPr="00D645B6" w:rsidDel="00DC12A4" w:rsidR="00EF4A54">
          <w:rPr>
            <w:rStyle w:val="Refdecomentario"/>
            <w:rFonts w:ascii="Calibri" w:hAnsi="Calibri" w:cs="Calibri"/>
            <w:sz w:val="22"/>
            <w:szCs w:val="22"/>
            <w:rPrChange w:author="LauraPGM" w:date="2025-10-01T09:45:00Z" w:id="4017">
              <w:rPr>
                <w:rStyle w:val="Refdecomentario"/>
              </w:rPr>
            </w:rPrChange>
          </w:rPr>
          <w:commentReference w:id="4015"/>
        </w:r>
      </w:del>
    </w:p>
    <w:p w:rsidRPr="00D645B6" w:rsidR="00792AAF" w:rsidDel="00DC12A4" w:rsidP="001D59AC" w:rsidRDefault="00792AAF" w14:paraId="7D4772EA" w14:textId="4F4CDC6C">
      <w:pPr>
        <w:pStyle w:val="Normal0"/>
        <w:spacing w:line="360" w:lineRule="auto"/>
        <w:jc w:val="both"/>
        <w:rPr>
          <w:del w:author="LauraPGM" w:date="2025-10-01T15:48:00Z" w:id="4018"/>
          <w:rFonts w:ascii="Calibri" w:hAnsi="Calibri" w:cs="Calibri"/>
          <w:rPrChange w:author="LauraPGM" w:date="2025-10-01T09:45:00Z" w:id="4019">
            <w:rPr>
              <w:del w:author="LauraPGM" w:date="2025-10-01T15:48:00Z" w:id="4020"/>
            </w:rPr>
          </w:rPrChange>
        </w:rPr>
      </w:pPr>
    </w:p>
    <w:tbl>
      <w:tblPr>
        <w:tblW w:w="5000" w:type="pct"/>
        <w:shd w:val="clear" w:color="auto" w:fill="FFFFFF"/>
        <w:tblCellMar>
          <w:left w:w="0" w:type="dxa"/>
          <w:right w:w="0" w:type="dxa"/>
        </w:tblCellMar>
        <w:tblLook w:val="04A0" w:firstRow="1" w:lastRow="0" w:firstColumn="1" w:lastColumn="0" w:noHBand="0" w:noVBand="1"/>
      </w:tblPr>
      <w:tblGrid>
        <w:gridCol w:w="754"/>
        <w:gridCol w:w="1339"/>
        <w:gridCol w:w="1338"/>
        <w:gridCol w:w="2527"/>
        <w:gridCol w:w="2461"/>
        <w:gridCol w:w="1537"/>
      </w:tblGrid>
      <w:tr w:rsidRPr="00D645B6" w:rsidR="00792AAF" w:rsidDel="00DC12A4" w:rsidTr="00DB434E" w14:paraId="722C0AAC" w14:textId="3C668D00">
        <w:trPr>
          <w:del w:author="LauraPGM" w:date="2025-10-01T15:48:00Z" w:id="4021"/>
        </w:trPr>
        <w:tc>
          <w:tcPr>
            <w:tcW w:w="378"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792AAF" w14:paraId="15F118D8" w14:textId="52B0E869">
            <w:pPr>
              <w:pStyle w:val="Normal0"/>
              <w:spacing w:line="360" w:lineRule="auto"/>
              <w:jc w:val="center"/>
              <w:rPr>
                <w:del w:author="LauraPGM" w:date="2025-10-01T15:48:00Z" w:id="4022"/>
                <w:rFonts w:ascii="Calibri" w:hAnsi="Calibri" w:cs="Calibri"/>
                <w:rPrChange w:author="LauraPGM" w:date="2025-10-01T09:45:00Z" w:id="4023">
                  <w:rPr>
                    <w:del w:author="LauraPGM" w:date="2025-10-01T15:48:00Z" w:id="4024"/>
                  </w:rPr>
                </w:rPrChange>
              </w:rPr>
            </w:pPr>
            <w:del w:author="LauraPGM" w:date="2025-10-01T15:48:00Z" w:id="4025">
              <w:r w:rsidRPr="00D645B6" w:rsidDel="00DC12A4">
                <w:rPr>
                  <w:rFonts w:ascii="Calibri" w:hAnsi="Calibri" w:cs="Calibri"/>
                  <w:rPrChange w:author="LauraPGM" w:date="2025-10-01T09:45:00Z" w:id="4026">
                    <w:rPr/>
                  </w:rPrChange>
                </w:rPr>
                <w:delText>Año</w:delText>
              </w:r>
            </w:del>
          </w:p>
        </w:tc>
        <w:tc>
          <w:tcPr>
            <w:tcW w:w="6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792AAF" w14:paraId="5D52CCA4" w14:textId="67D0E16E">
            <w:pPr>
              <w:pStyle w:val="Normal0"/>
              <w:spacing w:line="360" w:lineRule="auto"/>
              <w:jc w:val="center"/>
              <w:rPr>
                <w:del w:author="LauraPGM" w:date="2025-10-01T15:48:00Z" w:id="4027"/>
                <w:rFonts w:ascii="Calibri" w:hAnsi="Calibri" w:cs="Calibri"/>
                <w:rPrChange w:author="LauraPGM" w:date="2025-10-01T09:45:00Z" w:id="4028">
                  <w:rPr>
                    <w:del w:author="LauraPGM" w:date="2025-10-01T15:48:00Z" w:id="4029"/>
                  </w:rPr>
                </w:rPrChange>
              </w:rPr>
            </w:pPr>
            <w:del w:author="LauraPGM" w:date="2025-10-01T15:48:00Z" w:id="4030">
              <w:r w:rsidRPr="00D645B6" w:rsidDel="00DC12A4">
                <w:rPr>
                  <w:rFonts w:ascii="Calibri" w:hAnsi="Calibri" w:cs="Calibri"/>
                  <w:rPrChange w:author="LauraPGM" w:date="2025-10-01T09:45:00Z" w:id="4031">
                    <w:rPr/>
                  </w:rPrChange>
                </w:rPr>
                <w:delText>Ingreso</w:delText>
              </w:r>
            </w:del>
          </w:p>
        </w:tc>
        <w:tc>
          <w:tcPr>
            <w:tcW w:w="6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792AAF" w14:paraId="4C8195EE" w14:textId="53651845">
            <w:pPr>
              <w:pStyle w:val="Normal0"/>
              <w:spacing w:line="360" w:lineRule="auto"/>
              <w:jc w:val="center"/>
              <w:rPr>
                <w:del w:author="LauraPGM" w:date="2025-10-01T15:48:00Z" w:id="4032"/>
                <w:rFonts w:ascii="Calibri" w:hAnsi="Calibri" w:cs="Calibri"/>
                <w:rPrChange w:author="LauraPGM" w:date="2025-10-01T09:45:00Z" w:id="4033">
                  <w:rPr>
                    <w:del w:author="LauraPGM" w:date="2025-10-01T15:48:00Z" w:id="4034"/>
                  </w:rPr>
                </w:rPrChange>
              </w:rPr>
            </w:pPr>
            <w:del w:author="LauraPGM" w:date="2025-10-01T15:48:00Z" w:id="4035">
              <w:r w:rsidRPr="00D645B6" w:rsidDel="00DC12A4">
                <w:rPr>
                  <w:rFonts w:ascii="Calibri" w:hAnsi="Calibri" w:cs="Calibri"/>
                  <w:rPrChange w:author="LauraPGM" w:date="2025-10-01T09:45:00Z" w:id="4036">
                    <w:rPr/>
                  </w:rPrChange>
                </w:rPr>
                <w:delText>Egreso</w:delText>
              </w:r>
            </w:del>
          </w:p>
        </w:tc>
        <w:tc>
          <w:tcPr>
            <w:tcW w:w="1269"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792AAF" w14:paraId="2261A9F3" w14:textId="6860EAB4">
            <w:pPr>
              <w:pStyle w:val="Normal0"/>
              <w:spacing w:line="360" w:lineRule="auto"/>
              <w:jc w:val="center"/>
              <w:rPr>
                <w:del w:author="LauraPGM" w:date="2025-10-01T15:48:00Z" w:id="4037"/>
                <w:rFonts w:ascii="Calibri" w:hAnsi="Calibri" w:cs="Calibri"/>
                <w:rPrChange w:author="LauraPGM" w:date="2025-10-01T09:45:00Z" w:id="4038">
                  <w:rPr>
                    <w:del w:author="LauraPGM" w:date="2025-10-01T15:48:00Z" w:id="4039"/>
                  </w:rPr>
                </w:rPrChange>
              </w:rPr>
            </w:pPr>
            <w:del w:author="LauraPGM" w:date="2025-10-01T15:48:00Z" w:id="4040">
              <w:r w:rsidRPr="00D645B6" w:rsidDel="00DC12A4">
                <w:rPr>
                  <w:rFonts w:ascii="Calibri" w:hAnsi="Calibri" w:cs="Calibri"/>
                  <w:rPrChange w:author="LauraPGM" w:date="2025-10-01T09:45:00Z" w:id="4041">
                    <w:rPr/>
                  </w:rPrChange>
                </w:rPr>
                <w:delText>Flujo neto del periodo</w:delText>
              </w:r>
            </w:del>
          </w:p>
        </w:tc>
        <w:tc>
          <w:tcPr>
            <w:tcW w:w="123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792AAF" w14:paraId="17C184A1" w14:textId="6918DAD9">
            <w:pPr>
              <w:pStyle w:val="Normal0"/>
              <w:spacing w:line="360" w:lineRule="auto"/>
              <w:jc w:val="center"/>
              <w:rPr>
                <w:del w:author="LauraPGM" w:date="2025-10-01T15:48:00Z" w:id="4042"/>
                <w:rFonts w:ascii="Calibri" w:hAnsi="Calibri" w:cs="Calibri"/>
                <w:rPrChange w:author="LauraPGM" w:date="2025-10-01T09:45:00Z" w:id="4043">
                  <w:rPr>
                    <w:del w:author="LauraPGM" w:date="2025-10-01T15:48:00Z" w:id="4044"/>
                  </w:rPr>
                </w:rPrChange>
              </w:rPr>
            </w:pPr>
            <w:del w:author="LauraPGM" w:date="2025-10-01T15:48:00Z" w:id="4045">
              <w:r w:rsidRPr="00D645B6" w:rsidDel="00DC12A4">
                <w:rPr>
                  <w:rFonts w:ascii="Calibri" w:hAnsi="Calibri" w:cs="Calibri"/>
                  <w:rPrChange w:author="LauraPGM" w:date="2025-10-01T09:45:00Z" w:id="4046">
                    <w:rPr/>
                  </w:rPrChange>
                </w:rPr>
                <w:delText>Factor de actualización</w:delText>
              </w:r>
            </w:del>
          </w:p>
        </w:tc>
        <w:tc>
          <w:tcPr>
            <w:tcW w:w="7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792AAF" w14:paraId="7609D48D" w14:textId="7990A067">
            <w:pPr>
              <w:pStyle w:val="Normal0"/>
              <w:spacing w:line="360" w:lineRule="auto"/>
              <w:jc w:val="center"/>
              <w:rPr>
                <w:del w:author="LauraPGM" w:date="2025-10-01T15:48:00Z" w:id="4047"/>
                <w:rFonts w:ascii="Calibri" w:hAnsi="Calibri" w:cs="Calibri"/>
                <w:rPrChange w:author="LauraPGM" w:date="2025-10-01T09:45:00Z" w:id="4048">
                  <w:rPr>
                    <w:del w:author="LauraPGM" w:date="2025-10-01T15:48:00Z" w:id="4049"/>
                  </w:rPr>
                </w:rPrChange>
              </w:rPr>
            </w:pPr>
            <w:del w:author="LauraPGM" w:date="2025-10-01T15:48:00Z" w:id="4050">
              <w:r w:rsidRPr="00D645B6" w:rsidDel="00DC12A4">
                <w:rPr>
                  <w:rFonts w:ascii="Calibri" w:hAnsi="Calibri" w:cs="Calibri"/>
                  <w:rPrChange w:author="LauraPGM" w:date="2025-10-01T09:45:00Z" w:id="4051">
                    <w:rPr/>
                  </w:rPrChange>
                </w:rPr>
                <w:delText>Van</w:delText>
              </w:r>
            </w:del>
          </w:p>
        </w:tc>
      </w:tr>
      <w:tr w:rsidRPr="00D645B6" w:rsidR="00792AAF" w:rsidDel="00DC12A4" w:rsidTr="00DB434E" w14:paraId="144F8005" w14:textId="68022FD9">
        <w:trPr>
          <w:del w:author="LauraPGM" w:date="2025-10-01T15:48:00Z" w:id="4052"/>
        </w:trPr>
        <w:tc>
          <w:tcPr>
            <w:tcW w:w="378"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792AAF" w14:paraId="1EA26697" w14:textId="453BFCF6">
            <w:pPr>
              <w:pStyle w:val="Normal0"/>
              <w:spacing w:line="360" w:lineRule="auto"/>
              <w:jc w:val="both"/>
              <w:rPr>
                <w:del w:author="LauraPGM" w:date="2025-10-01T15:48:00Z" w:id="4053"/>
                <w:rFonts w:ascii="Calibri" w:hAnsi="Calibri" w:cs="Calibri"/>
                <w:rPrChange w:author="LauraPGM" w:date="2025-10-01T09:45:00Z" w:id="4054">
                  <w:rPr>
                    <w:del w:author="LauraPGM" w:date="2025-10-01T15:48:00Z" w:id="4055"/>
                  </w:rPr>
                </w:rPrChange>
              </w:rPr>
            </w:pPr>
            <w:del w:author="LauraPGM" w:date="2025-10-01T15:48:00Z" w:id="4056">
              <w:r w:rsidRPr="00D645B6" w:rsidDel="00DC12A4">
                <w:rPr>
                  <w:rFonts w:ascii="Calibri" w:hAnsi="Calibri" w:cs="Calibri"/>
                  <w:rPrChange w:author="LauraPGM" w:date="2025-10-01T09:45:00Z" w:id="4057">
                    <w:rPr/>
                  </w:rPrChange>
                </w:rPr>
                <w:delText>0</w:delText>
              </w:r>
            </w:del>
          </w:p>
        </w:tc>
        <w:tc>
          <w:tcPr>
            <w:tcW w:w="6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02DE5" w14:paraId="57467D4E" w14:textId="05004A9D">
            <w:pPr>
              <w:pStyle w:val="Normal0"/>
              <w:spacing w:line="360" w:lineRule="auto"/>
              <w:jc w:val="both"/>
              <w:rPr>
                <w:del w:author="LauraPGM" w:date="2025-10-01T15:48:00Z" w:id="4058"/>
                <w:rFonts w:ascii="Calibri" w:hAnsi="Calibri" w:cs="Calibri"/>
                <w:rPrChange w:author="LauraPGM" w:date="2025-10-01T09:45:00Z" w:id="4059">
                  <w:rPr>
                    <w:del w:author="LauraPGM" w:date="2025-10-01T15:48:00Z" w:id="4060"/>
                  </w:rPr>
                </w:rPrChange>
              </w:rPr>
            </w:pPr>
            <w:del w:author="LauraPGM" w:date="2025-10-01T15:48:00Z" w:id="4061">
              <w:r w:rsidRPr="00D645B6" w:rsidDel="00DC12A4">
                <w:rPr>
                  <w:rFonts w:ascii="Calibri" w:hAnsi="Calibri" w:cs="Calibri"/>
                  <w:rPrChange w:author="LauraPGM" w:date="2025-10-01T09:45:00Z" w:id="4062">
                    <w:rPr/>
                  </w:rPrChange>
                </w:rPr>
                <w:delText>No aplica</w:delText>
              </w:r>
            </w:del>
          </w:p>
        </w:tc>
        <w:tc>
          <w:tcPr>
            <w:tcW w:w="6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02DE5" w14:paraId="4641F9FE" w14:textId="30DE897B">
            <w:pPr>
              <w:pStyle w:val="Normal0"/>
              <w:spacing w:line="360" w:lineRule="auto"/>
              <w:jc w:val="both"/>
              <w:rPr>
                <w:del w:author="LauraPGM" w:date="2025-10-01T15:48:00Z" w:id="4063"/>
                <w:rFonts w:ascii="Calibri" w:hAnsi="Calibri" w:cs="Calibri"/>
                <w:rPrChange w:author="LauraPGM" w:date="2025-10-01T09:45:00Z" w:id="4064">
                  <w:rPr>
                    <w:del w:author="LauraPGM" w:date="2025-10-01T15:48:00Z" w:id="4065"/>
                  </w:rPr>
                </w:rPrChange>
              </w:rPr>
            </w:pPr>
            <w:del w:author="LauraPGM" w:date="2025-10-01T15:48:00Z" w:id="4066">
              <w:r w:rsidRPr="00D645B6" w:rsidDel="00DC12A4">
                <w:rPr>
                  <w:rFonts w:ascii="Calibri" w:hAnsi="Calibri" w:cs="Calibri"/>
                  <w:rPrChange w:author="LauraPGM" w:date="2025-10-01T09:45:00Z" w:id="4067">
                    <w:rPr/>
                  </w:rPrChange>
                </w:rPr>
                <w:delText>No aplica</w:delText>
              </w:r>
            </w:del>
          </w:p>
        </w:tc>
        <w:tc>
          <w:tcPr>
            <w:tcW w:w="1269"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02DE5" w14:paraId="6C206B40" w14:textId="780A4202">
            <w:pPr>
              <w:pStyle w:val="Normal0"/>
              <w:spacing w:line="360" w:lineRule="auto"/>
              <w:jc w:val="both"/>
              <w:rPr>
                <w:del w:author="LauraPGM" w:date="2025-10-01T15:48:00Z" w:id="4068"/>
                <w:rFonts w:ascii="Calibri" w:hAnsi="Calibri" w:cs="Calibri"/>
                <w:rPrChange w:author="LauraPGM" w:date="2025-10-01T09:45:00Z" w:id="4069">
                  <w:rPr>
                    <w:del w:author="LauraPGM" w:date="2025-10-01T15:48:00Z" w:id="4070"/>
                  </w:rPr>
                </w:rPrChange>
              </w:rPr>
            </w:pPr>
            <w:del w:author="LauraPGM" w:date="2025-10-01T15:48:00Z" w:id="4071">
              <w:r w:rsidRPr="00D645B6" w:rsidDel="00DC12A4">
                <w:rPr>
                  <w:rFonts w:ascii="Calibri" w:hAnsi="Calibri" w:cs="Calibri"/>
                  <w:rPrChange w:author="LauraPGM" w:date="2025-10-01T09:45:00Z" w:id="4072">
                    <w:rPr/>
                  </w:rPrChange>
                </w:rPr>
                <w:delText>No aplica</w:delText>
              </w:r>
            </w:del>
          </w:p>
        </w:tc>
        <w:tc>
          <w:tcPr>
            <w:tcW w:w="123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02DE5" w14:paraId="32BF5842" w14:textId="77CD38F3">
            <w:pPr>
              <w:pStyle w:val="Normal0"/>
              <w:spacing w:line="360" w:lineRule="auto"/>
              <w:jc w:val="both"/>
              <w:rPr>
                <w:del w:author="LauraPGM" w:date="2025-10-01T15:48:00Z" w:id="4073"/>
                <w:rFonts w:ascii="Calibri" w:hAnsi="Calibri" w:cs="Calibri"/>
                <w:rPrChange w:author="LauraPGM" w:date="2025-10-01T09:45:00Z" w:id="4074">
                  <w:rPr>
                    <w:del w:author="LauraPGM" w:date="2025-10-01T15:48:00Z" w:id="4075"/>
                  </w:rPr>
                </w:rPrChange>
              </w:rPr>
            </w:pPr>
            <w:del w:author="LauraPGM" w:date="2025-10-01T15:48:00Z" w:id="4076">
              <w:r w:rsidRPr="00D645B6" w:rsidDel="00DC12A4">
                <w:rPr>
                  <w:rFonts w:ascii="Calibri" w:hAnsi="Calibri" w:cs="Calibri"/>
                  <w:rPrChange w:author="LauraPGM" w:date="2025-10-01T09:45:00Z" w:id="4077">
                    <w:rPr/>
                  </w:rPrChange>
                </w:rPr>
                <w:delText>No aplica</w:delText>
              </w:r>
            </w:del>
          </w:p>
        </w:tc>
        <w:tc>
          <w:tcPr>
            <w:tcW w:w="7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792AAF" w14:paraId="71A9A5EE" w14:textId="3AA506C9">
            <w:pPr>
              <w:pStyle w:val="Normal0"/>
              <w:spacing w:line="360" w:lineRule="auto"/>
              <w:jc w:val="both"/>
              <w:rPr>
                <w:del w:author="LauraPGM" w:date="2025-10-01T15:48:00Z" w:id="4078"/>
                <w:rFonts w:ascii="Calibri" w:hAnsi="Calibri" w:cs="Calibri"/>
                <w:rPrChange w:author="LauraPGM" w:date="2025-10-01T09:45:00Z" w:id="4079">
                  <w:rPr>
                    <w:del w:author="LauraPGM" w:date="2025-10-01T15:48:00Z" w:id="4080"/>
                  </w:rPr>
                </w:rPrChange>
              </w:rPr>
            </w:pPr>
            <w:del w:author="LauraPGM" w:date="2025-10-01T15:48:00Z" w:id="4081">
              <w:r w:rsidRPr="00D645B6" w:rsidDel="00DC12A4">
                <w:rPr>
                  <w:rFonts w:ascii="Calibri" w:hAnsi="Calibri" w:cs="Calibri"/>
                  <w:color w:val="FF0000"/>
                  <w:rPrChange w:author="LauraPGM" w:date="2025-10-01T09:45:00Z" w:id="4082">
                    <w:rPr>
                      <w:color w:val="FF0000"/>
                    </w:rPr>
                  </w:rPrChange>
                </w:rPr>
                <w:delText>-</w:delText>
              </w:r>
              <w:r w:rsidRPr="00D645B6" w:rsidDel="00DC12A4" w:rsidR="00EC48DE">
                <w:rPr>
                  <w:rFonts w:ascii="Calibri" w:hAnsi="Calibri" w:cs="Calibri"/>
                  <w:color w:val="FF0000"/>
                  <w:rPrChange w:author="LauraPGM" w:date="2025-10-01T09:45:00Z" w:id="4083">
                    <w:rPr>
                      <w:color w:val="FF0000"/>
                    </w:rPr>
                  </w:rPrChange>
                </w:rPr>
                <w:delText>$</w:delText>
              </w:r>
              <w:r w:rsidRPr="00D645B6" w:rsidDel="00DC12A4" w:rsidR="00665517">
                <w:rPr>
                  <w:rFonts w:ascii="Calibri" w:hAnsi="Calibri" w:cs="Calibri"/>
                  <w:color w:val="FF0000"/>
                  <w:rPrChange w:author="LauraPGM" w:date="2025-10-01T09:45:00Z" w:id="4084">
                    <w:rPr>
                      <w:color w:val="FF0000"/>
                    </w:rPr>
                  </w:rPrChange>
                </w:rPr>
                <w:delText>12.</w:delText>
              </w:r>
              <w:r w:rsidRPr="00D645B6" w:rsidDel="00DC12A4">
                <w:rPr>
                  <w:rFonts w:ascii="Calibri" w:hAnsi="Calibri" w:cs="Calibri"/>
                  <w:color w:val="FF0000"/>
                  <w:rPrChange w:author="LauraPGM" w:date="2025-10-01T09:45:00Z" w:id="4085">
                    <w:rPr>
                      <w:color w:val="FF0000"/>
                    </w:rPr>
                  </w:rPrChange>
                </w:rPr>
                <w:delText>845.40</w:delText>
              </w:r>
            </w:del>
          </w:p>
        </w:tc>
      </w:tr>
      <w:tr w:rsidRPr="00D645B6" w:rsidR="00792AAF" w:rsidDel="00DC12A4" w:rsidTr="00DB434E" w14:paraId="691587E7" w14:textId="31CA5F6B">
        <w:trPr>
          <w:del w:author="LauraPGM" w:date="2025-10-01T15:48:00Z" w:id="4086"/>
        </w:trPr>
        <w:tc>
          <w:tcPr>
            <w:tcW w:w="378"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792AAF" w14:paraId="48EEEA4D" w14:textId="36F28813">
            <w:pPr>
              <w:pStyle w:val="Normal0"/>
              <w:spacing w:line="360" w:lineRule="auto"/>
              <w:jc w:val="both"/>
              <w:rPr>
                <w:del w:author="LauraPGM" w:date="2025-10-01T15:48:00Z" w:id="4087"/>
                <w:rFonts w:ascii="Calibri" w:hAnsi="Calibri" w:cs="Calibri"/>
                <w:rPrChange w:author="LauraPGM" w:date="2025-10-01T09:45:00Z" w:id="4088">
                  <w:rPr>
                    <w:del w:author="LauraPGM" w:date="2025-10-01T15:48:00Z" w:id="4089"/>
                  </w:rPr>
                </w:rPrChange>
              </w:rPr>
            </w:pPr>
            <w:del w:author="LauraPGM" w:date="2025-10-01T15:48:00Z" w:id="4090">
              <w:r w:rsidRPr="00D645B6" w:rsidDel="00DC12A4">
                <w:rPr>
                  <w:rFonts w:ascii="Calibri" w:hAnsi="Calibri" w:cs="Calibri"/>
                  <w:rPrChange w:author="LauraPGM" w:date="2025-10-01T09:45:00Z" w:id="4091">
                    <w:rPr/>
                  </w:rPrChange>
                </w:rPr>
                <w:delText>1</w:delText>
              </w:r>
            </w:del>
          </w:p>
        </w:tc>
        <w:tc>
          <w:tcPr>
            <w:tcW w:w="6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EC48DE" w14:paraId="109F6571" w14:textId="715ADB86">
            <w:pPr>
              <w:pStyle w:val="Normal0"/>
              <w:spacing w:line="360" w:lineRule="auto"/>
              <w:jc w:val="both"/>
              <w:rPr>
                <w:del w:author="LauraPGM" w:date="2025-10-01T15:48:00Z" w:id="4092"/>
                <w:rFonts w:ascii="Calibri" w:hAnsi="Calibri" w:cs="Calibri"/>
                <w:rPrChange w:author="LauraPGM" w:date="2025-10-01T09:45:00Z" w:id="4093">
                  <w:rPr>
                    <w:del w:author="LauraPGM" w:date="2025-10-01T15:48:00Z" w:id="4094"/>
                  </w:rPr>
                </w:rPrChange>
              </w:rPr>
            </w:pPr>
            <w:del w:author="LauraPGM" w:date="2025-10-01T15:48:00Z" w:id="4095">
              <w:r w:rsidRPr="00D645B6" w:rsidDel="00DC12A4">
                <w:rPr>
                  <w:rFonts w:ascii="Calibri" w:hAnsi="Calibri" w:cs="Calibri"/>
                  <w:rPrChange w:author="LauraPGM" w:date="2025-10-01T09:45:00Z" w:id="4096">
                    <w:rPr/>
                  </w:rPrChange>
                </w:rPr>
                <w:delText>$</w:delText>
              </w:r>
              <w:r w:rsidRPr="00D645B6" w:rsidDel="00DC12A4" w:rsidR="00665517">
                <w:rPr>
                  <w:rFonts w:ascii="Calibri" w:hAnsi="Calibri" w:cs="Calibri"/>
                  <w:rPrChange w:author="LauraPGM" w:date="2025-10-01T09:45:00Z" w:id="4097">
                    <w:rPr/>
                  </w:rPrChange>
                </w:rPr>
                <w:delText>5.322.</w:delText>
              </w:r>
              <w:r w:rsidRPr="00D645B6" w:rsidDel="00DC12A4" w:rsidR="00792AAF">
                <w:rPr>
                  <w:rFonts w:ascii="Calibri" w:hAnsi="Calibri" w:cs="Calibri"/>
                  <w:rPrChange w:author="LauraPGM" w:date="2025-10-01T09:45:00Z" w:id="4098">
                    <w:rPr/>
                  </w:rPrChange>
                </w:rPr>
                <w:delText>10</w:delText>
              </w:r>
            </w:del>
          </w:p>
        </w:tc>
        <w:tc>
          <w:tcPr>
            <w:tcW w:w="6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EC48DE" w14:paraId="4E034EE1" w14:textId="2BCC267D">
            <w:pPr>
              <w:pStyle w:val="Normal0"/>
              <w:spacing w:line="360" w:lineRule="auto"/>
              <w:jc w:val="both"/>
              <w:rPr>
                <w:del w:author="LauraPGM" w:date="2025-10-01T15:48:00Z" w:id="4099"/>
                <w:rFonts w:ascii="Calibri" w:hAnsi="Calibri" w:cs="Calibri"/>
                <w:rPrChange w:author="LauraPGM" w:date="2025-10-01T09:45:00Z" w:id="4100">
                  <w:rPr>
                    <w:del w:author="LauraPGM" w:date="2025-10-01T15:48:00Z" w:id="4101"/>
                  </w:rPr>
                </w:rPrChange>
              </w:rPr>
            </w:pPr>
            <w:del w:author="LauraPGM" w:date="2025-10-01T15:48:00Z" w:id="4102">
              <w:r w:rsidRPr="00D645B6" w:rsidDel="00DC12A4">
                <w:rPr>
                  <w:rFonts w:ascii="Calibri" w:hAnsi="Calibri" w:cs="Calibri"/>
                  <w:rPrChange w:author="LauraPGM" w:date="2025-10-01T09:45:00Z" w:id="4103">
                    <w:rPr/>
                  </w:rPrChange>
                </w:rPr>
                <w:delText>$</w:delText>
              </w:r>
              <w:r w:rsidRPr="00D645B6" w:rsidDel="00DC12A4" w:rsidR="00665517">
                <w:rPr>
                  <w:rFonts w:ascii="Calibri" w:hAnsi="Calibri" w:cs="Calibri"/>
                  <w:rPrChange w:author="LauraPGM" w:date="2025-10-01T09:45:00Z" w:id="4104">
                    <w:rPr/>
                  </w:rPrChange>
                </w:rPr>
                <w:delText>3.049.</w:delText>
              </w:r>
              <w:r w:rsidRPr="00D645B6" w:rsidDel="00DC12A4" w:rsidR="00792AAF">
                <w:rPr>
                  <w:rFonts w:ascii="Calibri" w:hAnsi="Calibri" w:cs="Calibri"/>
                  <w:rPrChange w:author="LauraPGM" w:date="2025-10-01T09:45:00Z" w:id="4105">
                    <w:rPr/>
                  </w:rPrChange>
                </w:rPr>
                <w:delText>90</w:delText>
              </w:r>
            </w:del>
          </w:p>
        </w:tc>
        <w:tc>
          <w:tcPr>
            <w:tcW w:w="1269"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EC48DE" w14:paraId="6FF5FBBB" w14:textId="0D2EFDA7">
            <w:pPr>
              <w:pStyle w:val="Normal0"/>
              <w:spacing w:line="360" w:lineRule="auto"/>
              <w:jc w:val="both"/>
              <w:rPr>
                <w:del w:author="LauraPGM" w:date="2025-10-01T15:48:00Z" w:id="4106"/>
                <w:rFonts w:ascii="Calibri" w:hAnsi="Calibri" w:cs="Calibri"/>
                <w:rPrChange w:author="LauraPGM" w:date="2025-10-01T09:45:00Z" w:id="4107">
                  <w:rPr>
                    <w:del w:author="LauraPGM" w:date="2025-10-01T15:48:00Z" w:id="4108"/>
                  </w:rPr>
                </w:rPrChange>
              </w:rPr>
            </w:pPr>
            <w:del w:author="LauraPGM" w:date="2025-10-01T15:48:00Z" w:id="4109">
              <w:r w:rsidRPr="00D645B6" w:rsidDel="00DC12A4">
                <w:rPr>
                  <w:rFonts w:ascii="Calibri" w:hAnsi="Calibri" w:cs="Calibri"/>
                  <w:rPrChange w:author="LauraPGM" w:date="2025-10-01T09:45:00Z" w:id="4110">
                    <w:rPr/>
                  </w:rPrChange>
                </w:rPr>
                <w:delText>$</w:delText>
              </w:r>
              <w:r w:rsidRPr="00D645B6" w:rsidDel="00DC12A4" w:rsidR="00665517">
                <w:rPr>
                  <w:rFonts w:ascii="Calibri" w:hAnsi="Calibri" w:cs="Calibri"/>
                  <w:rPrChange w:author="LauraPGM" w:date="2025-10-01T09:45:00Z" w:id="4111">
                    <w:rPr/>
                  </w:rPrChange>
                </w:rPr>
                <w:delText>2.272.</w:delText>
              </w:r>
              <w:r w:rsidRPr="00D645B6" w:rsidDel="00DC12A4" w:rsidR="00792AAF">
                <w:rPr>
                  <w:rFonts w:ascii="Calibri" w:hAnsi="Calibri" w:cs="Calibri"/>
                  <w:rPrChange w:author="LauraPGM" w:date="2025-10-01T09:45:00Z" w:id="4112">
                    <w:rPr/>
                  </w:rPrChange>
                </w:rPr>
                <w:delText>20</w:delText>
              </w:r>
            </w:del>
          </w:p>
        </w:tc>
        <w:tc>
          <w:tcPr>
            <w:tcW w:w="123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EC48DE" w14:paraId="4AC727A6" w14:textId="17CABA8B">
            <w:pPr>
              <w:pStyle w:val="Normal0"/>
              <w:spacing w:line="360" w:lineRule="auto"/>
              <w:jc w:val="both"/>
              <w:rPr>
                <w:del w:author="LauraPGM" w:date="2025-10-01T15:48:00Z" w:id="4113"/>
                <w:rFonts w:ascii="Calibri" w:hAnsi="Calibri" w:cs="Calibri"/>
                <w:rPrChange w:author="LauraPGM" w:date="2025-10-01T09:45:00Z" w:id="4114">
                  <w:rPr>
                    <w:del w:author="LauraPGM" w:date="2025-10-01T15:48:00Z" w:id="4115"/>
                  </w:rPr>
                </w:rPrChange>
              </w:rPr>
            </w:pPr>
            <w:del w:author="LauraPGM" w:date="2025-10-01T15:48:00Z" w:id="4116">
              <w:r w:rsidRPr="00D645B6" w:rsidDel="00DC12A4">
                <w:rPr>
                  <w:rFonts w:ascii="Calibri" w:hAnsi="Calibri" w:cs="Calibri"/>
                  <w:rPrChange w:author="LauraPGM" w:date="2025-10-01T09:45:00Z" w:id="4117">
                    <w:rPr/>
                  </w:rPrChange>
                </w:rPr>
                <w:delText>$</w:delText>
              </w:r>
              <w:r w:rsidRPr="00D645B6" w:rsidDel="00DC12A4" w:rsidR="00665517">
                <w:rPr>
                  <w:rFonts w:ascii="Calibri" w:hAnsi="Calibri" w:cs="Calibri"/>
                  <w:rPrChange w:author="LauraPGM" w:date="2025-10-01T09:45:00Z" w:id="4118">
                    <w:rPr/>
                  </w:rPrChange>
                </w:rPr>
                <w:delText>0.</w:delText>
              </w:r>
              <w:r w:rsidRPr="00D645B6" w:rsidDel="00DC12A4" w:rsidR="00792AAF">
                <w:rPr>
                  <w:rFonts w:ascii="Calibri" w:hAnsi="Calibri" w:cs="Calibri"/>
                  <w:rPrChange w:author="LauraPGM" w:date="2025-10-01T09:45:00Z" w:id="4119">
                    <w:rPr/>
                  </w:rPrChange>
                </w:rPr>
                <w:delText>840</w:delText>
              </w:r>
            </w:del>
          </w:p>
        </w:tc>
        <w:tc>
          <w:tcPr>
            <w:tcW w:w="7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EC48DE" w14:paraId="5548E8BD" w14:textId="7DCCB861">
            <w:pPr>
              <w:pStyle w:val="Normal0"/>
              <w:spacing w:line="360" w:lineRule="auto"/>
              <w:jc w:val="both"/>
              <w:rPr>
                <w:del w:author="LauraPGM" w:date="2025-10-01T15:48:00Z" w:id="4120"/>
                <w:rFonts w:ascii="Calibri" w:hAnsi="Calibri" w:cs="Calibri"/>
                <w:rPrChange w:author="LauraPGM" w:date="2025-10-01T09:45:00Z" w:id="4121">
                  <w:rPr>
                    <w:del w:author="LauraPGM" w:date="2025-10-01T15:48:00Z" w:id="4122"/>
                  </w:rPr>
                </w:rPrChange>
              </w:rPr>
            </w:pPr>
            <w:del w:author="LauraPGM" w:date="2025-10-01T15:48:00Z" w:id="4123">
              <w:r w:rsidRPr="00D645B6" w:rsidDel="00DC12A4">
                <w:rPr>
                  <w:rFonts w:ascii="Calibri" w:hAnsi="Calibri" w:cs="Calibri"/>
                  <w:rPrChange w:author="LauraPGM" w:date="2025-10-01T09:45:00Z" w:id="4124">
                    <w:rPr/>
                  </w:rPrChange>
                </w:rPr>
                <w:delText>$</w:delText>
              </w:r>
              <w:r w:rsidRPr="00D645B6" w:rsidDel="00DC12A4" w:rsidR="00665517">
                <w:rPr>
                  <w:rFonts w:ascii="Calibri" w:hAnsi="Calibri" w:cs="Calibri"/>
                  <w:rPrChange w:author="LauraPGM" w:date="2025-10-01T09:45:00Z" w:id="4125">
                    <w:rPr/>
                  </w:rPrChange>
                </w:rPr>
                <w:delText>1.909.</w:delText>
              </w:r>
              <w:r w:rsidRPr="00D645B6" w:rsidDel="00DC12A4" w:rsidR="00792AAF">
                <w:rPr>
                  <w:rFonts w:ascii="Calibri" w:hAnsi="Calibri" w:cs="Calibri"/>
                  <w:rPrChange w:author="LauraPGM" w:date="2025-10-01T09:45:00Z" w:id="4126">
                    <w:rPr/>
                  </w:rPrChange>
                </w:rPr>
                <w:delText>41</w:delText>
              </w:r>
            </w:del>
          </w:p>
        </w:tc>
      </w:tr>
      <w:tr w:rsidRPr="00D645B6" w:rsidR="00792AAF" w:rsidDel="00DC12A4" w:rsidTr="00DB434E" w14:paraId="4BF4A749" w14:textId="084F4D30">
        <w:trPr>
          <w:del w:author="LauraPGM" w:date="2025-10-01T15:48:00Z" w:id="4127"/>
        </w:trPr>
        <w:tc>
          <w:tcPr>
            <w:tcW w:w="378"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792AAF" w14:paraId="7A0BA2AC" w14:textId="3BBB6137">
            <w:pPr>
              <w:pStyle w:val="Normal0"/>
              <w:spacing w:line="360" w:lineRule="auto"/>
              <w:jc w:val="both"/>
              <w:rPr>
                <w:del w:author="LauraPGM" w:date="2025-10-01T15:48:00Z" w:id="4128"/>
                <w:rFonts w:ascii="Calibri" w:hAnsi="Calibri" w:cs="Calibri"/>
                <w:rPrChange w:author="LauraPGM" w:date="2025-10-01T09:45:00Z" w:id="4129">
                  <w:rPr>
                    <w:del w:author="LauraPGM" w:date="2025-10-01T15:48:00Z" w:id="4130"/>
                  </w:rPr>
                </w:rPrChange>
              </w:rPr>
            </w:pPr>
            <w:del w:author="LauraPGM" w:date="2025-10-01T15:48:00Z" w:id="4131">
              <w:r w:rsidRPr="00D645B6" w:rsidDel="00DC12A4">
                <w:rPr>
                  <w:rFonts w:ascii="Calibri" w:hAnsi="Calibri" w:cs="Calibri"/>
                  <w:rPrChange w:author="LauraPGM" w:date="2025-10-01T09:45:00Z" w:id="4132">
                    <w:rPr/>
                  </w:rPrChange>
                </w:rPr>
                <w:delText>2</w:delText>
              </w:r>
            </w:del>
          </w:p>
        </w:tc>
        <w:tc>
          <w:tcPr>
            <w:tcW w:w="6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EC48DE" w14:paraId="2B6CA70F" w14:textId="7F6B9BFC">
            <w:pPr>
              <w:pStyle w:val="Normal0"/>
              <w:spacing w:line="360" w:lineRule="auto"/>
              <w:jc w:val="both"/>
              <w:rPr>
                <w:del w:author="LauraPGM" w:date="2025-10-01T15:48:00Z" w:id="4133"/>
                <w:rFonts w:ascii="Calibri" w:hAnsi="Calibri" w:cs="Calibri"/>
                <w:rPrChange w:author="LauraPGM" w:date="2025-10-01T09:45:00Z" w:id="4134">
                  <w:rPr>
                    <w:del w:author="LauraPGM" w:date="2025-10-01T15:48:00Z" w:id="4135"/>
                  </w:rPr>
                </w:rPrChange>
              </w:rPr>
            </w:pPr>
            <w:del w:author="LauraPGM" w:date="2025-10-01T15:48:00Z" w:id="4136">
              <w:r w:rsidRPr="00D645B6" w:rsidDel="00DC12A4">
                <w:rPr>
                  <w:rFonts w:ascii="Calibri" w:hAnsi="Calibri" w:cs="Calibri"/>
                  <w:rPrChange w:author="LauraPGM" w:date="2025-10-01T09:45:00Z" w:id="4137">
                    <w:rPr/>
                  </w:rPrChange>
                </w:rPr>
                <w:delText>$</w:delText>
              </w:r>
              <w:r w:rsidRPr="00D645B6" w:rsidDel="00DC12A4" w:rsidR="00665517">
                <w:rPr>
                  <w:rFonts w:ascii="Calibri" w:hAnsi="Calibri" w:cs="Calibri"/>
                  <w:rPrChange w:author="LauraPGM" w:date="2025-10-01T09:45:00Z" w:id="4138">
                    <w:rPr/>
                  </w:rPrChange>
                </w:rPr>
                <w:delText>6.386.</w:delText>
              </w:r>
              <w:r w:rsidRPr="00D645B6" w:rsidDel="00DC12A4" w:rsidR="00792AAF">
                <w:rPr>
                  <w:rFonts w:ascii="Calibri" w:hAnsi="Calibri" w:cs="Calibri"/>
                  <w:rPrChange w:author="LauraPGM" w:date="2025-10-01T09:45:00Z" w:id="4139">
                    <w:rPr/>
                  </w:rPrChange>
                </w:rPr>
                <w:delText>40</w:delText>
              </w:r>
            </w:del>
          </w:p>
        </w:tc>
        <w:tc>
          <w:tcPr>
            <w:tcW w:w="6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EC48DE" w14:paraId="0251A69F" w14:textId="4A77AD9F">
            <w:pPr>
              <w:pStyle w:val="Normal0"/>
              <w:spacing w:line="360" w:lineRule="auto"/>
              <w:jc w:val="both"/>
              <w:rPr>
                <w:del w:author="LauraPGM" w:date="2025-10-01T15:48:00Z" w:id="4140"/>
                <w:rFonts w:ascii="Calibri" w:hAnsi="Calibri" w:cs="Calibri"/>
                <w:rPrChange w:author="LauraPGM" w:date="2025-10-01T09:45:00Z" w:id="4141">
                  <w:rPr>
                    <w:del w:author="LauraPGM" w:date="2025-10-01T15:48:00Z" w:id="4142"/>
                  </w:rPr>
                </w:rPrChange>
              </w:rPr>
            </w:pPr>
            <w:del w:author="LauraPGM" w:date="2025-10-01T15:48:00Z" w:id="4143">
              <w:r w:rsidRPr="00D645B6" w:rsidDel="00DC12A4">
                <w:rPr>
                  <w:rFonts w:ascii="Calibri" w:hAnsi="Calibri" w:cs="Calibri"/>
                  <w:rPrChange w:author="LauraPGM" w:date="2025-10-01T09:45:00Z" w:id="4144">
                    <w:rPr/>
                  </w:rPrChange>
                </w:rPr>
                <w:delText>$</w:delText>
              </w:r>
              <w:r w:rsidRPr="00D645B6" w:rsidDel="00DC12A4" w:rsidR="00665517">
                <w:rPr>
                  <w:rFonts w:ascii="Calibri" w:hAnsi="Calibri" w:cs="Calibri"/>
                  <w:rPrChange w:author="LauraPGM" w:date="2025-10-01T09:45:00Z" w:id="4145">
                    <w:rPr/>
                  </w:rPrChange>
                </w:rPr>
                <w:delText>3.424.</w:delText>
              </w:r>
              <w:r w:rsidRPr="00D645B6" w:rsidDel="00DC12A4" w:rsidR="00792AAF">
                <w:rPr>
                  <w:rFonts w:ascii="Calibri" w:hAnsi="Calibri" w:cs="Calibri"/>
                  <w:rPrChange w:author="LauraPGM" w:date="2025-10-01T09:45:00Z" w:id="4146">
                    <w:rPr/>
                  </w:rPrChange>
                </w:rPr>
                <w:delText>40</w:delText>
              </w:r>
            </w:del>
          </w:p>
        </w:tc>
        <w:tc>
          <w:tcPr>
            <w:tcW w:w="1269"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EC48DE" w14:paraId="1171CFC5" w14:textId="6971F963">
            <w:pPr>
              <w:pStyle w:val="Normal0"/>
              <w:spacing w:line="360" w:lineRule="auto"/>
              <w:jc w:val="both"/>
              <w:rPr>
                <w:del w:author="LauraPGM" w:date="2025-10-01T15:48:00Z" w:id="4147"/>
                <w:rFonts w:ascii="Calibri" w:hAnsi="Calibri" w:cs="Calibri"/>
                <w:rPrChange w:author="LauraPGM" w:date="2025-10-01T09:45:00Z" w:id="4148">
                  <w:rPr>
                    <w:del w:author="LauraPGM" w:date="2025-10-01T15:48:00Z" w:id="4149"/>
                  </w:rPr>
                </w:rPrChange>
              </w:rPr>
            </w:pPr>
            <w:del w:author="LauraPGM" w:date="2025-10-01T15:48:00Z" w:id="4150">
              <w:r w:rsidRPr="00D645B6" w:rsidDel="00DC12A4">
                <w:rPr>
                  <w:rFonts w:ascii="Calibri" w:hAnsi="Calibri" w:cs="Calibri"/>
                  <w:rPrChange w:author="LauraPGM" w:date="2025-10-01T09:45:00Z" w:id="4151">
                    <w:rPr/>
                  </w:rPrChange>
                </w:rPr>
                <w:delText>$</w:delText>
              </w:r>
              <w:r w:rsidRPr="00D645B6" w:rsidDel="00DC12A4" w:rsidR="00665517">
                <w:rPr>
                  <w:rFonts w:ascii="Calibri" w:hAnsi="Calibri" w:cs="Calibri"/>
                  <w:rPrChange w:author="LauraPGM" w:date="2025-10-01T09:45:00Z" w:id="4152">
                    <w:rPr/>
                  </w:rPrChange>
                </w:rPr>
                <w:delText>2.962.</w:delText>
              </w:r>
              <w:r w:rsidRPr="00D645B6" w:rsidDel="00DC12A4" w:rsidR="00792AAF">
                <w:rPr>
                  <w:rFonts w:ascii="Calibri" w:hAnsi="Calibri" w:cs="Calibri"/>
                  <w:rPrChange w:author="LauraPGM" w:date="2025-10-01T09:45:00Z" w:id="4153">
                    <w:rPr/>
                  </w:rPrChange>
                </w:rPr>
                <w:delText>00</w:delText>
              </w:r>
            </w:del>
          </w:p>
        </w:tc>
        <w:tc>
          <w:tcPr>
            <w:tcW w:w="123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EC48DE" w14:paraId="563C8046" w14:textId="55A4DD8A">
            <w:pPr>
              <w:pStyle w:val="Normal0"/>
              <w:spacing w:line="360" w:lineRule="auto"/>
              <w:jc w:val="both"/>
              <w:rPr>
                <w:del w:author="LauraPGM" w:date="2025-10-01T15:48:00Z" w:id="4154"/>
                <w:rFonts w:ascii="Calibri" w:hAnsi="Calibri" w:cs="Calibri"/>
                <w:rPrChange w:author="LauraPGM" w:date="2025-10-01T09:45:00Z" w:id="4155">
                  <w:rPr>
                    <w:del w:author="LauraPGM" w:date="2025-10-01T15:48:00Z" w:id="4156"/>
                  </w:rPr>
                </w:rPrChange>
              </w:rPr>
            </w:pPr>
            <w:del w:author="LauraPGM" w:date="2025-10-01T15:48:00Z" w:id="4157">
              <w:r w:rsidRPr="00D645B6" w:rsidDel="00DC12A4">
                <w:rPr>
                  <w:rFonts w:ascii="Calibri" w:hAnsi="Calibri" w:cs="Calibri"/>
                  <w:rPrChange w:author="LauraPGM" w:date="2025-10-01T09:45:00Z" w:id="4158">
                    <w:rPr/>
                  </w:rPrChange>
                </w:rPr>
                <w:delText>$</w:delText>
              </w:r>
              <w:r w:rsidRPr="00D645B6" w:rsidDel="00DC12A4" w:rsidR="00665517">
                <w:rPr>
                  <w:rFonts w:ascii="Calibri" w:hAnsi="Calibri" w:cs="Calibri"/>
                  <w:rPrChange w:author="LauraPGM" w:date="2025-10-01T09:45:00Z" w:id="4159">
                    <w:rPr/>
                  </w:rPrChange>
                </w:rPr>
                <w:delText>0.</w:delText>
              </w:r>
              <w:r w:rsidRPr="00D645B6" w:rsidDel="00DC12A4" w:rsidR="00792AAF">
                <w:rPr>
                  <w:rFonts w:ascii="Calibri" w:hAnsi="Calibri" w:cs="Calibri"/>
                  <w:rPrChange w:author="LauraPGM" w:date="2025-10-01T09:45:00Z" w:id="4160">
                    <w:rPr/>
                  </w:rPrChange>
                </w:rPr>
                <w:delText>706</w:delText>
              </w:r>
            </w:del>
          </w:p>
        </w:tc>
        <w:tc>
          <w:tcPr>
            <w:tcW w:w="7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EC48DE" w14:paraId="6A11E7C0" w14:textId="53B600F3">
            <w:pPr>
              <w:pStyle w:val="Normal0"/>
              <w:spacing w:line="360" w:lineRule="auto"/>
              <w:jc w:val="both"/>
              <w:rPr>
                <w:del w:author="LauraPGM" w:date="2025-10-01T15:48:00Z" w:id="4161"/>
                <w:rFonts w:ascii="Calibri" w:hAnsi="Calibri" w:cs="Calibri"/>
                <w:rPrChange w:author="LauraPGM" w:date="2025-10-01T09:45:00Z" w:id="4162">
                  <w:rPr>
                    <w:del w:author="LauraPGM" w:date="2025-10-01T15:48:00Z" w:id="4163"/>
                  </w:rPr>
                </w:rPrChange>
              </w:rPr>
            </w:pPr>
            <w:del w:author="LauraPGM" w:date="2025-10-01T15:48:00Z" w:id="4164">
              <w:r w:rsidRPr="00D645B6" w:rsidDel="00DC12A4">
                <w:rPr>
                  <w:rFonts w:ascii="Calibri" w:hAnsi="Calibri" w:cs="Calibri"/>
                  <w:rPrChange w:author="LauraPGM" w:date="2025-10-01T09:45:00Z" w:id="4165">
                    <w:rPr/>
                  </w:rPrChange>
                </w:rPr>
                <w:delText>$</w:delText>
              </w:r>
              <w:r w:rsidRPr="00D645B6" w:rsidDel="00DC12A4" w:rsidR="00665517">
                <w:rPr>
                  <w:rFonts w:ascii="Calibri" w:hAnsi="Calibri" w:cs="Calibri"/>
                  <w:rPrChange w:author="LauraPGM" w:date="2025-10-01T09:45:00Z" w:id="4166">
                    <w:rPr/>
                  </w:rPrChange>
                </w:rPr>
                <w:delText>2.091.</w:delText>
              </w:r>
              <w:r w:rsidRPr="00D645B6" w:rsidDel="00DC12A4" w:rsidR="00792AAF">
                <w:rPr>
                  <w:rFonts w:ascii="Calibri" w:hAnsi="Calibri" w:cs="Calibri"/>
                  <w:rPrChange w:author="LauraPGM" w:date="2025-10-01T09:45:00Z" w:id="4167">
                    <w:rPr/>
                  </w:rPrChange>
                </w:rPr>
                <w:delText>66</w:delText>
              </w:r>
            </w:del>
          </w:p>
        </w:tc>
      </w:tr>
      <w:tr w:rsidRPr="00D645B6" w:rsidR="00792AAF" w:rsidDel="00DC12A4" w:rsidTr="00DB434E" w14:paraId="52B7DA57" w14:textId="0FC46F33">
        <w:trPr>
          <w:del w:author="LauraPGM" w:date="2025-10-01T15:48:00Z" w:id="4168"/>
        </w:trPr>
        <w:tc>
          <w:tcPr>
            <w:tcW w:w="378"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792AAF" w14:paraId="03C28300" w14:textId="6550D4EB">
            <w:pPr>
              <w:pStyle w:val="Normal0"/>
              <w:spacing w:line="360" w:lineRule="auto"/>
              <w:jc w:val="both"/>
              <w:rPr>
                <w:del w:author="LauraPGM" w:date="2025-10-01T15:48:00Z" w:id="4169"/>
                <w:rFonts w:ascii="Calibri" w:hAnsi="Calibri" w:cs="Calibri"/>
                <w:rPrChange w:author="LauraPGM" w:date="2025-10-01T09:45:00Z" w:id="4170">
                  <w:rPr>
                    <w:del w:author="LauraPGM" w:date="2025-10-01T15:48:00Z" w:id="4171"/>
                  </w:rPr>
                </w:rPrChange>
              </w:rPr>
            </w:pPr>
            <w:del w:author="LauraPGM" w:date="2025-10-01T15:48:00Z" w:id="4172">
              <w:r w:rsidRPr="00D645B6" w:rsidDel="00DC12A4">
                <w:rPr>
                  <w:rFonts w:ascii="Calibri" w:hAnsi="Calibri" w:cs="Calibri"/>
                  <w:rPrChange w:author="LauraPGM" w:date="2025-10-01T09:45:00Z" w:id="4173">
                    <w:rPr/>
                  </w:rPrChange>
                </w:rPr>
                <w:delText>3</w:delText>
              </w:r>
            </w:del>
          </w:p>
        </w:tc>
        <w:tc>
          <w:tcPr>
            <w:tcW w:w="6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EC48DE" w14:paraId="5828448E" w14:textId="5238C8D6">
            <w:pPr>
              <w:pStyle w:val="Normal0"/>
              <w:spacing w:line="360" w:lineRule="auto"/>
              <w:jc w:val="both"/>
              <w:rPr>
                <w:del w:author="LauraPGM" w:date="2025-10-01T15:48:00Z" w:id="4174"/>
                <w:rFonts w:ascii="Calibri" w:hAnsi="Calibri" w:cs="Calibri"/>
                <w:rPrChange w:author="LauraPGM" w:date="2025-10-01T09:45:00Z" w:id="4175">
                  <w:rPr>
                    <w:del w:author="LauraPGM" w:date="2025-10-01T15:48:00Z" w:id="4176"/>
                  </w:rPr>
                </w:rPrChange>
              </w:rPr>
            </w:pPr>
            <w:del w:author="LauraPGM" w:date="2025-10-01T15:48:00Z" w:id="4177">
              <w:r w:rsidRPr="00D645B6" w:rsidDel="00DC12A4">
                <w:rPr>
                  <w:rFonts w:ascii="Calibri" w:hAnsi="Calibri" w:cs="Calibri"/>
                  <w:rPrChange w:author="LauraPGM" w:date="2025-10-01T09:45:00Z" w:id="4178">
                    <w:rPr/>
                  </w:rPrChange>
                </w:rPr>
                <w:delText>$</w:delText>
              </w:r>
              <w:r w:rsidRPr="00D645B6" w:rsidDel="00DC12A4" w:rsidR="00665517">
                <w:rPr>
                  <w:rFonts w:ascii="Calibri" w:hAnsi="Calibri" w:cs="Calibri"/>
                  <w:rPrChange w:author="LauraPGM" w:date="2025-10-01T09:45:00Z" w:id="4179">
                    <w:rPr/>
                  </w:rPrChange>
                </w:rPr>
                <w:delText>7.451.</w:delText>
              </w:r>
              <w:r w:rsidRPr="00D645B6" w:rsidDel="00DC12A4" w:rsidR="00792AAF">
                <w:rPr>
                  <w:rFonts w:ascii="Calibri" w:hAnsi="Calibri" w:cs="Calibri"/>
                  <w:rPrChange w:author="LauraPGM" w:date="2025-10-01T09:45:00Z" w:id="4180">
                    <w:rPr/>
                  </w:rPrChange>
                </w:rPr>
                <w:delText>00</w:delText>
              </w:r>
            </w:del>
          </w:p>
        </w:tc>
        <w:tc>
          <w:tcPr>
            <w:tcW w:w="6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EC48DE" w14:paraId="1BDAE636" w14:textId="55DEC190">
            <w:pPr>
              <w:pStyle w:val="Normal0"/>
              <w:spacing w:line="360" w:lineRule="auto"/>
              <w:jc w:val="both"/>
              <w:rPr>
                <w:del w:author="LauraPGM" w:date="2025-10-01T15:48:00Z" w:id="4181"/>
                <w:rFonts w:ascii="Calibri" w:hAnsi="Calibri" w:cs="Calibri"/>
                <w:rPrChange w:author="LauraPGM" w:date="2025-10-01T09:45:00Z" w:id="4182">
                  <w:rPr>
                    <w:del w:author="LauraPGM" w:date="2025-10-01T15:48:00Z" w:id="4183"/>
                  </w:rPr>
                </w:rPrChange>
              </w:rPr>
            </w:pPr>
            <w:del w:author="LauraPGM" w:date="2025-10-01T15:48:00Z" w:id="4184">
              <w:r w:rsidRPr="00D645B6" w:rsidDel="00DC12A4">
                <w:rPr>
                  <w:rFonts w:ascii="Calibri" w:hAnsi="Calibri" w:cs="Calibri"/>
                  <w:rPrChange w:author="LauraPGM" w:date="2025-10-01T09:45:00Z" w:id="4185">
                    <w:rPr/>
                  </w:rPrChange>
                </w:rPr>
                <w:delText>$</w:delText>
              </w:r>
              <w:r w:rsidRPr="00D645B6" w:rsidDel="00DC12A4" w:rsidR="00665517">
                <w:rPr>
                  <w:rFonts w:ascii="Calibri" w:hAnsi="Calibri" w:cs="Calibri"/>
                  <w:rPrChange w:author="LauraPGM" w:date="2025-10-01T09:45:00Z" w:id="4186">
                    <w:rPr/>
                  </w:rPrChange>
                </w:rPr>
                <w:delText>3.733.</w:delText>
              </w:r>
              <w:r w:rsidRPr="00D645B6" w:rsidDel="00DC12A4" w:rsidR="00792AAF">
                <w:rPr>
                  <w:rFonts w:ascii="Calibri" w:hAnsi="Calibri" w:cs="Calibri"/>
                  <w:rPrChange w:author="LauraPGM" w:date="2025-10-01T09:45:00Z" w:id="4187">
                    <w:rPr/>
                  </w:rPrChange>
                </w:rPr>
                <w:delText>80</w:delText>
              </w:r>
            </w:del>
          </w:p>
        </w:tc>
        <w:tc>
          <w:tcPr>
            <w:tcW w:w="1269"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37BE6B4D" w14:textId="6DE3C6E2">
            <w:pPr>
              <w:pStyle w:val="Normal0"/>
              <w:spacing w:line="360" w:lineRule="auto"/>
              <w:jc w:val="both"/>
              <w:rPr>
                <w:del w:author="LauraPGM" w:date="2025-10-01T15:48:00Z" w:id="4188"/>
                <w:rFonts w:ascii="Calibri" w:hAnsi="Calibri" w:cs="Calibri"/>
                <w:rPrChange w:author="LauraPGM" w:date="2025-10-01T09:45:00Z" w:id="4189">
                  <w:rPr>
                    <w:del w:author="LauraPGM" w:date="2025-10-01T15:48:00Z" w:id="4190"/>
                  </w:rPr>
                </w:rPrChange>
              </w:rPr>
            </w:pPr>
            <w:del w:author="LauraPGM" w:date="2025-10-01T15:48:00Z" w:id="4191">
              <w:r w:rsidRPr="00D645B6" w:rsidDel="00DC12A4">
                <w:rPr>
                  <w:rFonts w:ascii="Calibri" w:hAnsi="Calibri" w:cs="Calibri"/>
                  <w:rPrChange w:author="LauraPGM" w:date="2025-10-01T09:45:00Z" w:id="4192">
                    <w:rPr/>
                  </w:rPrChange>
                </w:rPr>
                <w:delText>$</w:delText>
              </w:r>
              <w:r w:rsidRPr="00D645B6" w:rsidDel="00DC12A4" w:rsidR="00665517">
                <w:rPr>
                  <w:rFonts w:ascii="Calibri" w:hAnsi="Calibri" w:cs="Calibri"/>
                  <w:rPrChange w:author="LauraPGM" w:date="2025-10-01T09:45:00Z" w:id="4193">
                    <w:rPr/>
                  </w:rPrChange>
                </w:rPr>
                <w:delText>3.717.</w:delText>
              </w:r>
              <w:r w:rsidRPr="00D645B6" w:rsidDel="00DC12A4" w:rsidR="00792AAF">
                <w:rPr>
                  <w:rFonts w:ascii="Calibri" w:hAnsi="Calibri" w:cs="Calibri"/>
                  <w:rPrChange w:author="LauraPGM" w:date="2025-10-01T09:45:00Z" w:id="4194">
                    <w:rPr/>
                  </w:rPrChange>
                </w:rPr>
                <w:delText>20</w:delText>
              </w:r>
            </w:del>
          </w:p>
        </w:tc>
        <w:tc>
          <w:tcPr>
            <w:tcW w:w="123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EC48DE" w14:paraId="1F273FF7" w14:textId="476105AA">
            <w:pPr>
              <w:pStyle w:val="Normal0"/>
              <w:spacing w:line="360" w:lineRule="auto"/>
              <w:jc w:val="both"/>
              <w:rPr>
                <w:del w:author="LauraPGM" w:date="2025-10-01T15:48:00Z" w:id="4195"/>
                <w:rFonts w:ascii="Calibri" w:hAnsi="Calibri" w:cs="Calibri"/>
                <w:rPrChange w:author="LauraPGM" w:date="2025-10-01T09:45:00Z" w:id="4196">
                  <w:rPr>
                    <w:del w:author="LauraPGM" w:date="2025-10-01T15:48:00Z" w:id="4197"/>
                  </w:rPr>
                </w:rPrChange>
              </w:rPr>
            </w:pPr>
            <w:del w:author="LauraPGM" w:date="2025-10-01T15:48:00Z" w:id="4198">
              <w:r w:rsidRPr="00D645B6" w:rsidDel="00DC12A4">
                <w:rPr>
                  <w:rFonts w:ascii="Calibri" w:hAnsi="Calibri" w:cs="Calibri"/>
                  <w:rPrChange w:author="LauraPGM" w:date="2025-10-01T09:45:00Z" w:id="4199">
                    <w:rPr/>
                  </w:rPrChange>
                </w:rPr>
                <w:delText>$</w:delText>
              </w:r>
              <w:r w:rsidRPr="00D645B6" w:rsidDel="00DC12A4" w:rsidR="00665517">
                <w:rPr>
                  <w:rFonts w:ascii="Calibri" w:hAnsi="Calibri" w:cs="Calibri"/>
                  <w:rPrChange w:author="LauraPGM" w:date="2025-10-01T09:45:00Z" w:id="4200">
                    <w:rPr/>
                  </w:rPrChange>
                </w:rPr>
                <w:delText>0.</w:delText>
              </w:r>
              <w:r w:rsidRPr="00D645B6" w:rsidDel="00DC12A4" w:rsidR="00792AAF">
                <w:rPr>
                  <w:rFonts w:ascii="Calibri" w:hAnsi="Calibri" w:cs="Calibri"/>
                  <w:rPrChange w:author="LauraPGM" w:date="2025-10-01T09:45:00Z" w:id="4201">
                    <w:rPr/>
                  </w:rPrChange>
                </w:rPr>
                <w:delText>593</w:delText>
              </w:r>
            </w:del>
          </w:p>
        </w:tc>
        <w:tc>
          <w:tcPr>
            <w:tcW w:w="7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EC48DE" w14:paraId="3FCDBC26" w14:textId="6FBBB966">
            <w:pPr>
              <w:pStyle w:val="Normal0"/>
              <w:spacing w:line="360" w:lineRule="auto"/>
              <w:jc w:val="both"/>
              <w:rPr>
                <w:del w:author="LauraPGM" w:date="2025-10-01T15:48:00Z" w:id="4202"/>
                <w:rFonts w:ascii="Calibri" w:hAnsi="Calibri" w:cs="Calibri"/>
                <w:rPrChange w:author="LauraPGM" w:date="2025-10-01T09:45:00Z" w:id="4203">
                  <w:rPr>
                    <w:del w:author="LauraPGM" w:date="2025-10-01T15:48:00Z" w:id="4204"/>
                  </w:rPr>
                </w:rPrChange>
              </w:rPr>
            </w:pPr>
            <w:del w:author="LauraPGM" w:date="2025-10-01T15:48:00Z" w:id="4205">
              <w:r w:rsidRPr="00D645B6" w:rsidDel="00DC12A4">
                <w:rPr>
                  <w:rFonts w:ascii="Calibri" w:hAnsi="Calibri" w:cs="Calibri"/>
                  <w:rPrChange w:author="LauraPGM" w:date="2025-10-01T09:45:00Z" w:id="4206">
                    <w:rPr/>
                  </w:rPrChange>
                </w:rPr>
                <w:delText>$</w:delText>
              </w:r>
              <w:r w:rsidRPr="00D645B6" w:rsidDel="00DC12A4" w:rsidR="00665517">
                <w:rPr>
                  <w:rFonts w:ascii="Calibri" w:hAnsi="Calibri" w:cs="Calibri"/>
                  <w:rPrChange w:author="LauraPGM" w:date="2025-10-01T09:45:00Z" w:id="4207">
                    <w:rPr/>
                  </w:rPrChange>
                </w:rPr>
                <w:delText>2.205.</w:delText>
              </w:r>
              <w:r w:rsidRPr="00D645B6" w:rsidDel="00DC12A4" w:rsidR="00792AAF">
                <w:rPr>
                  <w:rFonts w:ascii="Calibri" w:hAnsi="Calibri" w:cs="Calibri"/>
                  <w:rPrChange w:author="LauraPGM" w:date="2025-10-01T09:45:00Z" w:id="4208">
                    <w:rPr/>
                  </w:rPrChange>
                </w:rPr>
                <w:delText>85</w:delText>
              </w:r>
            </w:del>
          </w:p>
        </w:tc>
      </w:tr>
      <w:tr w:rsidRPr="00D645B6" w:rsidR="00792AAF" w:rsidDel="00DC12A4" w:rsidTr="00DB434E" w14:paraId="32E5F18B" w14:textId="5BB6E0CE">
        <w:trPr>
          <w:del w:author="LauraPGM" w:date="2025-10-01T15:48:00Z" w:id="4209"/>
        </w:trPr>
        <w:tc>
          <w:tcPr>
            <w:tcW w:w="378"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792AAF" w14:paraId="724021F4" w14:textId="7DEAB5CA">
            <w:pPr>
              <w:pStyle w:val="Normal0"/>
              <w:spacing w:line="360" w:lineRule="auto"/>
              <w:jc w:val="both"/>
              <w:rPr>
                <w:del w:author="LauraPGM" w:date="2025-10-01T15:48:00Z" w:id="4210"/>
                <w:rFonts w:ascii="Calibri" w:hAnsi="Calibri" w:cs="Calibri"/>
                <w:rPrChange w:author="LauraPGM" w:date="2025-10-01T09:45:00Z" w:id="4211">
                  <w:rPr>
                    <w:del w:author="LauraPGM" w:date="2025-10-01T15:48:00Z" w:id="4212"/>
                  </w:rPr>
                </w:rPrChange>
              </w:rPr>
            </w:pPr>
            <w:del w:author="LauraPGM" w:date="2025-10-01T15:48:00Z" w:id="4213">
              <w:r w:rsidRPr="00D645B6" w:rsidDel="00DC12A4">
                <w:rPr>
                  <w:rFonts w:ascii="Calibri" w:hAnsi="Calibri" w:cs="Calibri"/>
                  <w:rPrChange w:author="LauraPGM" w:date="2025-10-01T09:45:00Z" w:id="4214">
                    <w:rPr/>
                  </w:rPrChange>
                </w:rPr>
                <w:delText>4</w:delText>
              </w:r>
            </w:del>
          </w:p>
        </w:tc>
        <w:tc>
          <w:tcPr>
            <w:tcW w:w="6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2163927E" w14:textId="7A21378E">
            <w:pPr>
              <w:pStyle w:val="Normal0"/>
              <w:spacing w:line="360" w:lineRule="auto"/>
              <w:jc w:val="both"/>
              <w:rPr>
                <w:del w:author="LauraPGM" w:date="2025-10-01T15:48:00Z" w:id="4215"/>
                <w:rFonts w:ascii="Calibri" w:hAnsi="Calibri" w:cs="Calibri"/>
                <w:rPrChange w:author="LauraPGM" w:date="2025-10-01T09:45:00Z" w:id="4216">
                  <w:rPr>
                    <w:del w:author="LauraPGM" w:date="2025-10-01T15:48:00Z" w:id="4217"/>
                  </w:rPr>
                </w:rPrChange>
              </w:rPr>
            </w:pPr>
            <w:del w:author="LauraPGM" w:date="2025-10-01T15:48:00Z" w:id="4218">
              <w:r w:rsidRPr="00D645B6" w:rsidDel="00DC12A4">
                <w:rPr>
                  <w:rFonts w:ascii="Calibri" w:hAnsi="Calibri" w:cs="Calibri"/>
                  <w:rPrChange w:author="LauraPGM" w:date="2025-10-01T09:45:00Z" w:id="4219">
                    <w:rPr/>
                  </w:rPrChange>
                </w:rPr>
                <w:delText>$</w:delText>
              </w:r>
              <w:r w:rsidRPr="00D645B6" w:rsidDel="00DC12A4" w:rsidR="00665517">
                <w:rPr>
                  <w:rFonts w:ascii="Calibri" w:hAnsi="Calibri" w:cs="Calibri"/>
                  <w:rPrChange w:author="LauraPGM" w:date="2025-10-01T09:45:00Z" w:id="4220">
                    <w:rPr/>
                  </w:rPrChange>
                </w:rPr>
                <w:delText>7.451.</w:delText>
              </w:r>
              <w:r w:rsidRPr="00D645B6" w:rsidDel="00DC12A4" w:rsidR="00792AAF">
                <w:rPr>
                  <w:rFonts w:ascii="Calibri" w:hAnsi="Calibri" w:cs="Calibri"/>
                  <w:rPrChange w:author="LauraPGM" w:date="2025-10-01T09:45:00Z" w:id="4221">
                    <w:rPr/>
                  </w:rPrChange>
                </w:rPr>
                <w:delText>00</w:delText>
              </w:r>
            </w:del>
          </w:p>
        </w:tc>
        <w:tc>
          <w:tcPr>
            <w:tcW w:w="6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03F7A134" w14:textId="0F243032">
            <w:pPr>
              <w:pStyle w:val="Normal0"/>
              <w:spacing w:line="360" w:lineRule="auto"/>
              <w:jc w:val="both"/>
              <w:rPr>
                <w:del w:author="LauraPGM" w:date="2025-10-01T15:48:00Z" w:id="4222"/>
                <w:rFonts w:ascii="Calibri" w:hAnsi="Calibri" w:cs="Calibri"/>
                <w:rPrChange w:author="LauraPGM" w:date="2025-10-01T09:45:00Z" w:id="4223">
                  <w:rPr>
                    <w:del w:author="LauraPGM" w:date="2025-10-01T15:48:00Z" w:id="4224"/>
                  </w:rPr>
                </w:rPrChange>
              </w:rPr>
            </w:pPr>
            <w:del w:author="LauraPGM" w:date="2025-10-01T15:48:00Z" w:id="4225">
              <w:r w:rsidRPr="00D645B6" w:rsidDel="00DC12A4">
                <w:rPr>
                  <w:rFonts w:ascii="Calibri" w:hAnsi="Calibri" w:cs="Calibri"/>
                  <w:rPrChange w:author="LauraPGM" w:date="2025-10-01T09:45:00Z" w:id="4226">
                    <w:rPr/>
                  </w:rPrChange>
                </w:rPr>
                <w:delText>$</w:delText>
              </w:r>
              <w:r w:rsidRPr="00D645B6" w:rsidDel="00DC12A4" w:rsidR="00665517">
                <w:rPr>
                  <w:rFonts w:ascii="Calibri" w:hAnsi="Calibri" w:cs="Calibri"/>
                  <w:rPrChange w:author="LauraPGM" w:date="2025-10-01T09:45:00Z" w:id="4227">
                    <w:rPr/>
                  </w:rPrChange>
                </w:rPr>
                <w:delText>3.733.</w:delText>
              </w:r>
              <w:r w:rsidRPr="00D645B6" w:rsidDel="00DC12A4" w:rsidR="00792AAF">
                <w:rPr>
                  <w:rFonts w:ascii="Calibri" w:hAnsi="Calibri" w:cs="Calibri"/>
                  <w:rPrChange w:author="LauraPGM" w:date="2025-10-01T09:45:00Z" w:id="4228">
                    <w:rPr/>
                  </w:rPrChange>
                </w:rPr>
                <w:delText>80</w:delText>
              </w:r>
            </w:del>
          </w:p>
        </w:tc>
        <w:tc>
          <w:tcPr>
            <w:tcW w:w="1269"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4DEFE88F" w14:textId="1C23DE07">
            <w:pPr>
              <w:pStyle w:val="Normal0"/>
              <w:spacing w:line="360" w:lineRule="auto"/>
              <w:jc w:val="both"/>
              <w:rPr>
                <w:del w:author="LauraPGM" w:date="2025-10-01T15:48:00Z" w:id="4229"/>
                <w:rFonts w:ascii="Calibri" w:hAnsi="Calibri" w:cs="Calibri"/>
                <w:rPrChange w:author="LauraPGM" w:date="2025-10-01T09:45:00Z" w:id="4230">
                  <w:rPr>
                    <w:del w:author="LauraPGM" w:date="2025-10-01T15:48:00Z" w:id="4231"/>
                  </w:rPr>
                </w:rPrChange>
              </w:rPr>
            </w:pPr>
            <w:del w:author="LauraPGM" w:date="2025-10-01T15:48:00Z" w:id="4232">
              <w:r w:rsidRPr="00D645B6" w:rsidDel="00DC12A4">
                <w:rPr>
                  <w:rFonts w:ascii="Calibri" w:hAnsi="Calibri" w:cs="Calibri"/>
                  <w:rPrChange w:author="LauraPGM" w:date="2025-10-01T09:45:00Z" w:id="4233">
                    <w:rPr/>
                  </w:rPrChange>
                </w:rPr>
                <w:delText>$</w:delText>
              </w:r>
              <w:r w:rsidRPr="00D645B6" w:rsidDel="00DC12A4" w:rsidR="00665517">
                <w:rPr>
                  <w:rFonts w:ascii="Calibri" w:hAnsi="Calibri" w:cs="Calibri"/>
                  <w:rPrChange w:author="LauraPGM" w:date="2025-10-01T09:45:00Z" w:id="4234">
                    <w:rPr/>
                  </w:rPrChange>
                </w:rPr>
                <w:delText>3.717.</w:delText>
              </w:r>
              <w:r w:rsidRPr="00D645B6" w:rsidDel="00DC12A4" w:rsidR="00792AAF">
                <w:rPr>
                  <w:rFonts w:ascii="Calibri" w:hAnsi="Calibri" w:cs="Calibri"/>
                  <w:rPrChange w:author="LauraPGM" w:date="2025-10-01T09:45:00Z" w:id="4235">
                    <w:rPr/>
                  </w:rPrChange>
                </w:rPr>
                <w:delText>20</w:delText>
              </w:r>
            </w:del>
          </w:p>
        </w:tc>
        <w:tc>
          <w:tcPr>
            <w:tcW w:w="123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07B99749" w14:textId="0970BD03">
            <w:pPr>
              <w:pStyle w:val="Normal0"/>
              <w:spacing w:line="360" w:lineRule="auto"/>
              <w:jc w:val="both"/>
              <w:rPr>
                <w:del w:author="LauraPGM" w:date="2025-10-01T15:48:00Z" w:id="4236"/>
                <w:rFonts w:ascii="Calibri" w:hAnsi="Calibri" w:cs="Calibri"/>
                <w:rPrChange w:author="LauraPGM" w:date="2025-10-01T09:45:00Z" w:id="4237">
                  <w:rPr>
                    <w:del w:author="LauraPGM" w:date="2025-10-01T15:48:00Z" w:id="4238"/>
                  </w:rPr>
                </w:rPrChange>
              </w:rPr>
            </w:pPr>
            <w:del w:author="LauraPGM" w:date="2025-10-01T15:48:00Z" w:id="4239">
              <w:r w:rsidRPr="00D645B6" w:rsidDel="00DC12A4">
                <w:rPr>
                  <w:rFonts w:ascii="Calibri" w:hAnsi="Calibri" w:cs="Calibri"/>
                  <w:rPrChange w:author="LauraPGM" w:date="2025-10-01T09:45:00Z" w:id="4240">
                    <w:rPr/>
                  </w:rPrChange>
                </w:rPr>
                <w:delText>$</w:delText>
              </w:r>
              <w:r w:rsidRPr="00D645B6" w:rsidDel="00DC12A4" w:rsidR="00665517">
                <w:rPr>
                  <w:rFonts w:ascii="Calibri" w:hAnsi="Calibri" w:cs="Calibri"/>
                  <w:rPrChange w:author="LauraPGM" w:date="2025-10-01T09:45:00Z" w:id="4241">
                    <w:rPr/>
                  </w:rPrChange>
                </w:rPr>
                <w:delText>0.</w:delText>
              </w:r>
              <w:r w:rsidRPr="00D645B6" w:rsidDel="00DC12A4" w:rsidR="00792AAF">
                <w:rPr>
                  <w:rFonts w:ascii="Calibri" w:hAnsi="Calibri" w:cs="Calibri"/>
                  <w:rPrChange w:author="LauraPGM" w:date="2025-10-01T09:45:00Z" w:id="4242">
                    <w:rPr/>
                  </w:rPrChange>
                </w:rPr>
                <w:delText>499</w:delText>
              </w:r>
            </w:del>
          </w:p>
        </w:tc>
        <w:tc>
          <w:tcPr>
            <w:tcW w:w="7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75ED7D1E" w14:textId="1B1DA7B1">
            <w:pPr>
              <w:pStyle w:val="Normal0"/>
              <w:spacing w:line="360" w:lineRule="auto"/>
              <w:jc w:val="both"/>
              <w:rPr>
                <w:del w:author="LauraPGM" w:date="2025-10-01T15:48:00Z" w:id="4243"/>
                <w:rFonts w:ascii="Calibri" w:hAnsi="Calibri" w:cs="Calibri"/>
                <w:rPrChange w:author="LauraPGM" w:date="2025-10-01T09:45:00Z" w:id="4244">
                  <w:rPr>
                    <w:del w:author="LauraPGM" w:date="2025-10-01T15:48:00Z" w:id="4245"/>
                  </w:rPr>
                </w:rPrChange>
              </w:rPr>
            </w:pPr>
            <w:del w:author="LauraPGM" w:date="2025-10-01T15:48:00Z" w:id="4246">
              <w:r w:rsidRPr="00D645B6" w:rsidDel="00DC12A4">
                <w:rPr>
                  <w:rFonts w:ascii="Calibri" w:hAnsi="Calibri" w:cs="Calibri"/>
                  <w:rPrChange w:author="LauraPGM" w:date="2025-10-01T09:45:00Z" w:id="4247">
                    <w:rPr/>
                  </w:rPrChange>
                </w:rPr>
                <w:delText>$</w:delText>
              </w:r>
              <w:r w:rsidRPr="00D645B6" w:rsidDel="00DC12A4" w:rsidR="00665517">
                <w:rPr>
                  <w:rFonts w:ascii="Calibri" w:hAnsi="Calibri" w:cs="Calibri"/>
                  <w:rPrChange w:author="LauraPGM" w:date="2025-10-01T09:45:00Z" w:id="4248">
                    <w:rPr/>
                  </w:rPrChange>
                </w:rPr>
                <w:delText>1.853.</w:delText>
              </w:r>
              <w:r w:rsidRPr="00D645B6" w:rsidDel="00DC12A4" w:rsidR="00792AAF">
                <w:rPr>
                  <w:rFonts w:ascii="Calibri" w:hAnsi="Calibri" w:cs="Calibri"/>
                  <w:rPrChange w:author="LauraPGM" w:date="2025-10-01T09:45:00Z" w:id="4249">
                    <w:rPr/>
                  </w:rPrChange>
                </w:rPr>
                <w:delText>65</w:delText>
              </w:r>
            </w:del>
          </w:p>
        </w:tc>
      </w:tr>
      <w:tr w:rsidRPr="00D645B6" w:rsidR="00792AAF" w:rsidDel="00DC12A4" w:rsidTr="00DB434E" w14:paraId="208A29F3" w14:textId="07AA3907">
        <w:trPr>
          <w:del w:author="LauraPGM" w:date="2025-10-01T15:48:00Z" w:id="4250"/>
        </w:trPr>
        <w:tc>
          <w:tcPr>
            <w:tcW w:w="378"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792AAF" w14:paraId="3A702EE6" w14:textId="11DB1ED2">
            <w:pPr>
              <w:pStyle w:val="Normal0"/>
              <w:spacing w:line="360" w:lineRule="auto"/>
              <w:jc w:val="both"/>
              <w:rPr>
                <w:del w:author="LauraPGM" w:date="2025-10-01T15:48:00Z" w:id="4251"/>
                <w:rFonts w:ascii="Calibri" w:hAnsi="Calibri" w:cs="Calibri"/>
                <w:rPrChange w:author="LauraPGM" w:date="2025-10-01T09:45:00Z" w:id="4252">
                  <w:rPr>
                    <w:del w:author="LauraPGM" w:date="2025-10-01T15:48:00Z" w:id="4253"/>
                  </w:rPr>
                </w:rPrChange>
              </w:rPr>
            </w:pPr>
            <w:del w:author="LauraPGM" w:date="2025-10-01T15:48:00Z" w:id="4254">
              <w:r w:rsidRPr="00D645B6" w:rsidDel="00DC12A4">
                <w:rPr>
                  <w:rFonts w:ascii="Calibri" w:hAnsi="Calibri" w:cs="Calibri"/>
                  <w:rPrChange w:author="LauraPGM" w:date="2025-10-01T09:45:00Z" w:id="4255">
                    <w:rPr/>
                  </w:rPrChange>
                </w:rPr>
                <w:delText>5</w:delText>
              </w:r>
            </w:del>
          </w:p>
        </w:tc>
        <w:tc>
          <w:tcPr>
            <w:tcW w:w="6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7CC3F961" w14:textId="5BC48F9B">
            <w:pPr>
              <w:pStyle w:val="Normal0"/>
              <w:spacing w:line="360" w:lineRule="auto"/>
              <w:jc w:val="both"/>
              <w:rPr>
                <w:del w:author="LauraPGM" w:date="2025-10-01T15:48:00Z" w:id="4256"/>
                <w:rFonts w:ascii="Calibri" w:hAnsi="Calibri" w:cs="Calibri"/>
                <w:rPrChange w:author="LauraPGM" w:date="2025-10-01T09:45:00Z" w:id="4257">
                  <w:rPr>
                    <w:del w:author="LauraPGM" w:date="2025-10-01T15:48:00Z" w:id="4258"/>
                  </w:rPr>
                </w:rPrChange>
              </w:rPr>
            </w:pPr>
            <w:del w:author="LauraPGM" w:date="2025-10-01T15:48:00Z" w:id="4259">
              <w:r w:rsidRPr="00D645B6" w:rsidDel="00DC12A4">
                <w:rPr>
                  <w:rFonts w:ascii="Calibri" w:hAnsi="Calibri" w:cs="Calibri"/>
                  <w:rPrChange w:author="LauraPGM" w:date="2025-10-01T09:45:00Z" w:id="4260">
                    <w:rPr/>
                  </w:rPrChange>
                </w:rPr>
                <w:delText>$</w:delText>
              </w:r>
              <w:r w:rsidRPr="00D645B6" w:rsidDel="00DC12A4" w:rsidR="00665517">
                <w:rPr>
                  <w:rFonts w:ascii="Calibri" w:hAnsi="Calibri" w:cs="Calibri"/>
                  <w:rPrChange w:author="LauraPGM" w:date="2025-10-01T09:45:00Z" w:id="4261">
                    <w:rPr/>
                  </w:rPrChange>
                </w:rPr>
                <w:delText>7.451.</w:delText>
              </w:r>
              <w:r w:rsidRPr="00D645B6" w:rsidDel="00DC12A4" w:rsidR="00792AAF">
                <w:rPr>
                  <w:rFonts w:ascii="Calibri" w:hAnsi="Calibri" w:cs="Calibri"/>
                  <w:rPrChange w:author="LauraPGM" w:date="2025-10-01T09:45:00Z" w:id="4262">
                    <w:rPr/>
                  </w:rPrChange>
                </w:rPr>
                <w:delText>00</w:delText>
              </w:r>
            </w:del>
          </w:p>
        </w:tc>
        <w:tc>
          <w:tcPr>
            <w:tcW w:w="6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0542F78D" w14:textId="08CB8DCF">
            <w:pPr>
              <w:pStyle w:val="Normal0"/>
              <w:spacing w:line="360" w:lineRule="auto"/>
              <w:jc w:val="both"/>
              <w:rPr>
                <w:del w:author="LauraPGM" w:date="2025-10-01T15:48:00Z" w:id="4263"/>
                <w:rFonts w:ascii="Calibri" w:hAnsi="Calibri" w:cs="Calibri"/>
                <w:rPrChange w:author="LauraPGM" w:date="2025-10-01T09:45:00Z" w:id="4264">
                  <w:rPr>
                    <w:del w:author="LauraPGM" w:date="2025-10-01T15:48:00Z" w:id="4265"/>
                  </w:rPr>
                </w:rPrChange>
              </w:rPr>
            </w:pPr>
            <w:del w:author="LauraPGM" w:date="2025-10-01T15:48:00Z" w:id="4266">
              <w:r w:rsidRPr="00D645B6" w:rsidDel="00DC12A4">
                <w:rPr>
                  <w:rFonts w:ascii="Calibri" w:hAnsi="Calibri" w:cs="Calibri"/>
                  <w:rPrChange w:author="LauraPGM" w:date="2025-10-01T09:45:00Z" w:id="4267">
                    <w:rPr/>
                  </w:rPrChange>
                </w:rPr>
                <w:delText>$</w:delText>
              </w:r>
              <w:r w:rsidRPr="00D645B6" w:rsidDel="00DC12A4" w:rsidR="00665517">
                <w:rPr>
                  <w:rFonts w:ascii="Calibri" w:hAnsi="Calibri" w:cs="Calibri"/>
                  <w:rPrChange w:author="LauraPGM" w:date="2025-10-01T09:45:00Z" w:id="4268">
                    <w:rPr/>
                  </w:rPrChange>
                </w:rPr>
                <w:delText>3.733.</w:delText>
              </w:r>
              <w:r w:rsidRPr="00D645B6" w:rsidDel="00DC12A4" w:rsidR="00792AAF">
                <w:rPr>
                  <w:rFonts w:ascii="Calibri" w:hAnsi="Calibri" w:cs="Calibri"/>
                  <w:rPrChange w:author="LauraPGM" w:date="2025-10-01T09:45:00Z" w:id="4269">
                    <w:rPr/>
                  </w:rPrChange>
                </w:rPr>
                <w:delText>80</w:delText>
              </w:r>
            </w:del>
          </w:p>
        </w:tc>
        <w:tc>
          <w:tcPr>
            <w:tcW w:w="1269"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751F92B1" w14:textId="0F569823">
            <w:pPr>
              <w:pStyle w:val="Normal0"/>
              <w:spacing w:line="360" w:lineRule="auto"/>
              <w:jc w:val="both"/>
              <w:rPr>
                <w:del w:author="LauraPGM" w:date="2025-10-01T15:48:00Z" w:id="4270"/>
                <w:rFonts w:ascii="Calibri" w:hAnsi="Calibri" w:cs="Calibri"/>
                <w:rPrChange w:author="LauraPGM" w:date="2025-10-01T09:45:00Z" w:id="4271">
                  <w:rPr>
                    <w:del w:author="LauraPGM" w:date="2025-10-01T15:48:00Z" w:id="4272"/>
                  </w:rPr>
                </w:rPrChange>
              </w:rPr>
            </w:pPr>
            <w:del w:author="LauraPGM" w:date="2025-10-01T15:48:00Z" w:id="4273">
              <w:r w:rsidRPr="00D645B6" w:rsidDel="00DC12A4">
                <w:rPr>
                  <w:rFonts w:ascii="Calibri" w:hAnsi="Calibri" w:cs="Calibri"/>
                  <w:rPrChange w:author="LauraPGM" w:date="2025-10-01T09:45:00Z" w:id="4274">
                    <w:rPr/>
                  </w:rPrChange>
                </w:rPr>
                <w:delText>$</w:delText>
              </w:r>
              <w:r w:rsidRPr="00D645B6" w:rsidDel="00DC12A4" w:rsidR="00665517">
                <w:rPr>
                  <w:rFonts w:ascii="Calibri" w:hAnsi="Calibri" w:cs="Calibri"/>
                  <w:rPrChange w:author="LauraPGM" w:date="2025-10-01T09:45:00Z" w:id="4275">
                    <w:rPr/>
                  </w:rPrChange>
                </w:rPr>
                <w:delText>3.717.</w:delText>
              </w:r>
              <w:r w:rsidRPr="00D645B6" w:rsidDel="00DC12A4" w:rsidR="00792AAF">
                <w:rPr>
                  <w:rFonts w:ascii="Calibri" w:hAnsi="Calibri" w:cs="Calibri"/>
                  <w:rPrChange w:author="LauraPGM" w:date="2025-10-01T09:45:00Z" w:id="4276">
                    <w:rPr/>
                  </w:rPrChange>
                </w:rPr>
                <w:delText>20</w:delText>
              </w:r>
            </w:del>
          </w:p>
        </w:tc>
        <w:tc>
          <w:tcPr>
            <w:tcW w:w="123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574B9286" w14:textId="186BCC69">
            <w:pPr>
              <w:pStyle w:val="Normal0"/>
              <w:spacing w:line="360" w:lineRule="auto"/>
              <w:jc w:val="both"/>
              <w:rPr>
                <w:del w:author="LauraPGM" w:date="2025-10-01T15:48:00Z" w:id="4277"/>
                <w:rFonts w:ascii="Calibri" w:hAnsi="Calibri" w:cs="Calibri"/>
                <w:rPrChange w:author="LauraPGM" w:date="2025-10-01T09:45:00Z" w:id="4278">
                  <w:rPr>
                    <w:del w:author="LauraPGM" w:date="2025-10-01T15:48:00Z" w:id="4279"/>
                  </w:rPr>
                </w:rPrChange>
              </w:rPr>
            </w:pPr>
            <w:del w:author="LauraPGM" w:date="2025-10-01T15:48:00Z" w:id="4280">
              <w:r w:rsidRPr="00D645B6" w:rsidDel="00DC12A4">
                <w:rPr>
                  <w:rFonts w:ascii="Calibri" w:hAnsi="Calibri" w:cs="Calibri"/>
                  <w:rPrChange w:author="LauraPGM" w:date="2025-10-01T09:45:00Z" w:id="4281">
                    <w:rPr/>
                  </w:rPrChange>
                </w:rPr>
                <w:delText>$</w:delText>
              </w:r>
              <w:r w:rsidRPr="00D645B6" w:rsidDel="00DC12A4" w:rsidR="00665517">
                <w:rPr>
                  <w:rFonts w:ascii="Calibri" w:hAnsi="Calibri" w:cs="Calibri"/>
                  <w:rPrChange w:author="LauraPGM" w:date="2025-10-01T09:45:00Z" w:id="4282">
                    <w:rPr/>
                  </w:rPrChange>
                </w:rPr>
                <w:delText>0.</w:delText>
              </w:r>
              <w:r w:rsidRPr="00D645B6" w:rsidDel="00DC12A4" w:rsidR="00792AAF">
                <w:rPr>
                  <w:rFonts w:ascii="Calibri" w:hAnsi="Calibri" w:cs="Calibri"/>
                  <w:rPrChange w:author="LauraPGM" w:date="2025-10-01T09:45:00Z" w:id="4283">
                    <w:rPr/>
                  </w:rPrChange>
                </w:rPr>
                <w:delText>419</w:delText>
              </w:r>
            </w:del>
          </w:p>
        </w:tc>
        <w:tc>
          <w:tcPr>
            <w:tcW w:w="7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09411332" w14:textId="659E5EDD">
            <w:pPr>
              <w:pStyle w:val="Normal0"/>
              <w:spacing w:line="360" w:lineRule="auto"/>
              <w:jc w:val="both"/>
              <w:rPr>
                <w:del w:author="LauraPGM" w:date="2025-10-01T15:48:00Z" w:id="4284"/>
                <w:rFonts w:ascii="Calibri" w:hAnsi="Calibri" w:cs="Calibri"/>
                <w:rPrChange w:author="LauraPGM" w:date="2025-10-01T09:45:00Z" w:id="4285">
                  <w:rPr>
                    <w:del w:author="LauraPGM" w:date="2025-10-01T15:48:00Z" w:id="4286"/>
                  </w:rPr>
                </w:rPrChange>
              </w:rPr>
            </w:pPr>
            <w:del w:author="LauraPGM" w:date="2025-10-01T15:48:00Z" w:id="4287">
              <w:r w:rsidRPr="00D645B6" w:rsidDel="00DC12A4">
                <w:rPr>
                  <w:rFonts w:ascii="Calibri" w:hAnsi="Calibri" w:cs="Calibri"/>
                  <w:rPrChange w:author="LauraPGM" w:date="2025-10-01T09:45:00Z" w:id="4288">
                    <w:rPr/>
                  </w:rPrChange>
                </w:rPr>
                <w:delText>$</w:delText>
              </w:r>
              <w:r w:rsidRPr="00D645B6" w:rsidDel="00DC12A4" w:rsidR="00665517">
                <w:rPr>
                  <w:rFonts w:ascii="Calibri" w:hAnsi="Calibri" w:cs="Calibri"/>
                  <w:rPrChange w:author="LauraPGM" w:date="2025-10-01T09:45:00Z" w:id="4289">
                    <w:rPr/>
                  </w:rPrChange>
                </w:rPr>
                <w:delText>1.557.</w:delText>
              </w:r>
              <w:r w:rsidRPr="00D645B6" w:rsidDel="00DC12A4" w:rsidR="00792AAF">
                <w:rPr>
                  <w:rFonts w:ascii="Calibri" w:hAnsi="Calibri" w:cs="Calibri"/>
                  <w:rPrChange w:author="LauraPGM" w:date="2025-10-01T09:45:00Z" w:id="4290">
                    <w:rPr/>
                  </w:rPrChange>
                </w:rPr>
                <w:delText>69</w:delText>
              </w:r>
            </w:del>
          </w:p>
        </w:tc>
      </w:tr>
      <w:tr w:rsidRPr="00D645B6" w:rsidR="00792AAF" w:rsidDel="00DC12A4" w:rsidTr="00DB434E" w14:paraId="77503F4C" w14:textId="52E8148A">
        <w:trPr>
          <w:del w:author="LauraPGM" w:date="2025-10-01T15:48:00Z" w:id="4291"/>
        </w:trPr>
        <w:tc>
          <w:tcPr>
            <w:tcW w:w="378"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792AAF" w14:paraId="6F781F60" w14:textId="285A74DF">
            <w:pPr>
              <w:pStyle w:val="Normal0"/>
              <w:spacing w:line="360" w:lineRule="auto"/>
              <w:jc w:val="both"/>
              <w:rPr>
                <w:del w:author="LauraPGM" w:date="2025-10-01T15:48:00Z" w:id="4292"/>
                <w:rFonts w:ascii="Calibri" w:hAnsi="Calibri" w:cs="Calibri"/>
                <w:rPrChange w:author="LauraPGM" w:date="2025-10-01T09:45:00Z" w:id="4293">
                  <w:rPr>
                    <w:del w:author="LauraPGM" w:date="2025-10-01T15:48:00Z" w:id="4294"/>
                  </w:rPr>
                </w:rPrChange>
              </w:rPr>
            </w:pPr>
            <w:del w:author="LauraPGM" w:date="2025-10-01T15:48:00Z" w:id="4295">
              <w:r w:rsidRPr="00D645B6" w:rsidDel="00DC12A4">
                <w:rPr>
                  <w:rFonts w:ascii="Calibri" w:hAnsi="Calibri" w:cs="Calibri"/>
                  <w:rPrChange w:author="LauraPGM" w:date="2025-10-01T09:45:00Z" w:id="4296">
                    <w:rPr/>
                  </w:rPrChange>
                </w:rPr>
                <w:delText>6</w:delText>
              </w:r>
            </w:del>
          </w:p>
        </w:tc>
        <w:tc>
          <w:tcPr>
            <w:tcW w:w="6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6E588661" w14:textId="73E3CC4A">
            <w:pPr>
              <w:pStyle w:val="Normal0"/>
              <w:spacing w:line="360" w:lineRule="auto"/>
              <w:jc w:val="both"/>
              <w:rPr>
                <w:del w:author="LauraPGM" w:date="2025-10-01T15:48:00Z" w:id="4297"/>
                <w:rFonts w:ascii="Calibri" w:hAnsi="Calibri" w:cs="Calibri"/>
                <w:rPrChange w:author="LauraPGM" w:date="2025-10-01T09:45:00Z" w:id="4298">
                  <w:rPr>
                    <w:del w:author="LauraPGM" w:date="2025-10-01T15:48:00Z" w:id="4299"/>
                  </w:rPr>
                </w:rPrChange>
              </w:rPr>
            </w:pPr>
            <w:del w:author="LauraPGM" w:date="2025-10-01T15:48:00Z" w:id="4300">
              <w:r w:rsidRPr="00D645B6" w:rsidDel="00DC12A4">
                <w:rPr>
                  <w:rFonts w:ascii="Calibri" w:hAnsi="Calibri" w:cs="Calibri"/>
                  <w:rPrChange w:author="LauraPGM" w:date="2025-10-01T09:45:00Z" w:id="4301">
                    <w:rPr/>
                  </w:rPrChange>
                </w:rPr>
                <w:delText>$</w:delText>
              </w:r>
              <w:r w:rsidRPr="00D645B6" w:rsidDel="00DC12A4" w:rsidR="00665517">
                <w:rPr>
                  <w:rFonts w:ascii="Calibri" w:hAnsi="Calibri" w:cs="Calibri"/>
                  <w:rPrChange w:author="LauraPGM" w:date="2025-10-01T09:45:00Z" w:id="4302">
                    <w:rPr/>
                  </w:rPrChange>
                </w:rPr>
                <w:delText>7.451.</w:delText>
              </w:r>
              <w:r w:rsidRPr="00D645B6" w:rsidDel="00DC12A4" w:rsidR="00792AAF">
                <w:rPr>
                  <w:rFonts w:ascii="Calibri" w:hAnsi="Calibri" w:cs="Calibri"/>
                  <w:rPrChange w:author="LauraPGM" w:date="2025-10-01T09:45:00Z" w:id="4303">
                    <w:rPr/>
                  </w:rPrChange>
                </w:rPr>
                <w:delText>00</w:delText>
              </w:r>
            </w:del>
          </w:p>
        </w:tc>
        <w:tc>
          <w:tcPr>
            <w:tcW w:w="6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552835A4" w14:textId="6D2EE54B">
            <w:pPr>
              <w:pStyle w:val="Normal0"/>
              <w:spacing w:line="360" w:lineRule="auto"/>
              <w:jc w:val="both"/>
              <w:rPr>
                <w:del w:author="LauraPGM" w:date="2025-10-01T15:48:00Z" w:id="4304"/>
                <w:rFonts w:ascii="Calibri" w:hAnsi="Calibri" w:cs="Calibri"/>
                <w:rPrChange w:author="LauraPGM" w:date="2025-10-01T09:45:00Z" w:id="4305">
                  <w:rPr>
                    <w:del w:author="LauraPGM" w:date="2025-10-01T15:48:00Z" w:id="4306"/>
                  </w:rPr>
                </w:rPrChange>
              </w:rPr>
            </w:pPr>
            <w:del w:author="LauraPGM" w:date="2025-10-01T15:48:00Z" w:id="4307">
              <w:r w:rsidRPr="00D645B6" w:rsidDel="00DC12A4">
                <w:rPr>
                  <w:rFonts w:ascii="Calibri" w:hAnsi="Calibri" w:cs="Calibri"/>
                  <w:rPrChange w:author="LauraPGM" w:date="2025-10-01T09:45:00Z" w:id="4308">
                    <w:rPr/>
                  </w:rPrChange>
                </w:rPr>
                <w:delText>$</w:delText>
              </w:r>
              <w:r w:rsidRPr="00D645B6" w:rsidDel="00DC12A4" w:rsidR="00665517">
                <w:rPr>
                  <w:rFonts w:ascii="Calibri" w:hAnsi="Calibri" w:cs="Calibri"/>
                  <w:rPrChange w:author="LauraPGM" w:date="2025-10-01T09:45:00Z" w:id="4309">
                    <w:rPr/>
                  </w:rPrChange>
                </w:rPr>
                <w:delText>3.733.</w:delText>
              </w:r>
              <w:r w:rsidRPr="00D645B6" w:rsidDel="00DC12A4" w:rsidR="00792AAF">
                <w:rPr>
                  <w:rFonts w:ascii="Calibri" w:hAnsi="Calibri" w:cs="Calibri"/>
                  <w:rPrChange w:author="LauraPGM" w:date="2025-10-01T09:45:00Z" w:id="4310">
                    <w:rPr/>
                  </w:rPrChange>
                </w:rPr>
                <w:delText>80</w:delText>
              </w:r>
            </w:del>
          </w:p>
        </w:tc>
        <w:tc>
          <w:tcPr>
            <w:tcW w:w="1269"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029EBEE8" w14:textId="3EA78E68">
            <w:pPr>
              <w:pStyle w:val="Normal0"/>
              <w:spacing w:line="360" w:lineRule="auto"/>
              <w:jc w:val="both"/>
              <w:rPr>
                <w:del w:author="LauraPGM" w:date="2025-10-01T15:48:00Z" w:id="4311"/>
                <w:rFonts w:ascii="Calibri" w:hAnsi="Calibri" w:cs="Calibri"/>
                <w:rPrChange w:author="LauraPGM" w:date="2025-10-01T09:45:00Z" w:id="4312">
                  <w:rPr>
                    <w:del w:author="LauraPGM" w:date="2025-10-01T15:48:00Z" w:id="4313"/>
                  </w:rPr>
                </w:rPrChange>
              </w:rPr>
            </w:pPr>
            <w:del w:author="LauraPGM" w:date="2025-10-01T15:48:00Z" w:id="4314">
              <w:r w:rsidRPr="00D645B6" w:rsidDel="00DC12A4">
                <w:rPr>
                  <w:rFonts w:ascii="Calibri" w:hAnsi="Calibri" w:cs="Calibri"/>
                  <w:rPrChange w:author="LauraPGM" w:date="2025-10-01T09:45:00Z" w:id="4315">
                    <w:rPr/>
                  </w:rPrChange>
                </w:rPr>
                <w:delText>$</w:delText>
              </w:r>
              <w:r w:rsidRPr="00D645B6" w:rsidDel="00DC12A4" w:rsidR="00665517">
                <w:rPr>
                  <w:rFonts w:ascii="Calibri" w:hAnsi="Calibri" w:cs="Calibri"/>
                  <w:rPrChange w:author="LauraPGM" w:date="2025-10-01T09:45:00Z" w:id="4316">
                    <w:rPr/>
                  </w:rPrChange>
                </w:rPr>
                <w:delText>3.717.</w:delText>
              </w:r>
              <w:r w:rsidRPr="00D645B6" w:rsidDel="00DC12A4" w:rsidR="00792AAF">
                <w:rPr>
                  <w:rFonts w:ascii="Calibri" w:hAnsi="Calibri" w:cs="Calibri"/>
                  <w:rPrChange w:author="LauraPGM" w:date="2025-10-01T09:45:00Z" w:id="4317">
                    <w:rPr/>
                  </w:rPrChange>
                </w:rPr>
                <w:delText>20</w:delText>
              </w:r>
            </w:del>
          </w:p>
        </w:tc>
        <w:tc>
          <w:tcPr>
            <w:tcW w:w="123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1F0E7418" w14:textId="7740988E">
            <w:pPr>
              <w:pStyle w:val="Normal0"/>
              <w:spacing w:line="360" w:lineRule="auto"/>
              <w:jc w:val="both"/>
              <w:rPr>
                <w:del w:author="LauraPGM" w:date="2025-10-01T15:48:00Z" w:id="4318"/>
                <w:rFonts w:ascii="Calibri" w:hAnsi="Calibri" w:cs="Calibri"/>
                <w:rPrChange w:author="LauraPGM" w:date="2025-10-01T09:45:00Z" w:id="4319">
                  <w:rPr>
                    <w:del w:author="LauraPGM" w:date="2025-10-01T15:48:00Z" w:id="4320"/>
                  </w:rPr>
                </w:rPrChange>
              </w:rPr>
            </w:pPr>
            <w:del w:author="LauraPGM" w:date="2025-10-01T15:48:00Z" w:id="4321">
              <w:r w:rsidRPr="00D645B6" w:rsidDel="00DC12A4">
                <w:rPr>
                  <w:rFonts w:ascii="Calibri" w:hAnsi="Calibri" w:cs="Calibri"/>
                  <w:rPrChange w:author="LauraPGM" w:date="2025-10-01T09:45:00Z" w:id="4322">
                    <w:rPr/>
                  </w:rPrChange>
                </w:rPr>
                <w:delText>$</w:delText>
              </w:r>
              <w:r w:rsidRPr="00D645B6" w:rsidDel="00DC12A4" w:rsidR="00665517">
                <w:rPr>
                  <w:rFonts w:ascii="Calibri" w:hAnsi="Calibri" w:cs="Calibri"/>
                  <w:rPrChange w:author="LauraPGM" w:date="2025-10-01T09:45:00Z" w:id="4323">
                    <w:rPr/>
                  </w:rPrChange>
                </w:rPr>
                <w:delText>0.</w:delText>
              </w:r>
              <w:r w:rsidRPr="00D645B6" w:rsidDel="00DC12A4" w:rsidR="00792AAF">
                <w:rPr>
                  <w:rFonts w:ascii="Calibri" w:hAnsi="Calibri" w:cs="Calibri"/>
                  <w:rPrChange w:author="LauraPGM" w:date="2025-10-01T09:45:00Z" w:id="4324">
                    <w:rPr/>
                  </w:rPrChange>
                </w:rPr>
                <w:delText>352</w:delText>
              </w:r>
            </w:del>
          </w:p>
        </w:tc>
        <w:tc>
          <w:tcPr>
            <w:tcW w:w="7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08887DD6" w14:textId="4319E161">
            <w:pPr>
              <w:pStyle w:val="Normal0"/>
              <w:spacing w:line="360" w:lineRule="auto"/>
              <w:jc w:val="both"/>
              <w:rPr>
                <w:del w:author="LauraPGM" w:date="2025-10-01T15:48:00Z" w:id="4325"/>
                <w:rFonts w:ascii="Calibri" w:hAnsi="Calibri" w:cs="Calibri"/>
                <w:rPrChange w:author="LauraPGM" w:date="2025-10-01T09:45:00Z" w:id="4326">
                  <w:rPr>
                    <w:del w:author="LauraPGM" w:date="2025-10-01T15:48:00Z" w:id="4327"/>
                  </w:rPr>
                </w:rPrChange>
              </w:rPr>
            </w:pPr>
            <w:del w:author="LauraPGM" w:date="2025-10-01T15:48:00Z" w:id="4328">
              <w:r w:rsidRPr="00D645B6" w:rsidDel="00DC12A4">
                <w:rPr>
                  <w:rFonts w:ascii="Calibri" w:hAnsi="Calibri" w:cs="Calibri"/>
                  <w:rPrChange w:author="LauraPGM" w:date="2025-10-01T09:45:00Z" w:id="4329">
                    <w:rPr/>
                  </w:rPrChange>
                </w:rPr>
                <w:delText>$</w:delText>
              </w:r>
              <w:r w:rsidRPr="00D645B6" w:rsidDel="00DC12A4" w:rsidR="00665517">
                <w:rPr>
                  <w:rFonts w:ascii="Calibri" w:hAnsi="Calibri" w:cs="Calibri"/>
                  <w:rPrChange w:author="LauraPGM" w:date="2025-10-01T09:45:00Z" w:id="4330">
                    <w:rPr/>
                  </w:rPrChange>
                </w:rPr>
                <w:delText>1.308.</w:delText>
              </w:r>
              <w:r w:rsidRPr="00D645B6" w:rsidDel="00DC12A4" w:rsidR="00792AAF">
                <w:rPr>
                  <w:rFonts w:ascii="Calibri" w:hAnsi="Calibri" w:cs="Calibri"/>
                  <w:rPrChange w:author="LauraPGM" w:date="2025-10-01T09:45:00Z" w:id="4331">
                    <w:rPr/>
                  </w:rPrChange>
                </w:rPr>
                <w:delText>98</w:delText>
              </w:r>
            </w:del>
          </w:p>
        </w:tc>
      </w:tr>
      <w:tr w:rsidRPr="00D645B6" w:rsidR="00792AAF" w:rsidDel="00DC12A4" w:rsidTr="00DB434E" w14:paraId="039F9D2F" w14:textId="2FAAF6DD">
        <w:trPr>
          <w:del w:author="LauraPGM" w:date="2025-10-01T15:48:00Z" w:id="4332"/>
        </w:trPr>
        <w:tc>
          <w:tcPr>
            <w:tcW w:w="378"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792AAF" w14:paraId="5C994E87" w14:textId="2C68C4DB">
            <w:pPr>
              <w:pStyle w:val="Normal0"/>
              <w:spacing w:line="360" w:lineRule="auto"/>
              <w:jc w:val="both"/>
              <w:rPr>
                <w:del w:author="LauraPGM" w:date="2025-10-01T15:48:00Z" w:id="4333"/>
                <w:rFonts w:ascii="Calibri" w:hAnsi="Calibri" w:cs="Calibri"/>
                <w:rPrChange w:author="LauraPGM" w:date="2025-10-01T09:45:00Z" w:id="4334">
                  <w:rPr>
                    <w:del w:author="LauraPGM" w:date="2025-10-01T15:48:00Z" w:id="4335"/>
                  </w:rPr>
                </w:rPrChange>
              </w:rPr>
            </w:pPr>
            <w:del w:author="LauraPGM" w:date="2025-10-01T15:48:00Z" w:id="4336">
              <w:r w:rsidRPr="00D645B6" w:rsidDel="00DC12A4">
                <w:rPr>
                  <w:rFonts w:ascii="Calibri" w:hAnsi="Calibri" w:cs="Calibri"/>
                  <w:rPrChange w:author="LauraPGM" w:date="2025-10-01T09:45:00Z" w:id="4337">
                    <w:rPr/>
                  </w:rPrChange>
                </w:rPr>
                <w:delText>7</w:delText>
              </w:r>
            </w:del>
          </w:p>
        </w:tc>
        <w:tc>
          <w:tcPr>
            <w:tcW w:w="6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00667E11" w14:textId="247CFC34">
            <w:pPr>
              <w:pStyle w:val="Normal0"/>
              <w:spacing w:line="360" w:lineRule="auto"/>
              <w:jc w:val="both"/>
              <w:rPr>
                <w:del w:author="LauraPGM" w:date="2025-10-01T15:48:00Z" w:id="4338"/>
                <w:rFonts w:ascii="Calibri" w:hAnsi="Calibri" w:cs="Calibri"/>
                <w:rPrChange w:author="LauraPGM" w:date="2025-10-01T09:45:00Z" w:id="4339">
                  <w:rPr>
                    <w:del w:author="LauraPGM" w:date="2025-10-01T15:48:00Z" w:id="4340"/>
                  </w:rPr>
                </w:rPrChange>
              </w:rPr>
            </w:pPr>
            <w:del w:author="LauraPGM" w:date="2025-10-01T15:48:00Z" w:id="4341">
              <w:r w:rsidRPr="00D645B6" w:rsidDel="00DC12A4">
                <w:rPr>
                  <w:rFonts w:ascii="Calibri" w:hAnsi="Calibri" w:cs="Calibri"/>
                  <w:rPrChange w:author="LauraPGM" w:date="2025-10-01T09:45:00Z" w:id="4342">
                    <w:rPr/>
                  </w:rPrChange>
                </w:rPr>
                <w:delText>$</w:delText>
              </w:r>
              <w:r w:rsidRPr="00D645B6" w:rsidDel="00DC12A4" w:rsidR="00665517">
                <w:rPr>
                  <w:rFonts w:ascii="Calibri" w:hAnsi="Calibri" w:cs="Calibri"/>
                  <w:rPrChange w:author="LauraPGM" w:date="2025-10-01T09:45:00Z" w:id="4343">
                    <w:rPr/>
                  </w:rPrChange>
                </w:rPr>
                <w:delText>7.451.</w:delText>
              </w:r>
              <w:r w:rsidRPr="00D645B6" w:rsidDel="00DC12A4" w:rsidR="00792AAF">
                <w:rPr>
                  <w:rFonts w:ascii="Calibri" w:hAnsi="Calibri" w:cs="Calibri"/>
                  <w:rPrChange w:author="LauraPGM" w:date="2025-10-01T09:45:00Z" w:id="4344">
                    <w:rPr/>
                  </w:rPrChange>
                </w:rPr>
                <w:delText>00</w:delText>
              </w:r>
            </w:del>
          </w:p>
        </w:tc>
        <w:tc>
          <w:tcPr>
            <w:tcW w:w="6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76FF10AA" w14:textId="5F72F4E3">
            <w:pPr>
              <w:pStyle w:val="Normal0"/>
              <w:spacing w:line="360" w:lineRule="auto"/>
              <w:jc w:val="both"/>
              <w:rPr>
                <w:del w:author="LauraPGM" w:date="2025-10-01T15:48:00Z" w:id="4345"/>
                <w:rFonts w:ascii="Calibri" w:hAnsi="Calibri" w:cs="Calibri"/>
                <w:rPrChange w:author="LauraPGM" w:date="2025-10-01T09:45:00Z" w:id="4346">
                  <w:rPr>
                    <w:del w:author="LauraPGM" w:date="2025-10-01T15:48:00Z" w:id="4347"/>
                  </w:rPr>
                </w:rPrChange>
              </w:rPr>
            </w:pPr>
            <w:del w:author="LauraPGM" w:date="2025-10-01T15:48:00Z" w:id="4348">
              <w:r w:rsidRPr="00D645B6" w:rsidDel="00DC12A4">
                <w:rPr>
                  <w:rFonts w:ascii="Calibri" w:hAnsi="Calibri" w:cs="Calibri"/>
                  <w:rPrChange w:author="LauraPGM" w:date="2025-10-01T09:45:00Z" w:id="4349">
                    <w:rPr/>
                  </w:rPrChange>
                </w:rPr>
                <w:delText>$</w:delText>
              </w:r>
              <w:r w:rsidRPr="00D645B6" w:rsidDel="00DC12A4" w:rsidR="00665517">
                <w:rPr>
                  <w:rFonts w:ascii="Calibri" w:hAnsi="Calibri" w:cs="Calibri"/>
                  <w:rPrChange w:author="LauraPGM" w:date="2025-10-01T09:45:00Z" w:id="4350">
                    <w:rPr/>
                  </w:rPrChange>
                </w:rPr>
                <w:delText>3.733.</w:delText>
              </w:r>
              <w:r w:rsidRPr="00D645B6" w:rsidDel="00DC12A4" w:rsidR="00792AAF">
                <w:rPr>
                  <w:rFonts w:ascii="Calibri" w:hAnsi="Calibri" w:cs="Calibri"/>
                  <w:rPrChange w:author="LauraPGM" w:date="2025-10-01T09:45:00Z" w:id="4351">
                    <w:rPr/>
                  </w:rPrChange>
                </w:rPr>
                <w:delText>80</w:delText>
              </w:r>
            </w:del>
          </w:p>
        </w:tc>
        <w:tc>
          <w:tcPr>
            <w:tcW w:w="1269"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322F3655" w14:textId="53D4B7E0">
            <w:pPr>
              <w:pStyle w:val="Normal0"/>
              <w:spacing w:line="360" w:lineRule="auto"/>
              <w:jc w:val="both"/>
              <w:rPr>
                <w:del w:author="LauraPGM" w:date="2025-10-01T15:48:00Z" w:id="4352"/>
                <w:rFonts w:ascii="Calibri" w:hAnsi="Calibri" w:cs="Calibri"/>
                <w:rPrChange w:author="LauraPGM" w:date="2025-10-01T09:45:00Z" w:id="4353">
                  <w:rPr>
                    <w:del w:author="LauraPGM" w:date="2025-10-01T15:48:00Z" w:id="4354"/>
                  </w:rPr>
                </w:rPrChange>
              </w:rPr>
            </w:pPr>
            <w:del w:author="LauraPGM" w:date="2025-10-01T15:48:00Z" w:id="4355">
              <w:r w:rsidRPr="00D645B6" w:rsidDel="00DC12A4">
                <w:rPr>
                  <w:rFonts w:ascii="Calibri" w:hAnsi="Calibri" w:cs="Calibri"/>
                  <w:rPrChange w:author="LauraPGM" w:date="2025-10-01T09:45:00Z" w:id="4356">
                    <w:rPr/>
                  </w:rPrChange>
                </w:rPr>
                <w:delText>$</w:delText>
              </w:r>
              <w:r w:rsidRPr="00D645B6" w:rsidDel="00DC12A4" w:rsidR="00665517">
                <w:rPr>
                  <w:rFonts w:ascii="Calibri" w:hAnsi="Calibri" w:cs="Calibri"/>
                  <w:rPrChange w:author="LauraPGM" w:date="2025-10-01T09:45:00Z" w:id="4357">
                    <w:rPr/>
                  </w:rPrChange>
                </w:rPr>
                <w:delText>3.717.</w:delText>
              </w:r>
              <w:r w:rsidRPr="00D645B6" w:rsidDel="00DC12A4" w:rsidR="00792AAF">
                <w:rPr>
                  <w:rFonts w:ascii="Calibri" w:hAnsi="Calibri" w:cs="Calibri"/>
                  <w:rPrChange w:author="LauraPGM" w:date="2025-10-01T09:45:00Z" w:id="4358">
                    <w:rPr/>
                  </w:rPrChange>
                </w:rPr>
                <w:delText>20</w:delText>
              </w:r>
            </w:del>
          </w:p>
        </w:tc>
        <w:tc>
          <w:tcPr>
            <w:tcW w:w="123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58442462" w14:textId="365D98C3">
            <w:pPr>
              <w:pStyle w:val="Normal0"/>
              <w:spacing w:line="360" w:lineRule="auto"/>
              <w:jc w:val="both"/>
              <w:rPr>
                <w:del w:author="LauraPGM" w:date="2025-10-01T15:48:00Z" w:id="4359"/>
                <w:rFonts w:ascii="Calibri" w:hAnsi="Calibri" w:cs="Calibri"/>
                <w:rPrChange w:author="LauraPGM" w:date="2025-10-01T09:45:00Z" w:id="4360">
                  <w:rPr>
                    <w:del w:author="LauraPGM" w:date="2025-10-01T15:48:00Z" w:id="4361"/>
                  </w:rPr>
                </w:rPrChange>
              </w:rPr>
            </w:pPr>
            <w:del w:author="LauraPGM" w:date="2025-10-01T15:48:00Z" w:id="4362">
              <w:r w:rsidRPr="00D645B6" w:rsidDel="00DC12A4">
                <w:rPr>
                  <w:rFonts w:ascii="Calibri" w:hAnsi="Calibri" w:cs="Calibri"/>
                  <w:rPrChange w:author="LauraPGM" w:date="2025-10-01T09:45:00Z" w:id="4363">
                    <w:rPr/>
                  </w:rPrChange>
                </w:rPr>
                <w:delText>$</w:delText>
              </w:r>
              <w:r w:rsidRPr="00D645B6" w:rsidDel="00DC12A4" w:rsidR="00665517">
                <w:rPr>
                  <w:rFonts w:ascii="Calibri" w:hAnsi="Calibri" w:cs="Calibri"/>
                  <w:rPrChange w:author="LauraPGM" w:date="2025-10-01T09:45:00Z" w:id="4364">
                    <w:rPr/>
                  </w:rPrChange>
                </w:rPr>
                <w:delText>0.</w:delText>
              </w:r>
              <w:r w:rsidRPr="00D645B6" w:rsidDel="00DC12A4" w:rsidR="00792AAF">
                <w:rPr>
                  <w:rFonts w:ascii="Calibri" w:hAnsi="Calibri" w:cs="Calibri"/>
                  <w:rPrChange w:author="LauraPGM" w:date="2025-10-01T09:45:00Z" w:id="4365">
                    <w:rPr/>
                  </w:rPrChange>
                </w:rPr>
                <w:delText>296</w:delText>
              </w:r>
            </w:del>
          </w:p>
        </w:tc>
        <w:tc>
          <w:tcPr>
            <w:tcW w:w="7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4934A4B5" w14:textId="7C4CF6F4">
            <w:pPr>
              <w:pStyle w:val="Normal0"/>
              <w:spacing w:line="360" w:lineRule="auto"/>
              <w:jc w:val="both"/>
              <w:rPr>
                <w:del w:author="LauraPGM" w:date="2025-10-01T15:48:00Z" w:id="4366"/>
                <w:rFonts w:ascii="Calibri" w:hAnsi="Calibri" w:cs="Calibri"/>
                <w:rPrChange w:author="LauraPGM" w:date="2025-10-01T09:45:00Z" w:id="4367">
                  <w:rPr>
                    <w:del w:author="LauraPGM" w:date="2025-10-01T15:48:00Z" w:id="4368"/>
                  </w:rPr>
                </w:rPrChange>
              </w:rPr>
            </w:pPr>
            <w:del w:author="LauraPGM" w:date="2025-10-01T15:48:00Z" w:id="4369">
              <w:r w:rsidRPr="00D645B6" w:rsidDel="00DC12A4">
                <w:rPr>
                  <w:rFonts w:ascii="Calibri" w:hAnsi="Calibri" w:cs="Calibri"/>
                  <w:rPrChange w:author="LauraPGM" w:date="2025-10-01T09:45:00Z" w:id="4370">
                    <w:rPr/>
                  </w:rPrChange>
                </w:rPr>
                <w:delText>$</w:delText>
              </w:r>
              <w:r w:rsidRPr="00D645B6" w:rsidDel="00DC12A4" w:rsidR="00665517">
                <w:rPr>
                  <w:rFonts w:ascii="Calibri" w:hAnsi="Calibri" w:cs="Calibri"/>
                  <w:rPrChange w:author="LauraPGM" w:date="2025-10-01T09:45:00Z" w:id="4371">
                    <w:rPr/>
                  </w:rPrChange>
                </w:rPr>
                <w:delText>1.099.</w:delText>
              </w:r>
              <w:r w:rsidRPr="00D645B6" w:rsidDel="00DC12A4" w:rsidR="00792AAF">
                <w:rPr>
                  <w:rFonts w:ascii="Calibri" w:hAnsi="Calibri" w:cs="Calibri"/>
                  <w:rPrChange w:author="LauraPGM" w:date="2025-10-01T09:45:00Z" w:id="4372">
                    <w:rPr/>
                  </w:rPrChange>
                </w:rPr>
                <w:delText>99</w:delText>
              </w:r>
            </w:del>
          </w:p>
        </w:tc>
      </w:tr>
      <w:tr w:rsidRPr="00D645B6" w:rsidR="00792AAF" w:rsidDel="00DC12A4" w:rsidTr="00DB434E" w14:paraId="037532E2" w14:textId="6245E10A">
        <w:trPr>
          <w:del w:author="LauraPGM" w:date="2025-10-01T15:48:00Z" w:id="4373"/>
        </w:trPr>
        <w:tc>
          <w:tcPr>
            <w:tcW w:w="378"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792AAF" w14:paraId="1D5DB6FE" w14:textId="4CCD3874">
            <w:pPr>
              <w:pStyle w:val="Normal0"/>
              <w:spacing w:line="360" w:lineRule="auto"/>
              <w:jc w:val="both"/>
              <w:rPr>
                <w:del w:author="LauraPGM" w:date="2025-10-01T15:48:00Z" w:id="4374"/>
                <w:rFonts w:ascii="Calibri" w:hAnsi="Calibri" w:cs="Calibri"/>
                <w:rPrChange w:author="LauraPGM" w:date="2025-10-01T09:45:00Z" w:id="4375">
                  <w:rPr>
                    <w:del w:author="LauraPGM" w:date="2025-10-01T15:48:00Z" w:id="4376"/>
                  </w:rPr>
                </w:rPrChange>
              </w:rPr>
            </w:pPr>
            <w:del w:author="LauraPGM" w:date="2025-10-01T15:48:00Z" w:id="4377">
              <w:r w:rsidRPr="00D645B6" w:rsidDel="00DC12A4">
                <w:rPr>
                  <w:rFonts w:ascii="Calibri" w:hAnsi="Calibri" w:cs="Calibri"/>
                  <w:rPrChange w:author="LauraPGM" w:date="2025-10-01T09:45:00Z" w:id="4378">
                    <w:rPr/>
                  </w:rPrChange>
                </w:rPr>
                <w:delText>8</w:delText>
              </w:r>
            </w:del>
          </w:p>
        </w:tc>
        <w:tc>
          <w:tcPr>
            <w:tcW w:w="6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2F41FA7A" w14:textId="23CCDA02">
            <w:pPr>
              <w:pStyle w:val="Normal0"/>
              <w:spacing w:line="360" w:lineRule="auto"/>
              <w:jc w:val="both"/>
              <w:rPr>
                <w:del w:author="LauraPGM" w:date="2025-10-01T15:48:00Z" w:id="4379"/>
                <w:rFonts w:ascii="Calibri" w:hAnsi="Calibri" w:cs="Calibri"/>
                <w:rPrChange w:author="LauraPGM" w:date="2025-10-01T09:45:00Z" w:id="4380">
                  <w:rPr>
                    <w:del w:author="LauraPGM" w:date="2025-10-01T15:48:00Z" w:id="4381"/>
                  </w:rPr>
                </w:rPrChange>
              </w:rPr>
            </w:pPr>
            <w:del w:author="LauraPGM" w:date="2025-10-01T15:48:00Z" w:id="4382">
              <w:r w:rsidRPr="00D645B6" w:rsidDel="00DC12A4">
                <w:rPr>
                  <w:rFonts w:ascii="Calibri" w:hAnsi="Calibri" w:cs="Calibri"/>
                  <w:rPrChange w:author="LauraPGM" w:date="2025-10-01T09:45:00Z" w:id="4383">
                    <w:rPr/>
                  </w:rPrChange>
                </w:rPr>
                <w:delText>$</w:delText>
              </w:r>
              <w:r w:rsidRPr="00D645B6" w:rsidDel="00DC12A4" w:rsidR="00665517">
                <w:rPr>
                  <w:rFonts w:ascii="Calibri" w:hAnsi="Calibri" w:cs="Calibri"/>
                  <w:rPrChange w:author="LauraPGM" w:date="2025-10-01T09:45:00Z" w:id="4384">
                    <w:rPr/>
                  </w:rPrChange>
                </w:rPr>
                <w:delText>7.451.</w:delText>
              </w:r>
              <w:r w:rsidRPr="00D645B6" w:rsidDel="00DC12A4" w:rsidR="00792AAF">
                <w:rPr>
                  <w:rFonts w:ascii="Calibri" w:hAnsi="Calibri" w:cs="Calibri"/>
                  <w:rPrChange w:author="LauraPGM" w:date="2025-10-01T09:45:00Z" w:id="4385">
                    <w:rPr/>
                  </w:rPrChange>
                </w:rPr>
                <w:delText>00</w:delText>
              </w:r>
            </w:del>
          </w:p>
        </w:tc>
        <w:tc>
          <w:tcPr>
            <w:tcW w:w="6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1132E9BF" w14:textId="5FAD8468">
            <w:pPr>
              <w:pStyle w:val="Normal0"/>
              <w:spacing w:line="360" w:lineRule="auto"/>
              <w:jc w:val="both"/>
              <w:rPr>
                <w:del w:author="LauraPGM" w:date="2025-10-01T15:48:00Z" w:id="4386"/>
                <w:rFonts w:ascii="Calibri" w:hAnsi="Calibri" w:cs="Calibri"/>
                <w:rPrChange w:author="LauraPGM" w:date="2025-10-01T09:45:00Z" w:id="4387">
                  <w:rPr>
                    <w:del w:author="LauraPGM" w:date="2025-10-01T15:48:00Z" w:id="4388"/>
                  </w:rPr>
                </w:rPrChange>
              </w:rPr>
            </w:pPr>
            <w:del w:author="LauraPGM" w:date="2025-10-01T15:48:00Z" w:id="4389">
              <w:r w:rsidRPr="00D645B6" w:rsidDel="00DC12A4">
                <w:rPr>
                  <w:rFonts w:ascii="Calibri" w:hAnsi="Calibri" w:cs="Calibri"/>
                  <w:rPrChange w:author="LauraPGM" w:date="2025-10-01T09:45:00Z" w:id="4390">
                    <w:rPr/>
                  </w:rPrChange>
                </w:rPr>
                <w:delText>$</w:delText>
              </w:r>
              <w:r w:rsidRPr="00D645B6" w:rsidDel="00DC12A4" w:rsidR="00665517">
                <w:rPr>
                  <w:rFonts w:ascii="Calibri" w:hAnsi="Calibri" w:cs="Calibri"/>
                  <w:rPrChange w:author="LauraPGM" w:date="2025-10-01T09:45:00Z" w:id="4391">
                    <w:rPr/>
                  </w:rPrChange>
                </w:rPr>
                <w:delText>3.733.</w:delText>
              </w:r>
              <w:r w:rsidRPr="00D645B6" w:rsidDel="00DC12A4" w:rsidR="00792AAF">
                <w:rPr>
                  <w:rFonts w:ascii="Calibri" w:hAnsi="Calibri" w:cs="Calibri"/>
                  <w:rPrChange w:author="LauraPGM" w:date="2025-10-01T09:45:00Z" w:id="4392">
                    <w:rPr/>
                  </w:rPrChange>
                </w:rPr>
                <w:delText>80</w:delText>
              </w:r>
            </w:del>
          </w:p>
        </w:tc>
        <w:tc>
          <w:tcPr>
            <w:tcW w:w="1269"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693E0C8A" w14:textId="07F8D632">
            <w:pPr>
              <w:pStyle w:val="Normal0"/>
              <w:spacing w:line="360" w:lineRule="auto"/>
              <w:jc w:val="both"/>
              <w:rPr>
                <w:del w:author="LauraPGM" w:date="2025-10-01T15:48:00Z" w:id="4393"/>
                <w:rFonts w:ascii="Calibri" w:hAnsi="Calibri" w:cs="Calibri"/>
                <w:rPrChange w:author="LauraPGM" w:date="2025-10-01T09:45:00Z" w:id="4394">
                  <w:rPr>
                    <w:del w:author="LauraPGM" w:date="2025-10-01T15:48:00Z" w:id="4395"/>
                  </w:rPr>
                </w:rPrChange>
              </w:rPr>
            </w:pPr>
            <w:del w:author="LauraPGM" w:date="2025-10-01T15:48:00Z" w:id="4396">
              <w:r w:rsidRPr="00D645B6" w:rsidDel="00DC12A4">
                <w:rPr>
                  <w:rFonts w:ascii="Calibri" w:hAnsi="Calibri" w:cs="Calibri"/>
                  <w:rPrChange w:author="LauraPGM" w:date="2025-10-01T09:45:00Z" w:id="4397">
                    <w:rPr/>
                  </w:rPrChange>
                </w:rPr>
                <w:delText>$</w:delText>
              </w:r>
              <w:r w:rsidRPr="00D645B6" w:rsidDel="00DC12A4" w:rsidR="00665517">
                <w:rPr>
                  <w:rFonts w:ascii="Calibri" w:hAnsi="Calibri" w:cs="Calibri"/>
                  <w:rPrChange w:author="LauraPGM" w:date="2025-10-01T09:45:00Z" w:id="4398">
                    <w:rPr/>
                  </w:rPrChange>
                </w:rPr>
                <w:delText>3.717.</w:delText>
              </w:r>
              <w:r w:rsidRPr="00D645B6" w:rsidDel="00DC12A4" w:rsidR="00792AAF">
                <w:rPr>
                  <w:rFonts w:ascii="Calibri" w:hAnsi="Calibri" w:cs="Calibri"/>
                  <w:rPrChange w:author="LauraPGM" w:date="2025-10-01T09:45:00Z" w:id="4399">
                    <w:rPr/>
                  </w:rPrChange>
                </w:rPr>
                <w:delText>20</w:delText>
              </w:r>
            </w:del>
          </w:p>
        </w:tc>
        <w:tc>
          <w:tcPr>
            <w:tcW w:w="123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0C740744" w14:textId="58C68404">
            <w:pPr>
              <w:pStyle w:val="Normal0"/>
              <w:spacing w:line="360" w:lineRule="auto"/>
              <w:jc w:val="both"/>
              <w:rPr>
                <w:del w:author="LauraPGM" w:date="2025-10-01T15:48:00Z" w:id="4400"/>
                <w:rFonts w:ascii="Calibri" w:hAnsi="Calibri" w:cs="Calibri"/>
                <w:rPrChange w:author="LauraPGM" w:date="2025-10-01T09:45:00Z" w:id="4401">
                  <w:rPr>
                    <w:del w:author="LauraPGM" w:date="2025-10-01T15:48:00Z" w:id="4402"/>
                  </w:rPr>
                </w:rPrChange>
              </w:rPr>
            </w:pPr>
            <w:del w:author="LauraPGM" w:date="2025-10-01T15:48:00Z" w:id="4403">
              <w:r w:rsidRPr="00D645B6" w:rsidDel="00DC12A4">
                <w:rPr>
                  <w:rFonts w:ascii="Calibri" w:hAnsi="Calibri" w:cs="Calibri"/>
                  <w:rPrChange w:author="LauraPGM" w:date="2025-10-01T09:45:00Z" w:id="4404">
                    <w:rPr/>
                  </w:rPrChange>
                </w:rPr>
                <w:delText>$</w:delText>
              </w:r>
              <w:r w:rsidRPr="00D645B6" w:rsidDel="00DC12A4" w:rsidR="00665517">
                <w:rPr>
                  <w:rFonts w:ascii="Calibri" w:hAnsi="Calibri" w:cs="Calibri"/>
                  <w:rPrChange w:author="LauraPGM" w:date="2025-10-01T09:45:00Z" w:id="4405">
                    <w:rPr/>
                  </w:rPrChange>
                </w:rPr>
                <w:delText>0.</w:delText>
              </w:r>
              <w:r w:rsidRPr="00D645B6" w:rsidDel="00DC12A4" w:rsidR="00792AAF">
                <w:rPr>
                  <w:rFonts w:ascii="Calibri" w:hAnsi="Calibri" w:cs="Calibri"/>
                  <w:rPrChange w:author="LauraPGM" w:date="2025-10-01T09:45:00Z" w:id="4406">
                    <w:rPr/>
                  </w:rPrChange>
                </w:rPr>
                <w:delText>249</w:delText>
              </w:r>
            </w:del>
          </w:p>
        </w:tc>
        <w:tc>
          <w:tcPr>
            <w:tcW w:w="7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5A477C37" w14:textId="27C2410A">
            <w:pPr>
              <w:pStyle w:val="Normal0"/>
              <w:spacing w:line="360" w:lineRule="auto"/>
              <w:jc w:val="both"/>
              <w:rPr>
                <w:del w:author="LauraPGM" w:date="2025-10-01T15:48:00Z" w:id="4407"/>
                <w:rFonts w:ascii="Calibri" w:hAnsi="Calibri" w:cs="Calibri"/>
                <w:rPrChange w:author="LauraPGM" w:date="2025-10-01T09:45:00Z" w:id="4408">
                  <w:rPr>
                    <w:del w:author="LauraPGM" w:date="2025-10-01T15:48:00Z" w:id="4409"/>
                  </w:rPr>
                </w:rPrChange>
              </w:rPr>
            </w:pPr>
            <w:del w:author="LauraPGM" w:date="2025-10-01T15:48:00Z" w:id="4410">
              <w:r w:rsidRPr="00D645B6" w:rsidDel="00DC12A4">
                <w:rPr>
                  <w:rFonts w:ascii="Calibri" w:hAnsi="Calibri" w:cs="Calibri"/>
                  <w:rPrChange w:author="LauraPGM" w:date="2025-10-01T09:45:00Z" w:id="4411">
                    <w:rPr/>
                  </w:rPrChange>
                </w:rPr>
                <w:delText>$</w:delText>
              </w:r>
              <w:r w:rsidRPr="00D645B6" w:rsidDel="00DC12A4" w:rsidR="00665517">
                <w:rPr>
                  <w:rFonts w:ascii="Calibri" w:hAnsi="Calibri" w:cs="Calibri"/>
                  <w:rPrChange w:author="LauraPGM" w:date="2025-10-01T09:45:00Z" w:id="4412">
                    <w:rPr/>
                  </w:rPrChange>
                </w:rPr>
                <w:delText>924.</w:delText>
              </w:r>
              <w:r w:rsidRPr="00D645B6" w:rsidDel="00DC12A4" w:rsidR="00792AAF">
                <w:rPr>
                  <w:rFonts w:ascii="Calibri" w:hAnsi="Calibri" w:cs="Calibri"/>
                  <w:rPrChange w:author="LauraPGM" w:date="2025-10-01T09:45:00Z" w:id="4413">
                    <w:rPr/>
                  </w:rPrChange>
                </w:rPr>
                <w:delText>36</w:delText>
              </w:r>
            </w:del>
          </w:p>
        </w:tc>
      </w:tr>
      <w:tr w:rsidRPr="00D645B6" w:rsidR="00792AAF" w:rsidDel="00DC12A4" w:rsidTr="00DB434E" w14:paraId="46350161" w14:textId="30EB1F3E">
        <w:trPr>
          <w:del w:author="LauraPGM" w:date="2025-10-01T15:48:00Z" w:id="4414"/>
        </w:trPr>
        <w:tc>
          <w:tcPr>
            <w:tcW w:w="378"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792AAF" w14:paraId="422DC6F7" w14:textId="2DD7369E">
            <w:pPr>
              <w:pStyle w:val="Normal0"/>
              <w:spacing w:line="360" w:lineRule="auto"/>
              <w:jc w:val="both"/>
              <w:rPr>
                <w:del w:author="LauraPGM" w:date="2025-10-01T15:48:00Z" w:id="4415"/>
                <w:rFonts w:ascii="Calibri" w:hAnsi="Calibri" w:cs="Calibri"/>
                <w:rPrChange w:author="LauraPGM" w:date="2025-10-01T09:45:00Z" w:id="4416">
                  <w:rPr>
                    <w:del w:author="LauraPGM" w:date="2025-10-01T15:48:00Z" w:id="4417"/>
                  </w:rPr>
                </w:rPrChange>
              </w:rPr>
            </w:pPr>
            <w:del w:author="LauraPGM" w:date="2025-10-01T15:48:00Z" w:id="4418">
              <w:r w:rsidRPr="00D645B6" w:rsidDel="00DC12A4">
                <w:rPr>
                  <w:rFonts w:ascii="Calibri" w:hAnsi="Calibri" w:cs="Calibri"/>
                  <w:rPrChange w:author="LauraPGM" w:date="2025-10-01T09:45:00Z" w:id="4419">
                    <w:rPr/>
                  </w:rPrChange>
                </w:rPr>
                <w:delText>9</w:delText>
              </w:r>
            </w:del>
          </w:p>
        </w:tc>
        <w:tc>
          <w:tcPr>
            <w:tcW w:w="6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7136DAC7" w14:textId="7D8C9AF2">
            <w:pPr>
              <w:pStyle w:val="Normal0"/>
              <w:spacing w:line="360" w:lineRule="auto"/>
              <w:jc w:val="both"/>
              <w:rPr>
                <w:del w:author="LauraPGM" w:date="2025-10-01T15:48:00Z" w:id="4420"/>
                <w:rFonts w:ascii="Calibri" w:hAnsi="Calibri" w:cs="Calibri"/>
                <w:rPrChange w:author="LauraPGM" w:date="2025-10-01T09:45:00Z" w:id="4421">
                  <w:rPr>
                    <w:del w:author="LauraPGM" w:date="2025-10-01T15:48:00Z" w:id="4422"/>
                  </w:rPr>
                </w:rPrChange>
              </w:rPr>
            </w:pPr>
            <w:del w:author="LauraPGM" w:date="2025-10-01T15:48:00Z" w:id="4423">
              <w:r w:rsidRPr="00D645B6" w:rsidDel="00DC12A4">
                <w:rPr>
                  <w:rFonts w:ascii="Calibri" w:hAnsi="Calibri" w:cs="Calibri"/>
                  <w:rPrChange w:author="LauraPGM" w:date="2025-10-01T09:45:00Z" w:id="4424">
                    <w:rPr/>
                  </w:rPrChange>
                </w:rPr>
                <w:delText>$</w:delText>
              </w:r>
              <w:r w:rsidRPr="00D645B6" w:rsidDel="00DC12A4" w:rsidR="00665517">
                <w:rPr>
                  <w:rFonts w:ascii="Calibri" w:hAnsi="Calibri" w:cs="Calibri"/>
                  <w:rPrChange w:author="LauraPGM" w:date="2025-10-01T09:45:00Z" w:id="4425">
                    <w:rPr/>
                  </w:rPrChange>
                </w:rPr>
                <w:delText>7.451.</w:delText>
              </w:r>
              <w:r w:rsidRPr="00D645B6" w:rsidDel="00DC12A4" w:rsidR="00792AAF">
                <w:rPr>
                  <w:rFonts w:ascii="Calibri" w:hAnsi="Calibri" w:cs="Calibri"/>
                  <w:rPrChange w:author="LauraPGM" w:date="2025-10-01T09:45:00Z" w:id="4426">
                    <w:rPr/>
                  </w:rPrChange>
                </w:rPr>
                <w:delText>00</w:delText>
              </w:r>
            </w:del>
          </w:p>
        </w:tc>
        <w:tc>
          <w:tcPr>
            <w:tcW w:w="6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6073F775" w14:textId="42B98C53">
            <w:pPr>
              <w:pStyle w:val="Normal0"/>
              <w:spacing w:line="360" w:lineRule="auto"/>
              <w:jc w:val="both"/>
              <w:rPr>
                <w:del w:author="LauraPGM" w:date="2025-10-01T15:48:00Z" w:id="4427"/>
                <w:rFonts w:ascii="Calibri" w:hAnsi="Calibri" w:cs="Calibri"/>
                <w:rPrChange w:author="LauraPGM" w:date="2025-10-01T09:45:00Z" w:id="4428">
                  <w:rPr>
                    <w:del w:author="LauraPGM" w:date="2025-10-01T15:48:00Z" w:id="4429"/>
                  </w:rPr>
                </w:rPrChange>
              </w:rPr>
            </w:pPr>
            <w:del w:author="LauraPGM" w:date="2025-10-01T15:48:00Z" w:id="4430">
              <w:r w:rsidRPr="00D645B6" w:rsidDel="00DC12A4">
                <w:rPr>
                  <w:rFonts w:ascii="Calibri" w:hAnsi="Calibri" w:cs="Calibri"/>
                  <w:rPrChange w:author="LauraPGM" w:date="2025-10-01T09:45:00Z" w:id="4431">
                    <w:rPr/>
                  </w:rPrChange>
                </w:rPr>
                <w:delText>$</w:delText>
              </w:r>
              <w:r w:rsidRPr="00D645B6" w:rsidDel="00DC12A4" w:rsidR="00665517">
                <w:rPr>
                  <w:rFonts w:ascii="Calibri" w:hAnsi="Calibri" w:cs="Calibri"/>
                  <w:rPrChange w:author="LauraPGM" w:date="2025-10-01T09:45:00Z" w:id="4432">
                    <w:rPr/>
                  </w:rPrChange>
                </w:rPr>
                <w:delText>3.733.</w:delText>
              </w:r>
              <w:r w:rsidRPr="00D645B6" w:rsidDel="00DC12A4" w:rsidR="00792AAF">
                <w:rPr>
                  <w:rFonts w:ascii="Calibri" w:hAnsi="Calibri" w:cs="Calibri"/>
                  <w:rPrChange w:author="LauraPGM" w:date="2025-10-01T09:45:00Z" w:id="4433">
                    <w:rPr/>
                  </w:rPrChange>
                </w:rPr>
                <w:delText>80</w:delText>
              </w:r>
            </w:del>
          </w:p>
        </w:tc>
        <w:tc>
          <w:tcPr>
            <w:tcW w:w="1269"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5BE92463" w14:textId="1FC4CDB6">
            <w:pPr>
              <w:pStyle w:val="Normal0"/>
              <w:spacing w:line="360" w:lineRule="auto"/>
              <w:jc w:val="both"/>
              <w:rPr>
                <w:del w:author="LauraPGM" w:date="2025-10-01T15:48:00Z" w:id="4434"/>
                <w:rFonts w:ascii="Calibri" w:hAnsi="Calibri" w:cs="Calibri"/>
                <w:rPrChange w:author="LauraPGM" w:date="2025-10-01T09:45:00Z" w:id="4435">
                  <w:rPr>
                    <w:del w:author="LauraPGM" w:date="2025-10-01T15:48:00Z" w:id="4436"/>
                  </w:rPr>
                </w:rPrChange>
              </w:rPr>
            </w:pPr>
            <w:del w:author="LauraPGM" w:date="2025-10-01T15:48:00Z" w:id="4437">
              <w:r w:rsidRPr="00D645B6" w:rsidDel="00DC12A4">
                <w:rPr>
                  <w:rFonts w:ascii="Calibri" w:hAnsi="Calibri" w:cs="Calibri"/>
                  <w:rPrChange w:author="LauraPGM" w:date="2025-10-01T09:45:00Z" w:id="4438">
                    <w:rPr/>
                  </w:rPrChange>
                </w:rPr>
                <w:delText>$</w:delText>
              </w:r>
              <w:r w:rsidRPr="00D645B6" w:rsidDel="00DC12A4" w:rsidR="00665517">
                <w:rPr>
                  <w:rFonts w:ascii="Calibri" w:hAnsi="Calibri" w:cs="Calibri"/>
                  <w:rPrChange w:author="LauraPGM" w:date="2025-10-01T09:45:00Z" w:id="4439">
                    <w:rPr/>
                  </w:rPrChange>
                </w:rPr>
                <w:delText>3.717.</w:delText>
              </w:r>
              <w:r w:rsidRPr="00D645B6" w:rsidDel="00DC12A4" w:rsidR="00792AAF">
                <w:rPr>
                  <w:rFonts w:ascii="Calibri" w:hAnsi="Calibri" w:cs="Calibri"/>
                  <w:rPrChange w:author="LauraPGM" w:date="2025-10-01T09:45:00Z" w:id="4440">
                    <w:rPr/>
                  </w:rPrChange>
                </w:rPr>
                <w:delText>20</w:delText>
              </w:r>
            </w:del>
          </w:p>
        </w:tc>
        <w:tc>
          <w:tcPr>
            <w:tcW w:w="123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1A25BE7D" w14:textId="17D4E937">
            <w:pPr>
              <w:pStyle w:val="Normal0"/>
              <w:spacing w:line="360" w:lineRule="auto"/>
              <w:jc w:val="both"/>
              <w:rPr>
                <w:del w:author="LauraPGM" w:date="2025-10-01T15:48:00Z" w:id="4441"/>
                <w:rFonts w:ascii="Calibri" w:hAnsi="Calibri" w:cs="Calibri"/>
                <w:rPrChange w:author="LauraPGM" w:date="2025-10-01T09:45:00Z" w:id="4442">
                  <w:rPr>
                    <w:del w:author="LauraPGM" w:date="2025-10-01T15:48:00Z" w:id="4443"/>
                  </w:rPr>
                </w:rPrChange>
              </w:rPr>
            </w:pPr>
            <w:del w:author="LauraPGM" w:date="2025-10-01T15:48:00Z" w:id="4444">
              <w:r w:rsidRPr="00D645B6" w:rsidDel="00DC12A4">
                <w:rPr>
                  <w:rFonts w:ascii="Calibri" w:hAnsi="Calibri" w:cs="Calibri"/>
                  <w:rPrChange w:author="LauraPGM" w:date="2025-10-01T09:45:00Z" w:id="4445">
                    <w:rPr/>
                  </w:rPrChange>
                </w:rPr>
                <w:delText>$</w:delText>
              </w:r>
              <w:r w:rsidRPr="00D645B6" w:rsidDel="00DC12A4" w:rsidR="00665517">
                <w:rPr>
                  <w:rFonts w:ascii="Calibri" w:hAnsi="Calibri" w:cs="Calibri"/>
                  <w:rPrChange w:author="LauraPGM" w:date="2025-10-01T09:45:00Z" w:id="4446">
                    <w:rPr/>
                  </w:rPrChange>
                </w:rPr>
                <w:delText>0.</w:delText>
              </w:r>
              <w:r w:rsidRPr="00D645B6" w:rsidDel="00DC12A4" w:rsidR="00792AAF">
                <w:rPr>
                  <w:rFonts w:ascii="Calibri" w:hAnsi="Calibri" w:cs="Calibri"/>
                  <w:rPrChange w:author="LauraPGM" w:date="2025-10-01T09:45:00Z" w:id="4447">
                    <w:rPr/>
                  </w:rPrChange>
                </w:rPr>
                <w:delText>209</w:delText>
              </w:r>
            </w:del>
          </w:p>
        </w:tc>
        <w:tc>
          <w:tcPr>
            <w:tcW w:w="7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350970B1" w14:textId="766C399C">
            <w:pPr>
              <w:pStyle w:val="Normal0"/>
              <w:spacing w:line="360" w:lineRule="auto"/>
              <w:jc w:val="both"/>
              <w:rPr>
                <w:del w:author="LauraPGM" w:date="2025-10-01T15:48:00Z" w:id="4448"/>
                <w:rFonts w:ascii="Calibri" w:hAnsi="Calibri" w:cs="Calibri"/>
                <w:rPrChange w:author="LauraPGM" w:date="2025-10-01T09:45:00Z" w:id="4449">
                  <w:rPr>
                    <w:del w:author="LauraPGM" w:date="2025-10-01T15:48:00Z" w:id="4450"/>
                  </w:rPr>
                </w:rPrChange>
              </w:rPr>
            </w:pPr>
            <w:del w:author="LauraPGM" w:date="2025-10-01T15:48:00Z" w:id="4451">
              <w:r w:rsidRPr="00D645B6" w:rsidDel="00DC12A4">
                <w:rPr>
                  <w:rFonts w:ascii="Calibri" w:hAnsi="Calibri" w:cs="Calibri"/>
                  <w:rPrChange w:author="LauraPGM" w:date="2025-10-01T09:45:00Z" w:id="4452">
                    <w:rPr/>
                  </w:rPrChange>
                </w:rPr>
                <w:delText>$</w:delText>
              </w:r>
              <w:r w:rsidRPr="00D645B6" w:rsidDel="00DC12A4" w:rsidR="00665517">
                <w:rPr>
                  <w:rFonts w:ascii="Calibri" w:hAnsi="Calibri" w:cs="Calibri"/>
                  <w:rPrChange w:author="LauraPGM" w:date="2025-10-01T09:45:00Z" w:id="4453">
                    <w:rPr/>
                  </w:rPrChange>
                </w:rPr>
                <w:delText>776.</w:delText>
              </w:r>
              <w:r w:rsidRPr="00D645B6" w:rsidDel="00DC12A4" w:rsidR="00792AAF">
                <w:rPr>
                  <w:rFonts w:ascii="Calibri" w:hAnsi="Calibri" w:cs="Calibri"/>
                  <w:rPrChange w:author="LauraPGM" w:date="2025-10-01T09:45:00Z" w:id="4454">
                    <w:rPr/>
                  </w:rPrChange>
                </w:rPr>
                <w:delText>77</w:delText>
              </w:r>
            </w:del>
          </w:p>
        </w:tc>
      </w:tr>
      <w:tr w:rsidRPr="00D645B6" w:rsidR="00792AAF" w:rsidDel="00DC12A4" w:rsidTr="00DB434E" w14:paraId="0F358A83" w14:textId="5204C103">
        <w:trPr>
          <w:del w:author="LauraPGM" w:date="2025-10-01T15:48:00Z" w:id="4455"/>
        </w:trPr>
        <w:tc>
          <w:tcPr>
            <w:tcW w:w="378"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792AAF" w14:paraId="7A82C039" w14:textId="471A53E2">
            <w:pPr>
              <w:pStyle w:val="Normal0"/>
              <w:spacing w:line="360" w:lineRule="auto"/>
              <w:jc w:val="both"/>
              <w:rPr>
                <w:del w:author="LauraPGM" w:date="2025-10-01T15:48:00Z" w:id="4456"/>
                <w:rFonts w:ascii="Calibri" w:hAnsi="Calibri" w:cs="Calibri"/>
                <w:rPrChange w:author="LauraPGM" w:date="2025-10-01T09:45:00Z" w:id="4457">
                  <w:rPr>
                    <w:del w:author="LauraPGM" w:date="2025-10-01T15:48:00Z" w:id="4458"/>
                  </w:rPr>
                </w:rPrChange>
              </w:rPr>
            </w:pPr>
            <w:del w:author="LauraPGM" w:date="2025-10-01T15:48:00Z" w:id="4459">
              <w:r w:rsidRPr="00D645B6" w:rsidDel="00DC12A4">
                <w:rPr>
                  <w:rFonts w:ascii="Calibri" w:hAnsi="Calibri" w:cs="Calibri"/>
                  <w:rPrChange w:author="LauraPGM" w:date="2025-10-01T09:45:00Z" w:id="4460">
                    <w:rPr/>
                  </w:rPrChange>
                </w:rPr>
                <w:delText>10</w:delText>
              </w:r>
            </w:del>
          </w:p>
        </w:tc>
        <w:tc>
          <w:tcPr>
            <w:tcW w:w="6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051550AF" w14:textId="0E9773B3">
            <w:pPr>
              <w:pStyle w:val="Normal0"/>
              <w:spacing w:line="360" w:lineRule="auto"/>
              <w:jc w:val="both"/>
              <w:rPr>
                <w:del w:author="LauraPGM" w:date="2025-10-01T15:48:00Z" w:id="4461"/>
                <w:rFonts w:ascii="Calibri" w:hAnsi="Calibri" w:cs="Calibri"/>
                <w:rPrChange w:author="LauraPGM" w:date="2025-10-01T09:45:00Z" w:id="4462">
                  <w:rPr>
                    <w:del w:author="LauraPGM" w:date="2025-10-01T15:48:00Z" w:id="4463"/>
                  </w:rPr>
                </w:rPrChange>
              </w:rPr>
            </w:pPr>
            <w:del w:author="LauraPGM" w:date="2025-10-01T15:48:00Z" w:id="4464">
              <w:r w:rsidRPr="00D645B6" w:rsidDel="00DC12A4">
                <w:rPr>
                  <w:rFonts w:ascii="Calibri" w:hAnsi="Calibri" w:cs="Calibri"/>
                  <w:rPrChange w:author="LauraPGM" w:date="2025-10-01T09:45:00Z" w:id="4465">
                    <w:rPr/>
                  </w:rPrChange>
                </w:rPr>
                <w:delText>$</w:delText>
              </w:r>
              <w:r w:rsidRPr="00D645B6" w:rsidDel="00DC12A4" w:rsidR="00665517">
                <w:rPr>
                  <w:rFonts w:ascii="Calibri" w:hAnsi="Calibri" w:cs="Calibri"/>
                  <w:rPrChange w:author="LauraPGM" w:date="2025-10-01T09:45:00Z" w:id="4466">
                    <w:rPr/>
                  </w:rPrChange>
                </w:rPr>
                <w:delText>7.451.</w:delText>
              </w:r>
              <w:r w:rsidRPr="00D645B6" w:rsidDel="00DC12A4" w:rsidR="00792AAF">
                <w:rPr>
                  <w:rFonts w:ascii="Calibri" w:hAnsi="Calibri" w:cs="Calibri"/>
                  <w:rPrChange w:author="LauraPGM" w:date="2025-10-01T09:45:00Z" w:id="4467">
                    <w:rPr/>
                  </w:rPrChange>
                </w:rPr>
                <w:delText>00</w:delText>
              </w:r>
            </w:del>
          </w:p>
        </w:tc>
        <w:tc>
          <w:tcPr>
            <w:tcW w:w="6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1DC4F45C" w14:textId="5FA0882B">
            <w:pPr>
              <w:pStyle w:val="Normal0"/>
              <w:spacing w:line="360" w:lineRule="auto"/>
              <w:jc w:val="both"/>
              <w:rPr>
                <w:del w:author="LauraPGM" w:date="2025-10-01T15:48:00Z" w:id="4468"/>
                <w:rFonts w:ascii="Calibri" w:hAnsi="Calibri" w:cs="Calibri"/>
                <w:rPrChange w:author="LauraPGM" w:date="2025-10-01T09:45:00Z" w:id="4469">
                  <w:rPr>
                    <w:del w:author="LauraPGM" w:date="2025-10-01T15:48:00Z" w:id="4470"/>
                  </w:rPr>
                </w:rPrChange>
              </w:rPr>
            </w:pPr>
            <w:del w:author="LauraPGM" w:date="2025-10-01T15:48:00Z" w:id="4471">
              <w:r w:rsidRPr="00D645B6" w:rsidDel="00DC12A4">
                <w:rPr>
                  <w:rFonts w:ascii="Calibri" w:hAnsi="Calibri" w:cs="Calibri"/>
                  <w:rPrChange w:author="LauraPGM" w:date="2025-10-01T09:45:00Z" w:id="4472">
                    <w:rPr/>
                  </w:rPrChange>
                </w:rPr>
                <w:delText>$</w:delText>
              </w:r>
              <w:r w:rsidRPr="00D645B6" w:rsidDel="00DC12A4" w:rsidR="00665517">
                <w:rPr>
                  <w:rFonts w:ascii="Calibri" w:hAnsi="Calibri" w:cs="Calibri"/>
                  <w:rPrChange w:author="LauraPGM" w:date="2025-10-01T09:45:00Z" w:id="4473">
                    <w:rPr/>
                  </w:rPrChange>
                </w:rPr>
                <w:delText>3.733.</w:delText>
              </w:r>
              <w:r w:rsidRPr="00D645B6" w:rsidDel="00DC12A4" w:rsidR="00792AAF">
                <w:rPr>
                  <w:rFonts w:ascii="Calibri" w:hAnsi="Calibri" w:cs="Calibri"/>
                  <w:rPrChange w:author="LauraPGM" w:date="2025-10-01T09:45:00Z" w:id="4474">
                    <w:rPr/>
                  </w:rPrChange>
                </w:rPr>
                <w:delText>80</w:delText>
              </w:r>
            </w:del>
          </w:p>
        </w:tc>
        <w:tc>
          <w:tcPr>
            <w:tcW w:w="1269"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27DF3C66" w14:textId="422BC35F">
            <w:pPr>
              <w:pStyle w:val="Normal0"/>
              <w:spacing w:line="360" w:lineRule="auto"/>
              <w:jc w:val="both"/>
              <w:rPr>
                <w:del w:author="LauraPGM" w:date="2025-10-01T15:48:00Z" w:id="4475"/>
                <w:rFonts w:ascii="Calibri" w:hAnsi="Calibri" w:cs="Calibri"/>
                <w:rPrChange w:author="LauraPGM" w:date="2025-10-01T09:45:00Z" w:id="4476">
                  <w:rPr>
                    <w:del w:author="LauraPGM" w:date="2025-10-01T15:48:00Z" w:id="4477"/>
                  </w:rPr>
                </w:rPrChange>
              </w:rPr>
            </w:pPr>
            <w:del w:author="LauraPGM" w:date="2025-10-01T15:48:00Z" w:id="4478">
              <w:r w:rsidRPr="00D645B6" w:rsidDel="00DC12A4">
                <w:rPr>
                  <w:rFonts w:ascii="Calibri" w:hAnsi="Calibri" w:cs="Calibri"/>
                  <w:rPrChange w:author="LauraPGM" w:date="2025-10-01T09:45:00Z" w:id="4479">
                    <w:rPr/>
                  </w:rPrChange>
                </w:rPr>
                <w:delText>$</w:delText>
              </w:r>
              <w:r w:rsidRPr="00D645B6" w:rsidDel="00DC12A4" w:rsidR="00665517">
                <w:rPr>
                  <w:rFonts w:ascii="Calibri" w:hAnsi="Calibri" w:cs="Calibri"/>
                  <w:rPrChange w:author="LauraPGM" w:date="2025-10-01T09:45:00Z" w:id="4480">
                    <w:rPr/>
                  </w:rPrChange>
                </w:rPr>
                <w:delText>3.717.</w:delText>
              </w:r>
              <w:r w:rsidRPr="00D645B6" w:rsidDel="00DC12A4" w:rsidR="00792AAF">
                <w:rPr>
                  <w:rFonts w:ascii="Calibri" w:hAnsi="Calibri" w:cs="Calibri"/>
                  <w:rPrChange w:author="LauraPGM" w:date="2025-10-01T09:45:00Z" w:id="4481">
                    <w:rPr/>
                  </w:rPrChange>
                </w:rPr>
                <w:delText>20</w:delText>
              </w:r>
            </w:del>
          </w:p>
        </w:tc>
        <w:tc>
          <w:tcPr>
            <w:tcW w:w="123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3A1CD9C4" w14:textId="1FC369B5">
            <w:pPr>
              <w:pStyle w:val="Normal0"/>
              <w:spacing w:line="360" w:lineRule="auto"/>
              <w:jc w:val="both"/>
              <w:rPr>
                <w:del w:author="LauraPGM" w:date="2025-10-01T15:48:00Z" w:id="4482"/>
                <w:rFonts w:ascii="Calibri" w:hAnsi="Calibri" w:cs="Calibri"/>
                <w:rPrChange w:author="LauraPGM" w:date="2025-10-01T09:45:00Z" w:id="4483">
                  <w:rPr>
                    <w:del w:author="LauraPGM" w:date="2025-10-01T15:48:00Z" w:id="4484"/>
                  </w:rPr>
                </w:rPrChange>
              </w:rPr>
            </w:pPr>
            <w:del w:author="LauraPGM" w:date="2025-10-01T15:48:00Z" w:id="4485">
              <w:r w:rsidRPr="00D645B6" w:rsidDel="00DC12A4">
                <w:rPr>
                  <w:rFonts w:ascii="Calibri" w:hAnsi="Calibri" w:cs="Calibri"/>
                  <w:rPrChange w:author="LauraPGM" w:date="2025-10-01T09:45:00Z" w:id="4486">
                    <w:rPr/>
                  </w:rPrChange>
                </w:rPr>
                <w:delText>$</w:delText>
              </w:r>
              <w:r w:rsidRPr="00D645B6" w:rsidDel="00DC12A4" w:rsidR="00665517">
                <w:rPr>
                  <w:rFonts w:ascii="Calibri" w:hAnsi="Calibri" w:cs="Calibri"/>
                  <w:rPrChange w:author="LauraPGM" w:date="2025-10-01T09:45:00Z" w:id="4487">
                    <w:rPr/>
                  </w:rPrChange>
                </w:rPr>
                <w:delText>0.</w:delText>
              </w:r>
              <w:r w:rsidRPr="00D645B6" w:rsidDel="00DC12A4" w:rsidR="00792AAF">
                <w:rPr>
                  <w:rFonts w:ascii="Calibri" w:hAnsi="Calibri" w:cs="Calibri"/>
                  <w:rPrChange w:author="LauraPGM" w:date="2025-10-01T09:45:00Z" w:id="4488">
                    <w:rPr/>
                  </w:rPrChange>
                </w:rPr>
                <w:delText>176</w:delText>
              </w:r>
            </w:del>
          </w:p>
        </w:tc>
        <w:tc>
          <w:tcPr>
            <w:tcW w:w="7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792AAF" w:rsidDel="00DC12A4" w:rsidP="001D59AC" w:rsidRDefault="00AA7134" w14:paraId="7FDAFD54" w14:textId="6EC3363D">
            <w:pPr>
              <w:pStyle w:val="Normal0"/>
              <w:spacing w:line="360" w:lineRule="auto"/>
              <w:jc w:val="both"/>
              <w:rPr>
                <w:del w:author="LauraPGM" w:date="2025-10-01T15:48:00Z" w:id="4489"/>
                <w:rFonts w:ascii="Calibri" w:hAnsi="Calibri" w:cs="Calibri"/>
                <w:rPrChange w:author="LauraPGM" w:date="2025-10-01T09:45:00Z" w:id="4490">
                  <w:rPr>
                    <w:del w:author="LauraPGM" w:date="2025-10-01T15:48:00Z" w:id="4491"/>
                  </w:rPr>
                </w:rPrChange>
              </w:rPr>
            </w:pPr>
            <w:del w:author="LauraPGM" w:date="2025-10-01T15:48:00Z" w:id="4492">
              <w:r w:rsidRPr="00D645B6" w:rsidDel="00DC12A4">
                <w:rPr>
                  <w:rFonts w:ascii="Calibri" w:hAnsi="Calibri" w:cs="Calibri"/>
                  <w:rPrChange w:author="LauraPGM" w:date="2025-10-01T09:45:00Z" w:id="4493">
                    <w:rPr/>
                  </w:rPrChange>
                </w:rPr>
                <w:delText>$</w:delText>
              </w:r>
              <w:r w:rsidRPr="00D645B6" w:rsidDel="00DC12A4" w:rsidR="00792AAF">
                <w:rPr>
                  <w:rFonts w:ascii="Calibri" w:hAnsi="Calibri" w:cs="Calibri"/>
                  <w:rPrChange w:author="LauraPGM" w:date="2025-10-01T09:45:00Z" w:id="4494">
                    <w:rPr/>
                  </w:rPrChange>
                </w:rPr>
                <w:delText>652.75</w:delText>
              </w:r>
            </w:del>
          </w:p>
        </w:tc>
      </w:tr>
      <w:tr w:rsidRPr="00D645B6" w:rsidR="00740F09" w:rsidDel="00DC12A4" w:rsidTr="00DB434E" w14:paraId="4E8606E8" w14:textId="268734E8">
        <w:trPr>
          <w:del w:author="LauraPGM" w:date="2025-10-01T15:48:00Z" w:id="4495"/>
        </w:trPr>
        <w:tc>
          <w:tcPr>
            <w:tcW w:w="378"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tcPr>
          <w:p w:rsidRPr="00D645B6" w:rsidR="00740F09" w:rsidDel="00DC12A4" w:rsidP="001D59AC" w:rsidRDefault="008E3D14" w14:paraId="3EAB67AD" w14:textId="52823EBB">
            <w:pPr>
              <w:pStyle w:val="Normal0"/>
              <w:spacing w:line="360" w:lineRule="auto"/>
              <w:jc w:val="both"/>
              <w:rPr>
                <w:del w:author="LauraPGM" w:date="2025-10-01T15:48:00Z" w:id="4496"/>
                <w:rFonts w:ascii="Calibri" w:hAnsi="Calibri" w:cs="Calibri"/>
                <w:rPrChange w:author="LauraPGM" w:date="2025-10-01T09:45:00Z" w:id="4497">
                  <w:rPr>
                    <w:del w:author="LauraPGM" w:date="2025-10-01T15:48:00Z" w:id="4498"/>
                  </w:rPr>
                </w:rPrChange>
              </w:rPr>
            </w:pPr>
            <w:del w:author="LauraPGM" w:date="2025-10-01T15:48:00Z" w:id="4499">
              <w:r w:rsidRPr="00D645B6" w:rsidDel="00DC12A4">
                <w:rPr>
                  <w:rFonts w:ascii="Calibri" w:hAnsi="Calibri" w:cs="Calibri"/>
                  <w:rPrChange w:author="LauraPGM" w:date="2025-10-01T09:45:00Z" w:id="4500">
                    <w:rPr/>
                  </w:rPrChange>
                </w:rPr>
                <w:delText>-</w:delText>
              </w:r>
            </w:del>
          </w:p>
        </w:tc>
        <w:tc>
          <w:tcPr>
            <w:tcW w:w="6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tcPr>
          <w:p w:rsidRPr="00D645B6" w:rsidR="00740F09" w:rsidDel="00DC12A4" w:rsidP="001D59AC" w:rsidRDefault="008E3D14" w14:paraId="50B5234D" w14:textId="3E87932F">
            <w:pPr>
              <w:pStyle w:val="Normal0"/>
              <w:spacing w:line="360" w:lineRule="auto"/>
              <w:jc w:val="both"/>
              <w:rPr>
                <w:del w:author="LauraPGM" w:date="2025-10-01T15:48:00Z" w:id="4501"/>
                <w:rFonts w:ascii="Calibri" w:hAnsi="Calibri" w:cs="Calibri"/>
                <w:rPrChange w:author="LauraPGM" w:date="2025-10-01T09:45:00Z" w:id="4502">
                  <w:rPr>
                    <w:del w:author="LauraPGM" w:date="2025-10-01T15:48:00Z" w:id="4503"/>
                  </w:rPr>
                </w:rPrChange>
              </w:rPr>
            </w:pPr>
            <w:del w:author="LauraPGM" w:date="2025-10-01T15:48:00Z" w:id="4504">
              <w:r w:rsidRPr="00D645B6" w:rsidDel="00DC12A4">
                <w:rPr>
                  <w:rFonts w:ascii="Calibri" w:hAnsi="Calibri" w:cs="Calibri"/>
                  <w:rPrChange w:author="LauraPGM" w:date="2025-10-01T09:45:00Z" w:id="4505">
                    <w:rPr/>
                  </w:rPrChange>
                </w:rPr>
                <w:delText>-</w:delText>
              </w:r>
            </w:del>
          </w:p>
        </w:tc>
        <w:tc>
          <w:tcPr>
            <w:tcW w:w="6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tcPr>
          <w:p w:rsidRPr="00D645B6" w:rsidR="00740F09" w:rsidDel="00DC12A4" w:rsidP="001D59AC" w:rsidRDefault="008E3D14" w14:paraId="50181770" w14:textId="43775374">
            <w:pPr>
              <w:pStyle w:val="Normal0"/>
              <w:spacing w:line="360" w:lineRule="auto"/>
              <w:jc w:val="both"/>
              <w:rPr>
                <w:del w:author="LauraPGM" w:date="2025-10-01T15:48:00Z" w:id="4506"/>
                <w:rFonts w:ascii="Calibri" w:hAnsi="Calibri" w:cs="Calibri"/>
                <w:rPrChange w:author="LauraPGM" w:date="2025-10-01T09:45:00Z" w:id="4507">
                  <w:rPr>
                    <w:del w:author="LauraPGM" w:date="2025-10-01T15:48:00Z" w:id="4508"/>
                  </w:rPr>
                </w:rPrChange>
              </w:rPr>
            </w:pPr>
            <w:del w:author="LauraPGM" w:date="2025-10-01T15:48:00Z" w:id="4509">
              <w:r w:rsidRPr="00D645B6" w:rsidDel="00DC12A4">
                <w:rPr>
                  <w:rFonts w:ascii="Calibri" w:hAnsi="Calibri" w:cs="Calibri"/>
                  <w:rPrChange w:author="LauraPGM" w:date="2025-10-01T09:45:00Z" w:id="4510">
                    <w:rPr/>
                  </w:rPrChange>
                </w:rPr>
                <w:delText>-</w:delText>
              </w:r>
            </w:del>
          </w:p>
        </w:tc>
        <w:tc>
          <w:tcPr>
            <w:tcW w:w="1269"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tcPr>
          <w:p w:rsidRPr="00D645B6" w:rsidR="00740F09" w:rsidDel="00DC12A4" w:rsidP="001D59AC" w:rsidRDefault="008E3D14" w14:paraId="4748150E" w14:textId="70E3FD79">
            <w:pPr>
              <w:pStyle w:val="Normal0"/>
              <w:spacing w:line="360" w:lineRule="auto"/>
              <w:jc w:val="both"/>
              <w:rPr>
                <w:del w:author="LauraPGM" w:date="2025-10-01T15:48:00Z" w:id="4511"/>
                <w:rFonts w:ascii="Calibri" w:hAnsi="Calibri" w:cs="Calibri"/>
                <w:rPrChange w:author="LauraPGM" w:date="2025-10-01T09:45:00Z" w:id="4512">
                  <w:rPr>
                    <w:del w:author="LauraPGM" w:date="2025-10-01T15:48:00Z" w:id="4513"/>
                  </w:rPr>
                </w:rPrChange>
              </w:rPr>
            </w:pPr>
            <w:del w:author="LauraPGM" w:date="2025-10-01T15:48:00Z" w:id="4514">
              <w:r w:rsidRPr="00D645B6" w:rsidDel="00DC12A4">
                <w:rPr>
                  <w:rFonts w:ascii="Calibri" w:hAnsi="Calibri" w:cs="Calibri"/>
                  <w:rPrChange w:author="LauraPGM" w:date="2025-10-01T09:45:00Z" w:id="4515">
                    <w:rPr/>
                  </w:rPrChange>
                </w:rPr>
                <w:delText>-</w:delText>
              </w:r>
            </w:del>
          </w:p>
        </w:tc>
        <w:tc>
          <w:tcPr>
            <w:tcW w:w="123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tcPr>
          <w:p w:rsidRPr="00D645B6" w:rsidR="00740F09" w:rsidDel="00DC12A4" w:rsidP="001D59AC" w:rsidRDefault="00740F09" w14:paraId="335C8D1C" w14:textId="757FF953">
            <w:pPr>
              <w:pStyle w:val="Normal0"/>
              <w:spacing w:line="360" w:lineRule="auto"/>
              <w:jc w:val="both"/>
              <w:rPr>
                <w:del w:author="LauraPGM" w:date="2025-10-01T15:48:00Z" w:id="4516"/>
                <w:rFonts w:ascii="Calibri" w:hAnsi="Calibri" w:cs="Calibri"/>
                <w:rPrChange w:author="LauraPGM" w:date="2025-10-01T09:45:00Z" w:id="4517">
                  <w:rPr>
                    <w:del w:author="LauraPGM" w:date="2025-10-01T15:48:00Z" w:id="4518"/>
                  </w:rPr>
                </w:rPrChange>
              </w:rPr>
            </w:pPr>
            <w:del w:author="LauraPGM" w:date="2025-10-01T15:48:00Z" w:id="4519">
              <w:r w:rsidRPr="00D645B6" w:rsidDel="00DC12A4">
                <w:rPr>
                  <w:rFonts w:ascii="Calibri" w:hAnsi="Calibri" w:cs="Calibri"/>
                  <w:rPrChange w:author="LauraPGM" w:date="2025-10-01T09:45:00Z" w:id="4520">
                    <w:rPr/>
                  </w:rPrChange>
                </w:rPr>
                <w:delText>VAN</w:delText>
              </w:r>
              <w:r w:rsidRPr="00D645B6" w:rsidDel="00DC12A4">
                <w:rPr>
                  <w:rFonts w:ascii="Calibri" w:hAnsi="Calibri" w:cs="Calibri"/>
                  <w:rPrChange w:author="LauraPGM" w:date="2025-10-01T09:45:00Z" w:id="4521">
                    <w:rPr/>
                  </w:rPrChange>
                </w:rPr>
                <w:tab/>
              </w:r>
            </w:del>
          </w:p>
        </w:tc>
        <w:tc>
          <w:tcPr>
            <w:tcW w:w="77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tcPr>
          <w:p w:rsidRPr="00D645B6" w:rsidR="00740F09" w:rsidDel="00DC12A4" w:rsidP="001D59AC" w:rsidRDefault="00665517" w14:paraId="009E288B" w14:textId="3ABE0309">
            <w:pPr>
              <w:pStyle w:val="Normal0"/>
              <w:spacing w:line="360" w:lineRule="auto"/>
              <w:jc w:val="both"/>
              <w:rPr>
                <w:del w:author="LauraPGM" w:date="2025-10-01T15:48:00Z" w:id="4522"/>
                <w:rFonts w:ascii="Calibri" w:hAnsi="Calibri" w:cs="Calibri"/>
                <w:rPrChange w:author="LauraPGM" w:date="2025-10-01T09:45:00Z" w:id="4523">
                  <w:rPr>
                    <w:del w:author="LauraPGM" w:date="2025-10-01T15:48:00Z" w:id="4524"/>
                  </w:rPr>
                </w:rPrChange>
              </w:rPr>
            </w:pPr>
            <w:del w:author="LauraPGM" w:date="2025-10-01T15:48:00Z" w:id="4525">
              <w:r w:rsidRPr="00D645B6" w:rsidDel="00DC12A4">
                <w:rPr>
                  <w:rFonts w:ascii="Calibri" w:hAnsi="Calibri" w:cs="Calibri"/>
                  <w:rPrChange w:author="LauraPGM" w:date="2025-10-01T09:45:00Z" w:id="4526">
                    <w:rPr/>
                  </w:rPrChange>
                </w:rPr>
                <w:delText>$1.535.</w:delText>
              </w:r>
              <w:r w:rsidRPr="00D645B6" w:rsidDel="00DC12A4" w:rsidR="00740F09">
                <w:rPr>
                  <w:rFonts w:ascii="Calibri" w:hAnsi="Calibri" w:cs="Calibri"/>
                  <w:rPrChange w:author="LauraPGM" w:date="2025-10-01T09:45:00Z" w:id="4527">
                    <w:rPr/>
                  </w:rPrChange>
                </w:rPr>
                <w:delText>71</w:delText>
              </w:r>
            </w:del>
          </w:p>
        </w:tc>
      </w:tr>
    </w:tbl>
    <w:p w:rsidRPr="00D645B6" w:rsidR="00792AAF" w:rsidDel="00DC12A4" w:rsidP="001D59AC" w:rsidRDefault="00792AAF" w14:paraId="39108686" w14:textId="2C056A72">
      <w:pPr>
        <w:pStyle w:val="Normal0"/>
        <w:spacing w:line="360" w:lineRule="auto"/>
        <w:jc w:val="both"/>
        <w:rPr>
          <w:del w:author="LauraPGM" w:date="2025-10-01T15:48:00Z" w:id="4528"/>
          <w:rFonts w:ascii="Calibri" w:hAnsi="Calibri" w:cs="Calibri"/>
          <w:rPrChange w:author="LauraPGM" w:date="2025-10-01T09:45:00Z" w:id="4529">
            <w:rPr>
              <w:del w:author="LauraPGM" w:date="2025-10-01T15:48:00Z" w:id="4530"/>
            </w:rPr>
          </w:rPrChange>
        </w:rPr>
      </w:pPr>
    </w:p>
    <w:p w:rsidRPr="00D645B6" w:rsidR="00591CFD" w:rsidDel="00DC12A4" w:rsidP="001D59AC" w:rsidRDefault="00591CFD" w14:paraId="1B79559A" w14:textId="66D159CC">
      <w:pPr>
        <w:pStyle w:val="Normal0"/>
        <w:spacing w:line="360" w:lineRule="auto"/>
        <w:jc w:val="both"/>
        <w:rPr>
          <w:del w:author="LauraPGM" w:date="2025-10-01T15:48:00Z" w:id="4531"/>
          <w:rFonts w:ascii="Calibri" w:hAnsi="Calibri" w:cs="Calibri"/>
          <w:rPrChange w:author="LauraPGM" w:date="2025-10-01T09:45:00Z" w:id="4532">
            <w:rPr>
              <w:del w:author="LauraPGM" w:date="2025-10-01T15:48:00Z" w:id="4533"/>
            </w:rPr>
          </w:rPrChange>
        </w:rPr>
      </w:pPr>
    </w:p>
    <w:p w:rsidRPr="00D645B6" w:rsidR="00591CFD" w:rsidDel="00DC12A4" w:rsidP="001D59AC" w:rsidRDefault="00591CFD" w14:paraId="18D5C5F2" w14:textId="086EE4C5">
      <w:pPr>
        <w:pStyle w:val="Normal0"/>
        <w:spacing w:line="360" w:lineRule="auto"/>
        <w:jc w:val="both"/>
        <w:rPr>
          <w:del w:author="LauraPGM" w:date="2025-10-01T15:48:00Z" w:id="4534"/>
          <w:rFonts w:ascii="Calibri" w:hAnsi="Calibri" w:cs="Calibri"/>
          <w:rPrChange w:author="LauraPGM" w:date="2025-10-01T09:45:00Z" w:id="4535">
            <w:rPr>
              <w:del w:author="LauraPGM" w:date="2025-10-01T15:48:00Z" w:id="4536"/>
            </w:rPr>
          </w:rPrChange>
        </w:rPr>
      </w:pPr>
    </w:p>
    <w:p w:rsidRPr="00D645B6" w:rsidR="0032339A" w:rsidDel="00DC12A4" w:rsidP="001D59AC" w:rsidRDefault="0032339A" w14:paraId="7D1579F3" w14:textId="2E6719CF">
      <w:pPr>
        <w:pStyle w:val="Normal0"/>
        <w:spacing w:line="360" w:lineRule="auto"/>
        <w:rPr>
          <w:del w:author="LauraPGM" w:date="2025-10-01T15:48:00Z" w:id="4537"/>
          <w:rFonts w:ascii="Calibri" w:hAnsi="Calibri" w:cs="Calibri"/>
          <w:rPrChange w:author="LauraPGM" w:date="2025-10-01T09:45:00Z" w:id="4538">
            <w:rPr>
              <w:del w:author="LauraPGM" w:date="2025-10-01T15:48:00Z" w:id="4539"/>
            </w:rPr>
          </w:rPrChange>
        </w:rPr>
      </w:pPr>
      <w:del w:author="LauraPGM" w:date="2025-10-01T15:48:00Z" w:id="4540">
        <w:r w:rsidRPr="00D645B6" w:rsidDel="00DC12A4">
          <w:rPr>
            <w:rFonts w:ascii="Calibri" w:hAnsi="Calibri" w:cs="Calibri"/>
            <w:rPrChange w:author="LauraPGM" w:date="2025-10-01T09:45:00Z" w:id="4541">
              <w:rPr/>
            </w:rPrChange>
          </w:rPr>
          <w:delText>Para el caso de la tabla anterior, con una tasa de descuento de aproximadamente 19</w:delText>
        </w:r>
        <w:r w:rsidRPr="00D645B6" w:rsidDel="00DC12A4" w:rsidR="002C35C0">
          <w:rPr>
            <w:rFonts w:ascii="Calibri" w:hAnsi="Calibri" w:cs="Calibri"/>
            <w:rPrChange w:author="LauraPGM" w:date="2025-10-01T09:45:00Z" w:id="4542">
              <w:rPr/>
            </w:rPrChange>
          </w:rPr>
          <w:delText xml:space="preserve"> </w:delText>
        </w:r>
        <w:r w:rsidRPr="00D645B6" w:rsidDel="00DC12A4">
          <w:rPr>
            <w:rFonts w:ascii="Calibri" w:hAnsi="Calibri" w:cs="Calibri"/>
            <w:rPrChange w:author="LauraPGM" w:date="2025-10-01T09:45:00Z" w:id="4543">
              <w:rPr/>
            </w:rPrChange>
          </w:rPr>
          <w:delText>%, el resultado es un VAN positivo, por lo que se acepta la ejecución del proyecto. En el año cero (0) aparece la inversión inicial, y a partir del año 1 los flujos resultaron ser positivos, entonces la suma de todos los flujos se le rest</w:delText>
        </w:r>
        <w:r w:rsidRPr="00D645B6" w:rsidDel="00DC12A4" w:rsidR="00B808B3">
          <w:rPr>
            <w:rFonts w:ascii="Calibri" w:hAnsi="Calibri" w:cs="Calibri"/>
            <w:rPrChange w:author="LauraPGM" w:date="2025-10-01T09:45:00Z" w:id="4544">
              <w:rPr/>
            </w:rPrChange>
          </w:rPr>
          <w:delText>a a la inversión inicial de $12.</w:delText>
        </w:r>
        <w:r w:rsidRPr="00D645B6" w:rsidDel="00DC12A4">
          <w:rPr>
            <w:rFonts w:ascii="Calibri" w:hAnsi="Calibri" w:cs="Calibri"/>
            <w:rPrChange w:author="LauraPGM" w:date="2025-10-01T09:45:00Z" w:id="4545">
              <w:rPr/>
            </w:rPrChange>
          </w:rPr>
          <w:delText>845.4 por ser desembolso, lo que brinda un valor positivo final.</w:delText>
        </w:r>
      </w:del>
    </w:p>
    <w:p w:rsidRPr="00D645B6" w:rsidR="003E4783" w:rsidDel="00DC12A4" w:rsidP="001D59AC" w:rsidRDefault="003E4783" w14:paraId="1A3EA555" w14:textId="4455DF95">
      <w:pPr>
        <w:pStyle w:val="Normal0"/>
        <w:spacing w:line="360" w:lineRule="auto"/>
        <w:jc w:val="both"/>
        <w:rPr>
          <w:del w:author="LauraPGM" w:date="2025-10-01T15:48:00Z" w:id="4546"/>
          <w:rFonts w:ascii="Calibri" w:hAnsi="Calibri" w:cs="Calibri"/>
          <w:rPrChange w:author="LauraPGM" w:date="2025-10-01T09:45:00Z" w:id="4547">
            <w:rPr>
              <w:del w:author="LauraPGM" w:date="2025-10-01T15:48:00Z" w:id="4548"/>
            </w:rPr>
          </w:rPrChange>
        </w:rPr>
      </w:pPr>
    </w:p>
    <w:p w:rsidRPr="00D645B6" w:rsidR="00591CFD" w:rsidDel="00DC12A4" w:rsidP="001D59AC" w:rsidRDefault="003E4783" w14:paraId="5C1795F3" w14:textId="1EDB9E94">
      <w:pPr>
        <w:pStyle w:val="Normal0"/>
        <w:spacing w:line="360" w:lineRule="auto"/>
        <w:jc w:val="both"/>
        <w:rPr>
          <w:del w:author="LauraPGM" w:date="2025-10-01T15:48:00Z" w:id="4549"/>
          <w:rFonts w:ascii="Calibri" w:hAnsi="Calibri" w:cs="Calibri"/>
          <w:b/>
          <w:rPrChange w:author="LauraPGM" w:date="2025-10-01T09:45:00Z" w:id="4550">
            <w:rPr>
              <w:del w:author="LauraPGM" w:date="2025-10-01T15:48:00Z" w:id="4551"/>
              <w:b/>
            </w:rPr>
          </w:rPrChange>
        </w:rPr>
      </w:pPr>
      <w:del w:author="LauraPGM" w:date="2025-10-01T15:48:00Z" w:id="4552">
        <w:r w:rsidRPr="00D645B6" w:rsidDel="00DC12A4">
          <w:rPr>
            <w:rFonts w:ascii="Calibri" w:hAnsi="Calibri" w:cs="Calibri"/>
            <w:b/>
            <w:rPrChange w:author="LauraPGM" w:date="2025-10-01T09:45:00Z" w:id="4553">
              <w:rPr>
                <w:b/>
              </w:rPr>
            </w:rPrChange>
          </w:rPr>
          <w:delText>3.4 Tasa Interna de Retorno (TIR)</w:delText>
        </w:r>
      </w:del>
    </w:p>
    <w:p w:rsidRPr="00D645B6" w:rsidR="00591CFD" w:rsidDel="00DC12A4" w:rsidP="001D59AC" w:rsidRDefault="00591CFD" w14:paraId="0FE07E98" w14:textId="6A5F4870">
      <w:pPr>
        <w:pStyle w:val="Normal0"/>
        <w:spacing w:line="360" w:lineRule="auto"/>
        <w:rPr>
          <w:del w:author="LauraPGM" w:date="2025-10-01T15:48:00Z" w:id="4554"/>
          <w:rFonts w:ascii="Calibri" w:hAnsi="Calibri" w:cs="Calibri"/>
          <w:rPrChange w:author="LauraPGM" w:date="2025-10-01T09:45:00Z" w:id="4555">
            <w:rPr>
              <w:del w:author="LauraPGM" w:date="2025-10-01T15:48:00Z" w:id="4556"/>
            </w:rPr>
          </w:rPrChange>
        </w:rPr>
      </w:pPr>
    </w:p>
    <w:p w:rsidRPr="00D645B6" w:rsidR="00733151" w:rsidDel="00DC12A4" w:rsidP="001D59AC" w:rsidRDefault="00733151" w14:paraId="3C55DEB9" w14:textId="2E91130F">
      <w:pPr>
        <w:pStyle w:val="Normal0"/>
        <w:spacing w:line="360" w:lineRule="auto"/>
        <w:rPr>
          <w:del w:author="LauraPGM" w:date="2025-10-01T15:48:00Z" w:id="4557"/>
          <w:rFonts w:ascii="Calibri" w:hAnsi="Calibri" w:cs="Calibri"/>
          <w:rPrChange w:author="LauraPGM" w:date="2025-10-01T09:45:00Z" w:id="4558">
            <w:rPr>
              <w:del w:author="LauraPGM" w:date="2025-10-01T15:48:00Z" w:id="4559"/>
            </w:rPr>
          </w:rPrChange>
        </w:rPr>
      </w:pPr>
      <w:del w:author="LauraPGM" w:date="2025-10-01T15:48:00Z" w:id="4560">
        <w:r w:rsidRPr="00D645B6" w:rsidDel="00DC12A4">
          <w:rPr>
            <w:rFonts w:ascii="Calibri" w:hAnsi="Calibri" w:cs="Calibri"/>
            <w:rPrChange w:author="LauraPGM" w:date="2025-10-01T09:45:00Z" w:id="4561">
              <w:rPr/>
            </w:rPrChange>
          </w:rPr>
          <w:delText>La Tasa Interna de Retorno (TIR) es un indicador financiero que permite evaluar la rentabilidad real de un proyecto de inversión, con base en sus flujos de caja esperados. Representa la tasa de interés o descuento que iguala el valor actual de los ingresos proyectados con el valor actual de los egresos, es decir, el punto en el cual el Valor Actual Neto (VAN) es igual a cero.</w:delText>
        </w:r>
      </w:del>
    </w:p>
    <w:p w:rsidRPr="00D645B6" w:rsidR="00733151" w:rsidDel="00DC12A4" w:rsidP="001D59AC" w:rsidRDefault="00733151" w14:paraId="454E35F9" w14:textId="0E94E039">
      <w:pPr>
        <w:pStyle w:val="Normal0"/>
        <w:spacing w:line="360" w:lineRule="auto"/>
        <w:rPr>
          <w:del w:author="LauraPGM" w:date="2025-10-01T15:48:00Z" w:id="4562"/>
          <w:rFonts w:ascii="Calibri" w:hAnsi="Calibri" w:cs="Calibri"/>
          <w:rPrChange w:author="LauraPGM" w:date="2025-10-01T09:45:00Z" w:id="4563">
            <w:rPr>
              <w:del w:author="LauraPGM" w:date="2025-10-01T15:48:00Z" w:id="4564"/>
            </w:rPr>
          </w:rPrChange>
        </w:rPr>
      </w:pPr>
    </w:p>
    <w:p w:rsidRPr="00D645B6" w:rsidR="00733151" w:rsidDel="00DC12A4" w:rsidP="001D59AC" w:rsidRDefault="00733151" w14:paraId="64797855" w14:textId="15855FC6">
      <w:pPr>
        <w:pStyle w:val="Normal0"/>
        <w:spacing w:line="360" w:lineRule="auto"/>
        <w:rPr>
          <w:del w:author="LauraPGM" w:date="2025-10-01T15:48:00Z" w:id="4565"/>
          <w:rFonts w:ascii="Calibri" w:hAnsi="Calibri" w:cs="Calibri"/>
          <w:rPrChange w:author="LauraPGM" w:date="2025-10-01T09:45:00Z" w:id="4566">
            <w:rPr>
              <w:del w:author="LauraPGM" w:date="2025-10-01T15:48:00Z" w:id="4567"/>
            </w:rPr>
          </w:rPrChange>
        </w:rPr>
      </w:pPr>
      <w:del w:author="LauraPGM" w:date="2025-10-01T15:48:00Z" w:id="4568">
        <w:r w:rsidRPr="00D645B6" w:rsidDel="00DC12A4">
          <w:rPr>
            <w:rFonts w:ascii="Calibri" w:hAnsi="Calibri" w:cs="Calibri"/>
            <w:rPrChange w:author="LauraPGM" w:date="2025-10-01T09:45:00Z" w:id="4569">
              <w:rPr/>
            </w:rPrChange>
          </w:rPr>
          <w:delText>La TIR se expresa como un porcentaje y refleja el rendimiento que generará el capital invertido en el proyecto. Para evaluar su conveniencia, se compara con el costo de capital, que representa el rendimiento mínimo exigido para considerar una inversión como aceptable.</w:delText>
        </w:r>
      </w:del>
    </w:p>
    <w:p w:rsidRPr="00D645B6" w:rsidR="00733151" w:rsidDel="00DC12A4" w:rsidP="001D59AC" w:rsidRDefault="00733151" w14:paraId="230A3DC8" w14:textId="38B7F643">
      <w:pPr>
        <w:pStyle w:val="Normal0"/>
        <w:spacing w:line="360" w:lineRule="auto"/>
        <w:rPr>
          <w:del w:author="LauraPGM" w:date="2025-10-01T15:48:00Z" w:id="4570"/>
          <w:rFonts w:ascii="Calibri" w:hAnsi="Calibri" w:cs="Calibri"/>
          <w:rPrChange w:author="LauraPGM" w:date="2025-10-01T09:45:00Z" w:id="4571">
            <w:rPr>
              <w:del w:author="LauraPGM" w:date="2025-10-01T15:48:00Z" w:id="4572"/>
            </w:rPr>
          </w:rPrChange>
        </w:rPr>
      </w:pPr>
    </w:p>
    <w:p w:rsidRPr="00D645B6" w:rsidR="00733151" w:rsidDel="00DC12A4" w:rsidP="001D59AC" w:rsidRDefault="00733151" w14:paraId="5AF0E085" w14:textId="046F4AB0">
      <w:pPr>
        <w:pStyle w:val="Normal0"/>
        <w:spacing w:line="360" w:lineRule="auto"/>
        <w:rPr>
          <w:del w:author="LauraPGM" w:date="2025-10-01T15:48:00Z" w:id="4573"/>
          <w:rFonts w:ascii="Calibri" w:hAnsi="Calibri" w:cs="Calibri"/>
          <w:b/>
          <w:rPrChange w:author="LauraPGM" w:date="2025-10-01T09:45:00Z" w:id="4574">
            <w:rPr>
              <w:del w:author="LauraPGM" w:date="2025-10-01T15:48:00Z" w:id="4575"/>
              <w:b/>
            </w:rPr>
          </w:rPrChange>
        </w:rPr>
      </w:pPr>
      <w:del w:author="LauraPGM" w:date="2025-10-01T15:48:00Z" w:id="4576">
        <w:r w:rsidRPr="00D645B6" w:rsidDel="00DC12A4">
          <w:rPr>
            <w:rFonts w:ascii="Calibri" w:hAnsi="Calibri" w:cs="Calibri"/>
            <w:b/>
            <w:rPrChange w:author="LauraPGM" w:date="2025-10-01T09:45:00Z" w:id="4577">
              <w:rPr>
                <w:b/>
              </w:rPr>
            </w:rPrChange>
          </w:rPr>
          <w:delText>El costo de capital incluye:</w:delText>
        </w:r>
      </w:del>
    </w:p>
    <w:p w:rsidRPr="00D645B6" w:rsidR="00733151" w:rsidDel="00DC12A4" w:rsidP="001D59AC" w:rsidRDefault="00733151" w14:paraId="65E2375D" w14:textId="3C90F1BE">
      <w:pPr>
        <w:pStyle w:val="Normal0"/>
        <w:spacing w:line="360" w:lineRule="auto"/>
        <w:rPr>
          <w:del w:author="LauraPGM" w:date="2025-10-01T15:48:00Z" w:id="4578"/>
          <w:rFonts w:ascii="Calibri" w:hAnsi="Calibri" w:cs="Calibri"/>
          <w:rPrChange w:author="LauraPGM" w:date="2025-10-01T09:45:00Z" w:id="4579">
            <w:rPr>
              <w:del w:author="LauraPGM" w:date="2025-10-01T15:48:00Z" w:id="4580"/>
            </w:rPr>
          </w:rPrChange>
        </w:rPr>
      </w:pPr>
    </w:p>
    <w:p w:rsidRPr="00D645B6" w:rsidR="00733151" w:rsidDel="00DC12A4" w:rsidRDefault="00733151" w14:paraId="7BB99415" w14:textId="79703A74">
      <w:pPr>
        <w:pStyle w:val="Normal0"/>
        <w:numPr>
          <w:ilvl w:val="0"/>
          <w:numId w:val="26"/>
        </w:numPr>
        <w:spacing w:line="360" w:lineRule="auto"/>
        <w:rPr>
          <w:del w:author="LauraPGM" w:date="2025-10-01T15:48:00Z" w:id="4581"/>
          <w:rFonts w:ascii="Calibri" w:hAnsi="Calibri" w:cs="Calibri"/>
          <w:rPrChange w:author="LauraPGM" w:date="2025-10-01T09:45:00Z" w:id="4582">
            <w:rPr>
              <w:del w:author="LauraPGM" w:date="2025-10-01T15:48:00Z" w:id="4583"/>
            </w:rPr>
          </w:rPrChange>
        </w:rPr>
        <w:pPrChange w:author="LauraPGM" w:date="2025-10-01T09:45:00Z" w:id="4584">
          <w:pPr>
            <w:pStyle w:val="Normal0"/>
            <w:numPr>
              <w:numId w:val="27"/>
            </w:numPr>
            <w:spacing w:line="360" w:lineRule="auto"/>
            <w:ind w:left="720" w:hanging="360"/>
          </w:pPr>
        </w:pPrChange>
      </w:pPr>
      <w:del w:author="LauraPGM" w:date="2025-10-01T15:48:00Z" w:id="4585">
        <w:r w:rsidRPr="00D645B6" w:rsidDel="00DC12A4">
          <w:rPr>
            <w:rFonts w:ascii="Calibri" w:hAnsi="Calibri" w:cs="Calibri"/>
            <w:b/>
            <w:rPrChange w:author="LauraPGM" w:date="2025-10-01T09:45:00Z" w:id="4586">
              <w:rPr>
                <w:b/>
              </w:rPr>
            </w:rPrChange>
          </w:rPr>
          <w:delText>Recursos propios:</w:delText>
        </w:r>
        <w:r w:rsidRPr="00D645B6" w:rsidDel="00DC12A4">
          <w:rPr>
            <w:rFonts w:ascii="Calibri" w:hAnsi="Calibri" w:cs="Calibri"/>
            <w:rPrChange w:author="LauraPGM" w:date="2025-10-01T09:45:00Z" w:id="4587">
              <w:rPr/>
            </w:rPrChange>
          </w:rPr>
          <w:delText xml:space="preserve"> aportes de los socios o accionistas, que esperan una rentabilidad mínima.</w:delText>
        </w:r>
      </w:del>
    </w:p>
    <w:p w:rsidRPr="00D645B6" w:rsidR="00733151" w:rsidDel="00DC12A4" w:rsidRDefault="00733151" w14:paraId="1972DD8C" w14:textId="40451198">
      <w:pPr>
        <w:pStyle w:val="Normal0"/>
        <w:numPr>
          <w:ilvl w:val="0"/>
          <w:numId w:val="26"/>
        </w:numPr>
        <w:spacing w:line="360" w:lineRule="auto"/>
        <w:rPr>
          <w:del w:author="LauraPGM" w:date="2025-10-01T15:48:00Z" w:id="4588"/>
          <w:rFonts w:ascii="Calibri" w:hAnsi="Calibri" w:cs="Calibri"/>
          <w:rPrChange w:author="LauraPGM" w:date="2025-10-01T09:45:00Z" w:id="4589">
            <w:rPr>
              <w:del w:author="LauraPGM" w:date="2025-10-01T15:48:00Z" w:id="4590"/>
            </w:rPr>
          </w:rPrChange>
        </w:rPr>
        <w:pPrChange w:author="LauraPGM" w:date="2025-10-01T09:45:00Z" w:id="4591">
          <w:pPr>
            <w:pStyle w:val="Normal0"/>
            <w:numPr>
              <w:numId w:val="27"/>
            </w:numPr>
            <w:spacing w:line="360" w:lineRule="auto"/>
            <w:ind w:left="720" w:hanging="360"/>
          </w:pPr>
        </w:pPrChange>
      </w:pPr>
      <w:del w:author="LauraPGM" w:date="2025-10-01T15:48:00Z" w:id="4592">
        <w:r w:rsidRPr="00D645B6" w:rsidDel="00DC12A4">
          <w:rPr>
            <w:rFonts w:ascii="Calibri" w:hAnsi="Calibri" w:cs="Calibri"/>
            <w:b/>
            <w:rPrChange w:author="LauraPGM" w:date="2025-10-01T09:45:00Z" w:id="4593">
              <w:rPr>
                <w:b/>
              </w:rPr>
            </w:rPrChange>
          </w:rPr>
          <w:delText>Recursos ajenos:</w:delText>
        </w:r>
        <w:r w:rsidRPr="00D645B6" w:rsidDel="00DC12A4">
          <w:rPr>
            <w:rFonts w:ascii="Calibri" w:hAnsi="Calibri" w:cs="Calibri"/>
            <w:rPrChange w:author="LauraPGM" w:date="2025-10-01T09:45:00Z" w:id="4594">
              <w:rPr/>
            </w:rPrChange>
          </w:rPr>
          <w:delText xml:space="preserve"> financiamiento externo, como créditos bancarios, que generan costos financieros (intereses).</w:delText>
        </w:r>
      </w:del>
    </w:p>
    <w:p w:rsidRPr="00D645B6" w:rsidR="00591CFD" w:rsidDel="00DC12A4" w:rsidP="001D59AC" w:rsidRDefault="00591CFD" w14:paraId="3265559A" w14:textId="34C0C212">
      <w:pPr>
        <w:pStyle w:val="Normal0"/>
        <w:spacing w:line="360" w:lineRule="auto"/>
        <w:jc w:val="both"/>
        <w:rPr>
          <w:del w:author="LauraPGM" w:date="2025-10-01T15:48:00Z" w:id="4595"/>
          <w:rFonts w:ascii="Calibri" w:hAnsi="Calibri" w:cs="Calibri"/>
          <w:rPrChange w:author="LauraPGM" w:date="2025-10-01T09:45:00Z" w:id="4596">
            <w:rPr>
              <w:del w:author="LauraPGM" w:date="2025-10-01T15:48:00Z" w:id="4597"/>
            </w:rPr>
          </w:rPrChange>
        </w:rPr>
      </w:pPr>
    </w:p>
    <w:p w:rsidRPr="00D645B6" w:rsidR="00891FF3" w:rsidDel="00DC12A4" w:rsidP="001D59AC" w:rsidRDefault="00891FF3" w14:paraId="6302F1B8" w14:textId="61E1FBD0">
      <w:pPr>
        <w:pStyle w:val="Normal0"/>
        <w:spacing w:line="360" w:lineRule="auto"/>
        <w:jc w:val="both"/>
        <w:rPr>
          <w:del w:author="LauraPGM" w:date="2025-10-01T15:48:00Z" w:id="4598"/>
          <w:rFonts w:ascii="Calibri" w:hAnsi="Calibri" w:cs="Calibri"/>
          <w:rPrChange w:author="LauraPGM" w:date="2025-10-01T09:45:00Z" w:id="4599">
            <w:rPr>
              <w:del w:author="LauraPGM" w:date="2025-10-01T15:48:00Z" w:id="4600"/>
            </w:rPr>
          </w:rPrChange>
        </w:rPr>
      </w:pPr>
    </w:p>
    <w:p w:rsidRPr="00D645B6" w:rsidR="00891FF3" w:rsidDel="00DC12A4" w:rsidP="001D59AC" w:rsidRDefault="00891FF3" w14:paraId="03000EBE" w14:textId="35863B25">
      <w:pPr>
        <w:pStyle w:val="Normal0"/>
        <w:spacing w:line="360" w:lineRule="auto"/>
        <w:jc w:val="both"/>
        <w:rPr>
          <w:del w:author="LauraPGM" w:date="2025-10-01T15:48:00Z" w:id="4601"/>
          <w:rFonts w:ascii="Calibri" w:hAnsi="Calibri" w:cs="Calibri"/>
          <w:rPrChange w:author="LauraPGM" w:date="2025-10-01T09:45:00Z" w:id="4602">
            <w:rPr>
              <w:del w:author="LauraPGM" w:date="2025-10-01T15:48:00Z" w:id="4603"/>
            </w:rPr>
          </w:rPrChange>
        </w:rPr>
      </w:pPr>
    </w:p>
    <w:p w:rsidRPr="00D645B6" w:rsidR="00733151" w:rsidDel="00DC12A4" w:rsidP="001D59AC" w:rsidRDefault="00733151" w14:paraId="72550FB7" w14:textId="7997D973">
      <w:pPr>
        <w:pStyle w:val="Normal0"/>
        <w:spacing w:line="360" w:lineRule="auto"/>
        <w:jc w:val="both"/>
        <w:rPr>
          <w:del w:author="LauraPGM" w:date="2025-10-01T15:48:00Z" w:id="4604"/>
          <w:rFonts w:ascii="Calibri" w:hAnsi="Calibri" w:cs="Calibri"/>
          <w:b/>
          <w:rPrChange w:author="LauraPGM" w:date="2025-10-01T09:45:00Z" w:id="4605">
            <w:rPr>
              <w:del w:author="LauraPGM" w:date="2025-10-01T15:48:00Z" w:id="4606"/>
              <w:b/>
            </w:rPr>
          </w:rPrChange>
        </w:rPr>
      </w:pPr>
      <w:del w:author="LauraPGM" w:date="2025-10-01T15:48:00Z" w:id="4607">
        <w:r w:rsidRPr="00D645B6" w:rsidDel="00DC12A4">
          <w:rPr>
            <w:rFonts w:ascii="Calibri" w:hAnsi="Calibri" w:cs="Calibri"/>
            <w:b/>
            <w:rPrChange w:author="LauraPGM" w:date="2025-10-01T09:45:00Z" w:id="4608">
              <w:rPr>
                <w:b/>
              </w:rPr>
            </w:rPrChange>
          </w:rPr>
          <w:delText>Criterios de decisión con la TIR:</w:delText>
        </w:r>
      </w:del>
    </w:p>
    <w:p w:rsidRPr="00D645B6" w:rsidR="00733151" w:rsidDel="00DC12A4" w:rsidP="001D59AC" w:rsidRDefault="00733151" w14:paraId="2DFDE587" w14:textId="517DF6E7">
      <w:pPr>
        <w:pStyle w:val="Normal0"/>
        <w:spacing w:line="360" w:lineRule="auto"/>
        <w:jc w:val="both"/>
        <w:rPr>
          <w:del w:author="LauraPGM" w:date="2025-10-01T15:48:00Z" w:id="4609"/>
          <w:rFonts w:ascii="Calibri" w:hAnsi="Calibri" w:cs="Calibri"/>
          <w:rPrChange w:author="LauraPGM" w:date="2025-10-01T09:45:00Z" w:id="4610">
            <w:rPr>
              <w:del w:author="LauraPGM" w:date="2025-10-01T15:48:00Z" w:id="4611"/>
            </w:rPr>
          </w:rPrChange>
        </w:rPr>
      </w:pPr>
    </w:p>
    <w:p w:rsidRPr="00D645B6" w:rsidR="00733151" w:rsidDel="00DC12A4" w:rsidRDefault="00733151" w14:paraId="05D55087" w14:textId="20520BD5">
      <w:pPr>
        <w:pStyle w:val="Normal0"/>
        <w:numPr>
          <w:ilvl w:val="0"/>
          <w:numId w:val="27"/>
        </w:numPr>
        <w:spacing w:line="360" w:lineRule="auto"/>
        <w:jc w:val="both"/>
        <w:rPr>
          <w:del w:author="LauraPGM" w:date="2025-10-01T15:48:00Z" w:id="4612"/>
          <w:rFonts w:ascii="Calibri" w:hAnsi="Calibri" w:cs="Calibri"/>
          <w:rPrChange w:author="LauraPGM" w:date="2025-10-01T09:45:00Z" w:id="4613">
            <w:rPr>
              <w:del w:author="LauraPGM" w:date="2025-10-01T15:48:00Z" w:id="4614"/>
            </w:rPr>
          </w:rPrChange>
        </w:rPr>
        <w:pPrChange w:author="LauraPGM" w:date="2025-10-01T09:45:00Z" w:id="4615">
          <w:pPr>
            <w:pStyle w:val="Normal0"/>
            <w:numPr>
              <w:numId w:val="28"/>
            </w:numPr>
            <w:spacing w:line="360" w:lineRule="auto"/>
            <w:ind w:left="720" w:hanging="360"/>
            <w:jc w:val="both"/>
          </w:pPr>
        </w:pPrChange>
      </w:pPr>
      <w:del w:author="LauraPGM" w:date="2025-10-01T15:48:00Z" w:id="4616">
        <w:r w:rsidRPr="00D645B6" w:rsidDel="00DC12A4">
          <w:rPr>
            <w:rFonts w:ascii="Calibri" w:hAnsi="Calibri" w:cs="Calibri"/>
            <w:b/>
            <w:rPrChange w:author="LauraPGM" w:date="2025-10-01T09:45:00Z" w:id="4617">
              <w:rPr>
                <w:b/>
              </w:rPr>
            </w:rPrChange>
          </w:rPr>
          <w:delText>Si la TIR es mayor al costo de capital:</w:delText>
        </w:r>
        <w:r w:rsidRPr="00D645B6" w:rsidDel="00DC12A4">
          <w:rPr>
            <w:rFonts w:ascii="Calibri" w:hAnsi="Calibri" w:cs="Calibri"/>
            <w:rPrChange w:author="LauraPGM" w:date="2025-10-01T09:45:00Z" w:id="4618">
              <w:rPr/>
            </w:rPrChange>
          </w:rPr>
          <w:delText xml:space="preserve"> el proyecto es rentable y se recomienda su aprobación, ya que genera un rendimiento superior al mínimo esperado por los inversionistas.</w:delText>
        </w:r>
      </w:del>
    </w:p>
    <w:p w:rsidRPr="00D645B6" w:rsidR="00733151" w:rsidDel="00DC12A4" w:rsidRDefault="00733151" w14:paraId="63A0B0D6" w14:textId="44C1E54E">
      <w:pPr>
        <w:pStyle w:val="Normal0"/>
        <w:numPr>
          <w:ilvl w:val="0"/>
          <w:numId w:val="27"/>
        </w:numPr>
        <w:spacing w:line="360" w:lineRule="auto"/>
        <w:jc w:val="both"/>
        <w:rPr>
          <w:del w:author="LauraPGM" w:date="2025-10-01T15:48:00Z" w:id="4619"/>
          <w:rFonts w:ascii="Calibri" w:hAnsi="Calibri" w:cs="Calibri"/>
          <w:rPrChange w:author="LauraPGM" w:date="2025-10-01T09:45:00Z" w:id="4620">
            <w:rPr>
              <w:del w:author="LauraPGM" w:date="2025-10-01T15:48:00Z" w:id="4621"/>
            </w:rPr>
          </w:rPrChange>
        </w:rPr>
        <w:pPrChange w:author="LauraPGM" w:date="2025-10-01T09:45:00Z" w:id="4622">
          <w:pPr>
            <w:pStyle w:val="Normal0"/>
            <w:numPr>
              <w:numId w:val="28"/>
            </w:numPr>
            <w:spacing w:line="360" w:lineRule="auto"/>
            <w:ind w:left="720" w:hanging="360"/>
            <w:jc w:val="both"/>
          </w:pPr>
        </w:pPrChange>
      </w:pPr>
      <w:del w:author="LauraPGM" w:date="2025-10-01T15:48:00Z" w:id="4623">
        <w:r w:rsidRPr="00D645B6" w:rsidDel="00DC12A4">
          <w:rPr>
            <w:rFonts w:ascii="Calibri" w:hAnsi="Calibri" w:cs="Calibri"/>
            <w:b/>
            <w:rPrChange w:author="LauraPGM" w:date="2025-10-01T09:45:00Z" w:id="4624">
              <w:rPr>
                <w:b/>
              </w:rPr>
            </w:rPrChange>
          </w:rPr>
          <w:delText>Si la TIR es igual al costo de capital:</w:delText>
        </w:r>
        <w:r w:rsidRPr="00D645B6" w:rsidDel="00DC12A4">
          <w:rPr>
            <w:rFonts w:ascii="Calibri" w:hAnsi="Calibri" w:cs="Calibri"/>
            <w:rPrChange w:author="LauraPGM" w:date="2025-10-01T09:45:00Z" w:id="4625">
              <w:rPr/>
            </w:rPrChange>
          </w:rPr>
          <w:delText xml:space="preserve"> el proyecto apenas cubre el costo de oportunidad del capital. Puede considerarse aceptable, pero sin generar valor adicional.</w:delText>
        </w:r>
      </w:del>
    </w:p>
    <w:p w:rsidRPr="00D645B6" w:rsidR="00733151" w:rsidDel="00DC12A4" w:rsidRDefault="00733151" w14:paraId="7B15BF99" w14:textId="05B18590">
      <w:pPr>
        <w:pStyle w:val="Normal0"/>
        <w:numPr>
          <w:ilvl w:val="0"/>
          <w:numId w:val="27"/>
        </w:numPr>
        <w:spacing w:line="360" w:lineRule="auto"/>
        <w:jc w:val="both"/>
        <w:rPr>
          <w:del w:author="LauraPGM" w:date="2025-10-01T15:48:00Z" w:id="4626"/>
          <w:rFonts w:ascii="Calibri" w:hAnsi="Calibri" w:cs="Calibri"/>
          <w:rPrChange w:author="LauraPGM" w:date="2025-10-01T09:45:00Z" w:id="4627">
            <w:rPr>
              <w:del w:author="LauraPGM" w:date="2025-10-01T15:48:00Z" w:id="4628"/>
            </w:rPr>
          </w:rPrChange>
        </w:rPr>
        <w:pPrChange w:author="LauraPGM" w:date="2025-10-01T09:45:00Z" w:id="4629">
          <w:pPr>
            <w:pStyle w:val="Normal0"/>
            <w:numPr>
              <w:numId w:val="28"/>
            </w:numPr>
            <w:spacing w:line="360" w:lineRule="auto"/>
            <w:ind w:left="720" w:hanging="360"/>
            <w:jc w:val="both"/>
          </w:pPr>
        </w:pPrChange>
      </w:pPr>
      <w:del w:author="LauraPGM" w:date="2025-10-01T15:48:00Z" w:id="4630">
        <w:r w:rsidRPr="00D645B6" w:rsidDel="00DC12A4">
          <w:rPr>
            <w:rFonts w:ascii="Calibri" w:hAnsi="Calibri" w:cs="Calibri"/>
            <w:b/>
            <w:rPrChange w:author="LauraPGM" w:date="2025-10-01T09:45:00Z" w:id="4631">
              <w:rPr>
                <w:b/>
              </w:rPr>
            </w:rPrChange>
          </w:rPr>
          <w:delText>Si la TIR es menor al costo de capital:</w:delText>
        </w:r>
        <w:r w:rsidRPr="00D645B6" w:rsidDel="00DC12A4">
          <w:rPr>
            <w:rFonts w:ascii="Calibri" w:hAnsi="Calibri" w:cs="Calibri"/>
            <w:rPrChange w:author="LauraPGM" w:date="2025-10-01T09:45:00Z" w:id="4632">
              <w:rPr/>
            </w:rPrChange>
          </w:rPr>
          <w:delText xml:space="preserve"> el proyecto es financieramente inviable, pues no alcanza a compensar el costo de los recursos invertidos.</w:delText>
        </w:r>
      </w:del>
    </w:p>
    <w:p w:rsidRPr="00D645B6" w:rsidR="00733151" w:rsidDel="00DC12A4" w:rsidP="001D59AC" w:rsidRDefault="00733151" w14:paraId="0C643CA2" w14:textId="065D9798">
      <w:pPr>
        <w:pStyle w:val="Normal0"/>
        <w:spacing w:line="360" w:lineRule="auto"/>
        <w:jc w:val="both"/>
        <w:rPr>
          <w:del w:author="LauraPGM" w:date="2025-10-01T15:48:00Z" w:id="4633"/>
          <w:rFonts w:ascii="Calibri" w:hAnsi="Calibri" w:cs="Calibri"/>
          <w:rPrChange w:author="LauraPGM" w:date="2025-10-01T09:45:00Z" w:id="4634">
            <w:rPr>
              <w:del w:author="LauraPGM" w:date="2025-10-01T15:48:00Z" w:id="4635"/>
            </w:rPr>
          </w:rPrChange>
        </w:rPr>
      </w:pPr>
    </w:p>
    <w:p w:rsidRPr="00D645B6" w:rsidR="00733151" w:rsidDel="00DC12A4" w:rsidP="001D59AC" w:rsidRDefault="00733151" w14:paraId="32133506" w14:textId="7B6E0739">
      <w:pPr>
        <w:pStyle w:val="Normal0"/>
        <w:spacing w:line="360" w:lineRule="auto"/>
        <w:rPr>
          <w:del w:author="LauraPGM" w:date="2025-10-01T15:48:00Z" w:id="4636"/>
          <w:rFonts w:ascii="Calibri" w:hAnsi="Calibri" w:cs="Calibri"/>
          <w:rPrChange w:author="LauraPGM" w:date="2025-10-01T09:45:00Z" w:id="4637">
            <w:rPr>
              <w:del w:author="LauraPGM" w:date="2025-10-01T15:48:00Z" w:id="4638"/>
            </w:rPr>
          </w:rPrChange>
        </w:rPr>
      </w:pPr>
      <w:del w:author="LauraPGM" w:date="2025-10-01T15:48:00Z" w:id="4639">
        <w:r w:rsidRPr="00D645B6" w:rsidDel="00DC12A4">
          <w:rPr>
            <w:rFonts w:ascii="Calibri" w:hAnsi="Calibri" w:cs="Calibri"/>
            <w:rPrChange w:author="LauraPGM" w:date="2025-10-01T09:45:00Z" w:id="4640">
              <w:rPr/>
            </w:rPrChange>
          </w:rPr>
          <w:delText>La TIR es útil no solo para evaluar un proyecto individual, sino también para comparar múltiples alternativas de inversión y seleccionar aquella con mayor retorno relativo. Sin embargo, debe analizarse en conjunto con otros indicadores como el VAN, especialmente cuando existen flujos de caja no uniformes o múltiples tasas internas.</w:delText>
        </w:r>
      </w:del>
    </w:p>
    <w:p w:rsidRPr="00D645B6" w:rsidR="00733151" w:rsidDel="00DC12A4" w:rsidP="001D59AC" w:rsidRDefault="00733151" w14:paraId="25E5F52F" w14:textId="4718044D">
      <w:pPr>
        <w:pStyle w:val="Normal0"/>
        <w:spacing w:line="360" w:lineRule="auto"/>
        <w:jc w:val="both"/>
        <w:rPr>
          <w:del w:author="LauraPGM" w:date="2025-10-01T15:48:00Z" w:id="4641"/>
          <w:rFonts w:ascii="Calibri" w:hAnsi="Calibri" w:cs="Calibri"/>
          <w:rPrChange w:author="LauraPGM" w:date="2025-10-01T09:45:00Z" w:id="4642">
            <w:rPr>
              <w:del w:author="LauraPGM" w:date="2025-10-01T15:48:00Z" w:id="4643"/>
            </w:rPr>
          </w:rPrChange>
        </w:rPr>
      </w:pPr>
    </w:p>
    <w:p w:rsidRPr="00D645B6" w:rsidR="00733151" w:rsidDel="00DC12A4" w:rsidP="001D59AC" w:rsidRDefault="00733151" w14:paraId="01FBC2ED" w14:textId="7F69DBB4">
      <w:pPr>
        <w:pStyle w:val="Normal0"/>
        <w:spacing w:line="360" w:lineRule="auto"/>
        <w:jc w:val="both"/>
        <w:rPr>
          <w:del w:author="LauraPGM" w:date="2025-10-01T15:48:00Z" w:id="4644"/>
          <w:rFonts w:ascii="Calibri" w:hAnsi="Calibri" w:cs="Calibri"/>
          <w:rPrChange w:author="LauraPGM" w:date="2025-10-01T09:45:00Z" w:id="4645">
            <w:rPr>
              <w:del w:author="LauraPGM" w:date="2025-10-01T15:48:00Z" w:id="4646"/>
            </w:rPr>
          </w:rPrChange>
        </w:rPr>
      </w:pPr>
      <w:del w:author="LauraPGM" w:date="2025-10-01T15:48:00Z" w:id="4647">
        <w:r w:rsidRPr="00D645B6" w:rsidDel="00DC12A4">
          <w:rPr>
            <w:rFonts w:ascii="Calibri" w:hAnsi="Calibri" w:cs="Calibri"/>
            <w:rPrChange w:author="LauraPGM" w:date="2025-10-01T09:45:00Z" w:id="4648">
              <w:rPr/>
            </w:rPrChange>
          </w:rPr>
          <w:delText>En lo que respecta a la gráfica, el punto de equilibrio se puede representar de la siguiente forma:</w:delText>
        </w:r>
      </w:del>
    </w:p>
    <w:p w:rsidRPr="00D645B6" w:rsidR="0044224A" w:rsidDel="00DC12A4" w:rsidP="001D59AC" w:rsidRDefault="0044224A" w14:paraId="70AF5DF3" w14:textId="1B1E9183">
      <w:pPr>
        <w:pStyle w:val="Normal0"/>
        <w:spacing w:line="360" w:lineRule="auto"/>
        <w:jc w:val="both"/>
        <w:rPr>
          <w:del w:author="LauraPGM" w:date="2025-10-01T15:48:00Z" w:id="4649"/>
          <w:rFonts w:ascii="Calibri" w:hAnsi="Calibri" w:cs="Calibri"/>
          <w:rPrChange w:author="LauraPGM" w:date="2025-10-01T09:45:00Z" w:id="4650">
            <w:rPr>
              <w:del w:author="LauraPGM" w:date="2025-10-01T15:48:00Z" w:id="4651"/>
            </w:rPr>
          </w:rPrChange>
        </w:rPr>
      </w:pPr>
    </w:p>
    <w:p w:rsidRPr="00D645B6" w:rsidR="0044224A" w:rsidDel="00DC12A4" w:rsidP="001D59AC" w:rsidRDefault="0044224A" w14:paraId="12B426AC" w14:textId="479977D9">
      <w:pPr>
        <w:pStyle w:val="Normal0"/>
        <w:spacing w:line="360" w:lineRule="auto"/>
        <w:jc w:val="both"/>
        <w:rPr>
          <w:del w:author="LauraPGM" w:date="2025-10-01T15:48:00Z" w:id="4652"/>
          <w:rFonts w:ascii="Calibri" w:hAnsi="Calibri" w:cs="Calibri"/>
          <w:b/>
          <w:rPrChange w:author="LauraPGM" w:date="2025-10-01T09:45:00Z" w:id="4653">
            <w:rPr>
              <w:del w:author="LauraPGM" w:date="2025-10-01T15:48:00Z" w:id="4654"/>
              <w:b/>
            </w:rPr>
          </w:rPrChange>
        </w:rPr>
      </w:pPr>
      <w:del w:author="LauraPGM" w:date="2025-10-01T15:48:00Z" w:id="4655">
        <w:r w:rsidRPr="00D645B6" w:rsidDel="00DC12A4">
          <w:rPr>
            <w:rFonts w:ascii="Calibri" w:hAnsi="Calibri" w:cs="Calibri"/>
            <w:b/>
            <w:rPrChange w:author="LauraPGM" w:date="2025-10-01T09:45:00Z" w:id="4656">
              <w:rPr>
                <w:b/>
              </w:rPr>
            </w:rPrChange>
          </w:rPr>
          <w:delText xml:space="preserve">Tabla 3. Punto de </w:delText>
        </w:r>
        <w:commentRangeStart w:id="4657"/>
        <w:r w:rsidRPr="00D645B6" w:rsidDel="00DC12A4">
          <w:rPr>
            <w:rFonts w:ascii="Calibri" w:hAnsi="Calibri" w:cs="Calibri"/>
            <w:b/>
            <w:rPrChange w:author="LauraPGM" w:date="2025-10-01T09:45:00Z" w:id="4658">
              <w:rPr>
                <w:b/>
              </w:rPr>
            </w:rPrChange>
          </w:rPr>
          <w:delText>equilibrio</w:delText>
        </w:r>
        <w:commentRangeEnd w:id="4657"/>
        <w:r w:rsidRPr="00D645B6" w:rsidDel="00DC12A4" w:rsidR="0071486D">
          <w:rPr>
            <w:rStyle w:val="Refdecomentario"/>
            <w:rFonts w:ascii="Calibri" w:hAnsi="Calibri" w:cs="Calibri"/>
            <w:sz w:val="22"/>
            <w:szCs w:val="22"/>
            <w:rPrChange w:author="LauraPGM" w:date="2025-10-01T09:45:00Z" w:id="4659">
              <w:rPr>
                <w:rStyle w:val="Refdecomentario"/>
              </w:rPr>
            </w:rPrChange>
          </w:rPr>
          <w:commentReference w:id="4657"/>
        </w:r>
      </w:del>
    </w:p>
    <w:p w:rsidRPr="00D645B6" w:rsidR="00733151" w:rsidDel="00DC12A4" w:rsidP="001D59AC" w:rsidRDefault="00733151" w14:paraId="0D319970" w14:textId="6597A61B">
      <w:pPr>
        <w:pStyle w:val="Normal0"/>
        <w:spacing w:line="360" w:lineRule="auto"/>
        <w:jc w:val="both"/>
        <w:rPr>
          <w:del w:author="LauraPGM" w:date="2025-10-01T15:48:00Z" w:id="4660"/>
          <w:rFonts w:ascii="Calibri" w:hAnsi="Calibri" w:cs="Calibri"/>
          <w:rPrChange w:author="LauraPGM" w:date="2025-10-01T09:45:00Z" w:id="4661">
            <w:rPr>
              <w:del w:author="LauraPGM" w:date="2025-10-01T15:48:00Z" w:id="4662"/>
            </w:rPr>
          </w:rPrChange>
        </w:rPr>
      </w:pPr>
    </w:p>
    <w:tbl>
      <w:tblPr>
        <w:tblW w:w="5000" w:type="pct"/>
        <w:shd w:val="clear" w:color="auto" w:fill="FFFFFF"/>
        <w:tblCellMar>
          <w:left w:w="0" w:type="dxa"/>
          <w:right w:w="0" w:type="dxa"/>
        </w:tblCellMar>
        <w:tblLook w:val="04A0" w:firstRow="1" w:lastRow="0" w:firstColumn="1" w:lastColumn="0" w:noHBand="0" w:noVBand="1"/>
      </w:tblPr>
      <w:tblGrid>
        <w:gridCol w:w="1787"/>
        <w:gridCol w:w="2154"/>
        <w:gridCol w:w="1977"/>
        <w:gridCol w:w="1884"/>
        <w:gridCol w:w="2154"/>
      </w:tblGrid>
      <w:tr w:rsidRPr="00D645B6" w:rsidR="00B66D59" w:rsidDel="00DC12A4" w:rsidTr="00B66D59" w14:paraId="1741C3F3" w14:textId="5C261667">
        <w:trPr>
          <w:tblHeader/>
          <w:del w:author="LauraPGM" w:date="2025-10-01T15:48:00Z" w:id="4663"/>
        </w:trPr>
        <w:tc>
          <w:tcPr>
            <w:tcW w:w="897"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915458" w14:paraId="6B2429AD" w14:textId="0B4CDAC6">
            <w:pPr>
              <w:pStyle w:val="Normal0"/>
              <w:spacing w:line="360" w:lineRule="auto"/>
              <w:jc w:val="both"/>
              <w:rPr>
                <w:del w:author="LauraPGM" w:date="2025-10-01T15:48:00Z" w:id="4664"/>
                <w:rFonts w:ascii="Calibri" w:hAnsi="Calibri" w:cs="Calibri"/>
                <w:b/>
                <w:bCs/>
                <w:rPrChange w:author="LauraPGM" w:date="2025-10-01T09:45:00Z" w:id="4665">
                  <w:rPr>
                    <w:del w:author="LauraPGM" w:date="2025-10-01T15:48:00Z" w:id="4666"/>
                    <w:b/>
                    <w:bCs/>
                  </w:rPr>
                </w:rPrChange>
              </w:rPr>
            </w:pPr>
            <w:del w:author="LauraPGM" w:date="2025-10-01T15:48:00Z" w:id="4667">
              <w:r w:rsidRPr="00D645B6" w:rsidDel="00DC12A4">
                <w:rPr>
                  <w:rFonts w:ascii="Calibri" w:hAnsi="Calibri" w:cs="Calibri"/>
                  <w:b/>
                  <w:bCs/>
                  <w:rPrChange w:author="LauraPGM" w:date="2025-10-01T09:45:00Z" w:id="4668">
                    <w:rPr>
                      <w:b/>
                      <w:bCs/>
                    </w:rPr>
                  </w:rPrChange>
                </w:rPr>
                <w:delText>Periodo</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E5C3A" w14:paraId="655FCCA7" w14:textId="50C6EBB5">
            <w:pPr>
              <w:pStyle w:val="Normal0"/>
              <w:spacing w:line="360" w:lineRule="auto"/>
              <w:jc w:val="both"/>
              <w:rPr>
                <w:del w:author="LauraPGM" w:date="2025-10-01T15:48:00Z" w:id="4669"/>
                <w:rFonts w:ascii="Calibri" w:hAnsi="Calibri" w:cs="Calibri"/>
                <w:b/>
                <w:bCs/>
                <w:rPrChange w:author="LauraPGM" w:date="2025-10-01T09:45:00Z" w:id="4670">
                  <w:rPr>
                    <w:del w:author="LauraPGM" w:date="2025-10-01T15:48:00Z" w:id="4671"/>
                    <w:b/>
                    <w:bCs/>
                  </w:rPr>
                </w:rPrChange>
              </w:rPr>
            </w:pPr>
            <w:del w:author="LauraPGM" w:date="2025-10-01T15:48:00Z" w:id="4672">
              <w:r w:rsidRPr="00D645B6" w:rsidDel="00DC12A4">
                <w:rPr>
                  <w:rFonts w:ascii="Calibri" w:hAnsi="Calibri" w:cs="Calibri"/>
                  <w:b/>
                  <w:bCs/>
                  <w:rPrChange w:author="LauraPGM" w:date="2025-10-01T09:45:00Z" w:id="4673">
                    <w:rPr>
                      <w:b/>
                      <w:bCs/>
                    </w:rPr>
                  </w:rPrChange>
                </w:rPr>
                <w:delText>Inversión</w:delText>
              </w:r>
              <w:r w:rsidRPr="00D645B6" w:rsidDel="00DC12A4" w:rsidR="00915458">
                <w:rPr>
                  <w:rFonts w:ascii="Calibri" w:hAnsi="Calibri" w:cs="Calibri"/>
                  <w:b/>
                  <w:bCs/>
                  <w:rPrChange w:author="LauraPGM" w:date="2025-10-01T09:45:00Z" w:id="4674">
                    <w:rPr>
                      <w:b/>
                      <w:bCs/>
                    </w:rPr>
                  </w:rPrChange>
                </w:rPr>
                <w:delText xml:space="preserve"> inicial</w:delText>
              </w:r>
            </w:del>
          </w:p>
        </w:tc>
        <w:tc>
          <w:tcPr>
            <w:tcW w:w="99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915458" w14:paraId="273B17C8" w14:textId="05F5FDC1">
            <w:pPr>
              <w:pStyle w:val="Normal0"/>
              <w:spacing w:line="360" w:lineRule="auto"/>
              <w:jc w:val="both"/>
              <w:rPr>
                <w:del w:author="LauraPGM" w:date="2025-10-01T15:48:00Z" w:id="4675"/>
                <w:rFonts w:ascii="Calibri" w:hAnsi="Calibri" w:cs="Calibri"/>
                <w:b/>
                <w:bCs/>
                <w:rPrChange w:author="LauraPGM" w:date="2025-10-01T09:45:00Z" w:id="4676">
                  <w:rPr>
                    <w:del w:author="LauraPGM" w:date="2025-10-01T15:48:00Z" w:id="4677"/>
                    <w:b/>
                    <w:bCs/>
                  </w:rPr>
                </w:rPrChange>
              </w:rPr>
            </w:pPr>
            <w:del w:author="LauraPGM" w:date="2025-10-01T15:48:00Z" w:id="4678">
              <w:r w:rsidRPr="00D645B6" w:rsidDel="00DC12A4">
                <w:rPr>
                  <w:rFonts w:ascii="Calibri" w:hAnsi="Calibri" w:cs="Calibri"/>
                  <w:b/>
                  <w:bCs/>
                  <w:rPrChange w:author="LauraPGM" w:date="2025-10-01T09:45:00Z" w:id="4679">
                    <w:rPr>
                      <w:b/>
                      <w:bCs/>
                    </w:rPr>
                  </w:rPrChange>
                </w:rPr>
                <w:delText>Ingresos</w:delText>
              </w:r>
            </w:del>
          </w:p>
        </w:tc>
        <w:tc>
          <w:tcPr>
            <w:tcW w:w="94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915458" w14:paraId="210C29D3" w14:textId="3452D452">
            <w:pPr>
              <w:pStyle w:val="Normal0"/>
              <w:spacing w:line="360" w:lineRule="auto"/>
              <w:jc w:val="both"/>
              <w:rPr>
                <w:del w:author="LauraPGM" w:date="2025-10-01T15:48:00Z" w:id="4680"/>
                <w:rFonts w:ascii="Calibri" w:hAnsi="Calibri" w:cs="Calibri"/>
                <w:b/>
                <w:bCs/>
                <w:rPrChange w:author="LauraPGM" w:date="2025-10-01T09:45:00Z" w:id="4681">
                  <w:rPr>
                    <w:del w:author="LauraPGM" w:date="2025-10-01T15:48:00Z" w:id="4682"/>
                    <w:b/>
                    <w:bCs/>
                  </w:rPr>
                </w:rPrChange>
              </w:rPr>
            </w:pPr>
            <w:del w:author="LauraPGM" w:date="2025-10-01T15:48:00Z" w:id="4683">
              <w:r w:rsidRPr="00D645B6" w:rsidDel="00DC12A4">
                <w:rPr>
                  <w:rFonts w:ascii="Calibri" w:hAnsi="Calibri" w:cs="Calibri"/>
                  <w:b/>
                  <w:bCs/>
                  <w:rPrChange w:author="LauraPGM" w:date="2025-10-01T09:45:00Z" w:id="4684">
                    <w:rPr>
                      <w:b/>
                      <w:bCs/>
                    </w:rPr>
                  </w:rPrChange>
                </w:rPr>
                <w:delText>Egresos</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915458" w14:paraId="6AAD5925" w14:textId="5A7BD84E">
            <w:pPr>
              <w:pStyle w:val="Normal0"/>
              <w:spacing w:line="360" w:lineRule="auto"/>
              <w:jc w:val="both"/>
              <w:rPr>
                <w:del w:author="LauraPGM" w:date="2025-10-01T15:48:00Z" w:id="4685"/>
                <w:rFonts w:ascii="Calibri" w:hAnsi="Calibri" w:cs="Calibri"/>
                <w:b/>
                <w:bCs/>
                <w:rPrChange w:author="LauraPGM" w:date="2025-10-01T09:45:00Z" w:id="4686">
                  <w:rPr>
                    <w:del w:author="LauraPGM" w:date="2025-10-01T15:48:00Z" w:id="4687"/>
                    <w:b/>
                    <w:bCs/>
                  </w:rPr>
                </w:rPrChange>
              </w:rPr>
            </w:pPr>
            <w:del w:author="LauraPGM" w:date="2025-10-01T15:48:00Z" w:id="4688">
              <w:r w:rsidRPr="00D645B6" w:rsidDel="00DC12A4">
                <w:rPr>
                  <w:rFonts w:ascii="Calibri" w:hAnsi="Calibri" w:cs="Calibri"/>
                  <w:b/>
                  <w:bCs/>
                  <w:rPrChange w:author="LauraPGM" w:date="2025-10-01T09:45:00Z" w:id="4689">
                    <w:rPr>
                      <w:b/>
                      <w:bCs/>
                    </w:rPr>
                  </w:rPrChange>
                </w:rPr>
                <w:delText>F</w:delText>
              </w:r>
              <w:r w:rsidRPr="00D645B6" w:rsidDel="00DC12A4" w:rsidR="002E5C3A">
                <w:rPr>
                  <w:rFonts w:ascii="Calibri" w:hAnsi="Calibri" w:cs="Calibri"/>
                  <w:b/>
                  <w:bCs/>
                  <w:rPrChange w:author="LauraPGM" w:date="2025-10-01T09:45:00Z" w:id="4690">
                    <w:rPr>
                      <w:b/>
                      <w:bCs/>
                    </w:rPr>
                  </w:rPrChange>
                </w:rPr>
                <w:delText xml:space="preserve">lujo de </w:delText>
              </w:r>
              <w:r w:rsidRPr="00D645B6" w:rsidDel="00DC12A4">
                <w:rPr>
                  <w:rFonts w:ascii="Calibri" w:hAnsi="Calibri" w:cs="Calibri"/>
                  <w:b/>
                  <w:bCs/>
                  <w:rPrChange w:author="LauraPGM" w:date="2025-10-01T09:45:00Z" w:id="4691">
                    <w:rPr>
                      <w:b/>
                      <w:bCs/>
                    </w:rPr>
                  </w:rPrChange>
                </w:rPr>
                <w:delText>caja</w:delText>
              </w:r>
            </w:del>
          </w:p>
        </w:tc>
      </w:tr>
      <w:tr w:rsidRPr="00D645B6" w:rsidR="00B66D59" w:rsidDel="00DC12A4" w:rsidTr="00B66D59" w14:paraId="05758D35" w14:textId="59E325BA">
        <w:trPr>
          <w:del w:author="LauraPGM" w:date="2025-10-01T15:48:00Z" w:id="4692"/>
        </w:trPr>
        <w:tc>
          <w:tcPr>
            <w:tcW w:w="897"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B66D59" w14:paraId="5106FD25" w14:textId="3C36671A">
            <w:pPr>
              <w:pStyle w:val="Normal0"/>
              <w:spacing w:line="360" w:lineRule="auto"/>
              <w:jc w:val="both"/>
              <w:rPr>
                <w:del w:author="LauraPGM" w:date="2025-10-01T15:48:00Z" w:id="4693"/>
                <w:rFonts w:ascii="Calibri" w:hAnsi="Calibri" w:cs="Calibri"/>
                <w:rPrChange w:author="LauraPGM" w:date="2025-10-01T09:45:00Z" w:id="4694">
                  <w:rPr>
                    <w:del w:author="LauraPGM" w:date="2025-10-01T15:48:00Z" w:id="4695"/>
                  </w:rPr>
                </w:rPrChange>
              </w:rPr>
            </w:pPr>
            <w:del w:author="LauraPGM" w:date="2025-10-01T15:48:00Z" w:id="4696">
              <w:r w:rsidRPr="00D645B6" w:rsidDel="00DC12A4">
                <w:rPr>
                  <w:rFonts w:ascii="Calibri" w:hAnsi="Calibri" w:cs="Calibri"/>
                  <w:rPrChange w:author="LauraPGM" w:date="2025-10-01T09:45:00Z" w:id="4697">
                    <w:rPr/>
                  </w:rPrChange>
                </w:rPr>
                <w:delText>0</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B66D59" w14:paraId="142A534E" w14:textId="37FF5611">
            <w:pPr>
              <w:pStyle w:val="Normal0"/>
              <w:spacing w:line="360" w:lineRule="auto"/>
              <w:jc w:val="both"/>
              <w:rPr>
                <w:del w:author="LauraPGM" w:date="2025-10-01T15:48:00Z" w:id="4698"/>
                <w:rFonts w:ascii="Calibri" w:hAnsi="Calibri" w:cs="Calibri"/>
                <w:rPrChange w:author="LauraPGM" w:date="2025-10-01T09:45:00Z" w:id="4699">
                  <w:rPr>
                    <w:del w:author="LauraPGM" w:date="2025-10-01T15:48:00Z" w:id="4700"/>
                  </w:rPr>
                </w:rPrChange>
              </w:rPr>
            </w:pPr>
            <w:del w:author="LauraPGM" w:date="2025-10-01T15:48:00Z" w:id="4701">
              <w:r w:rsidRPr="00D645B6" w:rsidDel="00DC12A4">
                <w:rPr>
                  <w:rFonts w:ascii="Calibri" w:hAnsi="Calibri" w:cs="Calibri"/>
                  <w:rPrChange w:author="LauraPGM" w:date="2025-10-01T09:45:00Z" w:id="4702">
                    <w:rPr/>
                  </w:rPrChange>
                </w:rPr>
                <w:delText>-</w:delText>
              </w:r>
              <w:r w:rsidRPr="00D645B6" w:rsidDel="00DC12A4" w:rsidR="002863E6">
                <w:rPr>
                  <w:rFonts w:ascii="Calibri" w:hAnsi="Calibri" w:cs="Calibri"/>
                  <w:rPrChange w:author="LauraPGM" w:date="2025-10-01T09:45:00Z" w:id="4703">
                    <w:rPr/>
                  </w:rPrChange>
                </w:rPr>
                <w:delText>$</w:delText>
              </w:r>
              <w:r w:rsidRPr="00D645B6" w:rsidDel="00DC12A4">
                <w:rPr>
                  <w:rFonts w:ascii="Calibri" w:hAnsi="Calibri" w:cs="Calibri"/>
                  <w:rPrChange w:author="LauraPGM" w:date="2025-10-01T09:45:00Z" w:id="4704">
                    <w:rPr/>
                  </w:rPrChange>
                </w:rPr>
                <w:delText>120.000.000</w:delText>
              </w:r>
            </w:del>
          </w:p>
        </w:tc>
        <w:tc>
          <w:tcPr>
            <w:tcW w:w="99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544C13" w14:paraId="36CA892A" w14:textId="5A917858">
            <w:pPr>
              <w:pStyle w:val="Normal0"/>
              <w:spacing w:line="360" w:lineRule="auto"/>
              <w:jc w:val="both"/>
              <w:rPr>
                <w:del w:author="LauraPGM" w:date="2025-10-01T15:48:00Z" w:id="4705"/>
                <w:rFonts w:ascii="Calibri" w:hAnsi="Calibri" w:cs="Calibri"/>
                <w:rPrChange w:author="LauraPGM" w:date="2025-10-01T09:45:00Z" w:id="4706">
                  <w:rPr>
                    <w:del w:author="LauraPGM" w:date="2025-10-01T15:48:00Z" w:id="4707"/>
                  </w:rPr>
                </w:rPrChange>
              </w:rPr>
            </w:pPr>
            <w:del w:author="LauraPGM" w:date="2025-10-01T15:48:00Z" w:id="4708">
              <w:r w:rsidRPr="00D645B6" w:rsidDel="00DC12A4">
                <w:rPr>
                  <w:rFonts w:ascii="Calibri" w:hAnsi="Calibri" w:cs="Calibri"/>
                  <w:rPrChange w:author="LauraPGM" w:date="2025-10-01T09:45:00Z" w:id="4709">
                    <w:rPr/>
                  </w:rPrChange>
                </w:rPr>
                <w:delText>No aplica</w:delText>
              </w:r>
            </w:del>
          </w:p>
        </w:tc>
        <w:tc>
          <w:tcPr>
            <w:tcW w:w="94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544C13" w14:paraId="12FCE215" w14:textId="5A677823">
            <w:pPr>
              <w:pStyle w:val="Normal0"/>
              <w:spacing w:line="360" w:lineRule="auto"/>
              <w:jc w:val="both"/>
              <w:rPr>
                <w:del w:author="LauraPGM" w:date="2025-10-01T15:48:00Z" w:id="4710"/>
                <w:rFonts w:ascii="Calibri" w:hAnsi="Calibri" w:cs="Calibri"/>
                <w:rPrChange w:author="LauraPGM" w:date="2025-10-01T09:45:00Z" w:id="4711">
                  <w:rPr>
                    <w:del w:author="LauraPGM" w:date="2025-10-01T15:48:00Z" w:id="4712"/>
                  </w:rPr>
                </w:rPrChange>
              </w:rPr>
            </w:pPr>
            <w:del w:author="LauraPGM" w:date="2025-10-01T15:48:00Z" w:id="4713">
              <w:r w:rsidRPr="00D645B6" w:rsidDel="00DC12A4">
                <w:rPr>
                  <w:rFonts w:ascii="Calibri" w:hAnsi="Calibri" w:cs="Calibri"/>
                  <w:rPrChange w:author="LauraPGM" w:date="2025-10-01T09:45:00Z" w:id="4714">
                    <w:rPr/>
                  </w:rPrChange>
                </w:rPr>
                <w:delText>No aplica</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B66D59" w14:paraId="0A7A0098" w14:textId="25F8EE85">
            <w:pPr>
              <w:pStyle w:val="Normal0"/>
              <w:spacing w:line="360" w:lineRule="auto"/>
              <w:jc w:val="both"/>
              <w:rPr>
                <w:del w:author="LauraPGM" w:date="2025-10-01T15:48:00Z" w:id="4715"/>
                <w:rFonts w:ascii="Calibri" w:hAnsi="Calibri" w:cs="Calibri"/>
                <w:rPrChange w:author="LauraPGM" w:date="2025-10-01T09:45:00Z" w:id="4716">
                  <w:rPr>
                    <w:del w:author="LauraPGM" w:date="2025-10-01T15:48:00Z" w:id="4717"/>
                  </w:rPr>
                </w:rPrChange>
              </w:rPr>
            </w:pPr>
            <w:del w:author="LauraPGM" w:date="2025-10-01T15:48:00Z" w:id="4718">
              <w:r w:rsidRPr="00D645B6" w:rsidDel="00DC12A4">
                <w:rPr>
                  <w:rFonts w:ascii="Calibri" w:hAnsi="Calibri" w:cs="Calibri"/>
                  <w:rPrChange w:author="LauraPGM" w:date="2025-10-01T09:45:00Z" w:id="4719">
                    <w:rPr/>
                  </w:rPrChange>
                </w:rPr>
                <w:delText>-</w:delText>
              </w:r>
              <w:r w:rsidRPr="00D645B6" w:rsidDel="00DC12A4" w:rsidR="002863E6">
                <w:rPr>
                  <w:rFonts w:ascii="Calibri" w:hAnsi="Calibri" w:cs="Calibri"/>
                  <w:rPrChange w:author="LauraPGM" w:date="2025-10-01T09:45:00Z" w:id="4720">
                    <w:rPr/>
                  </w:rPrChange>
                </w:rPr>
                <w:delText>$</w:delText>
              </w:r>
              <w:r w:rsidRPr="00D645B6" w:rsidDel="00DC12A4">
                <w:rPr>
                  <w:rFonts w:ascii="Calibri" w:hAnsi="Calibri" w:cs="Calibri"/>
                  <w:rPrChange w:author="LauraPGM" w:date="2025-10-01T09:45:00Z" w:id="4721">
                    <w:rPr/>
                  </w:rPrChange>
                </w:rPr>
                <w:delText>120.000.000</w:delText>
              </w:r>
            </w:del>
          </w:p>
        </w:tc>
      </w:tr>
      <w:tr w:rsidRPr="00D645B6" w:rsidR="00B66D59" w:rsidDel="00DC12A4" w:rsidTr="00B66D59" w14:paraId="7F7C09C7" w14:textId="4E44162A">
        <w:trPr>
          <w:del w:author="LauraPGM" w:date="2025-10-01T15:48:00Z" w:id="4722"/>
        </w:trPr>
        <w:tc>
          <w:tcPr>
            <w:tcW w:w="897"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B66D59" w14:paraId="09B6D065" w14:textId="7A2B405C">
            <w:pPr>
              <w:pStyle w:val="Normal0"/>
              <w:spacing w:line="360" w:lineRule="auto"/>
              <w:jc w:val="both"/>
              <w:rPr>
                <w:del w:author="LauraPGM" w:date="2025-10-01T15:48:00Z" w:id="4723"/>
                <w:rFonts w:ascii="Calibri" w:hAnsi="Calibri" w:cs="Calibri"/>
                <w:rPrChange w:author="LauraPGM" w:date="2025-10-01T09:45:00Z" w:id="4724">
                  <w:rPr>
                    <w:del w:author="LauraPGM" w:date="2025-10-01T15:48:00Z" w:id="4725"/>
                  </w:rPr>
                </w:rPrChange>
              </w:rPr>
            </w:pPr>
            <w:del w:author="LauraPGM" w:date="2025-10-01T15:48:00Z" w:id="4726">
              <w:r w:rsidRPr="00D645B6" w:rsidDel="00DC12A4">
                <w:rPr>
                  <w:rFonts w:ascii="Calibri" w:hAnsi="Calibri" w:cs="Calibri"/>
                  <w:rPrChange w:author="LauraPGM" w:date="2025-10-01T09:45:00Z" w:id="4727">
                    <w:rPr/>
                  </w:rPrChange>
                </w:rPr>
                <w:delText>1</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544C13" w14:paraId="456577A0" w14:textId="07F6905C">
            <w:pPr>
              <w:pStyle w:val="Normal0"/>
              <w:spacing w:line="360" w:lineRule="auto"/>
              <w:jc w:val="both"/>
              <w:rPr>
                <w:del w:author="LauraPGM" w:date="2025-10-01T15:48:00Z" w:id="4728"/>
                <w:rFonts w:ascii="Calibri" w:hAnsi="Calibri" w:cs="Calibri"/>
                <w:rPrChange w:author="LauraPGM" w:date="2025-10-01T09:45:00Z" w:id="4729">
                  <w:rPr>
                    <w:del w:author="LauraPGM" w:date="2025-10-01T15:48:00Z" w:id="4730"/>
                  </w:rPr>
                </w:rPrChange>
              </w:rPr>
            </w:pPr>
            <w:del w:author="LauraPGM" w:date="2025-10-01T15:48:00Z" w:id="4731">
              <w:r w:rsidRPr="00D645B6" w:rsidDel="00DC12A4">
                <w:rPr>
                  <w:rFonts w:ascii="Calibri" w:hAnsi="Calibri" w:cs="Calibri"/>
                  <w:rPrChange w:author="LauraPGM" w:date="2025-10-01T09:45:00Z" w:id="4732">
                    <w:rPr/>
                  </w:rPrChange>
                </w:rPr>
                <w:delText>No aplica</w:delText>
              </w:r>
            </w:del>
          </w:p>
        </w:tc>
        <w:tc>
          <w:tcPr>
            <w:tcW w:w="99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60AB1329" w14:textId="199F166E">
            <w:pPr>
              <w:pStyle w:val="Normal0"/>
              <w:spacing w:line="360" w:lineRule="auto"/>
              <w:jc w:val="both"/>
              <w:rPr>
                <w:del w:author="LauraPGM" w:date="2025-10-01T15:48:00Z" w:id="4733"/>
                <w:rFonts w:ascii="Calibri" w:hAnsi="Calibri" w:cs="Calibri"/>
                <w:rPrChange w:author="LauraPGM" w:date="2025-10-01T09:45:00Z" w:id="4734">
                  <w:rPr>
                    <w:del w:author="LauraPGM" w:date="2025-10-01T15:48:00Z" w:id="4735"/>
                  </w:rPr>
                </w:rPrChange>
              </w:rPr>
            </w:pPr>
            <w:del w:author="LauraPGM" w:date="2025-10-01T15:48:00Z" w:id="4736">
              <w:r w:rsidRPr="00D645B6" w:rsidDel="00DC12A4">
                <w:rPr>
                  <w:rFonts w:ascii="Calibri" w:hAnsi="Calibri" w:cs="Calibri"/>
                  <w:rPrChange w:author="LauraPGM" w:date="2025-10-01T09:45:00Z" w:id="4737">
                    <w:rPr/>
                  </w:rPrChange>
                </w:rPr>
                <w:delText>$</w:delText>
              </w:r>
              <w:r w:rsidRPr="00D645B6" w:rsidDel="00DC12A4" w:rsidR="00B66D59">
                <w:rPr>
                  <w:rFonts w:ascii="Calibri" w:hAnsi="Calibri" w:cs="Calibri"/>
                  <w:rPrChange w:author="LauraPGM" w:date="2025-10-01T09:45:00Z" w:id="4738">
                    <w:rPr/>
                  </w:rPrChange>
                </w:rPr>
                <w:delText>5.000.000</w:delText>
              </w:r>
            </w:del>
          </w:p>
        </w:tc>
        <w:tc>
          <w:tcPr>
            <w:tcW w:w="94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1E0AE42A" w14:textId="466D4120">
            <w:pPr>
              <w:pStyle w:val="Normal0"/>
              <w:spacing w:line="360" w:lineRule="auto"/>
              <w:jc w:val="both"/>
              <w:rPr>
                <w:del w:author="LauraPGM" w:date="2025-10-01T15:48:00Z" w:id="4739"/>
                <w:rFonts w:ascii="Calibri" w:hAnsi="Calibri" w:cs="Calibri"/>
                <w:rPrChange w:author="LauraPGM" w:date="2025-10-01T09:45:00Z" w:id="4740">
                  <w:rPr>
                    <w:del w:author="LauraPGM" w:date="2025-10-01T15:48:00Z" w:id="4741"/>
                  </w:rPr>
                </w:rPrChange>
              </w:rPr>
            </w:pPr>
            <w:del w:author="LauraPGM" w:date="2025-10-01T15:48:00Z" w:id="4742">
              <w:r w:rsidRPr="00D645B6" w:rsidDel="00DC12A4">
                <w:rPr>
                  <w:rFonts w:ascii="Calibri" w:hAnsi="Calibri" w:cs="Calibri"/>
                  <w:rPrChange w:author="LauraPGM" w:date="2025-10-01T09:45:00Z" w:id="4743">
                    <w:rPr/>
                  </w:rPrChange>
                </w:rPr>
                <w:delText>$</w:delText>
              </w:r>
              <w:r w:rsidRPr="00D645B6" w:rsidDel="00DC12A4" w:rsidR="00B66D59">
                <w:rPr>
                  <w:rFonts w:ascii="Calibri" w:hAnsi="Calibri" w:cs="Calibri"/>
                  <w:rPrChange w:author="LauraPGM" w:date="2025-10-01T09:45:00Z" w:id="4744">
                    <w:rPr/>
                  </w:rPrChange>
                </w:rPr>
                <w:delText>1.000.000</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22DFD1B0" w14:textId="01E1CB62">
            <w:pPr>
              <w:pStyle w:val="Normal0"/>
              <w:spacing w:line="360" w:lineRule="auto"/>
              <w:jc w:val="both"/>
              <w:rPr>
                <w:del w:author="LauraPGM" w:date="2025-10-01T15:48:00Z" w:id="4745"/>
                <w:rFonts w:ascii="Calibri" w:hAnsi="Calibri" w:cs="Calibri"/>
                <w:rPrChange w:author="LauraPGM" w:date="2025-10-01T09:45:00Z" w:id="4746">
                  <w:rPr>
                    <w:del w:author="LauraPGM" w:date="2025-10-01T15:48:00Z" w:id="4747"/>
                  </w:rPr>
                </w:rPrChange>
              </w:rPr>
            </w:pPr>
            <w:del w:author="LauraPGM" w:date="2025-10-01T15:48:00Z" w:id="4748">
              <w:r w:rsidRPr="00D645B6" w:rsidDel="00DC12A4">
                <w:rPr>
                  <w:rFonts w:ascii="Calibri" w:hAnsi="Calibri" w:cs="Calibri"/>
                  <w:rPrChange w:author="LauraPGM" w:date="2025-10-01T09:45:00Z" w:id="4749">
                    <w:rPr/>
                  </w:rPrChange>
                </w:rPr>
                <w:delText>$</w:delText>
              </w:r>
              <w:r w:rsidRPr="00D645B6" w:rsidDel="00DC12A4" w:rsidR="00B66D59">
                <w:rPr>
                  <w:rFonts w:ascii="Calibri" w:hAnsi="Calibri" w:cs="Calibri"/>
                  <w:rPrChange w:author="LauraPGM" w:date="2025-10-01T09:45:00Z" w:id="4750">
                    <w:rPr/>
                  </w:rPrChange>
                </w:rPr>
                <w:delText>4.000.000</w:delText>
              </w:r>
            </w:del>
          </w:p>
        </w:tc>
      </w:tr>
      <w:tr w:rsidRPr="00D645B6" w:rsidR="00B66D59" w:rsidDel="00DC12A4" w:rsidTr="00B66D59" w14:paraId="2E19DD46" w14:textId="09518D00">
        <w:trPr>
          <w:del w:author="LauraPGM" w:date="2025-10-01T15:48:00Z" w:id="4751"/>
        </w:trPr>
        <w:tc>
          <w:tcPr>
            <w:tcW w:w="897"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B66D59" w14:paraId="54900403" w14:textId="25131F81">
            <w:pPr>
              <w:pStyle w:val="Normal0"/>
              <w:spacing w:line="360" w:lineRule="auto"/>
              <w:jc w:val="both"/>
              <w:rPr>
                <w:del w:author="LauraPGM" w:date="2025-10-01T15:48:00Z" w:id="4752"/>
                <w:rFonts w:ascii="Calibri" w:hAnsi="Calibri" w:cs="Calibri"/>
                <w:rPrChange w:author="LauraPGM" w:date="2025-10-01T09:45:00Z" w:id="4753">
                  <w:rPr>
                    <w:del w:author="LauraPGM" w:date="2025-10-01T15:48:00Z" w:id="4754"/>
                  </w:rPr>
                </w:rPrChange>
              </w:rPr>
            </w:pPr>
            <w:del w:author="LauraPGM" w:date="2025-10-01T15:48:00Z" w:id="4755">
              <w:r w:rsidRPr="00D645B6" w:rsidDel="00DC12A4">
                <w:rPr>
                  <w:rFonts w:ascii="Calibri" w:hAnsi="Calibri" w:cs="Calibri"/>
                  <w:rPrChange w:author="LauraPGM" w:date="2025-10-01T09:45:00Z" w:id="4756">
                    <w:rPr/>
                  </w:rPrChange>
                </w:rPr>
                <w:delText>2</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544C13" w14:paraId="33F6D682" w14:textId="15AA2E0D">
            <w:pPr>
              <w:pStyle w:val="Normal0"/>
              <w:spacing w:line="360" w:lineRule="auto"/>
              <w:jc w:val="both"/>
              <w:rPr>
                <w:del w:author="LauraPGM" w:date="2025-10-01T15:48:00Z" w:id="4757"/>
                <w:rFonts w:ascii="Calibri" w:hAnsi="Calibri" w:cs="Calibri"/>
                <w:rPrChange w:author="LauraPGM" w:date="2025-10-01T09:45:00Z" w:id="4758">
                  <w:rPr>
                    <w:del w:author="LauraPGM" w:date="2025-10-01T15:48:00Z" w:id="4759"/>
                  </w:rPr>
                </w:rPrChange>
              </w:rPr>
            </w:pPr>
            <w:del w:author="LauraPGM" w:date="2025-10-01T15:48:00Z" w:id="4760">
              <w:r w:rsidRPr="00D645B6" w:rsidDel="00DC12A4">
                <w:rPr>
                  <w:rFonts w:ascii="Calibri" w:hAnsi="Calibri" w:cs="Calibri"/>
                  <w:rPrChange w:author="LauraPGM" w:date="2025-10-01T09:45:00Z" w:id="4761">
                    <w:rPr/>
                  </w:rPrChange>
                </w:rPr>
                <w:delText>No aplica</w:delText>
              </w:r>
            </w:del>
          </w:p>
        </w:tc>
        <w:tc>
          <w:tcPr>
            <w:tcW w:w="99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1F9016E4" w14:textId="160ED1A6">
            <w:pPr>
              <w:pStyle w:val="Normal0"/>
              <w:spacing w:line="360" w:lineRule="auto"/>
              <w:jc w:val="both"/>
              <w:rPr>
                <w:del w:author="LauraPGM" w:date="2025-10-01T15:48:00Z" w:id="4762"/>
                <w:rFonts w:ascii="Calibri" w:hAnsi="Calibri" w:cs="Calibri"/>
                <w:rPrChange w:author="LauraPGM" w:date="2025-10-01T09:45:00Z" w:id="4763">
                  <w:rPr>
                    <w:del w:author="LauraPGM" w:date="2025-10-01T15:48:00Z" w:id="4764"/>
                  </w:rPr>
                </w:rPrChange>
              </w:rPr>
            </w:pPr>
            <w:del w:author="LauraPGM" w:date="2025-10-01T15:48:00Z" w:id="4765">
              <w:r w:rsidRPr="00D645B6" w:rsidDel="00DC12A4">
                <w:rPr>
                  <w:rFonts w:ascii="Calibri" w:hAnsi="Calibri" w:cs="Calibri"/>
                  <w:rPrChange w:author="LauraPGM" w:date="2025-10-01T09:45:00Z" w:id="4766">
                    <w:rPr/>
                  </w:rPrChange>
                </w:rPr>
                <w:delText>$</w:delText>
              </w:r>
              <w:r w:rsidRPr="00D645B6" w:rsidDel="00DC12A4" w:rsidR="00B66D59">
                <w:rPr>
                  <w:rFonts w:ascii="Calibri" w:hAnsi="Calibri" w:cs="Calibri"/>
                  <w:rPrChange w:author="LauraPGM" w:date="2025-10-01T09:45:00Z" w:id="4767">
                    <w:rPr/>
                  </w:rPrChange>
                </w:rPr>
                <w:delText>5.000.000</w:delText>
              </w:r>
            </w:del>
          </w:p>
        </w:tc>
        <w:tc>
          <w:tcPr>
            <w:tcW w:w="94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75CADE40" w14:textId="3DF0FA8D">
            <w:pPr>
              <w:pStyle w:val="Normal0"/>
              <w:spacing w:line="360" w:lineRule="auto"/>
              <w:jc w:val="both"/>
              <w:rPr>
                <w:del w:author="LauraPGM" w:date="2025-10-01T15:48:00Z" w:id="4768"/>
                <w:rFonts w:ascii="Calibri" w:hAnsi="Calibri" w:cs="Calibri"/>
                <w:rPrChange w:author="LauraPGM" w:date="2025-10-01T09:45:00Z" w:id="4769">
                  <w:rPr>
                    <w:del w:author="LauraPGM" w:date="2025-10-01T15:48:00Z" w:id="4770"/>
                  </w:rPr>
                </w:rPrChange>
              </w:rPr>
            </w:pPr>
            <w:del w:author="LauraPGM" w:date="2025-10-01T15:48:00Z" w:id="4771">
              <w:r w:rsidRPr="00D645B6" w:rsidDel="00DC12A4">
                <w:rPr>
                  <w:rFonts w:ascii="Calibri" w:hAnsi="Calibri" w:cs="Calibri"/>
                  <w:rPrChange w:author="LauraPGM" w:date="2025-10-01T09:45:00Z" w:id="4772">
                    <w:rPr/>
                  </w:rPrChange>
                </w:rPr>
                <w:delText>$</w:delText>
              </w:r>
              <w:r w:rsidRPr="00D645B6" w:rsidDel="00DC12A4" w:rsidR="00B66D59">
                <w:rPr>
                  <w:rFonts w:ascii="Calibri" w:hAnsi="Calibri" w:cs="Calibri"/>
                  <w:rPrChange w:author="LauraPGM" w:date="2025-10-01T09:45:00Z" w:id="4773">
                    <w:rPr/>
                  </w:rPrChange>
                </w:rPr>
                <w:delText>1.000.000</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02BD2AA6" w14:textId="11C3383F">
            <w:pPr>
              <w:pStyle w:val="Normal0"/>
              <w:spacing w:line="360" w:lineRule="auto"/>
              <w:jc w:val="both"/>
              <w:rPr>
                <w:del w:author="LauraPGM" w:date="2025-10-01T15:48:00Z" w:id="4774"/>
                <w:rFonts w:ascii="Calibri" w:hAnsi="Calibri" w:cs="Calibri"/>
                <w:rPrChange w:author="LauraPGM" w:date="2025-10-01T09:45:00Z" w:id="4775">
                  <w:rPr>
                    <w:del w:author="LauraPGM" w:date="2025-10-01T15:48:00Z" w:id="4776"/>
                  </w:rPr>
                </w:rPrChange>
              </w:rPr>
            </w:pPr>
            <w:del w:author="LauraPGM" w:date="2025-10-01T15:48:00Z" w:id="4777">
              <w:r w:rsidRPr="00D645B6" w:rsidDel="00DC12A4">
                <w:rPr>
                  <w:rFonts w:ascii="Calibri" w:hAnsi="Calibri" w:cs="Calibri"/>
                  <w:rPrChange w:author="LauraPGM" w:date="2025-10-01T09:45:00Z" w:id="4778">
                    <w:rPr/>
                  </w:rPrChange>
                </w:rPr>
                <w:delText>$</w:delText>
              </w:r>
              <w:r w:rsidRPr="00D645B6" w:rsidDel="00DC12A4" w:rsidR="00B66D59">
                <w:rPr>
                  <w:rFonts w:ascii="Calibri" w:hAnsi="Calibri" w:cs="Calibri"/>
                  <w:rPrChange w:author="LauraPGM" w:date="2025-10-01T09:45:00Z" w:id="4779">
                    <w:rPr/>
                  </w:rPrChange>
                </w:rPr>
                <w:delText>4.000.000</w:delText>
              </w:r>
            </w:del>
          </w:p>
        </w:tc>
      </w:tr>
      <w:tr w:rsidRPr="00D645B6" w:rsidR="00B66D59" w:rsidDel="00DC12A4" w:rsidTr="00B66D59" w14:paraId="21F0BE82" w14:textId="49CB521E">
        <w:trPr>
          <w:del w:author="LauraPGM" w:date="2025-10-01T15:48:00Z" w:id="4780"/>
        </w:trPr>
        <w:tc>
          <w:tcPr>
            <w:tcW w:w="897"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B66D59" w14:paraId="314A9E66" w14:textId="189AF0C0">
            <w:pPr>
              <w:pStyle w:val="Normal0"/>
              <w:spacing w:line="360" w:lineRule="auto"/>
              <w:jc w:val="both"/>
              <w:rPr>
                <w:del w:author="LauraPGM" w:date="2025-10-01T15:48:00Z" w:id="4781"/>
                <w:rFonts w:ascii="Calibri" w:hAnsi="Calibri" w:cs="Calibri"/>
                <w:rPrChange w:author="LauraPGM" w:date="2025-10-01T09:45:00Z" w:id="4782">
                  <w:rPr>
                    <w:del w:author="LauraPGM" w:date="2025-10-01T15:48:00Z" w:id="4783"/>
                  </w:rPr>
                </w:rPrChange>
              </w:rPr>
            </w:pPr>
            <w:del w:author="LauraPGM" w:date="2025-10-01T15:48:00Z" w:id="4784">
              <w:r w:rsidRPr="00D645B6" w:rsidDel="00DC12A4">
                <w:rPr>
                  <w:rFonts w:ascii="Calibri" w:hAnsi="Calibri" w:cs="Calibri"/>
                  <w:rPrChange w:author="LauraPGM" w:date="2025-10-01T09:45:00Z" w:id="4785">
                    <w:rPr/>
                  </w:rPrChange>
                </w:rPr>
                <w:delText>3</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544C13" w14:paraId="16AB82FA" w14:textId="66C1DE6E">
            <w:pPr>
              <w:pStyle w:val="Normal0"/>
              <w:spacing w:line="360" w:lineRule="auto"/>
              <w:jc w:val="both"/>
              <w:rPr>
                <w:del w:author="LauraPGM" w:date="2025-10-01T15:48:00Z" w:id="4786"/>
                <w:rFonts w:ascii="Calibri" w:hAnsi="Calibri" w:cs="Calibri"/>
                <w:rPrChange w:author="LauraPGM" w:date="2025-10-01T09:45:00Z" w:id="4787">
                  <w:rPr>
                    <w:del w:author="LauraPGM" w:date="2025-10-01T15:48:00Z" w:id="4788"/>
                  </w:rPr>
                </w:rPrChange>
              </w:rPr>
            </w:pPr>
            <w:del w:author="LauraPGM" w:date="2025-10-01T15:48:00Z" w:id="4789">
              <w:r w:rsidRPr="00D645B6" w:rsidDel="00DC12A4">
                <w:rPr>
                  <w:rFonts w:ascii="Calibri" w:hAnsi="Calibri" w:cs="Calibri"/>
                  <w:rPrChange w:author="LauraPGM" w:date="2025-10-01T09:45:00Z" w:id="4790">
                    <w:rPr/>
                  </w:rPrChange>
                </w:rPr>
                <w:delText>No aplica</w:delText>
              </w:r>
            </w:del>
          </w:p>
        </w:tc>
        <w:tc>
          <w:tcPr>
            <w:tcW w:w="99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4CCC7514" w14:textId="42046855">
            <w:pPr>
              <w:pStyle w:val="Normal0"/>
              <w:spacing w:line="360" w:lineRule="auto"/>
              <w:jc w:val="both"/>
              <w:rPr>
                <w:del w:author="LauraPGM" w:date="2025-10-01T15:48:00Z" w:id="4791"/>
                <w:rFonts w:ascii="Calibri" w:hAnsi="Calibri" w:cs="Calibri"/>
                <w:rPrChange w:author="LauraPGM" w:date="2025-10-01T09:45:00Z" w:id="4792">
                  <w:rPr>
                    <w:del w:author="LauraPGM" w:date="2025-10-01T15:48:00Z" w:id="4793"/>
                  </w:rPr>
                </w:rPrChange>
              </w:rPr>
            </w:pPr>
            <w:del w:author="LauraPGM" w:date="2025-10-01T15:48:00Z" w:id="4794">
              <w:r w:rsidRPr="00D645B6" w:rsidDel="00DC12A4">
                <w:rPr>
                  <w:rFonts w:ascii="Calibri" w:hAnsi="Calibri" w:cs="Calibri"/>
                  <w:rPrChange w:author="LauraPGM" w:date="2025-10-01T09:45:00Z" w:id="4795">
                    <w:rPr/>
                  </w:rPrChange>
                </w:rPr>
                <w:delText>$</w:delText>
              </w:r>
              <w:r w:rsidRPr="00D645B6" w:rsidDel="00DC12A4" w:rsidR="00B66D59">
                <w:rPr>
                  <w:rFonts w:ascii="Calibri" w:hAnsi="Calibri" w:cs="Calibri"/>
                  <w:rPrChange w:author="LauraPGM" w:date="2025-10-01T09:45:00Z" w:id="4796">
                    <w:rPr/>
                  </w:rPrChange>
                </w:rPr>
                <w:delText>5.000.000</w:delText>
              </w:r>
            </w:del>
          </w:p>
        </w:tc>
        <w:tc>
          <w:tcPr>
            <w:tcW w:w="94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5AB46C50" w14:textId="2B1CBA08">
            <w:pPr>
              <w:pStyle w:val="Normal0"/>
              <w:spacing w:line="360" w:lineRule="auto"/>
              <w:jc w:val="both"/>
              <w:rPr>
                <w:del w:author="LauraPGM" w:date="2025-10-01T15:48:00Z" w:id="4797"/>
                <w:rFonts w:ascii="Calibri" w:hAnsi="Calibri" w:cs="Calibri"/>
                <w:rPrChange w:author="LauraPGM" w:date="2025-10-01T09:45:00Z" w:id="4798">
                  <w:rPr>
                    <w:del w:author="LauraPGM" w:date="2025-10-01T15:48:00Z" w:id="4799"/>
                  </w:rPr>
                </w:rPrChange>
              </w:rPr>
            </w:pPr>
            <w:del w:author="LauraPGM" w:date="2025-10-01T15:48:00Z" w:id="4800">
              <w:r w:rsidRPr="00D645B6" w:rsidDel="00DC12A4">
                <w:rPr>
                  <w:rFonts w:ascii="Calibri" w:hAnsi="Calibri" w:cs="Calibri"/>
                  <w:rPrChange w:author="LauraPGM" w:date="2025-10-01T09:45:00Z" w:id="4801">
                    <w:rPr/>
                  </w:rPrChange>
                </w:rPr>
                <w:delText>$</w:delText>
              </w:r>
              <w:r w:rsidRPr="00D645B6" w:rsidDel="00DC12A4" w:rsidR="00B66D59">
                <w:rPr>
                  <w:rFonts w:ascii="Calibri" w:hAnsi="Calibri" w:cs="Calibri"/>
                  <w:rPrChange w:author="LauraPGM" w:date="2025-10-01T09:45:00Z" w:id="4802">
                    <w:rPr/>
                  </w:rPrChange>
                </w:rPr>
                <w:delText>1.000.000</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56AC100E" w14:textId="58DDA337">
            <w:pPr>
              <w:pStyle w:val="Normal0"/>
              <w:spacing w:line="360" w:lineRule="auto"/>
              <w:jc w:val="both"/>
              <w:rPr>
                <w:del w:author="LauraPGM" w:date="2025-10-01T15:48:00Z" w:id="4803"/>
                <w:rFonts w:ascii="Calibri" w:hAnsi="Calibri" w:cs="Calibri"/>
                <w:rPrChange w:author="LauraPGM" w:date="2025-10-01T09:45:00Z" w:id="4804">
                  <w:rPr>
                    <w:del w:author="LauraPGM" w:date="2025-10-01T15:48:00Z" w:id="4805"/>
                  </w:rPr>
                </w:rPrChange>
              </w:rPr>
            </w:pPr>
            <w:del w:author="LauraPGM" w:date="2025-10-01T15:48:00Z" w:id="4806">
              <w:r w:rsidRPr="00D645B6" w:rsidDel="00DC12A4">
                <w:rPr>
                  <w:rFonts w:ascii="Calibri" w:hAnsi="Calibri" w:cs="Calibri"/>
                  <w:rPrChange w:author="LauraPGM" w:date="2025-10-01T09:45:00Z" w:id="4807">
                    <w:rPr/>
                  </w:rPrChange>
                </w:rPr>
                <w:delText>$</w:delText>
              </w:r>
              <w:r w:rsidRPr="00D645B6" w:rsidDel="00DC12A4" w:rsidR="00B66D59">
                <w:rPr>
                  <w:rFonts w:ascii="Calibri" w:hAnsi="Calibri" w:cs="Calibri"/>
                  <w:rPrChange w:author="LauraPGM" w:date="2025-10-01T09:45:00Z" w:id="4808">
                    <w:rPr/>
                  </w:rPrChange>
                </w:rPr>
                <w:delText>4.000.000</w:delText>
              </w:r>
            </w:del>
          </w:p>
        </w:tc>
      </w:tr>
      <w:tr w:rsidRPr="00D645B6" w:rsidR="00B66D59" w:rsidDel="00DC12A4" w:rsidTr="00B66D59" w14:paraId="5E0F5847" w14:textId="0CC18426">
        <w:trPr>
          <w:del w:author="LauraPGM" w:date="2025-10-01T15:48:00Z" w:id="4809"/>
        </w:trPr>
        <w:tc>
          <w:tcPr>
            <w:tcW w:w="897"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B66D59" w14:paraId="2BC93767" w14:textId="181A1A46">
            <w:pPr>
              <w:pStyle w:val="Normal0"/>
              <w:spacing w:line="360" w:lineRule="auto"/>
              <w:jc w:val="both"/>
              <w:rPr>
                <w:del w:author="LauraPGM" w:date="2025-10-01T15:48:00Z" w:id="4810"/>
                <w:rFonts w:ascii="Calibri" w:hAnsi="Calibri" w:cs="Calibri"/>
                <w:rPrChange w:author="LauraPGM" w:date="2025-10-01T09:45:00Z" w:id="4811">
                  <w:rPr>
                    <w:del w:author="LauraPGM" w:date="2025-10-01T15:48:00Z" w:id="4812"/>
                  </w:rPr>
                </w:rPrChange>
              </w:rPr>
            </w:pPr>
            <w:del w:author="LauraPGM" w:date="2025-10-01T15:48:00Z" w:id="4813">
              <w:r w:rsidRPr="00D645B6" w:rsidDel="00DC12A4">
                <w:rPr>
                  <w:rFonts w:ascii="Calibri" w:hAnsi="Calibri" w:cs="Calibri"/>
                  <w:rPrChange w:author="LauraPGM" w:date="2025-10-01T09:45:00Z" w:id="4814">
                    <w:rPr/>
                  </w:rPrChange>
                </w:rPr>
                <w:delText>4</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544C13" w14:paraId="615F2A68" w14:textId="7CED9E9F">
            <w:pPr>
              <w:pStyle w:val="Normal0"/>
              <w:spacing w:line="360" w:lineRule="auto"/>
              <w:jc w:val="both"/>
              <w:rPr>
                <w:del w:author="LauraPGM" w:date="2025-10-01T15:48:00Z" w:id="4815"/>
                <w:rFonts w:ascii="Calibri" w:hAnsi="Calibri" w:cs="Calibri"/>
                <w:rPrChange w:author="LauraPGM" w:date="2025-10-01T09:45:00Z" w:id="4816">
                  <w:rPr>
                    <w:del w:author="LauraPGM" w:date="2025-10-01T15:48:00Z" w:id="4817"/>
                  </w:rPr>
                </w:rPrChange>
              </w:rPr>
            </w:pPr>
            <w:del w:author="LauraPGM" w:date="2025-10-01T15:48:00Z" w:id="4818">
              <w:r w:rsidRPr="00D645B6" w:rsidDel="00DC12A4">
                <w:rPr>
                  <w:rFonts w:ascii="Calibri" w:hAnsi="Calibri" w:cs="Calibri"/>
                  <w:rPrChange w:author="LauraPGM" w:date="2025-10-01T09:45:00Z" w:id="4819">
                    <w:rPr/>
                  </w:rPrChange>
                </w:rPr>
                <w:delText>No aplica</w:delText>
              </w:r>
            </w:del>
          </w:p>
        </w:tc>
        <w:tc>
          <w:tcPr>
            <w:tcW w:w="99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1AEAB645" w14:textId="52C5A560">
            <w:pPr>
              <w:pStyle w:val="Normal0"/>
              <w:spacing w:line="360" w:lineRule="auto"/>
              <w:jc w:val="both"/>
              <w:rPr>
                <w:del w:author="LauraPGM" w:date="2025-10-01T15:48:00Z" w:id="4820"/>
                <w:rFonts w:ascii="Calibri" w:hAnsi="Calibri" w:cs="Calibri"/>
                <w:rPrChange w:author="LauraPGM" w:date="2025-10-01T09:45:00Z" w:id="4821">
                  <w:rPr>
                    <w:del w:author="LauraPGM" w:date="2025-10-01T15:48:00Z" w:id="4822"/>
                  </w:rPr>
                </w:rPrChange>
              </w:rPr>
            </w:pPr>
            <w:del w:author="LauraPGM" w:date="2025-10-01T15:48:00Z" w:id="4823">
              <w:r w:rsidRPr="00D645B6" w:rsidDel="00DC12A4">
                <w:rPr>
                  <w:rFonts w:ascii="Calibri" w:hAnsi="Calibri" w:cs="Calibri"/>
                  <w:rPrChange w:author="LauraPGM" w:date="2025-10-01T09:45:00Z" w:id="4824">
                    <w:rPr/>
                  </w:rPrChange>
                </w:rPr>
                <w:delText>$</w:delText>
              </w:r>
              <w:r w:rsidRPr="00D645B6" w:rsidDel="00DC12A4" w:rsidR="00B66D59">
                <w:rPr>
                  <w:rFonts w:ascii="Calibri" w:hAnsi="Calibri" w:cs="Calibri"/>
                  <w:rPrChange w:author="LauraPGM" w:date="2025-10-01T09:45:00Z" w:id="4825">
                    <w:rPr/>
                  </w:rPrChange>
                </w:rPr>
                <w:delText>5.000.000</w:delText>
              </w:r>
            </w:del>
          </w:p>
        </w:tc>
        <w:tc>
          <w:tcPr>
            <w:tcW w:w="94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395F2A6B" w14:textId="04E89525">
            <w:pPr>
              <w:pStyle w:val="Normal0"/>
              <w:spacing w:line="360" w:lineRule="auto"/>
              <w:jc w:val="both"/>
              <w:rPr>
                <w:del w:author="LauraPGM" w:date="2025-10-01T15:48:00Z" w:id="4826"/>
                <w:rFonts w:ascii="Calibri" w:hAnsi="Calibri" w:cs="Calibri"/>
                <w:rPrChange w:author="LauraPGM" w:date="2025-10-01T09:45:00Z" w:id="4827">
                  <w:rPr>
                    <w:del w:author="LauraPGM" w:date="2025-10-01T15:48:00Z" w:id="4828"/>
                  </w:rPr>
                </w:rPrChange>
              </w:rPr>
            </w:pPr>
            <w:del w:author="LauraPGM" w:date="2025-10-01T15:48:00Z" w:id="4829">
              <w:r w:rsidRPr="00D645B6" w:rsidDel="00DC12A4">
                <w:rPr>
                  <w:rFonts w:ascii="Calibri" w:hAnsi="Calibri" w:cs="Calibri"/>
                  <w:rPrChange w:author="LauraPGM" w:date="2025-10-01T09:45:00Z" w:id="4830">
                    <w:rPr/>
                  </w:rPrChange>
                </w:rPr>
                <w:delText>$</w:delText>
              </w:r>
              <w:r w:rsidRPr="00D645B6" w:rsidDel="00DC12A4" w:rsidR="00B66D59">
                <w:rPr>
                  <w:rFonts w:ascii="Calibri" w:hAnsi="Calibri" w:cs="Calibri"/>
                  <w:rPrChange w:author="LauraPGM" w:date="2025-10-01T09:45:00Z" w:id="4831">
                    <w:rPr/>
                  </w:rPrChange>
                </w:rPr>
                <w:delText>1.000.000</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12EB0AF0" w14:textId="601E7D80">
            <w:pPr>
              <w:pStyle w:val="Normal0"/>
              <w:spacing w:line="360" w:lineRule="auto"/>
              <w:jc w:val="both"/>
              <w:rPr>
                <w:del w:author="LauraPGM" w:date="2025-10-01T15:48:00Z" w:id="4832"/>
                <w:rFonts w:ascii="Calibri" w:hAnsi="Calibri" w:cs="Calibri"/>
                <w:rPrChange w:author="LauraPGM" w:date="2025-10-01T09:45:00Z" w:id="4833">
                  <w:rPr>
                    <w:del w:author="LauraPGM" w:date="2025-10-01T15:48:00Z" w:id="4834"/>
                  </w:rPr>
                </w:rPrChange>
              </w:rPr>
            </w:pPr>
            <w:del w:author="LauraPGM" w:date="2025-10-01T15:48:00Z" w:id="4835">
              <w:r w:rsidRPr="00D645B6" w:rsidDel="00DC12A4">
                <w:rPr>
                  <w:rFonts w:ascii="Calibri" w:hAnsi="Calibri" w:cs="Calibri"/>
                  <w:rPrChange w:author="LauraPGM" w:date="2025-10-01T09:45:00Z" w:id="4836">
                    <w:rPr/>
                  </w:rPrChange>
                </w:rPr>
                <w:delText>$</w:delText>
              </w:r>
              <w:r w:rsidRPr="00D645B6" w:rsidDel="00DC12A4" w:rsidR="00B66D59">
                <w:rPr>
                  <w:rFonts w:ascii="Calibri" w:hAnsi="Calibri" w:cs="Calibri"/>
                  <w:rPrChange w:author="LauraPGM" w:date="2025-10-01T09:45:00Z" w:id="4837">
                    <w:rPr/>
                  </w:rPrChange>
                </w:rPr>
                <w:delText>4.000.000</w:delText>
              </w:r>
            </w:del>
          </w:p>
        </w:tc>
      </w:tr>
      <w:tr w:rsidRPr="00D645B6" w:rsidR="00B66D59" w:rsidDel="00DC12A4" w:rsidTr="00B66D59" w14:paraId="1B7DFCDE" w14:textId="21A390C4">
        <w:trPr>
          <w:del w:author="LauraPGM" w:date="2025-10-01T15:48:00Z" w:id="4838"/>
        </w:trPr>
        <w:tc>
          <w:tcPr>
            <w:tcW w:w="897"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B66D59" w14:paraId="0DBA7363" w14:textId="76F767D0">
            <w:pPr>
              <w:pStyle w:val="Normal0"/>
              <w:spacing w:line="360" w:lineRule="auto"/>
              <w:jc w:val="both"/>
              <w:rPr>
                <w:del w:author="LauraPGM" w:date="2025-10-01T15:48:00Z" w:id="4839"/>
                <w:rFonts w:ascii="Calibri" w:hAnsi="Calibri" w:cs="Calibri"/>
                <w:rPrChange w:author="LauraPGM" w:date="2025-10-01T09:45:00Z" w:id="4840">
                  <w:rPr>
                    <w:del w:author="LauraPGM" w:date="2025-10-01T15:48:00Z" w:id="4841"/>
                  </w:rPr>
                </w:rPrChange>
              </w:rPr>
            </w:pPr>
            <w:del w:author="LauraPGM" w:date="2025-10-01T15:48:00Z" w:id="4842">
              <w:r w:rsidRPr="00D645B6" w:rsidDel="00DC12A4">
                <w:rPr>
                  <w:rFonts w:ascii="Calibri" w:hAnsi="Calibri" w:cs="Calibri"/>
                  <w:rPrChange w:author="LauraPGM" w:date="2025-10-01T09:45:00Z" w:id="4843">
                    <w:rPr/>
                  </w:rPrChange>
                </w:rPr>
                <w:delText>5</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544C13" w14:paraId="44E95D67" w14:textId="71080D31">
            <w:pPr>
              <w:pStyle w:val="Normal0"/>
              <w:spacing w:line="360" w:lineRule="auto"/>
              <w:jc w:val="both"/>
              <w:rPr>
                <w:del w:author="LauraPGM" w:date="2025-10-01T15:48:00Z" w:id="4844"/>
                <w:rFonts w:ascii="Calibri" w:hAnsi="Calibri" w:cs="Calibri"/>
                <w:rPrChange w:author="LauraPGM" w:date="2025-10-01T09:45:00Z" w:id="4845">
                  <w:rPr>
                    <w:del w:author="LauraPGM" w:date="2025-10-01T15:48:00Z" w:id="4846"/>
                  </w:rPr>
                </w:rPrChange>
              </w:rPr>
            </w:pPr>
            <w:del w:author="LauraPGM" w:date="2025-10-01T15:48:00Z" w:id="4847">
              <w:r w:rsidRPr="00D645B6" w:rsidDel="00DC12A4">
                <w:rPr>
                  <w:rFonts w:ascii="Calibri" w:hAnsi="Calibri" w:cs="Calibri"/>
                  <w:rPrChange w:author="LauraPGM" w:date="2025-10-01T09:45:00Z" w:id="4848">
                    <w:rPr/>
                  </w:rPrChange>
                </w:rPr>
                <w:delText>No aplica</w:delText>
              </w:r>
            </w:del>
          </w:p>
        </w:tc>
        <w:tc>
          <w:tcPr>
            <w:tcW w:w="99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47B11A59" w14:textId="58136037">
            <w:pPr>
              <w:pStyle w:val="Normal0"/>
              <w:spacing w:line="360" w:lineRule="auto"/>
              <w:jc w:val="both"/>
              <w:rPr>
                <w:del w:author="LauraPGM" w:date="2025-10-01T15:48:00Z" w:id="4849"/>
                <w:rFonts w:ascii="Calibri" w:hAnsi="Calibri" w:cs="Calibri"/>
                <w:rPrChange w:author="LauraPGM" w:date="2025-10-01T09:45:00Z" w:id="4850">
                  <w:rPr>
                    <w:del w:author="LauraPGM" w:date="2025-10-01T15:48:00Z" w:id="4851"/>
                  </w:rPr>
                </w:rPrChange>
              </w:rPr>
            </w:pPr>
            <w:del w:author="LauraPGM" w:date="2025-10-01T15:48:00Z" w:id="4852">
              <w:r w:rsidRPr="00D645B6" w:rsidDel="00DC12A4">
                <w:rPr>
                  <w:rFonts w:ascii="Calibri" w:hAnsi="Calibri" w:cs="Calibri"/>
                  <w:rPrChange w:author="LauraPGM" w:date="2025-10-01T09:45:00Z" w:id="4853">
                    <w:rPr/>
                  </w:rPrChange>
                </w:rPr>
                <w:delText>$</w:delText>
              </w:r>
              <w:r w:rsidRPr="00D645B6" w:rsidDel="00DC12A4" w:rsidR="00B66D59">
                <w:rPr>
                  <w:rFonts w:ascii="Calibri" w:hAnsi="Calibri" w:cs="Calibri"/>
                  <w:rPrChange w:author="LauraPGM" w:date="2025-10-01T09:45:00Z" w:id="4854">
                    <w:rPr/>
                  </w:rPrChange>
                </w:rPr>
                <w:delText>5.000.000</w:delText>
              </w:r>
            </w:del>
          </w:p>
        </w:tc>
        <w:tc>
          <w:tcPr>
            <w:tcW w:w="94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704CB1AE" w14:textId="2733B206">
            <w:pPr>
              <w:pStyle w:val="Normal0"/>
              <w:spacing w:line="360" w:lineRule="auto"/>
              <w:jc w:val="both"/>
              <w:rPr>
                <w:del w:author="LauraPGM" w:date="2025-10-01T15:48:00Z" w:id="4855"/>
                <w:rFonts w:ascii="Calibri" w:hAnsi="Calibri" w:cs="Calibri"/>
                <w:rPrChange w:author="LauraPGM" w:date="2025-10-01T09:45:00Z" w:id="4856">
                  <w:rPr>
                    <w:del w:author="LauraPGM" w:date="2025-10-01T15:48:00Z" w:id="4857"/>
                  </w:rPr>
                </w:rPrChange>
              </w:rPr>
            </w:pPr>
            <w:del w:author="LauraPGM" w:date="2025-10-01T15:48:00Z" w:id="4858">
              <w:r w:rsidRPr="00D645B6" w:rsidDel="00DC12A4">
                <w:rPr>
                  <w:rFonts w:ascii="Calibri" w:hAnsi="Calibri" w:cs="Calibri"/>
                  <w:rPrChange w:author="LauraPGM" w:date="2025-10-01T09:45:00Z" w:id="4859">
                    <w:rPr/>
                  </w:rPrChange>
                </w:rPr>
                <w:delText>$</w:delText>
              </w:r>
              <w:r w:rsidRPr="00D645B6" w:rsidDel="00DC12A4" w:rsidR="00B66D59">
                <w:rPr>
                  <w:rFonts w:ascii="Calibri" w:hAnsi="Calibri" w:cs="Calibri"/>
                  <w:rPrChange w:author="LauraPGM" w:date="2025-10-01T09:45:00Z" w:id="4860">
                    <w:rPr/>
                  </w:rPrChange>
                </w:rPr>
                <w:delText>1.000.000</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494948E3" w14:textId="38A15E18">
            <w:pPr>
              <w:pStyle w:val="Normal0"/>
              <w:spacing w:line="360" w:lineRule="auto"/>
              <w:jc w:val="both"/>
              <w:rPr>
                <w:del w:author="LauraPGM" w:date="2025-10-01T15:48:00Z" w:id="4861"/>
                <w:rFonts w:ascii="Calibri" w:hAnsi="Calibri" w:cs="Calibri"/>
                <w:rPrChange w:author="LauraPGM" w:date="2025-10-01T09:45:00Z" w:id="4862">
                  <w:rPr>
                    <w:del w:author="LauraPGM" w:date="2025-10-01T15:48:00Z" w:id="4863"/>
                  </w:rPr>
                </w:rPrChange>
              </w:rPr>
            </w:pPr>
            <w:del w:author="LauraPGM" w:date="2025-10-01T15:48:00Z" w:id="4864">
              <w:r w:rsidRPr="00D645B6" w:rsidDel="00DC12A4">
                <w:rPr>
                  <w:rFonts w:ascii="Calibri" w:hAnsi="Calibri" w:cs="Calibri"/>
                  <w:rPrChange w:author="LauraPGM" w:date="2025-10-01T09:45:00Z" w:id="4865">
                    <w:rPr/>
                  </w:rPrChange>
                </w:rPr>
                <w:delText>$</w:delText>
              </w:r>
              <w:r w:rsidRPr="00D645B6" w:rsidDel="00DC12A4" w:rsidR="00B66D59">
                <w:rPr>
                  <w:rFonts w:ascii="Calibri" w:hAnsi="Calibri" w:cs="Calibri"/>
                  <w:rPrChange w:author="LauraPGM" w:date="2025-10-01T09:45:00Z" w:id="4866">
                    <w:rPr/>
                  </w:rPrChange>
                </w:rPr>
                <w:delText>4.000.000</w:delText>
              </w:r>
            </w:del>
          </w:p>
        </w:tc>
      </w:tr>
      <w:tr w:rsidRPr="00D645B6" w:rsidR="00B66D59" w:rsidDel="00DC12A4" w:rsidTr="00B66D59" w14:paraId="1A907267" w14:textId="60DA2096">
        <w:trPr>
          <w:del w:author="LauraPGM" w:date="2025-10-01T15:48:00Z" w:id="4867"/>
        </w:trPr>
        <w:tc>
          <w:tcPr>
            <w:tcW w:w="897"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B66D59" w14:paraId="4B5A804D" w14:textId="1AF58513">
            <w:pPr>
              <w:pStyle w:val="Normal0"/>
              <w:spacing w:line="360" w:lineRule="auto"/>
              <w:jc w:val="both"/>
              <w:rPr>
                <w:del w:author="LauraPGM" w:date="2025-10-01T15:48:00Z" w:id="4868"/>
                <w:rFonts w:ascii="Calibri" w:hAnsi="Calibri" w:cs="Calibri"/>
                <w:rPrChange w:author="LauraPGM" w:date="2025-10-01T09:45:00Z" w:id="4869">
                  <w:rPr>
                    <w:del w:author="LauraPGM" w:date="2025-10-01T15:48:00Z" w:id="4870"/>
                  </w:rPr>
                </w:rPrChange>
              </w:rPr>
            </w:pPr>
            <w:del w:author="LauraPGM" w:date="2025-10-01T15:48:00Z" w:id="4871">
              <w:r w:rsidRPr="00D645B6" w:rsidDel="00DC12A4">
                <w:rPr>
                  <w:rFonts w:ascii="Calibri" w:hAnsi="Calibri" w:cs="Calibri"/>
                  <w:rPrChange w:author="LauraPGM" w:date="2025-10-01T09:45:00Z" w:id="4872">
                    <w:rPr/>
                  </w:rPrChange>
                </w:rPr>
                <w:delText>6</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544C13" w14:paraId="69F8F7E4" w14:textId="686B594E">
            <w:pPr>
              <w:pStyle w:val="Normal0"/>
              <w:spacing w:line="360" w:lineRule="auto"/>
              <w:jc w:val="both"/>
              <w:rPr>
                <w:del w:author="LauraPGM" w:date="2025-10-01T15:48:00Z" w:id="4873"/>
                <w:rFonts w:ascii="Calibri" w:hAnsi="Calibri" w:cs="Calibri"/>
                <w:rPrChange w:author="LauraPGM" w:date="2025-10-01T09:45:00Z" w:id="4874">
                  <w:rPr>
                    <w:del w:author="LauraPGM" w:date="2025-10-01T15:48:00Z" w:id="4875"/>
                  </w:rPr>
                </w:rPrChange>
              </w:rPr>
            </w:pPr>
            <w:del w:author="LauraPGM" w:date="2025-10-01T15:48:00Z" w:id="4876">
              <w:r w:rsidRPr="00D645B6" w:rsidDel="00DC12A4">
                <w:rPr>
                  <w:rFonts w:ascii="Calibri" w:hAnsi="Calibri" w:cs="Calibri"/>
                  <w:rPrChange w:author="LauraPGM" w:date="2025-10-01T09:45:00Z" w:id="4877">
                    <w:rPr/>
                  </w:rPrChange>
                </w:rPr>
                <w:delText>No aplica</w:delText>
              </w:r>
            </w:del>
          </w:p>
        </w:tc>
        <w:tc>
          <w:tcPr>
            <w:tcW w:w="99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0F4AD194" w14:textId="3C80071F">
            <w:pPr>
              <w:pStyle w:val="Normal0"/>
              <w:spacing w:line="360" w:lineRule="auto"/>
              <w:jc w:val="both"/>
              <w:rPr>
                <w:del w:author="LauraPGM" w:date="2025-10-01T15:48:00Z" w:id="4878"/>
                <w:rFonts w:ascii="Calibri" w:hAnsi="Calibri" w:cs="Calibri"/>
                <w:rPrChange w:author="LauraPGM" w:date="2025-10-01T09:45:00Z" w:id="4879">
                  <w:rPr>
                    <w:del w:author="LauraPGM" w:date="2025-10-01T15:48:00Z" w:id="4880"/>
                  </w:rPr>
                </w:rPrChange>
              </w:rPr>
            </w:pPr>
            <w:del w:author="LauraPGM" w:date="2025-10-01T15:48:00Z" w:id="4881">
              <w:r w:rsidRPr="00D645B6" w:rsidDel="00DC12A4">
                <w:rPr>
                  <w:rFonts w:ascii="Calibri" w:hAnsi="Calibri" w:cs="Calibri"/>
                  <w:rPrChange w:author="LauraPGM" w:date="2025-10-01T09:45:00Z" w:id="4882">
                    <w:rPr/>
                  </w:rPrChange>
                </w:rPr>
                <w:delText>$</w:delText>
              </w:r>
              <w:r w:rsidRPr="00D645B6" w:rsidDel="00DC12A4" w:rsidR="00B66D59">
                <w:rPr>
                  <w:rFonts w:ascii="Calibri" w:hAnsi="Calibri" w:cs="Calibri"/>
                  <w:rPrChange w:author="LauraPGM" w:date="2025-10-01T09:45:00Z" w:id="4883">
                    <w:rPr/>
                  </w:rPrChange>
                </w:rPr>
                <w:delText>5.000.000</w:delText>
              </w:r>
            </w:del>
          </w:p>
        </w:tc>
        <w:tc>
          <w:tcPr>
            <w:tcW w:w="94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4456D5E2" w14:textId="489751E0">
            <w:pPr>
              <w:pStyle w:val="Normal0"/>
              <w:spacing w:line="360" w:lineRule="auto"/>
              <w:jc w:val="both"/>
              <w:rPr>
                <w:del w:author="LauraPGM" w:date="2025-10-01T15:48:00Z" w:id="4884"/>
                <w:rFonts w:ascii="Calibri" w:hAnsi="Calibri" w:cs="Calibri"/>
                <w:rPrChange w:author="LauraPGM" w:date="2025-10-01T09:45:00Z" w:id="4885">
                  <w:rPr>
                    <w:del w:author="LauraPGM" w:date="2025-10-01T15:48:00Z" w:id="4886"/>
                  </w:rPr>
                </w:rPrChange>
              </w:rPr>
            </w:pPr>
            <w:del w:author="LauraPGM" w:date="2025-10-01T15:48:00Z" w:id="4887">
              <w:r w:rsidRPr="00D645B6" w:rsidDel="00DC12A4">
                <w:rPr>
                  <w:rFonts w:ascii="Calibri" w:hAnsi="Calibri" w:cs="Calibri"/>
                  <w:rPrChange w:author="LauraPGM" w:date="2025-10-01T09:45:00Z" w:id="4888">
                    <w:rPr/>
                  </w:rPrChange>
                </w:rPr>
                <w:delText>$</w:delText>
              </w:r>
              <w:r w:rsidRPr="00D645B6" w:rsidDel="00DC12A4" w:rsidR="00B66D59">
                <w:rPr>
                  <w:rFonts w:ascii="Calibri" w:hAnsi="Calibri" w:cs="Calibri"/>
                  <w:rPrChange w:author="LauraPGM" w:date="2025-10-01T09:45:00Z" w:id="4889">
                    <w:rPr/>
                  </w:rPrChange>
                </w:rPr>
                <w:delText>1.000.000</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52582501" w14:textId="03474978">
            <w:pPr>
              <w:pStyle w:val="Normal0"/>
              <w:spacing w:line="360" w:lineRule="auto"/>
              <w:jc w:val="both"/>
              <w:rPr>
                <w:del w:author="LauraPGM" w:date="2025-10-01T15:48:00Z" w:id="4890"/>
                <w:rFonts w:ascii="Calibri" w:hAnsi="Calibri" w:cs="Calibri"/>
                <w:rPrChange w:author="LauraPGM" w:date="2025-10-01T09:45:00Z" w:id="4891">
                  <w:rPr>
                    <w:del w:author="LauraPGM" w:date="2025-10-01T15:48:00Z" w:id="4892"/>
                  </w:rPr>
                </w:rPrChange>
              </w:rPr>
            </w:pPr>
            <w:del w:author="LauraPGM" w:date="2025-10-01T15:48:00Z" w:id="4893">
              <w:r w:rsidRPr="00D645B6" w:rsidDel="00DC12A4">
                <w:rPr>
                  <w:rFonts w:ascii="Calibri" w:hAnsi="Calibri" w:cs="Calibri"/>
                  <w:rPrChange w:author="LauraPGM" w:date="2025-10-01T09:45:00Z" w:id="4894">
                    <w:rPr/>
                  </w:rPrChange>
                </w:rPr>
                <w:delText>$</w:delText>
              </w:r>
              <w:r w:rsidRPr="00D645B6" w:rsidDel="00DC12A4" w:rsidR="00B66D59">
                <w:rPr>
                  <w:rFonts w:ascii="Calibri" w:hAnsi="Calibri" w:cs="Calibri"/>
                  <w:rPrChange w:author="LauraPGM" w:date="2025-10-01T09:45:00Z" w:id="4895">
                    <w:rPr/>
                  </w:rPrChange>
                </w:rPr>
                <w:delText>4.000.000</w:delText>
              </w:r>
            </w:del>
          </w:p>
        </w:tc>
      </w:tr>
      <w:tr w:rsidRPr="00D645B6" w:rsidR="00B66D59" w:rsidDel="00DC12A4" w:rsidTr="00B66D59" w14:paraId="113858F3" w14:textId="6580EA8E">
        <w:trPr>
          <w:del w:author="LauraPGM" w:date="2025-10-01T15:48:00Z" w:id="4896"/>
        </w:trPr>
        <w:tc>
          <w:tcPr>
            <w:tcW w:w="897"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B66D59" w14:paraId="3281A77F" w14:textId="2B2109D7">
            <w:pPr>
              <w:pStyle w:val="Normal0"/>
              <w:spacing w:line="360" w:lineRule="auto"/>
              <w:jc w:val="both"/>
              <w:rPr>
                <w:del w:author="LauraPGM" w:date="2025-10-01T15:48:00Z" w:id="4897"/>
                <w:rFonts w:ascii="Calibri" w:hAnsi="Calibri" w:cs="Calibri"/>
                <w:rPrChange w:author="LauraPGM" w:date="2025-10-01T09:45:00Z" w:id="4898">
                  <w:rPr>
                    <w:del w:author="LauraPGM" w:date="2025-10-01T15:48:00Z" w:id="4899"/>
                  </w:rPr>
                </w:rPrChange>
              </w:rPr>
            </w:pPr>
            <w:del w:author="LauraPGM" w:date="2025-10-01T15:48:00Z" w:id="4900">
              <w:r w:rsidRPr="00D645B6" w:rsidDel="00DC12A4">
                <w:rPr>
                  <w:rFonts w:ascii="Calibri" w:hAnsi="Calibri" w:cs="Calibri"/>
                  <w:rPrChange w:author="LauraPGM" w:date="2025-10-01T09:45:00Z" w:id="4901">
                    <w:rPr/>
                  </w:rPrChange>
                </w:rPr>
                <w:delText>7</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544C13" w14:paraId="330370F4" w14:textId="1FE55388">
            <w:pPr>
              <w:pStyle w:val="Normal0"/>
              <w:spacing w:line="360" w:lineRule="auto"/>
              <w:jc w:val="both"/>
              <w:rPr>
                <w:del w:author="LauraPGM" w:date="2025-10-01T15:48:00Z" w:id="4902"/>
                <w:rFonts w:ascii="Calibri" w:hAnsi="Calibri" w:cs="Calibri"/>
                <w:rPrChange w:author="LauraPGM" w:date="2025-10-01T09:45:00Z" w:id="4903">
                  <w:rPr>
                    <w:del w:author="LauraPGM" w:date="2025-10-01T15:48:00Z" w:id="4904"/>
                  </w:rPr>
                </w:rPrChange>
              </w:rPr>
            </w:pPr>
            <w:del w:author="LauraPGM" w:date="2025-10-01T15:48:00Z" w:id="4905">
              <w:r w:rsidRPr="00D645B6" w:rsidDel="00DC12A4">
                <w:rPr>
                  <w:rFonts w:ascii="Calibri" w:hAnsi="Calibri" w:cs="Calibri"/>
                  <w:rPrChange w:author="LauraPGM" w:date="2025-10-01T09:45:00Z" w:id="4906">
                    <w:rPr/>
                  </w:rPrChange>
                </w:rPr>
                <w:delText>No aplica</w:delText>
              </w:r>
            </w:del>
          </w:p>
        </w:tc>
        <w:tc>
          <w:tcPr>
            <w:tcW w:w="99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261114DD" w14:textId="287F9C3F">
            <w:pPr>
              <w:pStyle w:val="Normal0"/>
              <w:spacing w:line="360" w:lineRule="auto"/>
              <w:jc w:val="both"/>
              <w:rPr>
                <w:del w:author="LauraPGM" w:date="2025-10-01T15:48:00Z" w:id="4907"/>
                <w:rFonts w:ascii="Calibri" w:hAnsi="Calibri" w:cs="Calibri"/>
                <w:rPrChange w:author="LauraPGM" w:date="2025-10-01T09:45:00Z" w:id="4908">
                  <w:rPr>
                    <w:del w:author="LauraPGM" w:date="2025-10-01T15:48:00Z" w:id="4909"/>
                  </w:rPr>
                </w:rPrChange>
              </w:rPr>
            </w:pPr>
            <w:del w:author="LauraPGM" w:date="2025-10-01T15:48:00Z" w:id="4910">
              <w:r w:rsidRPr="00D645B6" w:rsidDel="00DC12A4">
                <w:rPr>
                  <w:rFonts w:ascii="Calibri" w:hAnsi="Calibri" w:cs="Calibri"/>
                  <w:rPrChange w:author="LauraPGM" w:date="2025-10-01T09:45:00Z" w:id="4911">
                    <w:rPr/>
                  </w:rPrChange>
                </w:rPr>
                <w:delText>$</w:delText>
              </w:r>
              <w:r w:rsidRPr="00D645B6" w:rsidDel="00DC12A4" w:rsidR="00B66D59">
                <w:rPr>
                  <w:rFonts w:ascii="Calibri" w:hAnsi="Calibri" w:cs="Calibri"/>
                  <w:rPrChange w:author="LauraPGM" w:date="2025-10-01T09:45:00Z" w:id="4912">
                    <w:rPr/>
                  </w:rPrChange>
                </w:rPr>
                <w:delText>5.000.000</w:delText>
              </w:r>
            </w:del>
          </w:p>
        </w:tc>
        <w:tc>
          <w:tcPr>
            <w:tcW w:w="94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785A1C0D" w14:textId="239E9D28">
            <w:pPr>
              <w:pStyle w:val="Normal0"/>
              <w:spacing w:line="360" w:lineRule="auto"/>
              <w:jc w:val="both"/>
              <w:rPr>
                <w:del w:author="LauraPGM" w:date="2025-10-01T15:48:00Z" w:id="4913"/>
                <w:rFonts w:ascii="Calibri" w:hAnsi="Calibri" w:cs="Calibri"/>
                <w:rPrChange w:author="LauraPGM" w:date="2025-10-01T09:45:00Z" w:id="4914">
                  <w:rPr>
                    <w:del w:author="LauraPGM" w:date="2025-10-01T15:48:00Z" w:id="4915"/>
                  </w:rPr>
                </w:rPrChange>
              </w:rPr>
            </w:pPr>
            <w:del w:author="LauraPGM" w:date="2025-10-01T15:48:00Z" w:id="4916">
              <w:r w:rsidRPr="00D645B6" w:rsidDel="00DC12A4">
                <w:rPr>
                  <w:rFonts w:ascii="Calibri" w:hAnsi="Calibri" w:cs="Calibri"/>
                  <w:rPrChange w:author="LauraPGM" w:date="2025-10-01T09:45:00Z" w:id="4917">
                    <w:rPr/>
                  </w:rPrChange>
                </w:rPr>
                <w:delText>$</w:delText>
              </w:r>
              <w:r w:rsidRPr="00D645B6" w:rsidDel="00DC12A4" w:rsidR="00B66D59">
                <w:rPr>
                  <w:rFonts w:ascii="Calibri" w:hAnsi="Calibri" w:cs="Calibri"/>
                  <w:rPrChange w:author="LauraPGM" w:date="2025-10-01T09:45:00Z" w:id="4918">
                    <w:rPr/>
                  </w:rPrChange>
                </w:rPr>
                <w:delText>1.000.000</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33F320A6" w14:textId="6C6B2540">
            <w:pPr>
              <w:pStyle w:val="Normal0"/>
              <w:spacing w:line="360" w:lineRule="auto"/>
              <w:jc w:val="both"/>
              <w:rPr>
                <w:del w:author="LauraPGM" w:date="2025-10-01T15:48:00Z" w:id="4919"/>
                <w:rFonts w:ascii="Calibri" w:hAnsi="Calibri" w:cs="Calibri"/>
                <w:rPrChange w:author="LauraPGM" w:date="2025-10-01T09:45:00Z" w:id="4920">
                  <w:rPr>
                    <w:del w:author="LauraPGM" w:date="2025-10-01T15:48:00Z" w:id="4921"/>
                  </w:rPr>
                </w:rPrChange>
              </w:rPr>
            </w:pPr>
            <w:del w:author="LauraPGM" w:date="2025-10-01T15:48:00Z" w:id="4922">
              <w:r w:rsidRPr="00D645B6" w:rsidDel="00DC12A4">
                <w:rPr>
                  <w:rFonts w:ascii="Calibri" w:hAnsi="Calibri" w:cs="Calibri"/>
                  <w:rPrChange w:author="LauraPGM" w:date="2025-10-01T09:45:00Z" w:id="4923">
                    <w:rPr/>
                  </w:rPrChange>
                </w:rPr>
                <w:delText>$</w:delText>
              </w:r>
              <w:r w:rsidRPr="00D645B6" w:rsidDel="00DC12A4" w:rsidR="00B66D59">
                <w:rPr>
                  <w:rFonts w:ascii="Calibri" w:hAnsi="Calibri" w:cs="Calibri"/>
                  <w:rPrChange w:author="LauraPGM" w:date="2025-10-01T09:45:00Z" w:id="4924">
                    <w:rPr/>
                  </w:rPrChange>
                </w:rPr>
                <w:delText>4.000.000</w:delText>
              </w:r>
            </w:del>
          </w:p>
        </w:tc>
      </w:tr>
      <w:tr w:rsidRPr="00D645B6" w:rsidR="00B66D59" w:rsidDel="00DC12A4" w:rsidTr="00B66D59" w14:paraId="437EE363" w14:textId="4FCF3552">
        <w:trPr>
          <w:del w:author="LauraPGM" w:date="2025-10-01T15:48:00Z" w:id="4925"/>
        </w:trPr>
        <w:tc>
          <w:tcPr>
            <w:tcW w:w="897"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B66D59" w14:paraId="39B9112F" w14:textId="1DB32F6A">
            <w:pPr>
              <w:pStyle w:val="Normal0"/>
              <w:spacing w:line="360" w:lineRule="auto"/>
              <w:jc w:val="both"/>
              <w:rPr>
                <w:del w:author="LauraPGM" w:date="2025-10-01T15:48:00Z" w:id="4926"/>
                <w:rFonts w:ascii="Calibri" w:hAnsi="Calibri" w:cs="Calibri"/>
                <w:rPrChange w:author="LauraPGM" w:date="2025-10-01T09:45:00Z" w:id="4927">
                  <w:rPr>
                    <w:del w:author="LauraPGM" w:date="2025-10-01T15:48:00Z" w:id="4928"/>
                  </w:rPr>
                </w:rPrChange>
              </w:rPr>
            </w:pPr>
            <w:del w:author="LauraPGM" w:date="2025-10-01T15:48:00Z" w:id="4929">
              <w:r w:rsidRPr="00D645B6" w:rsidDel="00DC12A4">
                <w:rPr>
                  <w:rFonts w:ascii="Calibri" w:hAnsi="Calibri" w:cs="Calibri"/>
                  <w:rPrChange w:author="LauraPGM" w:date="2025-10-01T09:45:00Z" w:id="4930">
                    <w:rPr/>
                  </w:rPrChange>
                </w:rPr>
                <w:delText>8</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544C13" w14:paraId="0BD506AD" w14:textId="63F804F6">
            <w:pPr>
              <w:pStyle w:val="Normal0"/>
              <w:spacing w:line="360" w:lineRule="auto"/>
              <w:jc w:val="both"/>
              <w:rPr>
                <w:del w:author="LauraPGM" w:date="2025-10-01T15:48:00Z" w:id="4931"/>
                <w:rFonts w:ascii="Calibri" w:hAnsi="Calibri" w:cs="Calibri"/>
                <w:rPrChange w:author="LauraPGM" w:date="2025-10-01T09:45:00Z" w:id="4932">
                  <w:rPr>
                    <w:del w:author="LauraPGM" w:date="2025-10-01T15:48:00Z" w:id="4933"/>
                  </w:rPr>
                </w:rPrChange>
              </w:rPr>
            </w:pPr>
            <w:del w:author="LauraPGM" w:date="2025-10-01T15:48:00Z" w:id="4934">
              <w:r w:rsidRPr="00D645B6" w:rsidDel="00DC12A4">
                <w:rPr>
                  <w:rFonts w:ascii="Calibri" w:hAnsi="Calibri" w:cs="Calibri"/>
                  <w:rPrChange w:author="LauraPGM" w:date="2025-10-01T09:45:00Z" w:id="4935">
                    <w:rPr/>
                  </w:rPrChange>
                </w:rPr>
                <w:delText>No aplica</w:delText>
              </w:r>
            </w:del>
          </w:p>
        </w:tc>
        <w:tc>
          <w:tcPr>
            <w:tcW w:w="99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066DE315" w14:textId="737E9098">
            <w:pPr>
              <w:pStyle w:val="Normal0"/>
              <w:spacing w:line="360" w:lineRule="auto"/>
              <w:jc w:val="both"/>
              <w:rPr>
                <w:del w:author="LauraPGM" w:date="2025-10-01T15:48:00Z" w:id="4936"/>
                <w:rFonts w:ascii="Calibri" w:hAnsi="Calibri" w:cs="Calibri"/>
                <w:rPrChange w:author="LauraPGM" w:date="2025-10-01T09:45:00Z" w:id="4937">
                  <w:rPr>
                    <w:del w:author="LauraPGM" w:date="2025-10-01T15:48:00Z" w:id="4938"/>
                  </w:rPr>
                </w:rPrChange>
              </w:rPr>
            </w:pPr>
            <w:del w:author="LauraPGM" w:date="2025-10-01T15:48:00Z" w:id="4939">
              <w:r w:rsidRPr="00D645B6" w:rsidDel="00DC12A4">
                <w:rPr>
                  <w:rFonts w:ascii="Calibri" w:hAnsi="Calibri" w:cs="Calibri"/>
                  <w:rPrChange w:author="LauraPGM" w:date="2025-10-01T09:45:00Z" w:id="4940">
                    <w:rPr/>
                  </w:rPrChange>
                </w:rPr>
                <w:delText>$</w:delText>
              </w:r>
              <w:r w:rsidRPr="00D645B6" w:rsidDel="00DC12A4" w:rsidR="00B66D59">
                <w:rPr>
                  <w:rFonts w:ascii="Calibri" w:hAnsi="Calibri" w:cs="Calibri"/>
                  <w:rPrChange w:author="LauraPGM" w:date="2025-10-01T09:45:00Z" w:id="4941">
                    <w:rPr/>
                  </w:rPrChange>
                </w:rPr>
                <w:delText>5.000.000</w:delText>
              </w:r>
            </w:del>
          </w:p>
        </w:tc>
        <w:tc>
          <w:tcPr>
            <w:tcW w:w="94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40AD5400" w14:textId="52FF76E1">
            <w:pPr>
              <w:pStyle w:val="Normal0"/>
              <w:spacing w:line="360" w:lineRule="auto"/>
              <w:jc w:val="both"/>
              <w:rPr>
                <w:del w:author="LauraPGM" w:date="2025-10-01T15:48:00Z" w:id="4942"/>
                <w:rFonts w:ascii="Calibri" w:hAnsi="Calibri" w:cs="Calibri"/>
                <w:rPrChange w:author="LauraPGM" w:date="2025-10-01T09:45:00Z" w:id="4943">
                  <w:rPr>
                    <w:del w:author="LauraPGM" w:date="2025-10-01T15:48:00Z" w:id="4944"/>
                  </w:rPr>
                </w:rPrChange>
              </w:rPr>
            </w:pPr>
            <w:del w:author="LauraPGM" w:date="2025-10-01T15:48:00Z" w:id="4945">
              <w:r w:rsidRPr="00D645B6" w:rsidDel="00DC12A4">
                <w:rPr>
                  <w:rFonts w:ascii="Calibri" w:hAnsi="Calibri" w:cs="Calibri"/>
                  <w:rPrChange w:author="LauraPGM" w:date="2025-10-01T09:45:00Z" w:id="4946">
                    <w:rPr/>
                  </w:rPrChange>
                </w:rPr>
                <w:delText>$</w:delText>
              </w:r>
              <w:r w:rsidRPr="00D645B6" w:rsidDel="00DC12A4" w:rsidR="00B66D59">
                <w:rPr>
                  <w:rFonts w:ascii="Calibri" w:hAnsi="Calibri" w:cs="Calibri"/>
                  <w:rPrChange w:author="LauraPGM" w:date="2025-10-01T09:45:00Z" w:id="4947">
                    <w:rPr/>
                  </w:rPrChange>
                </w:rPr>
                <w:delText>1.000.000</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547C66C1" w14:textId="3639506D">
            <w:pPr>
              <w:pStyle w:val="Normal0"/>
              <w:spacing w:line="360" w:lineRule="auto"/>
              <w:jc w:val="both"/>
              <w:rPr>
                <w:del w:author="LauraPGM" w:date="2025-10-01T15:48:00Z" w:id="4948"/>
                <w:rFonts w:ascii="Calibri" w:hAnsi="Calibri" w:cs="Calibri"/>
                <w:rPrChange w:author="LauraPGM" w:date="2025-10-01T09:45:00Z" w:id="4949">
                  <w:rPr>
                    <w:del w:author="LauraPGM" w:date="2025-10-01T15:48:00Z" w:id="4950"/>
                  </w:rPr>
                </w:rPrChange>
              </w:rPr>
            </w:pPr>
            <w:del w:author="LauraPGM" w:date="2025-10-01T15:48:00Z" w:id="4951">
              <w:r w:rsidRPr="00D645B6" w:rsidDel="00DC12A4">
                <w:rPr>
                  <w:rFonts w:ascii="Calibri" w:hAnsi="Calibri" w:cs="Calibri"/>
                  <w:rPrChange w:author="LauraPGM" w:date="2025-10-01T09:45:00Z" w:id="4952">
                    <w:rPr/>
                  </w:rPrChange>
                </w:rPr>
                <w:delText>$</w:delText>
              </w:r>
              <w:r w:rsidRPr="00D645B6" w:rsidDel="00DC12A4" w:rsidR="00B66D59">
                <w:rPr>
                  <w:rFonts w:ascii="Calibri" w:hAnsi="Calibri" w:cs="Calibri"/>
                  <w:rPrChange w:author="LauraPGM" w:date="2025-10-01T09:45:00Z" w:id="4953">
                    <w:rPr/>
                  </w:rPrChange>
                </w:rPr>
                <w:delText>4.000.000</w:delText>
              </w:r>
            </w:del>
          </w:p>
        </w:tc>
      </w:tr>
      <w:tr w:rsidRPr="00D645B6" w:rsidR="00B66D59" w:rsidDel="00DC12A4" w:rsidTr="00B66D59" w14:paraId="6B2EEB2B" w14:textId="3935ACB5">
        <w:trPr>
          <w:del w:author="LauraPGM" w:date="2025-10-01T15:48:00Z" w:id="4954"/>
        </w:trPr>
        <w:tc>
          <w:tcPr>
            <w:tcW w:w="897"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B66D59" w14:paraId="75E62EAB" w14:textId="5B3D6ED1">
            <w:pPr>
              <w:pStyle w:val="Normal0"/>
              <w:spacing w:line="360" w:lineRule="auto"/>
              <w:jc w:val="both"/>
              <w:rPr>
                <w:del w:author="LauraPGM" w:date="2025-10-01T15:48:00Z" w:id="4955"/>
                <w:rFonts w:ascii="Calibri" w:hAnsi="Calibri" w:cs="Calibri"/>
                <w:rPrChange w:author="LauraPGM" w:date="2025-10-01T09:45:00Z" w:id="4956">
                  <w:rPr>
                    <w:del w:author="LauraPGM" w:date="2025-10-01T15:48:00Z" w:id="4957"/>
                  </w:rPr>
                </w:rPrChange>
              </w:rPr>
            </w:pPr>
            <w:del w:author="LauraPGM" w:date="2025-10-01T15:48:00Z" w:id="4958">
              <w:r w:rsidRPr="00D645B6" w:rsidDel="00DC12A4">
                <w:rPr>
                  <w:rFonts w:ascii="Calibri" w:hAnsi="Calibri" w:cs="Calibri"/>
                  <w:rPrChange w:author="LauraPGM" w:date="2025-10-01T09:45:00Z" w:id="4959">
                    <w:rPr/>
                  </w:rPrChange>
                </w:rPr>
                <w:delText>9</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544C13" w14:paraId="1A9950EE" w14:textId="523B9652">
            <w:pPr>
              <w:pStyle w:val="Normal0"/>
              <w:spacing w:line="360" w:lineRule="auto"/>
              <w:jc w:val="both"/>
              <w:rPr>
                <w:del w:author="LauraPGM" w:date="2025-10-01T15:48:00Z" w:id="4960"/>
                <w:rFonts w:ascii="Calibri" w:hAnsi="Calibri" w:cs="Calibri"/>
                <w:rPrChange w:author="LauraPGM" w:date="2025-10-01T09:45:00Z" w:id="4961">
                  <w:rPr>
                    <w:del w:author="LauraPGM" w:date="2025-10-01T15:48:00Z" w:id="4962"/>
                  </w:rPr>
                </w:rPrChange>
              </w:rPr>
            </w:pPr>
            <w:del w:author="LauraPGM" w:date="2025-10-01T15:48:00Z" w:id="4963">
              <w:r w:rsidRPr="00D645B6" w:rsidDel="00DC12A4">
                <w:rPr>
                  <w:rFonts w:ascii="Calibri" w:hAnsi="Calibri" w:cs="Calibri"/>
                  <w:rPrChange w:author="LauraPGM" w:date="2025-10-01T09:45:00Z" w:id="4964">
                    <w:rPr/>
                  </w:rPrChange>
                </w:rPr>
                <w:delText>No aplica</w:delText>
              </w:r>
            </w:del>
          </w:p>
        </w:tc>
        <w:tc>
          <w:tcPr>
            <w:tcW w:w="99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06C28937" w14:textId="27D9E555">
            <w:pPr>
              <w:pStyle w:val="Normal0"/>
              <w:spacing w:line="360" w:lineRule="auto"/>
              <w:jc w:val="both"/>
              <w:rPr>
                <w:del w:author="LauraPGM" w:date="2025-10-01T15:48:00Z" w:id="4965"/>
                <w:rFonts w:ascii="Calibri" w:hAnsi="Calibri" w:cs="Calibri"/>
                <w:rPrChange w:author="LauraPGM" w:date="2025-10-01T09:45:00Z" w:id="4966">
                  <w:rPr>
                    <w:del w:author="LauraPGM" w:date="2025-10-01T15:48:00Z" w:id="4967"/>
                  </w:rPr>
                </w:rPrChange>
              </w:rPr>
            </w:pPr>
            <w:del w:author="LauraPGM" w:date="2025-10-01T15:48:00Z" w:id="4968">
              <w:r w:rsidRPr="00D645B6" w:rsidDel="00DC12A4">
                <w:rPr>
                  <w:rFonts w:ascii="Calibri" w:hAnsi="Calibri" w:cs="Calibri"/>
                  <w:rPrChange w:author="LauraPGM" w:date="2025-10-01T09:45:00Z" w:id="4969">
                    <w:rPr/>
                  </w:rPrChange>
                </w:rPr>
                <w:delText>$</w:delText>
              </w:r>
              <w:r w:rsidRPr="00D645B6" w:rsidDel="00DC12A4" w:rsidR="00B66D59">
                <w:rPr>
                  <w:rFonts w:ascii="Calibri" w:hAnsi="Calibri" w:cs="Calibri"/>
                  <w:rPrChange w:author="LauraPGM" w:date="2025-10-01T09:45:00Z" w:id="4970">
                    <w:rPr/>
                  </w:rPrChange>
                </w:rPr>
                <w:delText>5.000.000</w:delText>
              </w:r>
            </w:del>
          </w:p>
        </w:tc>
        <w:tc>
          <w:tcPr>
            <w:tcW w:w="94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7016B2C8" w14:textId="41DAFB28">
            <w:pPr>
              <w:pStyle w:val="Normal0"/>
              <w:spacing w:line="360" w:lineRule="auto"/>
              <w:jc w:val="both"/>
              <w:rPr>
                <w:del w:author="LauraPGM" w:date="2025-10-01T15:48:00Z" w:id="4971"/>
                <w:rFonts w:ascii="Calibri" w:hAnsi="Calibri" w:cs="Calibri"/>
                <w:rPrChange w:author="LauraPGM" w:date="2025-10-01T09:45:00Z" w:id="4972">
                  <w:rPr>
                    <w:del w:author="LauraPGM" w:date="2025-10-01T15:48:00Z" w:id="4973"/>
                  </w:rPr>
                </w:rPrChange>
              </w:rPr>
            </w:pPr>
            <w:del w:author="LauraPGM" w:date="2025-10-01T15:48:00Z" w:id="4974">
              <w:r w:rsidRPr="00D645B6" w:rsidDel="00DC12A4">
                <w:rPr>
                  <w:rFonts w:ascii="Calibri" w:hAnsi="Calibri" w:cs="Calibri"/>
                  <w:rPrChange w:author="LauraPGM" w:date="2025-10-01T09:45:00Z" w:id="4975">
                    <w:rPr/>
                  </w:rPrChange>
                </w:rPr>
                <w:delText>$</w:delText>
              </w:r>
              <w:r w:rsidRPr="00D645B6" w:rsidDel="00DC12A4" w:rsidR="00B66D59">
                <w:rPr>
                  <w:rFonts w:ascii="Calibri" w:hAnsi="Calibri" w:cs="Calibri"/>
                  <w:rPrChange w:author="LauraPGM" w:date="2025-10-01T09:45:00Z" w:id="4976">
                    <w:rPr/>
                  </w:rPrChange>
                </w:rPr>
                <w:delText>1.000.000</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31D59E84" w14:textId="6047AFF1">
            <w:pPr>
              <w:pStyle w:val="Normal0"/>
              <w:spacing w:line="360" w:lineRule="auto"/>
              <w:jc w:val="both"/>
              <w:rPr>
                <w:del w:author="LauraPGM" w:date="2025-10-01T15:48:00Z" w:id="4977"/>
                <w:rFonts w:ascii="Calibri" w:hAnsi="Calibri" w:cs="Calibri"/>
                <w:rPrChange w:author="LauraPGM" w:date="2025-10-01T09:45:00Z" w:id="4978">
                  <w:rPr>
                    <w:del w:author="LauraPGM" w:date="2025-10-01T15:48:00Z" w:id="4979"/>
                  </w:rPr>
                </w:rPrChange>
              </w:rPr>
            </w:pPr>
            <w:del w:author="LauraPGM" w:date="2025-10-01T15:48:00Z" w:id="4980">
              <w:r w:rsidRPr="00D645B6" w:rsidDel="00DC12A4">
                <w:rPr>
                  <w:rFonts w:ascii="Calibri" w:hAnsi="Calibri" w:cs="Calibri"/>
                  <w:rPrChange w:author="LauraPGM" w:date="2025-10-01T09:45:00Z" w:id="4981">
                    <w:rPr/>
                  </w:rPrChange>
                </w:rPr>
                <w:delText>$</w:delText>
              </w:r>
              <w:r w:rsidRPr="00D645B6" w:rsidDel="00DC12A4" w:rsidR="00B66D59">
                <w:rPr>
                  <w:rFonts w:ascii="Calibri" w:hAnsi="Calibri" w:cs="Calibri"/>
                  <w:rPrChange w:author="LauraPGM" w:date="2025-10-01T09:45:00Z" w:id="4982">
                    <w:rPr/>
                  </w:rPrChange>
                </w:rPr>
                <w:delText>4.000.000</w:delText>
              </w:r>
            </w:del>
          </w:p>
        </w:tc>
      </w:tr>
      <w:tr w:rsidRPr="00D645B6" w:rsidR="00B66D59" w:rsidDel="00DC12A4" w:rsidTr="00B66D59" w14:paraId="2DF76665" w14:textId="379F3950">
        <w:trPr>
          <w:del w:author="LauraPGM" w:date="2025-10-01T15:48:00Z" w:id="4983"/>
        </w:trPr>
        <w:tc>
          <w:tcPr>
            <w:tcW w:w="897"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B66D59" w14:paraId="0200B9D3" w14:textId="5B2F74C4">
            <w:pPr>
              <w:pStyle w:val="Normal0"/>
              <w:spacing w:line="360" w:lineRule="auto"/>
              <w:jc w:val="both"/>
              <w:rPr>
                <w:del w:author="LauraPGM" w:date="2025-10-01T15:48:00Z" w:id="4984"/>
                <w:rFonts w:ascii="Calibri" w:hAnsi="Calibri" w:cs="Calibri"/>
                <w:rPrChange w:author="LauraPGM" w:date="2025-10-01T09:45:00Z" w:id="4985">
                  <w:rPr>
                    <w:del w:author="LauraPGM" w:date="2025-10-01T15:48:00Z" w:id="4986"/>
                  </w:rPr>
                </w:rPrChange>
              </w:rPr>
            </w:pPr>
            <w:del w:author="LauraPGM" w:date="2025-10-01T15:48:00Z" w:id="4987">
              <w:r w:rsidRPr="00D645B6" w:rsidDel="00DC12A4">
                <w:rPr>
                  <w:rFonts w:ascii="Calibri" w:hAnsi="Calibri" w:cs="Calibri"/>
                  <w:rPrChange w:author="LauraPGM" w:date="2025-10-01T09:45:00Z" w:id="4988">
                    <w:rPr/>
                  </w:rPrChange>
                </w:rPr>
                <w:delText>10</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544C13" w14:paraId="70E58806" w14:textId="6F4A8C6B">
            <w:pPr>
              <w:pStyle w:val="Normal0"/>
              <w:spacing w:line="360" w:lineRule="auto"/>
              <w:jc w:val="both"/>
              <w:rPr>
                <w:del w:author="LauraPGM" w:date="2025-10-01T15:48:00Z" w:id="4989"/>
                <w:rFonts w:ascii="Calibri" w:hAnsi="Calibri" w:cs="Calibri"/>
                <w:rPrChange w:author="LauraPGM" w:date="2025-10-01T09:45:00Z" w:id="4990">
                  <w:rPr>
                    <w:del w:author="LauraPGM" w:date="2025-10-01T15:48:00Z" w:id="4991"/>
                  </w:rPr>
                </w:rPrChange>
              </w:rPr>
            </w:pPr>
            <w:del w:author="LauraPGM" w:date="2025-10-01T15:48:00Z" w:id="4992">
              <w:r w:rsidRPr="00D645B6" w:rsidDel="00DC12A4">
                <w:rPr>
                  <w:rFonts w:ascii="Calibri" w:hAnsi="Calibri" w:cs="Calibri"/>
                  <w:rPrChange w:author="LauraPGM" w:date="2025-10-01T09:45:00Z" w:id="4993">
                    <w:rPr/>
                  </w:rPrChange>
                </w:rPr>
                <w:delText>No aplica</w:delText>
              </w:r>
            </w:del>
          </w:p>
        </w:tc>
        <w:tc>
          <w:tcPr>
            <w:tcW w:w="99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30A04D1D" w14:textId="207A36CF">
            <w:pPr>
              <w:pStyle w:val="Normal0"/>
              <w:spacing w:line="360" w:lineRule="auto"/>
              <w:jc w:val="both"/>
              <w:rPr>
                <w:del w:author="LauraPGM" w:date="2025-10-01T15:48:00Z" w:id="4994"/>
                <w:rFonts w:ascii="Calibri" w:hAnsi="Calibri" w:cs="Calibri"/>
                <w:rPrChange w:author="LauraPGM" w:date="2025-10-01T09:45:00Z" w:id="4995">
                  <w:rPr>
                    <w:del w:author="LauraPGM" w:date="2025-10-01T15:48:00Z" w:id="4996"/>
                  </w:rPr>
                </w:rPrChange>
              </w:rPr>
            </w:pPr>
            <w:del w:author="LauraPGM" w:date="2025-10-01T15:48:00Z" w:id="4997">
              <w:r w:rsidRPr="00D645B6" w:rsidDel="00DC12A4">
                <w:rPr>
                  <w:rFonts w:ascii="Calibri" w:hAnsi="Calibri" w:cs="Calibri"/>
                  <w:rPrChange w:author="LauraPGM" w:date="2025-10-01T09:45:00Z" w:id="4998">
                    <w:rPr/>
                  </w:rPrChange>
                </w:rPr>
                <w:delText>$</w:delText>
              </w:r>
              <w:r w:rsidRPr="00D645B6" w:rsidDel="00DC12A4" w:rsidR="00B66D59">
                <w:rPr>
                  <w:rFonts w:ascii="Calibri" w:hAnsi="Calibri" w:cs="Calibri"/>
                  <w:rPrChange w:author="LauraPGM" w:date="2025-10-01T09:45:00Z" w:id="4999">
                    <w:rPr/>
                  </w:rPrChange>
                </w:rPr>
                <w:delText>5.000.000</w:delText>
              </w:r>
            </w:del>
          </w:p>
        </w:tc>
        <w:tc>
          <w:tcPr>
            <w:tcW w:w="94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10BB108E" w14:textId="7F5B2C47">
            <w:pPr>
              <w:pStyle w:val="Normal0"/>
              <w:spacing w:line="360" w:lineRule="auto"/>
              <w:jc w:val="both"/>
              <w:rPr>
                <w:del w:author="LauraPGM" w:date="2025-10-01T15:48:00Z" w:id="5000"/>
                <w:rFonts w:ascii="Calibri" w:hAnsi="Calibri" w:cs="Calibri"/>
                <w:rPrChange w:author="LauraPGM" w:date="2025-10-01T09:45:00Z" w:id="5001">
                  <w:rPr>
                    <w:del w:author="LauraPGM" w:date="2025-10-01T15:48:00Z" w:id="5002"/>
                  </w:rPr>
                </w:rPrChange>
              </w:rPr>
            </w:pPr>
            <w:del w:author="LauraPGM" w:date="2025-10-01T15:48:00Z" w:id="5003">
              <w:r w:rsidRPr="00D645B6" w:rsidDel="00DC12A4">
                <w:rPr>
                  <w:rFonts w:ascii="Calibri" w:hAnsi="Calibri" w:cs="Calibri"/>
                  <w:rPrChange w:author="LauraPGM" w:date="2025-10-01T09:45:00Z" w:id="5004">
                    <w:rPr/>
                  </w:rPrChange>
                </w:rPr>
                <w:delText>$</w:delText>
              </w:r>
              <w:r w:rsidRPr="00D645B6" w:rsidDel="00DC12A4" w:rsidR="00B66D59">
                <w:rPr>
                  <w:rFonts w:ascii="Calibri" w:hAnsi="Calibri" w:cs="Calibri"/>
                  <w:rPrChange w:author="LauraPGM" w:date="2025-10-01T09:45:00Z" w:id="5005">
                    <w:rPr/>
                  </w:rPrChange>
                </w:rPr>
                <w:delText>1.000.000</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7376C1D8" w14:textId="1696F0C3">
            <w:pPr>
              <w:pStyle w:val="Normal0"/>
              <w:spacing w:line="360" w:lineRule="auto"/>
              <w:jc w:val="both"/>
              <w:rPr>
                <w:del w:author="LauraPGM" w:date="2025-10-01T15:48:00Z" w:id="5006"/>
                <w:rFonts w:ascii="Calibri" w:hAnsi="Calibri" w:cs="Calibri"/>
                <w:rPrChange w:author="LauraPGM" w:date="2025-10-01T09:45:00Z" w:id="5007">
                  <w:rPr>
                    <w:del w:author="LauraPGM" w:date="2025-10-01T15:48:00Z" w:id="5008"/>
                  </w:rPr>
                </w:rPrChange>
              </w:rPr>
            </w:pPr>
            <w:del w:author="LauraPGM" w:date="2025-10-01T15:48:00Z" w:id="5009">
              <w:r w:rsidRPr="00D645B6" w:rsidDel="00DC12A4">
                <w:rPr>
                  <w:rFonts w:ascii="Calibri" w:hAnsi="Calibri" w:cs="Calibri"/>
                  <w:rPrChange w:author="LauraPGM" w:date="2025-10-01T09:45:00Z" w:id="5010">
                    <w:rPr/>
                  </w:rPrChange>
                </w:rPr>
                <w:delText>$</w:delText>
              </w:r>
              <w:r w:rsidRPr="00D645B6" w:rsidDel="00DC12A4" w:rsidR="00B66D59">
                <w:rPr>
                  <w:rFonts w:ascii="Calibri" w:hAnsi="Calibri" w:cs="Calibri"/>
                  <w:rPrChange w:author="LauraPGM" w:date="2025-10-01T09:45:00Z" w:id="5011">
                    <w:rPr/>
                  </w:rPrChange>
                </w:rPr>
                <w:delText>4.000.000</w:delText>
              </w:r>
            </w:del>
          </w:p>
        </w:tc>
      </w:tr>
      <w:tr w:rsidRPr="00D645B6" w:rsidR="00B66D59" w:rsidDel="00DC12A4" w:rsidTr="00B66D59" w14:paraId="397D5CF9" w14:textId="2E7E5870">
        <w:trPr>
          <w:del w:author="LauraPGM" w:date="2025-10-01T15:48:00Z" w:id="5012"/>
        </w:trPr>
        <w:tc>
          <w:tcPr>
            <w:tcW w:w="897"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B66D59" w14:paraId="071FEBF7" w14:textId="72668F0C">
            <w:pPr>
              <w:pStyle w:val="Normal0"/>
              <w:spacing w:line="360" w:lineRule="auto"/>
              <w:jc w:val="both"/>
              <w:rPr>
                <w:del w:author="LauraPGM" w:date="2025-10-01T15:48:00Z" w:id="5013"/>
                <w:rFonts w:ascii="Calibri" w:hAnsi="Calibri" w:cs="Calibri"/>
                <w:rPrChange w:author="LauraPGM" w:date="2025-10-01T09:45:00Z" w:id="5014">
                  <w:rPr>
                    <w:del w:author="LauraPGM" w:date="2025-10-01T15:48:00Z" w:id="5015"/>
                  </w:rPr>
                </w:rPrChange>
              </w:rPr>
            </w:pPr>
            <w:del w:author="LauraPGM" w:date="2025-10-01T15:48:00Z" w:id="5016">
              <w:r w:rsidRPr="00D645B6" w:rsidDel="00DC12A4">
                <w:rPr>
                  <w:rFonts w:ascii="Calibri" w:hAnsi="Calibri" w:cs="Calibri"/>
                  <w:rPrChange w:author="LauraPGM" w:date="2025-10-01T09:45:00Z" w:id="5017">
                    <w:rPr/>
                  </w:rPrChange>
                </w:rPr>
                <w:delText>11</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544C13" w14:paraId="6EAC09D7" w14:textId="59884FA7">
            <w:pPr>
              <w:pStyle w:val="Normal0"/>
              <w:spacing w:line="360" w:lineRule="auto"/>
              <w:jc w:val="both"/>
              <w:rPr>
                <w:del w:author="LauraPGM" w:date="2025-10-01T15:48:00Z" w:id="5018"/>
                <w:rFonts w:ascii="Calibri" w:hAnsi="Calibri" w:cs="Calibri"/>
                <w:rPrChange w:author="LauraPGM" w:date="2025-10-01T09:45:00Z" w:id="5019">
                  <w:rPr>
                    <w:del w:author="LauraPGM" w:date="2025-10-01T15:48:00Z" w:id="5020"/>
                  </w:rPr>
                </w:rPrChange>
              </w:rPr>
            </w:pPr>
            <w:del w:author="LauraPGM" w:date="2025-10-01T15:48:00Z" w:id="5021">
              <w:r w:rsidRPr="00D645B6" w:rsidDel="00DC12A4">
                <w:rPr>
                  <w:rFonts w:ascii="Calibri" w:hAnsi="Calibri" w:cs="Calibri"/>
                  <w:rPrChange w:author="LauraPGM" w:date="2025-10-01T09:45:00Z" w:id="5022">
                    <w:rPr/>
                  </w:rPrChange>
                </w:rPr>
                <w:delText>No aplica</w:delText>
              </w:r>
            </w:del>
          </w:p>
        </w:tc>
        <w:tc>
          <w:tcPr>
            <w:tcW w:w="99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59027643" w14:textId="7719CCC8">
            <w:pPr>
              <w:pStyle w:val="Normal0"/>
              <w:spacing w:line="360" w:lineRule="auto"/>
              <w:jc w:val="both"/>
              <w:rPr>
                <w:del w:author="LauraPGM" w:date="2025-10-01T15:48:00Z" w:id="5023"/>
                <w:rFonts w:ascii="Calibri" w:hAnsi="Calibri" w:cs="Calibri"/>
                <w:rPrChange w:author="LauraPGM" w:date="2025-10-01T09:45:00Z" w:id="5024">
                  <w:rPr>
                    <w:del w:author="LauraPGM" w:date="2025-10-01T15:48:00Z" w:id="5025"/>
                  </w:rPr>
                </w:rPrChange>
              </w:rPr>
            </w:pPr>
            <w:del w:author="LauraPGM" w:date="2025-10-01T15:48:00Z" w:id="5026">
              <w:r w:rsidRPr="00D645B6" w:rsidDel="00DC12A4">
                <w:rPr>
                  <w:rFonts w:ascii="Calibri" w:hAnsi="Calibri" w:cs="Calibri"/>
                  <w:rPrChange w:author="LauraPGM" w:date="2025-10-01T09:45:00Z" w:id="5027">
                    <w:rPr/>
                  </w:rPrChange>
                </w:rPr>
                <w:delText>$</w:delText>
              </w:r>
              <w:r w:rsidRPr="00D645B6" w:rsidDel="00DC12A4" w:rsidR="00B66D59">
                <w:rPr>
                  <w:rFonts w:ascii="Calibri" w:hAnsi="Calibri" w:cs="Calibri"/>
                  <w:rPrChange w:author="LauraPGM" w:date="2025-10-01T09:45:00Z" w:id="5028">
                    <w:rPr/>
                  </w:rPrChange>
                </w:rPr>
                <w:delText>5.000.000</w:delText>
              </w:r>
            </w:del>
          </w:p>
        </w:tc>
        <w:tc>
          <w:tcPr>
            <w:tcW w:w="94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4E7FDD9A" w14:textId="1DECE84B">
            <w:pPr>
              <w:pStyle w:val="Normal0"/>
              <w:spacing w:line="360" w:lineRule="auto"/>
              <w:jc w:val="both"/>
              <w:rPr>
                <w:del w:author="LauraPGM" w:date="2025-10-01T15:48:00Z" w:id="5029"/>
                <w:rFonts w:ascii="Calibri" w:hAnsi="Calibri" w:cs="Calibri"/>
                <w:rPrChange w:author="LauraPGM" w:date="2025-10-01T09:45:00Z" w:id="5030">
                  <w:rPr>
                    <w:del w:author="LauraPGM" w:date="2025-10-01T15:48:00Z" w:id="5031"/>
                  </w:rPr>
                </w:rPrChange>
              </w:rPr>
            </w:pPr>
            <w:del w:author="LauraPGM" w:date="2025-10-01T15:48:00Z" w:id="5032">
              <w:r w:rsidRPr="00D645B6" w:rsidDel="00DC12A4">
                <w:rPr>
                  <w:rFonts w:ascii="Calibri" w:hAnsi="Calibri" w:cs="Calibri"/>
                  <w:rPrChange w:author="LauraPGM" w:date="2025-10-01T09:45:00Z" w:id="5033">
                    <w:rPr/>
                  </w:rPrChange>
                </w:rPr>
                <w:delText>$</w:delText>
              </w:r>
              <w:r w:rsidRPr="00D645B6" w:rsidDel="00DC12A4" w:rsidR="00B66D59">
                <w:rPr>
                  <w:rFonts w:ascii="Calibri" w:hAnsi="Calibri" w:cs="Calibri"/>
                  <w:rPrChange w:author="LauraPGM" w:date="2025-10-01T09:45:00Z" w:id="5034">
                    <w:rPr/>
                  </w:rPrChange>
                </w:rPr>
                <w:delText>1.000.000</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1A65410D" w14:textId="02205C37">
            <w:pPr>
              <w:pStyle w:val="Normal0"/>
              <w:spacing w:line="360" w:lineRule="auto"/>
              <w:jc w:val="both"/>
              <w:rPr>
                <w:del w:author="LauraPGM" w:date="2025-10-01T15:48:00Z" w:id="5035"/>
                <w:rFonts w:ascii="Calibri" w:hAnsi="Calibri" w:cs="Calibri"/>
                <w:rPrChange w:author="LauraPGM" w:date="2025-10-01T09:45:00Z" w:id="5036">
                  <w:rPr>
                    <w:del w:author="LauraPGM" w:date="2025-10-01T15:48:00Z" w:id="5037"/>
                  </w:rPr>
                </w:rPrChange>
              </w:rPr>
            </w:pPr>
            <w:del w:author="LauraPGM" w:date="2025-10-01T15:48:00Z" w:id="5038">
              <w:r w:rsidRPr="00D645B6" w:rsidDel="00DC12A4">
                <w:rPr>
                  <w:rFonts w:ascii="Calibri" w:hAnsi="Calibri" w:cs="Calibri"/>
                  <w:rPrChange w:author="LauraPGM" w:date="2025-10-01T09:45:00Z" w:id="5039">
                    <w:rPr/>
                  </w:rPrChange>
                </w:rPr>
                <w:delText>$</w:delText>
              </w:r>
              <w:r w:rsidRPr="00D645B6" w:rsidDel="00DC12A4" w:rsidR="00B66D59">
                <w:rPr>
                  <w:rFonts w:ascii="Calibri" w:hAnsi="Calibri" w:cs="Calibri"/>
                  <w:rPrChange w:author="LauraPGM" w:date="2025-10-01T09:45:00Z" w:id="5040">
                    <w:rPr/>
                  </w:rPrChange>
                </w:rPr>
                <w:delText>4.000.000</w:delText>
              </w:r>
            </w:del>
          </w:p>
        </w:tc>
      </w:tr>
      <w:tr w:rsidRPr="00D645B6" w:rsidR="00B66D59" w:rsidDel="00DC12A4" w:rsidTr="00B66D59" w14:paraId="01093D5D" w14:textId="79E9478C">
        <w:trPr>
          <w:del w:author="LauraPGM" w:date="2025-10-01T15:48:00Z" w:id="5041"/>
        </w:trPr>
        <w:tc>
          <w:tcPr>
            <w:tcW w:w="897"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B66D59" w14:paraId="1964A0B7" w14:textId="40138BD8">
            <w:pPr>
              <w:pStyle w:val="Normal0"/>
              <w:spacing w:line="360" w:lineRule="auto"/>
              <w:jc w:val="both"/>
              <w:rPr>
                <w:del w:author="LauraPGM" w:date="2025-10-01T15:48:00Z" w:id="5042"/>
                <w:rFonts w:ascii="Calibri" w:hAnsi="Calibri" w:cs="Calibri"/>
                <w:rPrChange w:author="LauraPGM" w:date="2025-10-01T09:45:00Z" w:id="5043">
                  <w:rPr>
                    <w:del w:author="LauraPGM" w:date="2025-10-01T15:48:00Z" w:id="5044"/>
                  </w:rPr>
                </w:rPrChange>
              </w:rPr>
            </w:pPr>
            <w:del w:author="LauraPGM" w:date="2025-10-01T15:48:00Z" w:id="5045">
              <w:r w:rsidRPr="00D645B6" w:rsidDel="00DC12A4">
                <w:rPr>
                  <w:rFonts w:ascii="Calibri" w:hAnsi="Calibri" w:cs="Calibri"/>
                  <w:rPrChange w:author="LauraPGM" w:date="2025-10-01T09:45:00Z" w:id="5046">
                    <w:rPr/>
                  </w:rPrChange>
                </w:rPr>
                <w:delText>12</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544C13" w14:paraId="4476414E" w14:textId="2190F199">
            <w:pPr>
              <w:pStyle w:val="Normal0"/>
              <w:spacing w:line="360" w:lineRule="auto"/>
              <w:jc w:val="both"/>
              <w:rPr>
                <w:del w:author="LauraPGM" w:date="2025-10-01T15:48:00Z" w:id="5047"/>
                <w:rFonts w:ascii="Calibri" w:hAnsi="Calibri" w:cs="Calibri"/>
                <w:rPrChange w:author="LauraPGM" w:date="2025-10-01T09:45:00Z" w:id="5048">
                  <w:rPr>
                    <w:del w:author="LauraPGM" w:date="2025-10-01T15:48:00Z" w:id="5049"/>
                  </w:rPr>
                </w:rPrChange>
              </w:rPr>
            </w:pPr>
            <w:del w:author="LauraPGM" w:date="2025-10-01T15:48:00Z" w:id="5050">
              <w:r w:rsidRPr="00D645B6" w:rsidDel="00DC12A4">
                <w:rPr>
                  <w:rFonts w:ascii="Calibri" w:hAnsi="Calibri" w:cs="Calibri"/>
                  <w:rPrChange w:author="LauraPGM" w:date="2025-10-01T09:45:00Z" w:id="5051">
                    <w:rPr/>
                  </w:rPrChange>
                </w:rPr>
                <w:delText>No aplica</w:delText>
              </w:r>
            </w:del>
          </w:p>
        </w:tc>
        <w:tc>
          <w:tcPr>
            <w:tcW w:w="99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07B4295A" w14:textId="714111D6">
            <w:pPr>
              <w:pStyle w:val="Normal0"/>
              <w:spacing w:line="360" w:lineRule="auto"/>
              <w:jc w:val="both"/>
              <w:rPr>
                <w:del w:author="LauraPGM" w:date="2025-10-01T15:48:00Z" w:id="5052"/>
                <w:rFonts w:ascii="Calibri" w:hAnsi="Calibri" w:cs="Calibri"/>
                <w:rPrChange w:author="LauraPGM" w:date="2025-10-01T09:45:00Z" w:id="5053">
                  <w:rPr>
                    <w:del w:author="LauraPGM" w:date="2025-10-01T15:48:00Z" w:id="5054"/>
                  </w:rPr>
                </w:rPrChange>
              </w:rPr>
            </w:pPr>
            <w:del w:author="LauraPGM" w:date="2025-10-01T15:48:00Z" w:id="5055">
              <w:r w:rsidRPr="00D645B6" w:rsidDel="00DC12A4">
                <w:rPr>
                  <w:rFonts w:ascii="Calibri" w:hAnsi="Calibri" w:cs="Calibri"/>
                  <w:rPrChange w:author="LauraPGM" w:date="2025-10-01T09:45:00Z" w:id="5056">
                    <w:rPr/>
                  </w:rPrChange>
                </w:rPr>
                <w:delText>$</w:delText>
              </w:r>
              <w:r w:rsidRPr="00D645B6" w:rsidDel="00DC12A4" w:rsidR="00B66D59">
                <w:rPr>
                  <w:rFonts w:ascii="Calibri" w:hAnsi="Calibri" w:cs="Calibri"/>
                  <w:rPrChange w:author="LauraPGM" w:date="2025-10-01T09:45:00Z" w:id="5057">
                    <w:rPr/>
                  </w:rPrChange>
                </w:rPr>
                <w:delText>5.000.000</w:delText>
              </w:r>
            </w:del>
          </w:p>
        </w:tc>
        <w:tc>
          <w:tcPr>
            <w:tcW w:w="94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25A31745" w14:textId="4E2CED82">
            <w:pPr>
              <w:pStyle w:val="Normal0"/>
              <w:spacing w:line="360" w:lineRule="auto"/>
              <w:jc w:val="both"/>
              <w:rPr>
                <w:del w:author="LauraPGM" w:date="2025-10-01T15:48:00Z" w:id="5058"/>
                <w:rFonts w:ascii="Calibri" w:hAnsi="Calibri" w:cs="Calibri"/>
                <w:rPrChange w:author="LauraPGM" w:date="2025-10-01T09:45:00Z" w:id="5059">
                  <w:rPr>
                    <w:del w:author="LauraPGM" w:date="2025-10-01T15:48:00Z" w:id="5060"/>
                  </w:rPr>
                </w:rPrChange>
              </w:rPr>
            </w:pPr>
            <w:del w:author="LauraPGM" w:date="2025-10-01T15:48:00Z" w:id="5061">
              <w:r w:rsidRPr="00D645B6" w:rsidDel="00DC12A4">
                <w:rPr>
                  <w:rFonts w:ascii="Calibri" w:hAnsi="Calibri" w:cs="Calibri"/>
                  <w:rPrChange w:author="LauraPGM" w:date="2025-10-01T09:45:00Z" w:id="5062">
                    <w:rPr/>
                  </w:rPrChange>
                </w:rPr>
                <w:delText>$</w:delText>
              </w:r>
              <w:r w:rsidRPr="00D645B6" w:rsidDel="00DC12A4" w:rsidR="00B66D59">
                <w:rPr>
                  <w:rFonts w:ascii="Calibri" w:hAnsi="Calibri" w:cs="Calibri"/>
                  <w:rPrChange w:author="LauraPGM" w:date="2025-10-01T09:45:00Z" w:id="5063">
                    <w:rPr/>
                  </w:rPrChange>
                </w:rPr>
                <w:delText>1.000.000</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7CC08708" w14:textId="21A2B43D">
            <w:pPr>
              <w:pStyle w:val="Normal0"/>
              <w:spacing w:line="360" w:lineRule="auto"/>
              <w:jc w:val="both"/>
              <w:rPr>
                <w:del w:author="LauraPGM" w:date="2025-10-01T15:48:00Z" w:id="5064"/>
                <w:rFonts w:ascii="Calibri" w:hAnsi="Calibri" w:cs="Calibri"/>
                <w:rPrChange w:author="LauraPGM" w:date="2025-10-01T09:45:00Z" w:id="5065">
                  <w:rPr>
                    <w:del w:author="LauraPGM" w:date="2025-10-01T15:48:00Z" w:id="5066"/>
                  </w:rPr>
                </w:rPrChange>
              </w:rPr>
            </w:pPr>
            <w:del w:author="LauraPGM" w:date="2025-10-01T15:48:00Z" w:id="5067">
              <w:r w:rsidRPr="00D645B6" w:rsidDel="00DC12A4">
                <w:rPr>
                  <w:rFonts w:ascii="Calibri" w:hAnsi="Calibri" w:cs="Calibri"/>
                  <w:rPrChange w:author="LauraPGM" w:date="2025-10-01T09:45:00Z" w:id="5068">
                    <w:rPr/>
                  </w:rPrChange>
                </w:rPr>
                <w:delText>$</w:delText>
              </w:r>
              <w:r w:rsidRPr="00D645B6" w:rsidDel="00DC12A4" w:rsidR="00B66D59">
                <w:rPr>
                  <w:rFonts w:ascii="Calibri" w:hAnsi="Calibri" w:cs="Calibri"/>
                  <w:rPrChange w:author="LauraPGM" w:date="2025-10-01T09:45:00Z" w:id="5069">
                    <w:rPr/>
                  </w:rPrChange>
                </w:rPr>
                <w:delText>4.000.000</w:delText>
              </w:r>
            </w:del>
          </w:p>
        </w:tc>
      </w:tr>
      <w:tr w:rsidRPr="00D645B6" w:rsidR="00B66D59" w:rsidDel="00DC12A4" w:rsidTr="00B66D59" w14:paraId="4EEF895D" w14:textId="1FF1A79E">
        <w:trPr>
          <w:del w:author="LauraPGM" w:date="2025-10-01T15:48:00Z" w:id="5070"/>
        </w:trPr>
        <w:tc>
          <w:tcPr>
            <w:tcW w:w="897"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B66D59" w14:paraId="5A83CB36" w14:textId="056AB954">
            <w:pPr>
              <w:pStyle w:val="Normal0"/>
              <w:spacing w:line="360" w:lineRule="auto"/>
              <w:jc w:val="both"/>
              <w:rPr>
                <w:del w:author="LauraPGM" w:date="2025-10-01T15:48:00Z" w:id="5071"/>
                <w:rFonts w:ascii="Calibri" w:hAnsi="Calibri" w:cs="Calibri"/>
                <w:rPrChange w:author="LauraPGM" w:date="2025-10-01T09:45:00Z" w:id="5072">
                  <w:rPr>
                    <w:del w:author="LauraPGM" w:date="2025-10-01T15:48:00Z" w:id="5073"/>
                  </w:rPr>
                </w:rPrChange>
              </w:rPr>
            </w:pPr>
            <w:del w:author="LauraPGM" w:date="2025-10-01T15:48:00Z" w:id="5074">
              <w:r w:rsidRPr="00D645B6" w:rsidDel="00DC12A4">
                <w:rPr>
                  <w:rFonts w:ascii="Calibri" w:hAnsi="Calibri" w:cs="Calibri"/>
                  <w:rPrChange w:author="LauraPGM" w:date="2025-10-01T09:45:00Z" w:id="5075">
                    <w:rPr/>
                  </w:rPrChange>
                </w:rPr>
                <w:delText>13</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544C13" w14:paraId="0D17B9D4" w14:textId="46146DE5">
            <w:pPr>
              <w:pStyle w:val="Normal0"/>
              <w:spacing w:line="360" w:lineRule="auto"/>
              <w:jc w:val="both"/>
              <w:rPr>
                <w:del w:author="LauraPGM" w:date="2025-10-01T15:48:00Z" w:id="5076"/>
                <w:rFonts w:ascii="Calibri" w:hAnsi="Calibri" w:cs="Calibri"/>
                <w:rPrChange w:author="LauraPGM" w:date="2025-10-01T09:45:00Z" w:id="5077">
                  <w:rPr>
                    <w:del w:author="LauraPGM" w:date="2025-10-01T15:48:00Z" w:id="5078"/>
                  </w:rPr>
                </w:rPrChange>
              </w:rPr>
            </w:pPr>
            <w:del w:author="LauraPGM" w:date="2025-10-01T15:48:00Z" w:id="5079">
              <w:r w:rsidRPr="00D645B6" w:rsidDel="00DC12A4">
                <w:rPr>
                  <w:rFonts w:ascii="Calibri" w:hAnsi="Calibri" w:cs="Calibri"/>
                  <w:rPrChange w:author="LauraPGM" w:date="2025-10-01T09:45:00Z" w:id="5080">
                    <w:rPr/>
                  </w:rPrChange>
                </w:rPr>
                <w:delText>No aplica</w:delText>
              </w:r>
            </w:del>
          </w:p>
        </w:tc>
        <w:tc>
          <w:tcPr>
            <w:tcW w:w="99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6240A579" w14:textId="68ADBD3B">
            <w:pPr>
              <w:pStyle w:val="Normal0"/>
              <w:spacing w:line="360" w:lineRule="auto"/>
              <w:jc w:val="both"/>
              <w:rPr>
                <w:del w:author="LauraPGM" w:date="2025-10-01T15:48:00Z" w:id="5081"/>
                <w:rFonts w:ascii="Calibri" w:hAnsi="Calibri" w:cs="Calibri"/>
                <w:rPrChange w:author="LauraPGM" w:date="2025-10-01T09:45:00Z" w:id="5082">
                  <w:rPr>
                    <w:del w:author="LauraPGM" w:date="2025-10-01T15:48:00Z" w:id="5083"/>
                  </w:rPr>
                </w:rPrChange>
              </w:rPr>
            </w:pPr>
            <w:del w:author="LauraPGM" w:date="2025-10-01T15:48:00Z" w:id="5084">
              <w:r w:rsidRPr="00D645B6" w:rsidDel="00DC12A4">
                <w:rPr>
                  <w:rFonts w:ascii="Calibri" w:hAnsi="Calibri" w:cs="Calibri"/>
                  <w:rPrChange w:author="LauraPGM" w:date="2025-10-01T09:45:00Z" w:id="5085">
                    <w:rPr/>
                  </w:rPrChange>
                </w:rPr>
                <w:delText>$</w:delText>
              </w:r>
              <w:r w:rsidRPr="00D645B6" w:rsidDel="00DC12A4" w:rsidR="00B66D59">
                <w:rPr>
                  <w:rFonts w:ascii="Calibri" w:hAnsi="Calibri" w:cs="Calibri"/>
                  <w:rPrChange w:author="LauraPGM" w:date="2025-10-01T09:45:00Z" w:id="5086">
                    <w:rPr/>
                  </w:rPrChange>
                </w:rPr>
                <w:delText>5.000.000</w:delText>
              </w:r>
            </w:del>
          </w:p>
        </w:tc>
        <w:tc>
          <w:tcPr>
            <w:tcW w:w="94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6518FA48" w14:textId="271C0875">
            <w:pPr>
              <w:pStyle w:val="Normal0"/>
              <w:spacing w:line="360" w:lineRule="auto"/>
              <w:jc w:val="both"/>
              <w:rPr>
                <w:del w:author="LauraPGM" w:date="2025-10-01T15:48:00Z" w:id="5087"/>
                <w:rFonts w:ascii="Calibri" w:hAnsi="Calibri" w:cs="Calibri"/>
                <w:rPrChange w:author="LauraPGM" w:date="2025-10-01T09:45:00Z" w:id="5088">
                  <w:rPr>
                    <w:del w:author="LauraPGM" w:date="2025-10-01T15:48:00Z" w:id="5089"/>
                  </w:rPr>
                </w:rPrChange>
              </w:rPr>
            </w:pPr>
            <w:del w:author="LauraPGM" w:date="2025-10-01T15:48:00Z" w:id="5090">
              <w:r w:rsidRPr="00D645B6" w:rsidDel="00DC12A4">
                <w:rPr>
                  <w:rFonts w:ascii="Calibri" w:hAnsi="Calibri" w:cs="Calibri"/>
                  <w:rPrChange w:author="LauraPGM" w:date="2025-10-01T09:45:00Z" w:id="5091">
                    <w:rPr/>
                  </w:rPrChange>
                </w:rPr>
                <w:delText>$</w:delText>
              </w:r>
              <w:r w:rsidRPr="00D645B6" w:rsidDel="00DC12A4" w:rsidR="00B66D59">
                <w:rPr>
                  <w:rFonts w:ascii="Calibri" w:hAnsi="Calibri" w:cs="Calibri"/>
                  <w:rPrChange w:author="LauraPGM" w:date="2025-10-01T09:45:00Z" w:id="5092">
                    <w:rPr/>
                  </w:rPrChange>
                </w:rPr>
                <w:delText>1.000.000</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0A468882" w14:textId="563DE7C7">
            <w:pPr>
              <w:pStyle w:val="Normal0"/>
              <w:spacing w:line="360" w:lineRule="auto"/>
              <w:jc w:val="both"/>
              <w:rPr>
                <w:del w:author="LauraPGM" w:date="2025-10-01T15:48:00Z" w:id="5093"/>
                <w:rFonts w:ascii="Calibri" w:hAnsi="Calibri" w:cs="Calibri"/>
                <w:rPrChange w:author="LauraPGM" w:date="2025-10-01T09:45:00Z" w:id="5094">
                  <w:rPr>
                    <w:del w:author="LauraPGM" w:date="2025-10-01T15:48:00Z" w:id="5095"/>
                  </w:rPr>
                </w:rPrChange>
              </w:rPr>
            </w:pPr>
            <w:del w:author="LauraPGM" w:date="2025-10-01T15:48:00Z" w:id="5096">
              <w:r w:rsidRPr="00D645B6" w:rsidDel="00DC12A4">
                <w:rPr>
                  <w:rFonts w:ascii="Calibri" w:hAnsi="Calibri" w:cs="Calibri"/>
                  <w:rPrChange w:author="LauraPGM" w:date="2025-10-01T09:45:00Z" w:id="5097">
                    <w:rPr/>
                  </w:rPrChange>
                </w:rPr>
                <w:delText>$</w:delText>
              </w:r>
              <w:r w:rsidRPr="00D645B6" w:rsidDel="00DC12A4" w:rsidR="00B66D59">
                <w:rPr>
                  <w:rFonts w:ascii="Calibri" w:hAnsi="Calibri" w:cs="Calibri"/>
                  <w:rPrChange w:author="LauraPGM" w:date="2025-10-01T09:45:00Z" w:id="5098">
                    <w:rPr/>
                  </w:rPrChange>
                </w:rPr>
                <w:delText>4.000.000</w:delText>
              </w:r>
            </w:del>
          </w:p>
        </w:tc>
      </w:tr>
      <w:tr w:rsidRPr="00D645B6" w:rsidR="00B66D59" w:rsidDel="00DC12A4" w:rsidTr="00B66D59" w14:paraId="0F4E3844" w14:textId="6C251AA2">
        <w:trPr>
          <w:del w:author="LauraPGM" w:date="2025-10-01T15:48:00Z" w:id="5099"/>
        </w:trPr>
        <w:tc>
          <w:tcPr>
            <w:tcW w:w="897"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B66D59" w14:paraId="5675A015" w14:textId="14B82893">
            <w:pPr>
              <w:pStyle w:val="Normal0"/>
              <w:spacing w:line="360" w:lineRule="auto"/>
              <w:jc w:val="both"/>
              <w:rPr>
                <w:del w:author="LauraPGM" w:date="2025-10-01T15:48:00Z" w:id="5100"/>
                <w:rFonts w:ascii="Calibri" w:hAnsi="Calibri" w:cs="Calibri"/>
                <w:rPrChange w:author="LauraPGM" w:date="2025-10-01T09:45:00Z" w:id="5101">
                  <w:rPr>
                    <w:del w:author="LauraPGM" w:date="2025-10-01T15:48:00Z" w:id="5102"/>
                  </w:rPr>
                </w:rPrChange>
              </w:rPr>
            </w:pPr>
            <w:del w:author="LauraPGM" w:date="2025-10-01T15:48:00Z" w:id="5103">
              <w:r w:rsidRPr="00D645B6" w:rsidDel="00DC12A4">
                <w:rPr>
                  <w:rFonts w:ascii="Calibri" w:hAnsi="Calibri" w:cs="Calibri"/>
                  <w:rPrChange w:author="LauraPGM" w:date="2025-10-01T09:45:00Z" w:id="5104">
                    <w:rPr/>
                  </w:rPrChange>
                </w:rPr>
                <w:delText>14</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544C13" w14:paraId="798B23A9" w14:textId="3292ABE0">
            <w:pPr>
              <w:pStyle w:val="Normal0"/>
              <w:spacing w:line="360" w:lineRule="auto"/>
              <w:jc w:val="both"/>
              <w:rPr>
                <w:del w:author="LauraPGM" w:date="2025-10-01T15:48:00Z" w:id="5105"/>
                <w:rFonts w:ascii="Calibri" w:hAnsi="Calibri" w:cs="Calibri"/>
                <w:rPrChange w:author="LauraPGM" w:date="2025-10-01T09:45:00Z" w:id="5106">
                  <w:rPr>
                    <w:del w:author="LauraPGM" w:date="2025-10-01T15:48:00Z" w:id="5107"/>
                  </w:rPr>
                </w:rPrChange>
              </w:rPr>
            </w:pPr>
            <w:del w:author="LauraPGM" w:date="2025-10-01T15:48:00Z" w:id="5108">
              <w:r w:rsidRPr="00D645B6" w:rsidDel="00DC12A4">
                <w:rPr>
                  <w:rFonts w:ascii="Calibri" w:hAnsi="Calibri" w:cs="Calibri"/>
                  <w:rPrChange w:author="LauraPGM" w:date="2025-10-01T09:45:00Z" w:id="5109">
                    <w:rPr/>
                  </w:rPrChange>
                </w:rPr>
                <w:delText>No aplica</w:delText>
              </w:r>
            </w:del>
          </w:p>
        </w:tc>
        <w:tc>
          <w:tcPr>
            <w:tcW w:w="99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69E40905" w14:textId="6DFF56E5">
            <w:pPr>
              <w:pStyle w:val="Normal0"/>
              <w:spacing w:line="360" w:lineRule="auto"/>
              <w:jc w:val="both"/>
              <w:rPr>
                <w:del w:author="LauraPGM" w:date="2025-10-01T15:48:00Z" w:id="5110"/>
                <w:rFonts w:ascii="Calibri" w:hAnsi="Calibri" w:cs="Calibri"/>
                <w:rPrChange w:author="LauraPGM" w:date="2025-10-01T09:45:00Z" w:id="5111">
                  <w:rPr>
                    <w:del w:author="LauraPGM" w:date="2025-10-01T15:48:00Z" w:id="5112"/>
                  </w:rPr>
                </w:rPrChange>
              </w:rPr>
            </w:pPr>
            <w:del w:author="LauraPGM" w:date="2025-10-01T15:48:00Z" w:id="5113">
              <w:r w:rsidRPr="00D645B6" w:rsidDel="00DC12A4">
                <w:rPr>
                  <w:rFonts w:ascii="Calibri" w:hAnsi="Calibri" w:cs="Calibri"/>
                  <w:rPrChange w:author="LauraPGM" w:date="2025-10-01T09:45:00Z" w:id="5114">
                    <w:rPr/>
                  </w:rPrChange>
                </w:rPr>
                <w:delText>$</w:delText>
              </w:r>
              <w:r w:rsidRPr="00D645B6" w:rsidDel="00DC12A4" w:rsidR="00B66D59">
                <w:rPr>
                  <w:rFonts w:ascii="Calibri" w:hAnsi="Calibri" w:cs="Calibri"/>
                  <w:rPrChange w:author="LauraPGM" w:date="2025-10-01T09:45:00Z" w:id="5115">
                    <w:rPr/>
                  </w:rPrChange>
                </w:rPr>
                <w:delText>5.000.000</w:delText>
              </w:r>
            </w:del>
          </w:p>
        </w:tc>
        <w:tc>
          <w:tcPr>
            <w:tcW w:w="94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6C3B041E" w14:textId="7529DC46">
            <w:pPr>
              <w:pStyle w:val="Normal0"/>
              <w:spacing w:line="360" w:lineRule="auto"/>
              <w:jc w:val="both"/>
              <w:rPr>
                <w:del w:author="LauraPGM" w:date="2025-10-01T15:48:00Z" w:id="5116"/>
                <w:rFonts w:ascii="Calibri" w:hAnsi="Calibri" w:cs="Calibri"/>
                <w:rPrChange w:author="LauraPGM" w:date="2025-10-01T09:45:00Z" w:id="5117">
                  <w:rPr>
                    <w:del w:author="LauraPGM" w:date="2025-10-01T15:48:00Z" w:id="5118"/>
                  </w:rPr>
                </w:rPrChange>
              </w:rPr>
            </w:pPr>
            <w:del w:author="LauraPGM" w:date="2025-10-01T15:48:00Z" w:id="5119">
              <w:r w:rsidRPr="00D645B6" w:rsidDel="00DC12A4">
                <w:rPr>
                  <w:rFonts w:ascii="Calibri" w:hAnsi="Calibri" w:cs="Calibri"/>
                  <w:rPrChange w:author="LauraPGM" w:date="2025-10-01T09:45:00Z" w:id="5120">
                    <w:rPr/>
                  </w:rPrChange>
                </w:rPr>
                <w:delText>$</w:delText>
              </w:r>
              <w:r w:rsidRPr="00D645B6" w:rsidDel="00DC12A4" w:rsidR="00B66D59">
                <w:rPr>
                  <w:rFonts w:ascii="Calibri" w:hAnsi="Calibri" w:cs="Calibri"/>
                  <w:rPrChange w:author="LauraPGM" w:date="2025-10-01T09:45:00Z" w:id="5121">
                    <w:rPr/>
                  </w:rPrChange>
                </w:rPr>
                <w:delText>1.000.000</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2F19E40B" w14:textId="7512C539">
            <w:pPr>
              <w:pStyle w:val="Normal0"/>
              <w:spacing w:line="360" w:lineRule="auto"/>
              <w:jc w:val="both"/>
              <w:rPr>
                <w:del w:author="LauraPGM" w:date="2025-10-01T15:48:00Z" w:id="5122"/>
                <w:rFonts w:ascii="Calibri" w:hAnsi="Calibri" w:cs="Calibri"/>
                <w:rPrChange w:author="LauraPGM" w:date="2025-10-01T09:45:00Z" w:id="5123">
                  <w:rPr>
                    <w:del w:author="LauraPGM" w:date="2025-10-01T15:48:00Z" w:id="5124"/>
                  </w:rPr>
                </w:rPrChange>
              </w:rPr>
            </w:pPr>
            <w:del w:author="LauraPGM" w:date="2025-10-01T15:48:00Z" w:id="5125">
              <w:r w:rsidRPr="00D645B6" w:rsidDel="00DC12A4">
                <w:rPr>
                  <w:rFonts w:ascii="Calibri" w:hAnsi="Calibri" w:cs="Calibri"/>
                  <w:rPrChange w:author="LauraPGM" w:date="2025-10-01T09:45:00Z" w:id="5126">
                    <w:rPr/>
                  </w:rPrChange>
                </w:rPr>
                <w:delText>$</w:delText>
              </w:r>
              <w:r w:rsidRPr="00D645B6" w:rsidDel="00DC12A4" w:rsidR="00B66D59">
                <w:rPr>
                  <w:rFonts w:ascii="Calibri" w:hAnsi="Calibri" w:cs="Calibri"/>
                  <w:rPrChange w:author="LauraPGM" w:date="2025-10-01T09:45:00Z" w:id="5127">
                    <w:rPr/>
                  </w:rPrChange>
                </w:rPr>
                <w:delText>4.000.000</w:delText>
              </w:r>
            </w:del>
          </w:p>
        </w:tc>
      </w:tr>
      <w:tr w:rsidRPr="00D645B6" w:rsidR="00B66D59" w:rsidDel="00DC12A4" w:rsidTr="00B66D59" w14:paraId="76F0DF4D" w14:textId="39862E38">
        <w:trPr>
          <w:del w:author="LauraPGM" w:date="2025-10-01T15:48:00Z" w:id="5128"/>
        </w:trPr>
        <w:tc>
          <w:tcPr>
            <w:tcW w:w="897"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B66D59" w14:paraId="46D13A01" w14:textId="667BADAA">
            <w:pPr>
              <w:pStyle w:val="Normal0"/>
              <w:spacing w:line="360" w:lineRule="auto"/>
              <w:jc w:val="both"/>
              <w:rPr>
                <w:del w:author="LauraPGM" w:date="2025-10-01T15:48:00Z" w:id="5129"/>
                <w:rFonts w:ascii="Calibri" w:hAnsi="Calibri" w:cs="Calibri"/>
                <w:rPrChange w:author="LauraPGM" w:date="2025-10-01T09:45:00Z" w:id="5130">
                  <w:rPr>
                    <w:del w:author="LauraPGM" w:date="2025-10-01T15:48:00Z" w:id="5131"/>
                  </w:rPr>
                </w:rPrChange>
              </w:rPr>
            </w:pPr>
            <w:del w:author="LauraPGM" w:date="2025-10-01T15:48:00Z" w:id="5132">
              <w:r w:rsidRPr="00D645B6" w:rsidDel="00DC12A4">
                <w:rPr>
                  <w:rFonts w:ascii="Calibri" w:hAnsi="Calibri" w:cs="Calibri"/>
                  <w:rPrChange w:author="LauraPGM" w:date="2025-10-01T09:45:00Z" w:id="5133">
                    <w:rPr/>
                  </w:rPrChange>
                </w:rPr>
                <w:delText>15</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544C13" w14:paraId="63AB2622" w14:textId="023E2F5C">
            <w:pPr>
              <w:pStyle w:val="Normal0"/>
              <w:spacing w:line="360" w:lineRule="auto"/>
              <w:jc w:val="both"/>
              <w:rPr>
                <w:del w:author="LauraPGM" w:date="2025-10-01T15:48:00Z" w:id="5134"/>
                <w:rFonts w:ascii="Calibri" w:hAnsi="Calibri" w:cs="Calibri"/>
                <w:rPrChange w:author="LauraPGM" w:date="2025-10-01T09:45:00Z" w:id="5135">
                  <w:rPr>
                    <w:del w:author="LauraPGM" w:date="2025-10-01T15:48:00Z" w:id="5136"/>
                  </w:rPr>
                </w:rPrChange>
              </w:rPr>
            </w:pPr>
            <w:del w:author="LauraPGM" w:date="2025-10-01T15:48:00Z" w:id="5137">
              <w:r w:rsidRPr="00D645B6" w:rsidDel="00DC12A4">
                <w:rPr>
                  <w:rFonts w:ascii="Calibri" w:hAnsi="Calibri" w:cs="Calibri"/>
                  <w:rPrChange w:author="LauraPGM" w:date="2025-10-01T09:45:00Z" w:id="5138">
                    <w:rPr/>
                  </w:rPrChange>
                </w:rPr>
                <w:delText>No aplica</w:delText>
              </w:r>
            </w:del>
          </w:p>
        </w:tc>
        <w:tc>
          <w:tcPr>
            <w:tcW w:w="99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37E2C42A" w14:textId="1F57753F">
            <w:pPr>
              <w:pStyle w:val="Normal0"/>
              <w:spacing w:line="360" w:lineRule="auto"/>
              <w:jc w:val="both"/>
              <w:rPr>
                <w:del w:author="LauraPGM" w:date="2025-10-01T15:48:00Z" w:id="5139"/>
                <w:rFonts w:ascii="Calibri" w:hAnsi="Calibri" w:cs="Calibri"/>
                <w:rPrChange w:author="LauraPGM" w:date="2025-10-01T09:45:00Z" w:id="5140">
                  <w:rPr>
                    <w:del w:author="LauraPGM" w:date="2025-10-01T15:48:00Z" w:id="5141"/>
                  </w:rPr>
                </w:rPrChange>
              </w:rPr>
            </w:pPr>
            <w:del w:author="LauraPGM" w:date="2025-10-01T15:48:00Z" w:id="5142">
              <w:r w:rsidRPr="00D645B6" w:rsidDel="00DC12A4">
                <w:rPr>
                  <w:rFonts w:ascii="Calibri" w:hAnsi="Calibri" w:cs="Calibri"/>
                  <w:rPrChange w:author="LauraPGM" w:date="2025-10-01T09:45:00Z" w:id="5143">
                    <w:rPr/>
                  </w:rPrChange>
                </w:rPr>
                <w:delText>$</w:delText>
              </w:r>
              <w:r w:rsidRPr="00D645B6" w:rsidDel="00DC12A4" w:rsidR="00B66D59">
                <w:rPr>
                  <w:rFonts w:ascii="Calibri" w:hAnsi="Calibri" w:cs="Calibri"/>
                  <w:rPrChange w:author="LauraPGM" w:date="2025-10-01T09:45:00Z" w:id="5144">
                    <w:rPr/>
                  </w:rPrChange>
                </w:rPr>
                <w:delText>5.000.000</w:delText>
              </w:r>
            </w:del>
          </w:p>
        </w:tc>
        <w:tc>
          <w:tcPr>
            <w:tcW w:w="94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118C429F" w14:textId="38101E57">
            <w:pPr>
              <w:pStyle w:val="Normal0"/>
              <w:spacing w:line="360" w:lineRule="auto"/>
              <w:jc w:val="both"/>
              <w:rPr>
                <w:del w:author="LauraPGM" w:date="2025-10-01T15:48:00Z" w:id="5145"/>
                <w:rFonts w:ascii="Calibri" w:hAnsi="Calibri" w:cs="Calibri"/>
                <w:rPrChange w:author="LauraPGM" w:date="2025-10-01T09:45:00Z" w:id="5146">
                  <w:rPr>
                    <w:del w:author="LauraPGM" w:date="2025-10-01T15:48:00Z" w:id="5147"/>
                  </w:rPr>
                </w:rPrChange>
              </w:rPr>
            </w:pPr>
            <w:del w:author="LauraPGM" w:date="2025-10-01T15:48:00Z" w:id="5148">
              <w:r w:rsidRPr="00D645B6" w:rsidDel="00DC12A4">
                <w:rPr>
                  <w:rFonts w:ascii="Calibri" w:hAnsi="Calibri" w:cs="Calibri"/>
                  <w:rPrChange w:author="LauraPGM" w:date="2025-10-01T09:45:00Z" w:id="5149">
                    <w:rPr/>
                  </w:rPrChange>
                </w:rPr>
                <w:delText>$</w:delText>
              </w:r>
              <w:r w:rsidRPr="00D645B6" w:rsidDel="00DC12A4" w:rsidR="00B66D59">
                <w:rPr>
                  <w:rFonts w:ascii="Calibri" w:hAnsi="Calibri" w:cs="Calibri"/>
                  <w:rPrChange w:author="LauraPGM" w:date="2025-10-01T09:45:00Z" w:id="5150">
                    <w:rPr/>
                  </w:rPrChange>
                </w:rPr>
                <w:delText>1.000.000</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4CE48C8D" w14:textId="164A4001">
            <w:pPr>
              <w:pStyle w:val="Normal0"/>
              <w:spacing w:line="360" w:lineRule="auto"/>
              <w:jc w:val="both"/>
              <w:rPr>
                <w:del w:author="LauraPGM" w:date="2025-10-01T15:48:00Z" w:id="5151"/>
                <w:rFonts w:ascii="Calibri" w:hAnsi="Calibri" w:cs="Calibri"/>
                <w:rPrChange w:author="LauraPGM" w:date="2025-10-01T09:45:00Z" w:id="5152">
                  <w:rPr>
                    <w:del w:author="LauraPGM" w:date="2025-10-01T15:48:00Z" w:id="5153"/>
                  </w:rPr>
                </w:rPrChange>
              </w:rPr>
            </w:pPr>
            <w:del w:author="LauraPGM" w:date="2025-10-01T15:48:00Z" w:id="5154">
              <w:r w:rsidRPr="00D645B6" w:rsidDel="00DC12A4">
                <w:rPr>
                  <w:rFonts w:ascii="Calibri" w:hAnsi="Calibri" w:cs="Calibri"/>
                  <w:rPrChange w:author="LauraPGM" w:date="2025-10-01T09:45:00Z" w:id="5155">
                    <w:rPr/>
                  </w:rPrChange>
                </w:rPr>
                <w:delText>$</w:delText>
              </w:r>
              <w:r w:rsidRPr="00D645B6" w:rsidDel="00DC12A4" w:rsidR="00B66D59">
                <w:rPr>
                  <w:rFonts w:ascii="Calibri" w:hAnsi="Calibri" w:cs="Calibri"/>
                  <w:rPrChange w:author="LauraPGM" w:date="2025-10-01T09:45:00Z" w:id="5156">
                    <w:rPr/>
                  </w:rPrChange>
                </w:rPr>
                <w:delText>4.000.000</w:delText>
              </w:r>
            </w:del>
          </w:p>
        </w:tc>
      </w:tr>
      <w:tr w:rsidRPr="00D645B6" w:rsidR="00B66D59" w:rsidDel="00DC12A4" w:rsidTr="00B66D59" w14:paraId="564F99CC" w14:textId="397137B0">
        <w:trPr>
          <w:del w:author="LauraPGM" w:date="2025-10-01T15:48:00Z" w:id="5157"/>
        </w:trPr>
        <w:tc>
          <w:tcPr>
            <w:tcW w:w="897"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B66D59" w14:paraId="11B38443" w14:textId="6BA7FB99">
            <w:pPr>
              <w:pStyle w:val="Normal0"/>
              <w:spacing w:line="360" w:lineRule="auto"/>
              <w:jc w:val="both"/>
              <w:rPr>
                <w:del w:author="LauraPGM" w:date="2025-10-01T15:48:00Z" w:id="5158"/>
                <w:rFonts w:ascii="Calibri" w:hAnsi="Calibri" w:cs="Calibri"/>
                <w:rPrChange w:author="LauraPGM" w:date="2025-10-01T09:45:00Z" w:id="5159">
                  <w:rPr>
                    <w:del w:author="LauraPGM" w:date="2025-10-01T15:48:00Z" w:id="5160"/>
                  </w:rPr>
                </w:rPrChange>
              </w:rPr>
            </w:pPr>
            <w:del w:author="LauraPGM" w:date="2025-10-01T15:48:00Z" w:id="5161">
              <w:r w:rsidRPr="00D645B6" w:rsidDel="00DC12A4">
                <w:rPr>
                  <w:rFonts w:ascii="Calibri" w:hAnsi="Calibri" w:cs="Calibri"/>
                  <w:rPrChange w:author="LauraPGM" w:date="2025-10-01T09:45:00Z" w:id="5162">
                    <w:rPr/>
                  </w:rPrChange>
                </w:rPr>
                <w:delText>16</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544C13" w14:paraId="2EE5B869" w14:textId="1B45EC08">
            <w:pPr>
              <w:pStyle w:val="Normal0"/>
              <w:spacing w:line="360" w:lineRule="auto"/>
              <w:jc w:val="both"/>
              <w:rPr>
                <w:del w:author="LauraPGM" w:date="2025-10-01T15:48:00Z" w:id="5163"/>
                <w:rFonts w:ascii="Calibri" w:hAnsi="Calibri" w:cs="Calibri"/>
                <w:rPrChange w:author="LauraPGM" w:date="2025-10-01T09:45:00Z" w:id="5164">
                  <w:rPr>
                    <w:del w:author="LauraPGM" w:date="2025-10-01T15:48:00Z" w:id="5165"/>
                  </w:rPr>
                </w:rPrChange>
              </w:rPr>
            </w:pPr>
            <w:del w:author="LauraPGM" w:date="2025-10-01T15:48:00Z" w:id="5166">
              <w:r w:rsidRPr="00D645B6" w:rsidDel="00DC12A4">
                <w:rPr>
                  <w:rFonts w:ascii="Calibri" w:hAnsi="Calibri" w:cs="Calibri"/>
                  <w:rPrChange w:author="LauraPGM" w:date="2025-10-01T09:45:00Z" w:id="5167">
                    <w:rPr/>
                  </w:rPrChange>
                </w:rPr>
                <w:delText>No aplica</w:delText>
              </w:r>
            </w:del>
          </w:p>
        </w:tc>
        <w:tc>
          <w:tcPr>
            <w:tcW w:w="99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3DE06538" w14:textId="1B8B457E">
            <w:pPr>
              <w:pStyle w:val="Normal0"/>
              <w:spacing w:line="360" w:lineRule="auto"/>
              <w:jc w:val="both"/>
              <w:rPr>
                <w:del w:author="LauraPGM" w:date="2025-10-01T15:48:00Z" w:id="5168"/>
                <w:rFonts w:ascii="Calibri" w:hAnsi="Calibri" w:cs="Calibri"/>
                <w:rPrChange w:author="LauraPGM" w:date="2025-10-01T09:45:00Z" w:id="5169">
                  <w:rPr>
                    <w:del w:author="LauraPGM" w:date="2025-10-01T15:48:00Z" w:id="5170"/>
                  </w:rPr>
                </w:rPrChange>
              </w:rPr>
            </w:pPr>
            <w:del w:author="LauraPGM" w:date="2025-10-01T15:48:00Z" w:id="5171">
              <w:r w:rsidRPr="00D645B6" w:rsidDel="00DC12A4">
                <w:rPr>
                  <w:rFonts w:ascii="Calibri" w:hAnsi="Calibri" w:cs="Calibri"/>
                  <w:rPrChange w:author="LauraPGM" w:date="2025-10-01T09:45:00Z" w:id="5172">
                    <w:rPr/>
                  </w:rPrChange>
                </w:rPr>
                <w:delText>$</w:delText>
              </w:r>
              <w:r w:rsidRPr="00D645B6" w:rsidDel="00DC12A4" w:rsidR="00B66D59">
                <w:rPr>
                  <w:rFonts w:ascii="Calibri" w:hAnsi="Calibri" w:cs="Calibri"/>
                  <w:rPrChange w:author="LauraPGM" w:date="2025-10-01T09:45:00Z" w:id="5173">
                    <w:rPr/>
                  </w:rPrChange>
                </w:rPr>
                <w:delText>5.000.000</w:delText>
              </w:r>
            </w:del>
          </w:p>
        </w:tc>
        <w:tc>
          <w:tcPr>
            <w:tcW w:w="94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6497DD59" w14:textId="15B23780">
            <w:pPr>
              <w:pStyle w:val="Normal0"/>
              <w:spacing w:line="360" w:lineRule="auto"/>
              <w:jc w:val="both"/>
              <w:rPr>
                <w:del w:author="LauraPGM" w:date="2025-10-01T15:48:00Z" w:id="5174"/>
                <w:rFonts w:ascii="Calibri" w:hAnsi="Calibri" w:cs="Calibri"/>
                <w:rPrChange w:author="LauraPGM" w:date="2025-10-01T09:45:00Z" w:id="5175">
                  <w:rPr>
                    <w:del w:author="LauraPGM" w:date="2025-10-01T15:48:00Z" w:id="5176"/>
                  </w:rPr>
                </w:rPrChange>
              </w:rPr>
            </w:pPr>
            <w:del w:author="LauraPGM" w:date="2025-10-01T15:48:00Z" w:id="5177">
              <w:r w:rsidRPr="00D645B6" w:rsidDel="00DC12A4">
                <w:rPr>
                  <w:rFonts w:ascii="Calibri" w:hAnsi="Calibri" w:cs="Calibri"/>
                  <w:rPrChange w:author="LauraPGM" w:date="2025-10-01T09:45:00Z" w:id="5178">
                    <w:rPr/>
                  </w:rPrChange>
                </w:rPr>
                <w:delText>$</w:delText>
              </w:r>
              <w:r w:rsidRPr="00D645B6" w:rsidDel="00DC12A4" w:rsidR="00B66D59">
                <w:rPr>
                  <w:rFonts w:ascii="Calibri" w:hAnsi="Calibri" w:cs="Calibri"/>
                  <w:rPrChange w:author="LauraPGM" w:date="2025-10-01T09:45:00Z" w:id="5179">
                    <w:rPr/>
                  </w:rPrChange>
                </w:rPr>
                <w:delText>1.000.000</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31138E87" w14:textId="550B9C1F">
            <w:pPr>
              <w:pStyle w:val="Normal0"/>
              <w:spacing w:line="360" w:lineRule="auto"/>
              <w:jc w:val="both"/>
              <w:rPr>
                <w:del w:author="LauraPGM" w:date="2025-10-01T15:48:00Z" w:id="5180"/>
                <w:rFonts w:ascii="Calibri" w:hAnsi="Calibri" w:cs="Calibri"/>
                <w:rPrChange w:author="LauraPGM" w:date="2025-10-01T09:45:00Z" w:id="5181">
                  <w:rPr>
                    <w:del w:author="LauraPGM" w:date="2025-10-01T15:48:00Z" w:id="5182"/>
                  </w:rPr>
                </w:rPrChange>
              </w:rPr>
            </w:pPr>
            <w:del w:author="LauraPGM" w:date="2025-10-01T15:48:00Z" w:id="5183">
              <w:r w:rsidRPr="00D645B6" w:rsidDel="00DC12A4">
                <w:rPr>
                  <w:rFonts w:ascii="Calibri" w:hAnsi="Calibri" w:cs="Calibri"/>
                  <w:rPrChange w:author="LauraPGM" w:date="2025-10-01T09:45:00Z" w:id="5184">
                    <w:rPr/>
                  </w:rPrChange>
                </w:rPr>
                <w:delText>$</w:delText>
              </w:r>
              <w:r w:rsidRPr="00D645B6" w:rsidDel="00DC12A4" w:rsidR="00B66D59">
                <w:rPr>
                  <w:rFonts w:ascii="Calibri" w:hAnsi="Calibri" w:cs="Calibri"/>
                  <w:rPrChange w:author="LauraPGM" w:date="2025-10-01T09:45:00Z" w:id="5185">
                    <w:rPr/>
                  </w:rPrChange>
                </w:rPr>
                <w:delText>4.000.000</w:delText>
              </w:r>
            </w:del>
          </w:p>
        </w:tc>
      </w:tr>
      <w:tr w:rsidRPr="00D645B6" w:rsidR="00B66D59" w:rsidDel="00DC12A4" w:rsidTr="00B66D59" w14:paraId="1561351A" w14:textId="3F1CEF67">
        <w:trPr>
          <w:del w:author="LauraPGM" w:date="2025-10-01T15:48:00Z" w:id="5186"/>
        </w:trPr>
        <w:tc>
          <w:tcPr>
            <w:tcW w:w="897"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B66D59" w14:paraId="46CC0F42" w14:textId="47724064">
            <w:pPr>
              <w:pStyle w:val="Normal0"/>
              <w:spacing w:line="360" w:lineRule="auto"/>
              <w:jc w:val="both"/>
              <w:rPr>
                <w:del w:author="LauraPGM" w:date="2025-10-01T15:48:00Z" w:id="5187"/>
                <w:rFonts w:ascii="Calibri" w:hAnsi="Calibri" w:cs="Calibri"/>
                <w:rPrChange w:author="LauraPGM" w:date="2025-10-01T09:45:00Z" w:id="5188">
                  <w:rPr>
                    <w:del w:author="LauraPGM" w:date="2025-10-01T15:48:00Z" w:id="5189"/>
                  </w:rPr>
                </w:rPrChange>
              </w:rPr>
            </w:pPr>
            <w:del w:author="LauraPGM" w:date="2025-10-01T15:48:00Z" w:id="5190">
              <w:r w:rsidRPr="00D645B6" w:rsidDel="00DC12A4">
                <w:rPr>
                  <w:rFonts w:ascii="Calibri" w:hAnsi="Calibri" w:cs="Calibri"/>
                  <w:rPrChange w:author="LauraPGM" w:date="2025-10-01T09:45:00Z" w:id="5191">
                    <w:rPr/>
                  </w:rPrChange>
                </w:rPr>
                <w:delText>17</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544C13" w14:paraId="1D724340" w14:textId="4792052C">
            <w:pPr>
              <w:pStyle w:val="Normal0"/>
              <w:spacing w:line="360" w:lineRule="auto"/>
              <w:jc w:val="both"/>
              <w:rPr>
                <w:del w:author="LauraPGM" w:date="2025-10-01T15:48:00Z" w:id="5192"/>
                <w:rFonts w:ascii="Calibri" w:hAnsi="Calibri" w:cs="Calibri"/>
                <w:rPrChange w:author="LauraPGM" w:date="2025-10-01T09:45:00Z" w:id="5193">
                  <w:rPr>
                    <w:del w:author="LauraPGM" w:date="2025-10-01T15:48:00Z" w:id="5194"/>
                  </w:rPr>
                </w:rPrChange>
              </w:rPr>
            </w:pPr>
            <w:del w:author="LauraPGM" w:date="2025-10-01T15:48:00Z" w:id="5195">
              <w:r w:rsidRPr="00D645B6" w:rsidDel="00DC12A4">
                <w:rPr>
                  <w:rFonts w:ascii="Calibri" w:hAnsi="Calibri" w:cs="Calibri"/>
                  <w:rPrChange w:author="LauraPGM" w:date="2025-10-01T09:45:00Z" w:id="5196">
                    <w:rPr/>
                  </w:rPrChange>
                </w:rPr>
                <w:delText>No aplica</w:delText>
              </w:r>
            </w:del>
          </w:p>
        </w:tc>
        <w:tc>
          <w:tcPr>
            <w:tcW w:w="99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438AB3C9" w14:textId="0F8FDC5C">
            <w:pPr>
              <w:pStyle w:val="Normal0"/>
              <w:spacing w:line="360" w:lineRule="auto"/>
              <w:jc w:val="both"/>
              <w:rPr>
                <w:del w:author="LauraPGM" w:date="2025-10-01T15:48:00Z" w:id="5197"/>
                <w:rFonts w:ascii="Calibri" w:hAnsi="Calibri" w:cs="Calibri"/>
                <w:rPrChange w:author="LauraPGM" w:date="2025-10-01T09:45:00Z" w:id="5198">
                  <w:rPr>
                    <w:del w:author="LauraPGM" w:date="2025-10-01T15:48:00Z" w:id="5199"/>
                  </w:rPr>
                </w:rPrChange>
              </w:rPr>
            </w:pPr>
            <w:del w:author="LauraPGM" w:date="2025-10-01T15:48:00Z" w:id="5200">
              <w:r w:rsidRPr="00D645B6" w:rsidDel="00DC12A4">
                <w:rPr>
                  <w:rFonts w:ascii="Calibri" w:hAnsi="Calibri" w:cs="Calibri"/>
                  <w:rPrChange w:author="LauraPGM" w:date="2025-10-01T09:45:00Z" w:id="5201">
                    <w:rPr/>
                  </w:rPrChange>
                </w:rPr>
                <w:delText>$</w:delText>
              </w:r>
              <w:r w:rsidRPr="00D645B6" w:rsidDel="00DC12A4" w:rsidR="00B66D59">
                <w:rPr>
                  <w:rFonts w:ascii="Calibri" w:hAnsi="Calibri" w:cs="Calibri"/>
                  <w:rPrChange w:author="LauraPGM" w:date="2025-10-01T09:45:00Z" w:id="5202">
                    <w:rPr/>
                  </w:rPrChange>
                </w:rPr>
                <w:delText>5.000.000</w:delText>
              </w:r>
            </w:del>
          </w:p>
        </w:tc>
        <w:tc>
          <w:tcPr>
            <w:tcW w:w="94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3B1FEF13" w14:textId="75CF379E">
            <w:pPr>
              <w:pStyle w:val="Normal0"/>
              <w:spacing w:line="360" w:lineRule="auto"/>
              <w:jc w:val="both"/>
              <w:rPr>
                <w:del w:author="LauraPGM" w:date="2025-10-01T15:48:00Z" w:id="5203"/>
                <w:rFonts w:ascii="Calibri" w:hAnsi="Calibri" w:cs="Calibri"/>
                <w:rPrChange w:author="LauraPGM" w:date="2025-10-01T09:45:00Z" w:id="5204">
                  <w:rPr>
                    <w:del w:author="LauraPGM" w:date="2025-10-01T15:48:00Z" w:id="5205"/>
                  </w:rPr>
                </w:rPrChange>
              </w:rPr>
            </w:pPr>
            <w:del w:author="LauraPGM" w:date="2025-10-01T15:48:00Z" w:id="5206">
              <w:r w:rsidRPr="00D645B6" w:rsidDel="00DC12A4">
                <w:rPr>
                  <w:rFonts w:ascii="Calibri" w:hAnsi="Calibri" w:cs="Calibri"/>
                  <w:rPrChange w:author="LauraPGM" w:date="2025-10-01T09:45:00Z" w:id="5207">
                    <w:rPr/>
                  </w:rPrChange>
                </w:rPr>
                <w:delText>$</w:delText>
              </w:r>
              <w:r w:rsidRPr="00D645B6" w:rsidDel="00DC12A4" w:rsidR="00B66D59">
                <w:rPr>
                  <w:rFonts w:ascii="Calibri" w:hAnsi="Calibri" w:cs="Calibri"/>
                  <w:rPrChange w:author="LauraPGM" w:date="2025-10-01T09:45:00Z" w:id="5208">
                    <w:rPr/>
                  </w:rPrChange>
                </w:rPr>
                <w:delText>1.000.000</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53238990" w14:textId="6BD40050">
            <w:pPr>
              <w:pStyle w:val="Normal0"/>
              <w:spacing w:line="360" w:lineRule="auto"/>
              <w:jc w:val="both"/>
              <w:rPr>
                <w:del w:author="LauraPGM" w:date="2025-10-01T15:48:00Z" w:id="5209"/>
                <w:rFonts w:ascii="Calibri" w:hAnsi="Calibri" w:cs="Calibri"/>
                <w:rPrChange w:author="LauraPGM" w:date="2025-10-01T09:45:00Z" w:id="5210">
                  <w:rPr>
                    <w:del w:author="LauraPGM" w:date="2025-10-01T15:48:00Z" w:id="5211"/>
                  </w:rPr>
                </w:rPrChange>
              </w:rPr>
            </w:pPr>
            <w:del w:author="LauraPGM" w:date="2025-10-01T15:48:00Z" w:id="5212">
              <w:r w:rsidRPr="00D645B6" w:rsidDel="00DC12A4">
                <w:rPr>
                  <w:rFonts w:ascii="Calibri" w:hAnsi="Calibri" w:cs="Calibri"/>
                  <w:rPrChange w:author="LauraPGM" w:date="2025-10-01T09:45:00Z" w:id="5213">
                    <w:rPr/>
                  </w:rPrChange>
                </w:rPr>
                <w:delText>$</w:delText>
              </w:r>
              <w:r w:rsidRPr="00D645B6" w:rsidDel="00DC12A4" w:rsidR="00B66D59">
                <w:rPr>
                  <w:rFonts w:ascii="Calibri" w:hAnsi="Calibri" w:cs="Calibri"/>
                  <w:rPrChange w:author="LauraPGM" w:date="2025-10-01T09:45:00Z" w:id="5214">
                    <w:rPr/>
                  </w:rPrChange>
                </w:rPr>
                <w:delText>4.000.000</w:delText>
              </w:r>
            </w:del>
          </w:p>
        </w:tc>
      </w:tr>
      <w:tr w:rsidRPr="00D645B6" w:rsidR="00B66D59" w:rsidDel="00DC12A4" w:rsidTr="00B66D59" w14:paraId="66B1576E" w14:textId="33EAFE8B">
        <w:trPr>
          <w:del w:author="LauraPGM" w:date="2025-10-01T15:48:00Z" w:id="5215"/>
        </w:trPr>
        <w:tc>
          <w:tcPr>
            <w:tcW w:w="897"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B66D59" w14:paraId="4D3EED7A" w14:textId="54192373">
            <w:pPr>
              <w:pStyle w:val="Normal0"/>
              <w:spacing w:line="360" w:lineRule="auto"/>
              <w:jc w:val="both"/>
              <w:rPr>
                <w:del w:author="LauraPGM" w:date="2025-10-01T15:48:00Z" w:id="5216"/>
                <w:rFonts w:ascii="Calibri" w:hAnsi="Calibri" w:cs="Calibri"/>
                <w:rPrChange w:author="LauraPGM" w:date="2025-10-01T09:45:00Z" w:id="5217">
                  <w:rPr>
                    <w:del w:author="LauraPGM" w:date="2025-10-01T15:48:00Z" w:id="5218"/>
                  </w:rPr>
                </w:rPrChange>
              </w:rPr>
            </w:pPr>
            <w:del w:author="LauraPGM" w:date="2025-10-01T15:48:00Z" w:id="5219">
              <w:r w:rsidRPr="00D645B6" w:rsidDel="00DC12A4">
                <w:rPr>
                  <w:rFonts w:ascii="Calibri" w:hAnsi="Calibri" w:cs="Calibri"/>
                  <w:rPrChange w:author="LauraPGM" w:date="2025-10-01T09:45:00Z" w:id="5220">
                    <w:rPr/>
                  </w:rPrChange>
                </w:rPr>
                <w:delText>18</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544C13" w14:paraId="022942A8" w14:textId="210E2C33">
            <w:pPr>
              <w:pStyle w:val="Normal0"/>
              <w:spacing w:line="360" w:lineRule="auto"/>
              <w:jc w:val="both"/>
              <w:rPr>
                <w:del w:author="LauraPGM" w:date="2025-10-01T15:48:00Z" w:id="5221"/>
                <w:rFonts w:ascii="Calibri" w:hAnsi="Calibri" w:cs="Calibri"/>
                <w:rPrChange w:author="LauraPGM" w:date="2025-10-01T09:45:00Z" w:id="5222">
                  <w:rPr>
                    <w:del w:author="LauraPGM" w:date="2025-10-01T15:48:00Z" w:id="5223"/>
                  </w:rPr>
                </w:rPrChange>
              </w:rPr>
            </w:pPr>
            <w:del w:author="LauraPGM" w:date="2025-10-01T15:48:00Z" w:id="5224">
              <w:r w:rsidRPr="00D645B6" w:rsidDel="00DC12A4">
                <w:rPr>
                  <w:rFonts w:ascii="Calibri" w:hAnsi="Calibri" w:cs="Calibri"/>
                  <w:rPrChange w:author="LauraPGM" w:date="2025-10-01T09:45:00Z" w:id="5225">
                    <w:rPr/>
                  </w:rPrChange>
                </w:rPr>
                <w:delText>No aplica</w:delText>
              </w:r>
            </w:del>
          </w:p>
        </w:tc>
        <w:tc>
          <w:tcPr>
            <w:tcW w:w="99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03EED8A3" w14:textId="38C3B201">
            <w:pPr>
              <w:pStyle w:val="Normal0"/>
              <w:spacing w:line="360" w:lineRule="auto"/>
              <w:jc w:val="both"/>
              <w:rPr>
                <w:del w:author="LauraPGM" w:date="2025-10-01T15:48:00Z" w:id="5226"/>
                <w:rFonts w:ascii="Calibri" w:hAnsi="Calibri" w:cs="Calibri"/>
                <w:rPrChange w:author="LauraPGM" w:date="2025-10-01T09:45:00Z" w:id="5227">
                  <w:rPr>
                    <w:del w:author="LauraPGM" w:date="2025-10-01T15:48:00Z" w:id="5228"/>
                  </w:rPr>
                </w:rPrChange>
              </w:rPr>
            </w:pPr>
            <w:del w:author="LauraPGM" w:date="2025-10-01T15:48:00Z" w:id="5229">
              <w:r w:rsidRPr="00D645B6" w:rsidDel="00DC12A4">
                <w:rPr>
                  <w:rFonts w:ascii="Calibri" w:hAnsi="Calibri" w:cs="Calibri"/>
                  <w:rPrChange w:author="LauraPGM" w:date="2025-10-01T09:45:00Z" w:id="5230">
                    <w:rPr/>
                  </w:rPrChange>
                </w:rPr>
                <w:delText>$</w:delText>
              </w:r>
              <w:r w:rsidRPr="00D645B6" w:rsidDel="00DC12A4" w:rsidR="00B66D59">
                <w:rPr>
                  <w:rFonts w:ascii="Calibri" w:hAnsi="Calibri" w:cs="Calibri"/>
                  <w:rPrChange w:author="LauraPGM" w:date="2025-10-01T09:45:00Z" w:id="5231">
                    <w:rPr/>
                  </w:rPrChange>
                </w:rPr>
                <w:delText>5.000.000</w:delText>
              </w:r>
            </w:del>
          </w:p>
        </w:tc>
        <w:tc>
          <w:tcPr>
            <w:tcW w:w="94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7CF9A221" w14:textId="374E7985">
            <w:pPr>
              <w:pStyle w:val="Normal0"/>
              <w:spacing w:line="360" w:lineRule="auto"/>
              <w:jc w:val="both"/>
              <w:rPr>
                <w:del w:author="LauraPGM" w:date="2025-10-01T15:48:00Z" w:id="5232"/>
                <w:rFonts w:ascii="Calibri" w:hAnsi="Calibri" w:cs="Calibri"/>
                <w:rPrChange w:author="LauraPGM" w:date="2025-10-01T09:45:00Z" w:id="5233">
                  <w:rPr>
                    <w:del w:author="LauraPGM" w:date="2025-10-01T15:48:00Z" w:id="5234"/>
                  </w:rPr>
                </w:rPrChange>
              </w:rPr>
            </w:pPr>
            <w:del w:author="LauraPGM" w:date="2025-10-01T15:48:00Z" w:id="5235">
              <w:r w:rsidRPr="00D645B6" w:rsidDel="00DC12A4">
                <w:rPr>
                  <w:rFonts w:ascii="Calibri" w:hAnsi="Calibri" w:cs="Calibri"/>
                  <w:rPrChange w:author="LauraPGM" w:date="2025-10-01T09:45:00Z" w:id="5236">
                    <w:rPr/>
                  </w:rPrChange>
                </w:rPr>
                <w:delText>$</w:delText>
              </w:r>
              <w:r w:rsidRPr="00D645B6" w:rsidDel="00DC12A4" w:rsidR="00B66D59">
                <w:rPr>
                  <w:rFonts w:ascii="Calibri" w:hAnsi="Calibri" w:cs="Calibri"/>
                  <w:rPrChange w:author="LauraPGM" w:date="2025-10-01T09:45:00Z" w:id="5237">
                    <w:rPr/>
                  </w:rPrChange>
                </w:rPr>
                <w:delText>1.000.000</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0FCDD6AD" w14:textId="75756685">
            <w:pPr>
              <w:pStyle w:val="Normal0"/>
              <w:spacing w:line="360" w:lineRule="auto"/>
              <w:jc w:val="both"/>
              <w:rPr>
                <w:del w:author="LauraPGM" w:date="2025-10-01T15:48:00Z" w:id="5238"/>
                <w:rFonts w:ascii="Calibri" w:hAnsi="Calibri" w:cs="Calibri"/>
                <w:rPrChange w:author="LauraPGM" w:date="2025-10-01T09:45:00Z" w:id="5239">
                  <w:rPr>
                    <w:del w:author="LauraPGM" w:date="2025-10-01T15:48:00Z" w:id="5240"/>
                  </w:rPr>
                </w:rPrChange>
              </w:rPr>
            </w:pPr>
            <w:del w:author="LauraPGM" w:date="2025-10-01T15:48:00Z" w:id="5241">
              <w:r w:rsidRPr="00D645B6" w:rsidDel="00DC12A4">
                <w:rPr>
                  <w:rFonts w:ascii="Calibri" w:hAnsi="Calibri" w:cs="Calibri"/>
                  <w:rPrChange w:author="LauraPGM" w:date="2025-10-01T09:45:00Z" w:id="5242">
                    <w:rPr/>
                  </w:rPrChange>
                </w:rPr>
                <w:delText>$</w:delText>
              </w:r>
              <w:r w:rsidRPr="00D645B6" w:rsidDel="00DC12A4" w:rsidR="00B66D59">
                <w:rPr>
                  <w:rFonts w:ascii="Calibri" w:hAnsi="Calibri" w:cs="Calibri"/>
                  <w:rPrChange w:author="LauraPGM" w:date="2025-10-01T09:45:00Z" w:id="5243">
                    <w:rPr/>
                  </w:rPrChange>
                </w:rPr>
                <w:delText>4.000.000</w:delText>
              </w:r>
            </w:del>
          </w:p>
        </w:tc>
      </w:tr>
      <w:tr w:rsidRPr="00D645B6" w:rsidR="00B66D59" w:rsidDel="00DC12A4" w:rsidTr="00B66D59" w14:paraId="3972A024" w14:textId="14B35ECA">
        <w:trPr>
          <w:del w:author="LauraPGM" w:date="2025-10-01T15:48:00Z" w:id="5244"/>
        </w:trPr>
        <w:tc>
          <w:tcPr>
            <w:tcW w:w="897"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B66D59" w14:paraId="3C73F3B9" w14:textId="5933E8A5">
            <w:pPr>
              <w:pStyle w:val="Normal0"/>
              <w:spacing w:line="360" w:lineRule="auto"/>
              <w:jc w:val="both"/>
              <w:rPr>
                <w:del w:author="LauraPGM" w:date="2025-10-01T15:48:00Z" w:id="5245"/>
                <w:rFonts w:ascii="Calibri" w:hAnsi="Calibri" w:cs="Calibri"/>
                <w:rPrChange w:author="LauraPGM" w:date="2025-10-01T09:45:00Z" w:id="5246">
                  <w:rPr>
                    <w:del w:author="LauraPGM" w:date="2025-10-01T15:48:00Z" w:id="5247"/>
                  </w:rPr>
                </w:rPrChange>
              </w:rPr>
            </w:pPr>
            <w:del w:author="LauraPGM" w:date="2025-10-01T15:48:00Z" w:id="5248">
              <w:r w:rsidRPr="00D645B6" w:rsidDel="00DC12A4">
                <w:rPr>
                  <w:rFonts w:ascii="Calibri" w:hAnsi="Calibri" w:cs="Calibri"/>
                  <w:rPrChange w:author="LauraPGM" w:date="2025-10-01T09:45:00Z" w:id="5249">
                    <w:rPr/>
                  </w:rPrChange>
                </w:rPr>
                <w:delText>19</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544C13" w14:paraId="4759D51A" w14:textId="02445B75">
            <w:pPr>
              <w:pStyle w:val="Normal0"/>
              <w:spacing w:line="360" w:lineRule="auto"/>
              <w:jc w:val="both"/>
              <w:rPr>
                <w:del w:author="LauraPGM" w:date="2025-10-01T15:48:00Z" w:id="5250"/>
                <w:rFonts w:ascii="Calibri" w:hAnsi="Calibri" w:cs="Calibri"/>
                <w:rPrChange w:author="LauraPGM" w:date="2025-10-01T09:45:00Z" w:id="5251">
                  <w:rPr>
                    <w:del w:author="LauraPGM" w:date="2025-10-01T15:48:00Z" w:id="5252"/>
                  </w:rPr>
                </w:rPrChange>
              </w:rPr>
            </w:pPr>
            <w:del w:author="LauraPGM" w:date="2025-10-01T15:48:00Z" w:id="5253">
              <w:r w:rsidRPr="00D645B6" w:rsidDel="00DC12A4">
                <w:rPr>
                  <w:rFonts w:ascii="Calibri" w:hAnsi="Calibri" w:cs="Calibri"/>
                  <w:rPrChange w:author="LauraPGM" w:date="2025-10-01T09:45:00Z" w:id="5254">
                    <w:rPr/>
                  </w:rPrChange>
                </w:rPr>
                <w:delText>No aplica</w:delText>
              </w:r>
            </w:del>
          </w:p>
        </w:tc>
        <w:tc>
          <w:tcPr>
            <w:tcW w:w="99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5C511891" w14:textId="16CA255A">
            <w:pPr>
              <w:pStyle w:val="Normal0"/>
              <w:spacing w:line="360" w:lineRule="auto"/>
              <w:jc w:val="both"/>
              <w:rPr>
                <w:del w:author="LauraPGM" w:date="2025-10-01T15:48:00Z" w:id="5255"/>
                <w:rFonts w:ascii="Calibri" w:hAnsi="Calibri" w:cs="Calibri"/>
                <w:rPrChange w:author="LauraPGM" w:date="2025-10-01T09:45:00Z" w:id="5256">
                  <w:rPr>
                    <w:del w:author="LauraPGM" w:date="2025-10-01T15:48:00Z" w:id="5257"/>
                  </w:rPr>
                </w:rPrChange>
              </w:rPr>
            </w:pPr>
            <w:del w:author="LauraPGM" w:date="2025-10-01T15:48:00Z" w:id="5258">
              <w:r w:rsidRPr="00D645B6" w:rsidDel="00DC12A4">
                <w:rPr>
                  <w:rFonts w:ascii="Calibri" w:hAnsi="Calibri" w:cs="Calibri"/>
                  <w:rPrChange w:author="LauraPGM" w:date="2025-10-01T09:45:00Z" w:id="5259">
                    <w:rPr/>
                  </w:rPrChange>
                </w:rPr>
                <w:delText>$</w:delText>
              </w:r>
              <w:r w:rsidRPr="00D645B6" w:rsidDel="00DC12A4" w:rsidR="00B66D59">
                <w:rPr>
                  <w:rFonts w:ascii="Calibri" w:hAnsi="Calibri" w:cs="Calibri"/>
                  <w:rPrChange w:author="LauraPGM" w:date="2025-10-01T09:45:00Z" w:id="5260">
                    <w:rPr/>
                  </w:rPrChange>
                </w:rPr>
                <w:delText>5.000.000</w:delText>
              </w:r>
            </w:del>
          </w:p>
        </w:tc>
        <w:tc>
          <w:tcPr>
            <w:tcW w:w="94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2E284F83" w14:textId="13E724D9">
            <w:pPr>
              <w:pStyle w:val="Normal0"/>
              <w:spacing w:line="360" w:lineRule="auto"/>
              <w:jc w:val="both"/>
              <w:rPr>
                <w:del w:author="LauraPGM" w:date="2025-10-01T15:48:00Z" w:id="5261"/>
                <w:rFonts w:ascii="Calibri" w:hAnsi="Calibri" w:cs="Calibri"/>
                <w:rPrChange w:author="LauraPGM" w:date="2025-10-01T09:45:00Z" w:id="5262">
                  <w:rPr>
                    <w:del w:author="LauraPGM" w:date="2025-10-01T15:48:00Z" w:id="5263"/>
                  </w:rPr>
                </w:rPrChange>
              </w:rPr>
            </w:pPr>
            <w:del w:author="LauraPGM" w:date="2025-10-01T15:48:00Z" w:id="5264">
              <w:r w:rsidRPr="00D645B6" w:rsidDel="00DC12A4">
                <w:rPr>
                  <w:rFonts w:ascii="Calibri" w:hAnsi="Calibri" w:cs="Calibri"/>
                  <w:rPrChange w:author="LauraPGM" w:date="2025-10-01T09:45:00Z" w:id="5265">
                    <w:rPr/>
                  </w:rPrChange>
                </w:rPr>
                <w:delText>$</w:delText>
              </w:r>
              <w:r w:rsidRPr="00D645B6" w:rsidDel="00DC12A4" w:rsidR="00B66D59">
                <w:rPr>
                  <w:rFonts w:ascii="Calibri" w:hAnsi="Calibri" w:cs="Calibri"/>
                  <w:rPrChange w:author="LauraPGM" w:date="2025-10-01T09:45:00Z" w:id="5266">
                    <w:rPr/>
                  </w:rPrChange>
                </w:rPr>
                <w:delText>1.000.000</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5B7F3073" w14:textId="55AE244C">
            <w:pPr>
              <w:pStyle w:val="Normal0"/>
              <w:spacing w:line="360" w:lineRule="auto"/>
              <w:jc w:val="both"/>
              <w:rPr>
                <w:del w:author="LauraPGM" w:date="2025-10-01T15:48:00Z" w:id="5267"/>
                <w:rFonts w:ascii="Calibri" w:hAnsi="Calibri" w:cs="Calibri"/>
                <w:rPrChange w:author="LauraPGM" w:date="2025-10-01T09:45:00Z" w:id="5268">
                  <w:rPr>
                    <w:del w:author="LauraPGM" w:date="2025-10-01T15:48:00Z" w:id="5269"/>
                  </w:rPr>
                </w:rPrChange>
              </w:rPr>
            </w:pPr>
            <w:del w:author="LauraPGM" w:date="2025-10-01T15:48:00Z" w:id="5270">
              <w:r w:rsidRPr="00D645B6" w:rsidDel="00DC12A4">
                <w:rPr>
                  <w:rFonts w:ascii="Calibri" w:hAnsi="Calibri" w:cs="Calibri"/>
                  <w:rPrChange w:author="LauraPGM" w:date="2025-10-01T09:45:00Z" w:id="5271">
                    <w:rPr/>
                  </w:rPrChange>
                </w:rPr>
                <w:delText>$</w:delText>
              </w:r>
              <w:r w:rsidRPr="00D645B6" w:rsidDel="00DC12A4" w:rsidR="00B66D59">
                <w:rPr>
                  <w:rFonts w:ascii="Calibri" w:hAnsi="Calibri" w:cs="Calibri"/>
                  <w:rPrChange w:author="LauraPGM" w:date="2025-10-01T09:45:00Z" w:id="5272">
                    <w:rPr/>
                  </w:rPrChange>
                </w:rPr>
                <w:delText>4.000.000</w:delText>
              </w:r>
            </w:del>
          </w:p>
        </w:tc>
      </w:tr>
      <w:tr w:rsidRPr="00D645B6" w:rsidR="00B66D59" w:rsidDel="00DC12A4" w:rsidTr="00B66D59" w14:paraId="5DA67B8E" w14:textId="23FD5C98">
        <w:trPr>
          <w:del w:author="LauraPGM" w:date="2025-10-01T15:48:00Z" w:id="5273"/>
        </w:trPr>
        <w:tc>
          <w:tcPr>
            <w:tcW w:w="897"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B66D59" w14:paraId="7D766249" w14:textId="2A8407B5">
            <w:pPr>
              <w:pStyle w:val="Normal0"/>
              <w:spacing w:line="360" w:lineRule="auto"/>
              <w:jc w:val="both"/>
              <w:rPr>
                <w:del w:author="LauraPGM" w:date="2025-10-01T15:48:00Z" w:id="5274"/>
                <w:rFonts w:ascii="Calibri" w:hAnsi="Calibri" w:cs="Calibri"/>
                <w:rPrChange w:author="LauraPGM" w:date="2025-10-01T09:45:00Z" w:id="5275">
                  <w:rPr>
                    <w:del w:author="LauraPGM" w:date="2025-10-01T15:48:00Z" w:id="5276"/>
                  </w:rPr>
                </w:rPrChange>
              </w:rPr>
            </w:pPr>
            <w:del w:author="LauraPGM" w:date="2025-10-01T15:48:00Z" w:id="5277">
              <w:r w:rsidRPr="00D645B6" w:rsidDel="00DC12A4">
                <w:rPr>
                  <w:rFonts w:ascii="Calibri" w:hAnsi="Calibri" w:cs="Calibri"/>
                  <w:rPrChange w:author="LauraPGM" w:date="2025-10-01T09:45:00Z" w:id="5278">
                    <w:rPr/>
                  </w:rPrChange>
                </w:rPr>
                <w:delText>20</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544C13" w14:paraId="41A58939" w14:textId="7834D243">
            <w:pPr>
              <w:pStyle w:val="Normal0"/>
              <w:spacing w:line="360" w:lineRule="auto"/>
              <w:jc w:val="both"/>
              <w:rPr>
                <w:del w:author="LauraPGM" w:date="2025-10-01T15:48:00Z" w:id="5279"/>
                <w:rFonts w:ascii="Calibri" w:hAnsi="Calibri" w:cs="Calibri"/>
                <w:rPrChange w:author="LauraPGM" w:date="2025-10-01T09:45:00Z" w:id="5280">
                  <w:rPr>
                    <w:del w:author="LauraPGM" w:date="2025-10-01T15:48:00Z" w:id="5281"/>
                  </w:rPr>
                </w:rPrChange>
              </w:rPr>
            </w:pPr>
            <w:del w:author="LauraPGM" w:date="2025-10-01T15:48:00Z" w:id="5282">
              <w:r w:rsidRPr="00D645B6" w:rsidDel="00DC12A4">
                <w:rPr>
                  <w:rFonts w:ascii="Calibri" w:hAnsi="Calibri" w:cs="Calibri"/>
                  <w:rPrChange w:author="LauraPGM" w:date="2025-10-01T09:45:00Z" w:id="5283">
                    <w:rPr/>
                  </w:rPrChange>
                </w:rPr>
                <w:delText>No aplica</w:delText>
              </w:r>
            </w:del>
          </w:p>
        </w:tc>
        <w:tc>
          <w:tcPr>
            <w:tcW w:w="99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068E2F8B" w14:textId="6CB007F8">
            <w:pPr>
              <w:pStyle w:val="Normal0"/>
              <w:spacing w:line="360" w:lineRule="auto"/>
              <w:jc w:val="both"/>
              <w:rPr>
                <w:del w:author="LauraPGM" w:date="2025-10-01T15:48:00Z" w:id="5284"/>
                <w:rFonts w:ascii="Calibri" w:hAnsi="Calibri" w:cs="Calibri"/>
                <w:rPrChange w:author="LauraPGM" w:date="2025-10-01T09:45:00Z" w:id="5285">
                  <w:rPr>
                    <w:del w:author="LauraPGM" w:date="2025-10-01T15:48:00Z" w:id="5286"/>
                  </w:rPr>
                </w:rPrChange>
              </w:rPr>
            </w:pPr>
            <w:del w:author="LauraPGM" w:date="2025-10-01T15:48:00Z" w:id="5287">
              <w:r w:rsidRPr="00D645B6" w:rsidDel="00DC12A4">
                <w:rPr>
                  <w:rFonts w:ascii="Calibri" w:hAnsi="Calibri" w:cs="Calibri"/>
                  <w:rPrChange w:author="LauraPGM" w:date="2025-10-01T09:45:00Z" w:id="5288">
                    <w:rPr/>
                  </w:rPrChange>
                </w:rPr>
                <w:delText>$</w:delText>
              </w:r>
              <w:r w:rsidRPr="00D645B6" w:rsidDel="00DC12A4" w:rsidR="00B66D59">
                <w:rPr>
                  <w:rFonts w:ascii="Calibri" w:hAnsi="Calibri" w:cs="Calibri"/>
                  <w:rPrChange w:author="LauraPGM" w:date="2025-10-01T09:45:00Z" w:id="5289">
                    <w:rPr/>
                  </w:rPrChange>
                </w:rPr>
                <w:delText>5.000.000</w:delText>
              </w:r>
            </w:del>
          </w:p>
        </w:tc>
        <w:tc>
          <w:tcPr>
            <w:tcW w:w="94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17C2A730" w14:textId="6E1CCDE9">
            <w:pPr>
              <w:pStyle w:val="Normal0"/>
              <w:spacing w:line="360" w:lineRule="auto"/>
              <w:jc w:val="both"/>
              <w:rPr>
                <w:del w:author="LauraPGM" w:date="2025-10-01T15:48:00Z" w:id="5290"/>
                <w:rFonts w:ascii="Calibri" w:hAnsi="Calibri" w:cs="Calibri"/>
                <w:rPrChange w:author="LauraPGM" w:date="2025-10-01T09:45:00Z" w:id="5291">
                  <w:rPr>
                    <w:del w:author="LauraPGM" w:date="2025-10-01T15:48:00Z" w:id="5292"/>
                  </w:rPr>
                </w:rPrChange>
              </w:rPr>
            </w:pPr>
            <w:del w:author="LauraPGM" w:date="2025-10-01T15:48:00Z" w:id="5293">
              <w:r w:rsidRPr="00D645B6" w:rsidDel="00DC12A4">
                <w:rPr>
                  <w:rFonts w:ascii="Calibri" w:hAnsi="Calibri" w:cs="Calibri"/>
                  <w:rPrChange w:author="LauraPGM" w:date="2025-10-01T09:45:00Z" w:id="5294">
                    <w:rPr/>
                  </w:rPrChange>
                </w:rPr>
                <w:delText>$</w:delText>
              </w:r>
              <w:r w:rsidRPr="00D645B6" w:rsidDel="00DC12A4" w:rsidR="00B66D59">
                <w:rPr>
                  <w:rFonts w:ascii="Calibri" w:hAnsi="Calibri" w:cs="Calibri"/>
                  <w:rPrChange w:author="LauraPGM" w:date="2025-10-01T09:45:00Z" w:id="5295">
                    <w:rPr/>
                  </w:rPrChange>
                </w:rPr>
                <w:delText>1.000.000</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21949F0D" w14:textId="40089307">
            <w:pPr>
              <w:pStyle w:val="Normal0"/>
              <w:spacing w:line="360" w:lineRule="auto"/>
              <w:jc w:val="both"/>
              <w:rPr>
                <w:del w:author="LauraPGM" w:date="2025-10-01T15:48:00Z" w:id="5296"/>
                <w:rFonts w:ascii="Calibri" w:hAnsi="Calibri" w:cs="Calibri"/>
                <w:rPrChange w:author="LauraPGM" w:date="2025-10-01T09:45:00Z" w:id="5297">
                  <w:rPr>
                    <w:del w:author="LauraPGM" w:date="2025-10-01T15:48:00Z" w:id="5298"/>
                  </w:rPr>
                </w:rPrChange>
              </w:rPr>
            </w:pPr>
            <w:del w:author="LauraPGM" w:date="2025-10-01T15:48:00Z" w:id="5299">
              <w:r w:rsidRPr="00D645B6" w:rsidDel="00DC12A4">
                <w:rPr>
                  <w:rFonts w:ascii="Calibri" w:hAnsi="Calibri" w:cs="Calibri"/>
                  <w:rPrChange w:author="LauraPGM" w:date="2025-10-01T09:45:00Z" w:id="5300">
                    <w:rPr/>
                  </w:rPrChange>
                </w:rPr>
                <w:delText>$</w:delText>
              </w:r>
              <w:r w:rsidRPr="00D645B6" w:rsidDel="00DC12A4" w:rsidR="00B66D59">
                <w:rPr>
                  <w:rFonts w:ascii="Calibri" w:hAnsi="Calibri" w:cs="Calibri"/>
                  <w:rPrChange w:author="LauraPGM" w:date="2025-10-01T09:45:00Z" w:id="5301">
                    <w:rPr/>
                  </w:rPrChange>
                </w:rPr>
                <w:delText>4.000.000</w:delText>
              </w:r>
            </w:del>
          </w:p>
        </w:tc>
      </w:tr>
      <w:tr w:rsidRPr="00D645B6" w:rsidR="00B66D59" w:rsidDel="00DC12A4" w:rsidTr="00B66D59" w14:paraId="1CE7A412" w14:textId="36B02818">
        <w:trPr>
          <w:del w:author="LauraPGM" w:date="2025-10-01T15:48:00Z" w:id="5302"/>
        </w:trPr>
        <w:tc>
          <w:tcPr>
            <w:tcW w:w="897"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B66D59" w14:paraId="56DEDB83" w14:textId="49D60005">
            <w:pPr>
              <w:pStyle w:val="Normal0"/>
              <w:spacing w:line="360" w:lineRule="auto"/>
              <w:jc w:val="both"/>
              <w:rPr>
                <w:del w:author="LauraPGM" w:date="2025-10-01T15:48:00Z" w:id="5303"/>
                <w:rFonts w:ascii="Calibri" w:hAnsi="Calibri" w:cs="Calibri"/>
                <w:rPrChange w:author="LauraPGM" w:date="2025-10-01T09:45:00Z" w:id="5304">
                  <w:rPr>
                    <w:del w:author="LauraPGM" w:date="2025-10-01T15:48:00Z" w:id="5305"/>
                  </w:rPr>
                </w:rPrChange>
              </w:rPr>
            </w:pPr>
            <w:del w:author="LauraPGM" w:date="2025-10-01T15:48:00Z" w:id="5306">
              <w:r w:rsidRPr="00D645B6" w:rsidDel="00DC12A4">
                <w:rPr>
                  <w:rFonts w:ascii="Calibri" w:hAnsi="Calibri" w:cs="Calibri"/>
                  <w:rPrChange w:author="LauraPGM" w:date="2025-10-01T09:45:00Z" w:id="5307">
                    <w:rPr/>
                  </w:rPrChange>
                </w:rPr>
                <w:delText>21</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544C13" w14:paraId="3E982421" w14:textId="6BDDE7AC">
            <w:pPr>
              <w:pStyle w:val="Normal0"/>
              <w:spacing w:line="360" w:lineRule="auto"/>
              <w:jc w:val="both"/>
              <w:rPr>
                <w:del w:author="LauraPGM" w:date="2025-10-01T15:48:00Z" w:id="5308"/>
                <w:rFonts w:ascii="Calibri" w:hAnsi="Calibri" w:cs="Calibri"/>
                <w:rPrChange w:author="LauraPGM" w:date="2025-10-01T09:45:00Z" w:id="5309">
                  <w:rPr>
                    <w:del w:author="LauraPGM" w:date="2025-10-01T15:48:00Z" w:id="5310"/>
                  </w:rPr>
                </w:rPrChange>
              </w:rPr>
            </w:pPr>
            <w:del w:author="LauraPGM" w:date="2025-10-01T15:48:00Z" w:id="5311">
              <w:r w:rsidRPr="00D645B6" w:rsidDel="00DC12A4">
                <w:rPr>
                  <w:rFonts w:ascii="Calibri" w:hAnsi="Calibri" w:cs="Calibri"/>
                  <w:rPrChange w:author="LauraPGM" w:date="2025-10-01T09:45:00Z" w:id="5312">
                    <w:rPr/>
                  </w:rPrChange>
                </w:rPr>
                <w:delText>No aplica</w:delText>
              </w:r>
            </w:del>
          </w:p>
        </w:tc>
        <w:tc>
          <w:tcPr>
            <w:tcW w:w="99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6DAEE346" w14:textId="17639EE4">
            <w:pPr>
              <w:pStyle w:val="Normal0"/>
              <w:spacing w:line="360" w:lineRule="auto"/>
              <w:jc w:val="both"/>
              <w:rPr>
                <w:del w:author="LauraPGM" w:date="2025-10-01T15:48:00Z" w:id="5313"/>
                <w:rFonts w:ascii="Calibri" w:hAnsi="Calibri" w:cs="Calibri"/>
                <w:rPrChange w:author="LauraPGM" w:date="2025-10-01T09:45:00Z" w:id="5314">
                  <w:rPr>
                    <w:del w:author="LauraPGM" w:date="2025-10-01T15:48:00Z" w:id="5315"/>
                  </w:rPr>
                </w:rPrChange>
              </w:rPr>
            </w:pPr>
            <w:del w:author="LauraPGM" w:date="2025-10-01T15:48:00Z" w:id="5316">
              <w:r w:rsidRPr="00D645B6" w:rsidDel="00DC12A4">
                <w:rPr>
                  <w:rFonts w:ascii="Calibri" w:hAnsi="Calibri" w:cs="Calibri"/>
                  <w:rPrChange w:author="LauraPGM" w:date="2025-10-01T09:45:00Z" w:id="5317">
                    <w:rPr/>
                  </w:rPrChange>
                </w:rPr>
                <w:delText>$</w:delText>
              </w:r>
              <w:r w:rsidRPr="00D645B6" w:rsidDel="00DC12A4" w:rsidR="00B66D59">
                <w:rPr>
                  <w:rFonts w:ascii="Calibri" w:hAnsi="Calibri" w:cs="Calibri"/>
                  <w:rPrChange w:author="LauraPGM" w:date="2025-10-01T09:45:00Z" w:id="5318">
                    <w:rPr/>
                  </w:rPrChange>
                </w:rPr>
                <w:delText>5.000.000</w:delText>
              </w:r>
            </w:del>
          </w:p>
        </w:tc>
        <w:tc>
          <w:tcPr>
            <w:tcW w:w="94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6951D3BC" w14:textId="3D93B79E">
            <w:pPr>
              <w:pStyle w:val="Normal0"/>
              <w:spacing w:line="360" w:lineRule="auto"/>
              <w:jc w:val="both"/>
              <w:rPr>
                <w:del w:author="LauraPGM" w:date="2025-10-01T15:48:00Z" w:id="5319"/>
                <w:rFonts w:ascii="Calibri" w:hAnsi="Calibri" w:cs="Calibri"/>
                <w:rPrChange w:author="LauraPGM" w:date="2025-10-01T09:45:00Z" w:id="5320">
                  <w:rPr>
                    <w:del w:author="LauraPGM" w:date="2025-10-01T15:48:00Z" w:id="5321"/>
                  </w:rPr>
                </w:rPrChange>
              </w:rPr>
            </w:pPr>
            <w:del w:author="LauraPGM" w:date="2025-10-01T15:48:00Z" w:id="5322">
              <w:r w:rsidRPr="00D645B6" w:rsidDel="00DC12A4">
                <w:rPr>
                  <w:rFonts w:ascii="Calibri" w:hAnsi="Calibri" w:cs="Calibri"/>
                  <w:rPrChange w:author="LauraPGM" w:date="2025-10-01T09:45:00Z" w:id="5323">
                    <w:rPr/>
                  </w:rPrChange>
                </w:rPr>
                <w:delText>$</w:delText>
              </w:r>
              <w:r w:rsidRPr="00D645B6" w:rsidDel="00DC12A4" w:rsidR="00B66D59">
                <w:rPr>
                  <w:rFonts w:ascii="Calibri" w:hAnsi="Calibri" w:cs="Calibri"/>
                  <w:rPrChange w:author="LauraPGM" w:date="2025-10-01T09:45:00Z" w:id="5324">
                    <w:rPr/>
                  </w:rPrChange>
                </w:rPr>
                <w:delText>1.000.000</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0334D54D" w14:textId="520220C6">
            <w:pPr>
              <w:pStyle w:val="Normal0"/>
              <w:spacing w:line="360" w:lineRule="auto"/>
              <w:jc w:val="both"/>
              <w:rPr>
                <w:del w:author="LauraPGM" w:date="2025-10-01T15:48:00Z" w:id="5325"/>
                <w:rFonts w:ascii="Calibri" w:hAnsi="Calibri" w:cs="Calibri"/>
                <w:rPrChange w:author="LauraPGM" w:date="2025-10-01T09:45:00Z" w:id="5326">
                  <w:rPr>
                    <w:del w:author="LauraPGM" w:date="2025-10-01T15:48:00Z" w:id="5327"/>
                  </w:rPr>
                </w:rPrChange>
              </w:rPr>
            </w:pPr>
            <w:del w:author="LauraPGM" w:date="2025-10-01T15:48:00Z" w:id="5328">
              <w:r w:rsidRPr="00D645B6" w:rsidDel="00DC12A4">
                <w:rPr>
                  <w:rFonts w:ascii="Calibri" w:hAnsi="Calibri" w:cs="Calibri"/>
                  <w:rPrChange w:author="LauraPGM" w:date="2025-10-01T09:45:00Z" w:id="5329">
                    <w:rPr/>
                  </w:rPrChange>
                </w:rPr>
                <w:delText>$</w:delText>
              </w:r>
              <w:r w:rsidRPr="00D645B6" w:rsidDel="00DC12A4" w:rsidR="00B66D59">
                <w:rPr>
                  <w:rFonts w:ascii="Calibri" w:hAnsi="Calibri" w:cs="Calibri"/>
                  <w:rPrChange w:author="LauraPGM" w:date="2025-10-01T09:45:00Z" w:id="5330">
                    <w:rPr/>
                  </w:rPrChange>
                </w:rPr>
                <w:delText>4.000.000</w:delText>
              </w:r>
            </w:del>
          </w:p>
        </w:tc>
      </w:tr>
      <w:tr w:rsidRPr="00D645B6" w:rsidR="00B66D59" w:rsidDel="00DC12A4" w:rsidTr="00B66D59" w14:paraId="2A30D38C" w14:textId="7DEC8ED3">
        <w:trPr>
          <w:del w:author="LauraPGM" w:date="2025-10-01T15:48:00Z" w:id="5331"/>
        </w:trPr>
        <w:tc>
          <w:tcPr>
            <w:tcW w:w="897"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B66D59" w14:paraId="7D8E09C0" w14:textId="1EFEE43B">
            <w:pPr>
              <w:pStyle w:val="Normal0"/>
              <w:spacing w:line="360" w:lineRule="auto"/>
              <w:jc w:val="both"/>
              <w:rPr>
                <w:del w:author="LauraPGM" w:date="2025-10-01T15:48:00Z" w:id="5332"/>
                <w:rFonts w:ascii="Calibri" w:hAnsi="Calibri" w:cs="Calibri"/>
                <w:rPrChange w:author="LauraPGM" w:date="2025-10-01T09:45:00Z" w:id="5333">
                  <w:rPr>
                    <w:del w:author="LauraPGM" w:date="2025-10-01T15:48:00Z" w:id="5334"/>
                  </w:rPr>
                </w:rPrChange>
              </w:rPr>
            </w:pPr>
            <w:del w:author="LauraPGM" w:date="2025-10-01T15:48:00Z" w:id="5335">
              <w:r w:rsidRPr="00D645B6" w:rsidDel="00DC12A4">
                <w:rPr>
                  <w:rFonts w:ascii="Calibri" w:hAnsi="Calibri" w:cs="Calibri"/>
                  <w:rPrChange w:author="LauraPGM" w:date="2025-10-01T09:45:00Z" w:id="5336">
                    <w:rPr/>
                  </w:rPrChange>
                </w:rPr>
                <w:delText>22</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544C13" w14:paraId="4D18F8F8" w14:textId="48BC96BC">
            <w:pPr>
              <w:pStyle w:val="Normal0"/>
              <w:spacing w:line="360" w:lineRule="auto"/>
              <w:jc w:val="both"/>
              <w:rPr>
                <w:del w:author="LauraPGM" w:date="2025-10-01T15:48:00Z" w:id="5337"/>
                <w:rFonts w:ascii="Calibri" w:hAnsi="Calibri" w:cs="Calibri"/>
                <w:rPrChange w:author="LauraPGM" w:date="2025-10-01T09:45:00Z" w:id="5338">
                  <w:rPr>
                    <w:del w:author="LauraPGM" w:date="2025-10-01T15:48:00Z" w:id="5339"/>
                  </w:rPr>
                </w:rPrChange>
              </w:rPr>
            </w:pPr>
            <w:del w:author="LauraPGM" w:date="2025-10-01T15:48:00Z" w:id="5340">
              <w:r w:rsidRPr="00D645B6" w:rsidDel="00DC12A4">
                <w:rPr>
                  <w:rFonts w:ascii="Calibri" w:hAnsi="Calibri" w:cs="Calibri"/>
                  <w:rPrChange w:author="LauraPGM" w:date="2025-10-01T09:45:00Z" w:id="5341">
                    <w:rPr/>
                  </w:rPrChange>
                </w:rPr>
                <w:delText>No aplica</w:delText>
              </w:r>
            </w:del>
          </w:p>
        </w:tc>
        <w:tc>
          <w:tcPr>
            <w:tcW w:w="99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5214236D" w14:textId="4F73B27C">
            <w:pPr>
              <w:pStyle w:val="Normal0"/>
              <w:spacing w:line="360" w:lineRule="auto"/>
              <w:jc w:val="both"/>
              <w:rPr>
                <w:del w:author="LauraPGM" w:date="2025-10-01T15:48:00Z" w:id="5342"/>
                <w:rFonts w:ascii="Calibri" w:hAnsi="Calibri" w:cs="Calibri"/>
                <w:rPrChange w:author="LauraPGM" w:date="2025-10-01T09:45:00Z" w:id="5343">
                  <w:rPr>
                    <w:del w:author="LauraPGM" w:date="2025-10-01T15:48:00Z" w:id="5344"/>
                  </w:rPr>
                </w:rPrChange>
              </w:rPr>
            </w:pPr>
            <w:del w:author="LauraPGM" w:date="2025-10-01T15:48:00Z" w:id="5345">
              <w:r w:rsidRPr="00D645B6" w:rsidDel="00DC12A4">
                <w:rPr>
                  <w:rFonts w:ascii="Calibri" w:hAnsi="Calibri" w:cs="Calibri"/>
                  <w:rPrChange w:author="LauraPGM" w:date="2025-10-01T09:45:00Z" w:id="5346">
                    <w:rPr/>
                  </w:rPrChange>
                </w:rPr>
                <w:delText>$</w:delText>
              </w:r>
              <w:r w:rsidRPr="00D645B6" w:rsidDel="00DC12A4" w:rsidR="00B66D59">
                <w:rPr>
                  <w:rFonts w:ascii="Calibri" w:hAnsi="Calibri" w:cs="Calibri"/>
                  <w:rPrChange w:author="LauraPGM" w:date="2025-10-01T09:45:00Z" w:id="5347">
                    <w:rPr/>
                  </w:rPrChange>
                </w:rPr>
                <w:delText>5.000.000</w:delText>
              </w:r>
            </w:del>
          </w:p>
        </w:tc>
        <w:tc>
          <w:tcPr>
            <w:tcW w:w="94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699FE490" w14:textId="3871022F">
            <w:pPr>
              <w:pStyle w:val="Normal0"/>
              <w:spacing w:line="360" w:lineRule="auto"/>
              <w:jc w:val="both"/>
              <w:rPr>
                <w:del w:author="LauraPGM" w:date="2025-10-01T15:48:00Z" w:id="5348"/>
                <w:rFonts w:ascii="Calibri" w:hAnsi="Calibri" w:cs="Calibri"/>
                <w:rPrChange w:author="LauraPGM" w:date="2025-10-01T09:45:00Z" w:id="5349">
                  <w:rPr>
                    <w:del w:author="LauraPGM" w:date="2025-10-01T15:48:00Z" w:id="5350"/>
                  </w:rPr>
                </w:rPrChange>
              </w:rPr>
            </w:pPr>
            <w:del w:author="LauraPGM" w:date="2025-10-01T15:48:00Z" w:id="5351">
              <w:r w:rsidRPr="00D645B6" w:rsidDel="00DC12A4">
                <w:rPr>
                  <w:rFonts w:ascii="Calibri" w:hAnsi="Calibri" w:cs="Calibri"/>
                  <w:rPrChange w:author="LauraPGM" w:date="2025-10-01T09:45:00Z" w:id="5352">
                    <w:rPr/>
                  </w:rPrChange>
                </w:rPr>
                <w:delText>$</w:delText>
              </w:r>
              <w:r w:rsidRPr="00D645B6" w:rsidDel="00DC12A4" w:rsidR="00B66D59">
                <w:rPr>
                  <w:rFonts w:ascii="Calibri" w:hAnsi="Calibri" w:cs="Calibri"/>
                  <w:rPrChange w:author="LauraPGM" w:date="2025-10-01T09:45:00Z" w:id="5353">
                    <w:rPr/>
                  </w:rPrChange>
                </w:rPr>
                <w:delText>1.000.000</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36104B98" w14:textId="2062809B">
            <w:pPr>
              <w:pStyle w:val="Normal0"/>
              <w:spacing w:line="360" w:lineRule="auto"/>
              <w:jc w:val="both"/>
              <w:rPr>
                <w:del w:author="LauraPGM" w:date="2025-10-01T15:48:00Z" w:id="5354"/>
                <w:rFonts w:ascii="Calibri" w:hAnsi="Calibri" w:cs="Calibri"/>
                <w:rPrChange w:author="LauraPGM" w:date="2025-10-01T09:45:00Z" w:id="5355">
                  <w:rPr>
                    <w:del w:author="LauraPGM" w:date="2025-10-01T15:48:00Z" w:id="5356"/>
                  </w:rPr>
                </w:rPrChange>
              </w:rPr>
            </w:pPr>
            <w:del w:author="LauraPGM" w:date="2025-10-01T15:48:00Z" w:id="5357">
              <w:r w:rsidRPr="00D645B6" w:rsidDel="00DC12A4">
                <w:rPr>
                  <w:rFonts w:ascii="Calibri" w:hAnsi="Calibri" w:cs="Calibri"/>
                  <w:rPrChange w:author="LauraPGM" w:date="2025-10-01T09:45:00Z" w:id="5358">
                    <w:rPr/>
                  </w:rPrChange>
                </w:rPr>
                <w:delText>$</w:delText>
              </w:r>
              <w:r w:rsidRPr="00D645B6" w:rsidDel="00DC12A4" w:rsidR="00B66D59">
                <w:rPr>
                  <w:rFonts w:ascii="Calibri" w:hAnsi="Calibri" w:cs="Calibri"/>
                  <w:rPrChange w:author="LauraPGM" w:date="2025-10-01T09:45:00Z" w:id="5359">
                    <w:rPr/>
                  </w:rPrChange>
                </w:rPr>
                <w:delText>4.000.000</w:delText>
              </w:r>
            </w:del>
          </w:p>
        </w:tc>
      </w:tr>
      <w:tr w:rsidRPr="00D645B6" w:rsidR="00B66D59" w:rsidDel="00DC12A4" w:rsidTr="00B66D59" w14:paraId="11E6BFEB" w14:textId="380B03B5">
        <w:trPr>
          <w:del w:author="LauraPGM" w:date="2025-10-01T15:48:00Z" w:id="5360"/>
        </w:trPr>
        <w:tc>
          <w:tcPr>
            <w:tcW w:w="897"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B66D59" w14:paraId="2E3066B8" w14:textId="773030A8">
            <w:pPr>
              <w:pStyle w:val="Normal0"/>
              <w:spacing w:line="360" w:lineRule="auto"/>
              <w:jc w:val="both"/>
              <w:rPr>
                <w:del w:author="LauraPGM" w:date="2025-10-01T15:48:00Z" w:id="5361"/>
                <w:rFonts w:ascii="Calibri" w:hAnsi="Calibri" w:cs="Calibri"/>
                <w:rPrChange w:author="LauraPGM" w:date="2025-10-01T09:45:00Z" w:id="5362">
                  <w:rPr>
                    <w:del w:author="LauraPGM" w:date="2025-10-01T15:48:00Z" w:id="5363"/>
                  </w:rPr>
                </w:rPrChange>
              </w:rPr>
            </w:pPr>
            <w:del w:author="LauraPGM" w:date="2025-10-01T15:48:00Z" w:id="5364">
              <w:r w:rsidRPr="00D645B6" w:rsidDel="00DC12A4">
                <w:rPr>
                  <w:rFonts w:ascii="Calibri" w:hAnsi="Calibri" w:cs="Calibri"/>
                  <w:rPrChange w:author="LauraPGM" w:date="2025-10-01T09:45:00Z" w:id="5365">
                    <w:rPr/>
                  </w:rPrChange>
                </w:rPr>
                <w:delText>23</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544C13" w14:paraId="11E177EA" w14:textId="18B471E5">
            <w:pPr>
              <w:pStyle w:val="Normal0"/>
              <w:spacing w:line="360" w:lineRule="auto"/>
              <w:jc w:val="both"/>
              <w:rPr>
                <w:del w:author="LauraPGM" w:date="2025-10-01T15:48:00Z" w:id="5366"/>
                <w:rFonts w:ascii="Calibri" w:hAnsi="Calibri" w:cs="Calibri"/>
                <w:rPrChange w:author="LauraPGM" w:date="2025-10-01T09:45:00Z" w:id="5367">
                  <w:rPr>
                    <w:del w:author="LauraPGM" w:date="2025-10-01T15:48:00Z" w:id="5368"/>
                  </w:rPr>
                </w:rPrChange>
              </w:rPr>
            </w:pPr>
            <w:del w:author="LauraPGM" w:date="2025-10-01T15:48:00Z" w:id="5369">
              <w:r w:rsidRPr="00D645B6" w:rsidDel="00DC12A4">
                <w:rPr>
                  <w:rFonts w:ascii="Calibri" w:hAnsi="Calibri" w:cs="Calibri"/>
                  <w:rPrChange w:author="LauraPGM" w:date="2025-10-01T09:45:00Z" w:id="5370">
                    <w:rPr/>
                  </w:rPrChange>
                </w:rPr>
                <w:delText>No aplica</w:delText>
              </w:r>
            </w:del>
          </w:p>
        </w:tc>
        <w:tc>
          <w:tcPr>
            <w:tcW w:w="99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11C20209" w14:textId="63372FEB">
            <w:pPr>
              <w:pStyle w:val="Normal0"/>
              <w:spacing w:line="360" w:lineRule="auto"/>
              <w:jc w:val="both"/>
              <w:rPr>
                <w:del w:author="LauraPGM" w:date="2025-10-01T15:48:00Z" w:id="5371"/>
                <w:rFonts w:ascii="Calibri" w:hAnsi="Calibri" w:cs="Calibri"/>
                <w:rPrChange w:author="LauraPGM" w:date="2025-10-01T09:45:00Z" w:id="5372">
                  <w:rPr>
                    <w:del w:author="LauraPGM" w:date="2025-10-01T15:48:00Z" w:id="5373"/>
                  </w:rPr>
                </w:rPrChange>
              </w:rPr>
            </w:pPr>
            <w:del w:author="LauraPGM" w:date="2025-10-01T15:48:00Z" w:id="5374">
              <w:r w:rsidRPr="00D645B6" w:rsidDel="00DC12A4">
                <w:rPr>
                  <w:rFonts w:ascii="Calibri" w:hAnsi="Calibri" w:cs="Calibri"/>
                  <w:rPrChange w:author="LauraPGM" w:date="2025-10-01T09:45:00Z" w:id="5375">
                    <w:rPr/>
                  </w:rPrChange>
                </w:rPr>
                <w:delText>$</w:delText>
              </w:r>
              <w:r w:rsidRPr="00D645B6" w:rsidDel="00DC12A4" w:rsidR="00B66D59">
                <w:rPr>
                  <w:rFonts w:ascii="Calibri" w:hAnsi="Calibri" w:cs="Calibri"/>
                  <w:rPrChange w:author="LauraPGM" w:date="2025-10-01T09:45:00Z" w:id="5376">
                    <w:rPr/>
                  </w:rPrChange>
                </w:rPr>
                <w:delText>5.000.000</w:delText>
              </w:r>
            </w:del>
          </w:p>
        </w:tc>
        <w:tc>
          <w:tcPr>
            <w:tcW w:w="94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5AD4C552" w14:textId="56BE3342">
            <w:pPr>
              <w:pStyle w:val="Normal0"/>
              <w:spacing w:line="360" w:lineRule="auto"/>
              <w:jc w:val="both"/>
              <w:rPr>
                <w:del w:author="LauraPGM" w:date="2025-10-01T15:48:00Z" w:id="5377"/>
                <w:rFonts w:ascii="Calibri" w:hAnsi="Calibri" w:cs="Calibri"/>
                <w:rPrChange w:author="LauraPGM" w:date="2025-10-01T09:45:00Z" w:id="5378">
                  <w:rPr>
                    <w:del w:author="LauraPGM" w:date="2025-10-01T15:48:00Z" w:id="5379"/>
                  </w:rPr>
                </w:rPrChange>
              </w:rPr>
            </w:pPr>
            <w:del w:author="LauraPGM" w:date="2025-10-01T15:48:00Z" w:id="5380">
              <w:r w:rsidRPr="00D645B6" w:rsidDel="00DC12A4">
                <w:rPr>
                  <w:rFonts w:ascii="Calibri" w:hAnsi="Calibri" w:cs="Calibri"/>
                  <w:rPrChange w:author="LauraPGM" w:date="2025-10-01T09:45:00Z" w:id="5381">
                    <w:rPr/>
                  </w:rPrChange>
                </w:rPr>
                <w:delText>$</w:delText>
              </w:r>
              <w:r w:rsidRPr="00D645B6" w:rsidDel="00DC12A4" w:rsidR="00B66D59">
                <w:rPr>
                  <w:rFonts w:ascii="Calibri" w:hAnsi="Calibri" w:cs="Calibri"/>
                  <w:rPrChange w:author="LauraPGM" w:date="2025-10-01T09:45:00Z" w:id="5382">
                    <w:rPr/>
                  </w:rPrChange>
                </w:rPr>
                <w:delText>1.000.000</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2FA2C184" w14:textId="66E9F28D">
            <w:pPr>
              <w:pStyle w:val="Normal0"/>
              <w:spacing w:line="360" w:lineRule="auto"/>
              <w:jc w:val="both"/>
              <w:rPr>
                <w:del w:author="LauraPGM" w:date="2025-10-01T15:48:00Z" w:id="5383"/>
                <w:rFonts w:ascii="Calibri" w:hAnsi="Calibri" w:cs="Calibri"/>
                <w:rPrChange w:author="LauraPGM" w:date="2025-10-01T09:45:00Z" w:id="5384">
                  <w:rPr>
                    <w:del w:author="LauraPGM" w:date="2025-10-01T15:48:00Z" w:id="5385"/>
                  </w:rPr>
                </w:rPrChange>
              </w:rPr>
            </w:pPr>
            <w:del w:author="LauraPGM" w:date="2025-10-01T15:48:00Z" w:id="5386">
              <w:r w:rsidRPr="00D645B6" w:rsidDel="00DC12A4">
                <w:rPr>
                  <w:rFonts w:ascii="Calibri" w:hAnsi="Calibri" w:cs="Calibri"/>
                  <w:rPrChange w:author="LauraPGM" w:date="2025-10-01T09:45:00Z" w:id="5387">
                    <w:rPr/>
                  </w:rPrChange>
                </w:rPr>
                <w:delText>$</w:delText>
              </w:r>
              <w:r w:rsidRPr="00D645B6" w:rsidDel="00DC12A4" w:rsidR="00B66D59">
                <w:rPr>
                  <w:rFonts w:ascii="Calibri" w:hAnsi="Calibri" w:cs="Calibri"/>
                  <w:rPrChange w:author="LauraPGM" w:date="2025-10-01T09:45:00Z" w:id="5388">
                    <w:rPr/>
                  </w:rPrChange>
                </w:rPr>
                <w:delText>4.000.000</w:delText>
              </w:r>
            </w:del>
          </w:p>
        </w:tc>
      </w:tr>
      <w:tr w:rsidRPr="00D645B6" w:rsidR="00B66D59" w:rsidDel="00DC12A4" w:rsidTr="00B66D59" w14:paraId="00149C22" w14:textId="4312A1E9">
        <w:trPr>
          <w:del w:author="LauraPGM" w:date="2025-10-01T15:48:00Z" w:id="5389"/>
        </w:trPr>
        <w:tc>
          <w:tcPr>
            <w:tcW w:w="897"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B66D59" w14:paraId="5C5D617A" w14:textId="199A1398">
            <w:pPr>
              <w:pStyle w:val="Normal0"/>
              <w:spacing w:line="360" w:lineRule="auto"/>
              <w:jc w:val="both"/>
              <w:rPr>
                <w:del w:author="LauraPGM" w:date="2025-10-01T15:48:00Z" w:id="5390"/>
                <w:rFonts w:ascii="Calibri" w:hAnsi="Calibri" w:cs="Calibri"/>
                <w:rPrChange w:author="LauraPGM" w:date="2025-10-01T09:45:00Z" w:id="5391">
                  <w:rPr>
                    <w:del w:author="LauraPGM" w:date="2025-10-01T15:48:00Z" w:id="5392"/>
                  </w:rPr>
                </w:rPrChange>
              </w:rPr>
            </w:pPr>
            <w:del w:author="LauraPGM" w:date="2025-10-01T15:48:00Z" w:id="5393">
              <w:r w:rsidRPr="00D645B6" w:rsidDel="00DC12A4">
                <w:rPr>
                  <w:rFonts w:ascii="Calibri" w:hAnsi="Calibri" w:cs="Calibri"/>
                  <w:rPrChange w:author="LauraPGM" w:date="2025-10-01T09:45:00Z" w:id="5394">
                    <w:rPr/>
                  </w:rPrChange>
                </w:rPr>
                <w:delText>24</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544C13" w14:paraId="05716DA0" w14:textId="427457D8">
            <w:pPr>
              <w:pStyle w:val="Normal0"/>
              <w:spacing w:line="360" w:lineRule="auto"/>
              <w:jc w:val="both"/>
              <w:rPr>
                <w:del w:author="LauraPGM" w:date="2025-10-01T15:48:00Z" w:id="5395"/>
                <w:rFonts w:ascii="Calibri" w:hAnsi="Calibri" w:cs="Calibri"/>
                <w:rPrChange w:author="LauraPGM" w:date="2025-10-01T09:45:00Z" w:id="5396">
                  <w:rPr>
                    <w:del w:author="LauraPGM" w:date="2025-10-01T15:48:00Z" w:id="5397"/>
                  </w:rPr>
                </w:rPrChange>
              </w:rPr>
            </w:pPr>
            <w:del w:author="LauraPGM" w:date="2025-10-01T15:48:00Z" w:id="5398">
              <w:r w:rsidRPr="00D645B6" w:rsidDel="00DC12A4">
                <w:rPr>
                  <w:rFonts w:ascii="Calibri" w:hAnsi="Calibri" w:cs="Calibri"/>
                  <w:rPrChange w:author="LauraPGM" w:date="2025-10-01T09:45:00Z" w:id="5399">
                    <w:rPr/>
                  </w:rPrChange>
                </w:rPr>
                <w:delText>No aplica</w:delText>
              </w:r>
            </w:del>
          </w:p>
        </w:tc>
        <w:tc>
          <w:tcPr>
            <w:tcW w:w="99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6B87409B" w14:textId="2BEAA98E">
            <w:pPr>
              <w:pStyle w:val="Normal0"/>
              <w:spacing w:line="360" w:lineRule="auto"/>
              <w:jc w:val="both"/>
              <w:rPr>
                <w:del w:author="LauraPGM" w:date="2025-10-01T15:48:00Z" w:id="5400"/>
                <w:rFonts w:ascii="Calibri" w:hAnsi="Calibri" w:cs="Calibri"/>
                <w:rPrChange w:author="LauraPGM" w:date="2025-10-01T09:45:00Z" w:id="5401">
                  <w:rPr>
                    <w:del w:author="LauraPGM" w:date="2025-10-01T15:48:00Z" w:id="5402"/>
                  </w:rPr>
                </w:rPrChange>
              </w:rPr>
            </w:pPr>
            <w:del w:author="LauraPGM" w:date="2025-10-01T15:48:00Z" w:id="5403">
              <w:r w:rsidRPr="00D645B6" w:rsidDel="00DC12A4">
                <w:rPr>
                  <w:rFonts w:ascii="Calibri" w:hAnsi="Calibri" w:cs="Calibri"/>
                  <w:rPrChange w:author="LauraPGM" w:date="2025-10-01T09:45:00Z" w:id="5404">
                    <w:rPr/>
                  </w:rPrChange>
                </w:rPr>
                <w:delText>$</w:delText>
              </w:r>
              <w:r w:rsidRPr="00D645B6" w:rsidDel="00DC12A4" w:rsidR="00B66D59">
                <w:rPr>
                  <w:rFonts w:ascii="Calibri" w:hAnsi="Calibri" w:cs="Calibri"/>
                  <w:rPrChange w:author="LauraPGM" w:date="2025-10-01T09:45:00Z" w:id="5405">
                    <w:rPr/>
                  </w:rPrChange>
                </w:rPr>
                <w:delText>5.000.000</w:delText>
              </w:r>
            </w:del>
          </w:p>
        </w:tc>
        <w:tc>
          <w:tcPr>
            <w:tcW w:w="946"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3EC65DF7" w14:textId="53902D44">
            <w:pPr>
              <w:pStyle w:val="Normal0"/>
              <w:spacing w:line="360" w:lineRule="auto"/>
              <w:jc w:val="both"/>
              <w:rPr>
                <w:del w:author="LauraPGM" w:date="2025-10-01T15:48:00Z" w:id="5406"/>
                <w:rFonts w:ascii="Calibri" w:hAnsi="Calibri" w:cs="Calibri"/>
                <w:rPrChange w:author="LauraPGM" w:date="2025-10-01T09:45:00Z" w:id="5407">
                  <w:rPr>
                    <w:del w:author="LauraPGM" w:date="2025-10-01T15:48:00Z" w:id="5408"/>
                  </w:rPr>
                </w:rPrChange>
              </w:rPr>
            </w:pPr>
            <w:del w:author="LauraPGM" w:date="2025-10-01T15:48:00Z" w:id="5409">
              <w:r w:rsidRPr="00D645B6" w:rsidDel="00DC12A4">
                <w:rPr>
                  <w:rFonts w:ascii="Calibri" w:hAnsi="Calibri" w:cs="Calibri"/>
                  <w:rPrChange w:author="LauraPGM" w:date="2025-10-01T09:45:00Z" w:id="5410">
                    <w:rPr/>
                  </w:rPrChange>
                </w:rPr>
                <w:delText>$</w:delText>
              </w:r>
              <w:r w:rsidRPr="00D645B6" w:rsidDel="00DC12A4" w:rsidR="00B66D59">
                <w:rPr>
                  <w:rFonts w:ascii="Calibri" w:hAnsi="Calibri" w:cs="Calibri"/>
                  <w:rPrChange w:author="LauraPGM" w:date="2025-10-01T09:45:00Z" w:id="5411">
                    <w:rPr/>
                  </w:rPrChange>
                </w:rPr>
                <w:delText>1.000.000</w:delText>
              </w:r>
            </w:del>
          </w:p>
        </w:tc>
        <w:tc>
          <w:tcPr>
            <w:tcW w:w="1082"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B66D59" w:rsidDel="00DC12A4" w:rsidP="001D59AC" w:rsidRDefault="002863E6" w14:paraId="5B0F96AF" w14:textId="014B5BEF">
            <w:pPr>
              <w:pStyle w:val="Normal0"/>
              <w:spacing w:line="360" w:lineRule="auto"/>
              <w:jc w:val="both"/>
              <w:rPr>
                <w:del w:author="LauraPGM" w:date="2025-10-01T15:48:00Z" w:id="5412"/>
                <w:rFonts w:ascii="Calibri" w:hAnsi="Calibri" w:cs="Calibri"/>
                <w:rPrChange w:author="LauraPGM" w:date="2025-10-01T09:45:00Z" w:id="5413">
                  <w:rPr>
                    <w:del w:author="LauraPGM" w:date="2025-10-01T15:48:00Z" w:id="5414"/>
                  </w:rPr>
                </w:rPrChange>
              </w:rPr>
            </w:pPr>
            <w:del w:author="LauraPGM" w:date="2025-10-01T15:48:00Z" w:id="5415">
              <w:r w:rsidRPr="00D645B6" w:rsidDel="00DC12A4">
                <w:rPr>
                  <w:rFonts w:ascii="Calibri" w:hAnsi="Calibri" w:cs="Calibri"/>
                  <w:rPrChange w:author="LauraPGM" w:date="2025-10-01T09:45:00Z" w:id="5416">
                    <w:rPr/>
                  </w:rPrChange>
                </w:rPr>
                <w:delText>$</w:delText>
              </w:r>
              <w:r w:rsidRPr="00D645B6" w:rsidDel="00DC12A4" w:rsidR="00B66D59">
                <w:rPr>
                  <w:rFonts w:ascii="Calibri" w:hAnsi="Calibri" w:cs="Calibri"/>
                  <w:rPrChange w:author="LauraPGM" w:date="2025-10-01T09:45:00Z" w:id="5417">
                    <w:rPr/>
                  </w:rPrChange>
                </w:rPr>
                <w:delText>4.000.000</w:delText>
              </w:r>
            </w:del>
          </w:p>
        </w:tc>
      </w:tr>
    </w:tbl>
    <w:p w:rsidRPr="00D645B6" w:rsidR="00733151" w:rsidDel="00DC12A4" w:rsidP="001D59AC" w:rsidRDefault="00733151" w14:paraId="42D80CF8" w14:textId="3CDA496D">
      <w:pPr>
        <w:pStyle w:val="Normal0"/>
        <w:spacing w:line="360" w:lineRule="auto"/>
        <w:jc w:val="both"/>
        <w:rPr>
          <w:del w:author="LauraPGM" w:date="2025-10-01T15:48:00Z" w:id="5418"/>
          <w:rFonts w:ascii="Calibri" w:hAnsi="Calibri" w:cs="Calibri"/>
          <w:rPrChange w:author="LauraPGM" w:date="2025-10-01T09:45:00Z" w:id="5419">
            <w:rPr>
              <w:del w:author="LauraPGM" w:date="2025-10-01T15:48:00Z" w:id="5420"/>
            </w:rPr>
          </w:rPrChange>
        </w:rPr>
      </w:pPr>
    </w:p>
    <w:p w:rsidRPr="00D645B6" w:rsidR="00591CFD" w:rsidDel="00DC12A4" w:rsidP="001D59AC" w:rsidRDefault="00591CFD" w14:paraId="7491BA40" w14:textId="1D3FC17A">
      <w:pPr>
        <w:pStyle w:val="Normal0"/>
        <w:spacing w:line="360" w:lineRule="auto"/>
        <w:jc w:val="both"/>
        <w:rPr>
          <w:del w:author="LauraPGM" w:date="2025-10-01T15:48:00Z" w:id="5421"/>
          <w:rFonts w:ascii="Calibri" w:hAnsi="Calibri" w:cs="Calibri"/>
          <w:rPrChange w:author="LauraPGM" w:date="2025-10-01T09:45:00Z" w:id="5422">
            <w:rPr>
              <w:del w:author="LauraPGM" w:date="2025-10-01T15:48:00Z" w:id="5423"/>
            </w:rPr>
          </w:rPrChange>
        </w:rPr>
      </w:pPr>
    </w:p>
    <w:p w:rsidRPr="00D645B6" w:rsidR="00B66D59" w:rsidDel="00DC12A4" w:rsidP="001D59AC" w:rsidRDefault="00B66D59" w14:paraId="0F599090" w14:textId="187BE1CA">
      <w:pPr>
        <w:pStyle w:val="Normal0"/>
        <w:spacing w:line="360" w:lineRule="auto"/>
        <w:rPr>
          <w:del w:author="LauraPGM" w:date="2025-10-01T15:48:00Z" w:id="5424"/>
          <w:rFonts w:ascii="Calibri" w:hAnsi="Calibri" w:cs="Calibri"/>
          <w:rPrChange w:author="LauraPGM" w:date="2025-10-01T09:45:00Z" w:id="5425">
            <w:rPr>
              <w:del w:author="LauraPGM" w:date="2025-10-01T15:48:00Z" w:id="5426"/>
            </w:rPr>
          </w:rPrChange>
        </w:rPr>
      </w:pPr>
      <w:del w:author="LauraPGM" w:date="2025-10-01T15:48:00Z" w:id="5427">
        <w:r w:rsidRPr="00D645B6" w:rsidDel="00DC12A4">
          <w:rPr>
            <w:rFonts w:ascii="Calibri" w:hAnsi="Calibri" w:cs="Calibri"/>
            <w:rPrChange w:author="LauraPGM" w:date="2025-10-01T09:45:00Z" w:id="5428">
              <w:rPr/>
            </w:rPrChange>
          </w:rPr>
          <w:delText>En un archivo de Excel, se ubica la opción fórmulas financieras y se escoge la opción TIR. Para poder obtener el porcentaje requerido se debe arrastrar desde el periodo 0 hasta el periodo 24. Es diferente del VPN, el cual se hace desde el periodo 1 hasta el 24.</w:delText>
        </w:r>
      </w:del>
    </w:p>
    <w:p w:rsidRPr="00D645B6" w:rsidR="00B66D59" w:rsidDel="00DC12A4" w:rsidP="001D59AC" w:rsidRDefault="00B66D59" w14:paraId="7A0BAD24" w14:textId="6391C511">
      <w:pPr>
        <w:pStyle w:val="Normal0"/>
        <w:spacing w:line="360" w:lineRule="auto"/>
        <w:rPr>
          <w:del w:author="LauraPGM" w:date="2025-10-01T15:48:00Z" w:id="5429"/>
          <w:rFonts w:ascii="Calibri" w:hAnsi="Calibri" w:cs="Calibri"/>
          <w:rPrChange w:author="LauraPGM" w:date="2025-10-01T09:45:00Z" w:id="5430">
            <w:rPr>
              <w:del w:author="LauraPGM" w:date="2025-10-01T15:48:00Z" w:id="5431"/>
            </w:rPr>
          </w:rPrChange>
        </w:rPr>
      </w:pPr>
    </w:p>
    <w:p w:rsidRPr="00D645B6" w:rsidR="00B66D59" w:rsidDel="00DC12A4" w:rsidP="001D59AC" w:rsidRDefault="00B66D59" w14:paraId="2CFE2D33" w14:textId="0379BA6B">
      <w:pPr>
        <w:pStyle w:val="Normal0"/>
        <w:spacing w:line="360" w:lineRule="auto"/>
        <w:rPr>
          <w:del w:author="LauraPGM" w:date="2025-10-01T15:48:00Z" w:id="5432"/>
          <w:rFonts w:ascii="Calibri" w:hAnsi="Calibri" w:cs="Calibri"/>
          <w:b/>
          <w:rPrChange w:author="LauraPGM" w:date="2025-10-01T09:45:00Z" w:id="5433">
            <w:rPr>
              <w:del w:author="LauraPGM" w:date="2025-10-01T15:48:00Z" w:id="5434"/>
              <w:b/>
            </w:rPr>
          </w:rPrChange>
        </w:rPr>
      </w:pPr>
      <w:del w:author="LauraPGM" w:date="2025-10-01T15:48:00Z" w:id="5435">
        <w:r w:rsidRPr="00D645B6" w:rsidDel="00DC12A4">
          <w:rPr>
            <w:rFonts w:ascii="Calibri" w:hAnsi="Calibri" w:cs="Calibri"/>
            <w:b/>
            <w:rPrChange w:author="LauraPGM" w:date="2025-10-01T09:45:00Z" w:id="5436">
              <w:rPr>
                <w:b/>
              </w:rPr>
            </w:rPrChange>
          </w:rPr>
          <w:delText>Se obtiene la siguiente fórmula en Excel:</w:delText>
        </w:r>
      </w:del>
    </w:p>
    <w:p w:rsidRPr="00D645B6" w:rsidR="00B66D59" w:rsidDel="00DC12A4" w:rsidP="001D59AC" w:rsidRDefault="00B66D59" w14:paraId="2E18BF64" w14:textId="6FF1420E">
      <w:pPr>
        <w:pStyle w:val="Normal0"/>
        <w:spacing w:line="360" w:lineRule="auto"/>
        <w:rPr>
          <w:del w:author="LauraPGM" w:date="2025-10-01T15:48:00Z" w:id="5437"/>
          <w:rFonts w:ascii="Calibri" w:hAnsi="Calibri" w:cs="Calibri"/>
          <w:rPrChange w:author="LauraPGM" w:date="2025-10-01T09:45:00Z" w:id="5438">
            <w:rPr>
              <w:del w:author="LauraPGM" w:date="2025-10-01T15:48:00Z" w:id="5439"/>
            </w:rPr>
          </w:rPrChange>
        </w:rPr>
      </w:pPr>
    </w:p>
    <w:p w:rsidRPr="00D645B6" w:rsidR="00B66D59" w:rsidDel="00DC12A4" w:rsidP="001D59AC" w:rsidRDefault="00A30DBD" w14:paraId="0B73AEAB" w14:textId="07FDEFC7">
      <w:pPr>
        <w:pStyle w:val="Normal0"/>
        <w:spacing w:line="360" w:lineRule="auto"/>
        <w:rPr>
          <w:del w:author="LauraPGM" w:date="2025-10-01T15:48:00Z" w:id="5440"/>
          <w:rFonts w:ascii="Calibri" w:hAnsi="Calibri" w:cs="Calibri"/>
          <w:rPrChange w:author="LauraPGM" w:date="2025-10-01T09:45:00Z" w:id="5441">
            <w:rPr>
              <w:del w:author="LauraPGM" w:date="2025-10-01T15:48:00Z" w:id="5442"/>
            </w:rPr>
          </w:rPrChange>
        </w:rPr>
      </w:pPr>
      <w:del w:author="LauraPGM" w:date="2025-10-01T15:48:00Z" w:id="5443">
        <w:r w:rsidRPr="00D645B6" w:rsidDel="00DC12A4">
          <w:rPr>
            <w:rFonts w:ascii="Calibri" w:hAnsi="Calibri" w:cs="Calibri"/>
            <w:rPrChange w:author="LauraPGM" w:date="2025-10-01T09:45:00Z" w:id="5444">
              <w:rPr/>
            </w:rPrChange>
          </w:rPr>
          <w:delText>TIR</w:delText>
        </w:r>
        <w:r w:rsidRPr="00D645B6" w:rsidDel="00DC12A4" w:rsidR="009E38D1">
          <w:rPr>
            <w:rFonts w:ascii="Calibri" w:hAnsi="Calibri" w:cs="Calibri"/>
            <w:rPrChange w:author="LauraPGM" w:date="2025-10-01T09:45:00Z" w:id="5445">
              <w:rPr/>
            </w:rPrChange>
          </w:rPr>
          <w:delText>: de periodo 0 a 24</w:delText>
        </w:r>
        <w:r w:rsidRPr="00D645B6" w:rsidDel="00DC12A4" w:rsidR="00B370C3">
          <w:rPr>
            <w:rFonts w:ascii="Calibri" w:hAnsi="Calibri" w:cs="Calibri"/>
            <w:rPrChange w:author="LauraPGM" w:date="2025-10-01T09:45:00Z" w:id="5446">
              <w:rPr/>
            </w:rPrChange>
          </w:rPr>
          <w:delText xml:space="preserve"> </w:delText>
        </w:r>
      </w:del>
    </w:p>
    <w:p w:rsidRPr="00D645B6" w:rsidR="00B66D59" w:rsidDel="00DC12A4" w:rsidP="001D59AC" w:rsidRDefault="00B66D59" w14:paraId="70009F8C" w14:textId="33E45CE4">
      <w:pPr>
        <w:pStyle w:val="Normal0"/>
        <w:spacing w:line="360" w:lineRule="auto"/>
        <w:rPr>
          <w:del w:author="LauraPGM" w:date="2025-10-01T15:48:00Z" w:id="5447"/>
          <w:rFonts w:ascii="Calibri" w:hAnsi="Calibri" w:cs="Calibri"/>
          <w:rPrChange w:author="LauraPGM" w:date="2025-10-01T09:45:00Z" w:id="5448">
            <w:rPr>
              <w:del w:author="LauraPGM" w:date="2025-10-01T15:48:00Z" w:id="5449"/>
            </w:rPr>
          </w:rPrChange>
        </w:rPr>
      </w:pPr>
      <w:del w:author="LauraPGM" w:date="2025-10-01T15:48:00Z" w:id="5450">
        <w:r w:rsidRPr="00D645B6" w:rsidDel="00DC12A4">
          <w:rPr>
            <w:rFonts w:ascii="Calibri" w:hAnsi="Calibri" w:cs="Calibri"/>
            <w:rPrChange w:author="LauraPGM" w:date="2025-10-01T09:45:00Z" w:id="5451">
              <w:rPr/>
            </w:rPrChange>
          </w:rPr>
          <w:delText>El resultado de la TIR es: - 2 %</w:delText>
        </w:r>
      </w:del>
    </w:p>
    <w:p w:rsidRPr="00D645B6" w:rsidR="00B66D59" w:rsidDel="00DC12A4" w:rsidP="001D59AC" w:rsidRDefault="00B66D59" w14:paraId="62F5BE5C" w14:textId="5ACC6820">
      <w:pPr>
        <w:pStyle w:val="Normal0"/>
        <w:spacing w:line="360" w:lineRule="auto"/>
        <w:rPr>
          <w:del w:author="LauraPGM" w:date="2025-10-01T15:48:00Z" w:id="5452"/>
          <w:rFonts w:ascii="Calibri" w:hAnsi="Calibri" w:cs="Calibri"/>
          <w:b/>
          <w:rPrChange w:author="LauraPGM" w:date="2025-10-01T09:45:00Z" w:id="5453">
            <w:rPr>
              <w:del w:author="LauraPGM" w:date="2025-10-01T15:48:00Z" w:id="5454"/>
              <w:b/>
            </w:rPr>
          </w:rPrChange>
        </w:rPr>
      </w:pPr>
    </w:p>
    <w:p w:rsidRPr="00D645B6" w:rsidR="00DC0129" w:rsidDel="00DC12A4" w:rsidP="001D59AC" w:rsidRDefault="00DC0129" w14:paraId="34BD3B48" w14:textId="6EC37089">
      <w:pPr>
        <w:pStyle w:val="Normal0"/>
        <w:spacing w:line="360" w:lineRule="auto"/>
        <w:rPr>
          <w:del w:author="LauraPGM" w:date="2025-10-01T15:48:00Z" w:id="5455"/>
          <w:rFonts w:ascii="Calibri" w:hAnsi="Calibri" w:cs="Calibri"/>
          <w:b/>
          <w:rPrChange w:author="LauraPGM" w:date="2025-10-01T09:45:00Z" w:id="5456">
            <w:rPr>
              <w:del w:author="LauraPGM" w:date="2025-10-01T15:48:00Z" w:id="5457"/>
              <w:b/>
            </w:rPr>
          </w:rPrChange>
        </w:rPr>
      </w:pPr>
      <w:del w:author="LauraPGM" w:date="2025-10-01T15:48:00Z" w:id="5458">
        <w:r w:rsidRPr="00D645B6" w:rsidDel="00DC12A4">
          <w:rPr>
            <w:rFonts w:ascii="Calibri" w:hAnsi="Calibri" w:cs="Calibri"/>
            <w:b/>
            <w:rPrChange w:author="LauraPGM" w:date="2025-10-01T09:45:00Z" w:id="5459">
              <w:rPr>
                <w:b/>
              </w:rPr>
            </w:rPrChange>
          </w:rPr>
          <w:delText>Cálculo costo de capital</w:delText>
        </w:r>
      </w:del>
    </w:p>
    <w:p w:rsidRPr="00D645B6" w:rsidR="00DC0129" w:rsidDel="00DC12A4" w:rsidP="001D59AC" w:rsidRDefault="00DC0129" w14:paraId="741A09AC" w14:textId="5AC11A99">
      <w:pPr>
        <w:pStyle w:val="Normal0"/>
        <w:spacing w:line="360" w:lineRule="auto"/>
        <w:rPr>
          <w:del w:author="LauraPGM" w:date="2025-10-01T15:48:00Z" w:id="5460"/>
          <w:rFonts w:ascii="Calibri" w:hAnsi="Calibri" w:cs="Calibri"/>
          <w:rPrChange w:author="LauraPGM" w:date="2025-10-01T09:45:00Z" w:id="5461">
            <w:rPr>
              <w:del w:author="LauraPGM" w:date="2025-10-01T15:48:00Z" w:id="5462"/>
            </w:rPr>
          </w:rPrChange>
        </w:rPr>
      </w:pPr>
    </w:p>
    <w:p w:rsidRPr="00D645B6" w:rsidR="00B66D59" w:rsidDel="00DC12A4" w:rsidP="001D59AC" w:rsidRDefault="00DC0129" w14:paraId="0894BD0C" w14:textId="13148E91">
      <w:pPr>
        <w:pStyle w:val="Normal0"/>
        <w:spacing w:line="360" w:lineRule="auto"/>
        <w:rPr>
          <w:del w:author="LauraPGM" w:date="2025-10-01T15:48:00Z" w:id="5463"/>
          <w:rFonts w:ascii="Calibri" w:hAnsi="Calibri" w:cs="Calibri"/>
          <w:rPrChange w:author="LauraPGM" w:date="2025-10-01T09:45:00Z" w:id="5464">
            <w:rPr>
              <w:del w:author="LauraPGM" w:date="2025-10-01T15:48:00Z" w:id="5465"/>
            </w:rPr>
          </w:rPrChange>
        </w:rPr>
      </w:pPr>
      <w:del w:author="LauraPGM" w:date="2025-10-01T15:48:00Z" w:id="5466">
        <w:r w:rsidRPr="00D645B6" w:rsidDel="00DC12A4">
          <w:rPr>
            <w:rFonts w:ascii="Calibri" w:hAnsi="Calibri" w:cs="Calibri"/>
            <w:rPrChange w:author="LauraPGM" w:date="2025-10-01T09:45:00Z" w:id="5467">
              <w:rPr/>
            </w:rPrChange>
          </w:rPr>
          <w:delText>E</w:delText>
        </w:r>
        <w:r w:rsidRPr="00D645B6" w:rsidDel="00DC12A4" w:rsidR="00B66D59">
          <w:rPr>
            <w:rFonts w:ascii="Calibri" w:hAnsi="Calibri" w:cs="Calibri"/>
            <w:rPrChange w:author="LauraPGM" w:date="2025-10-01T09:45:00Z" w:id="5468">
              <w:rPr/>
            </w:rPrChange>
          </w:rPr>
          <w:delText>l costo de capital se co</w:delText>
        </w:r>
        <w:r w:rsidRPr="00D645B6" w:rsidDel="00DC12A4">
          <w:rPr>
            <w:rFonts w:ascii="Calibri" w:hAnsi="Calibri" w:cs="Calibri"/>
            <w:rPrChange w:author="LauraPGM" w:date="2025-10-01T09:45:00Z" w:id="5469">
              <w:rPr/>
            </w:rPrChange>
          </w:rPr>
          <w:delText xml:space="preserve">mpone de las siguientes fuentes: </w:delText>
        </w:r>
        <w:r w:rsidRPr="00D645B6" w:rsidDel="00DC12A4" w:rsidR="00B66D59">
          <w:rPr>
            <w:rFonts w:ascii="Calibri" w:hAnsi="Calibri" w:cs="Calibri"/>
            <w:rPrChange w:author="LauraPGM" w:date="2025-10-01T09:45:00Z" w:id="5470">
              <w:rPr/>
            </w:rPrChange>
          </w:rPr>
          <w:delText>patrimonio y bancos, de los $120.000.000</w:delText>
        </w:r>
        <w:r w:rsidRPr="00D645B6" w:rsidDel="00DC12A4" w:rsidR="00B370C3">
          <w:rPr>
            <w:rFonts w:ascii="Calibri" w:hAnsi="Calibri" w:cs="Calibri"/>
            <w:rPrChange w:author="LauraPGM" w:date="2025-10-01T09:45:00Z" w:id="5471">
              <w:rPr/>
            </w:rPrChange>
          </w:rPr>
          <w:delText xml:space="preserve"> </w:delText>
        </w:r>
        <w:r w:rsidRPr="00D645B6" w:rsidDel="00DC12A4" w:rsidR="00B66D59">
          <w:rPr>
            <w:rFonts w:ascii="Calibri" w:hAnsi="Calibri" w:cs="Calibri"/>
            <w:rPrChange w:author="LauraPGM" w:date="2025-10-01T09:45:00Z" w:id="5472">
              <w:rPr/>
            </w:rPrChange>
          </w:rPr>
          <w:delText>COP de inversión inicial, $70.000.000 hacen parte de la primera fuente y $50.000.000 forman parte de la segunda fuente.</w:delText>
        </w:r>
      </w:del>
    </w:p>
    <w:p w:rsidRPr="00D645B6" w:rsidR="00B66D59" w:rsidDel="00DC12A4" w:rsidP="001D59AC" w:rsidRDefault="00B66D59" w14:paraId="4D251EDF" w14:textId="16AE0A73">
      <w:pPr>
        <w:pStyle w:val="Normal0"/>
        <w:spacing w:line="360" w:lineRule="auto"/>
        <w:rPr>
          <w:del w:author="LauraPGM" w:date="2025-10-01T15:48:00Z" w:id="5473"/>
          <w:rFonts w:ascii="Calibri" w:hAnsi="Calibri" w:cs="Calibri"/>
          <w:rPrChange w:author="LauraPGM" w:date="2025-10-01T09:45:00Z" w:id="5474">
            <w:rPr>
              <w:del w:author="LauraPGM" w:date="2025-10-01T15:48:00Z" w:id="5475"/>
            </w:rPr>
          </w:rPrChange>
        </w:rPr>
      </w:pPr>
    </w:p>
    <w:p w:rsidRPr="00D645B6" w:rsidR="00B66D59" w:rsidDel="00DC12A4" w:rsidP="001D59AC" w:rsidRDefault="00B66D59" w14:paraId="241E1C9E" w14:textId="2E06AFF8">
      <w:pPr>
        <w:pStyle w:val="Normal0"/>
        <w:spacing w:line="360" w:lineRule="auto"/>
        <w:rPr>
          <w:del w:author="LauraPGM" w:date="2025-10-01T15:48:00Z" w:id="5476"/>
          <w:rFonts w:ascii="Calibri" w:hAnsi="Calibri" w:cs="Calibri"/>
          <w:rPrChange w:author="LauraPGM" w:date="2025-10-01T09:45:00Z" w:id="5477">
            <w:rPr>
              <w:del w:author="LauraPGM" w:date="2025-10-01T15:48:00Z" w:id="5478"/>
            </w:rPr>
          </w:rPrChange>
        </w:rPr>
      </w:pPr>
      <w:del w:author="LauraPGM" w:date="2025-10-01T15:48:00Z" w:id="5479">
        <w:r w:rsidRPr="00D645B6" w:rsidDel="00DC12A4">
          <w:rPr>
            <w:rFonts w:ascii="Calibri" w:hAnsi="Calibri" w:cs="Calibri"/>
            <w:rPrChange w:author="LauraPGM" w:date="2025-10-01T09:45:00Z" w:id="5480">
              <w:rPr/>
            </w:rPrChange>
          </w:rPr>
          <w:delText xml:space="preserve">Más adelante se realiza un ponderado que consiste en dividir cada una de las fuentes sobre el valor total. Por ejemplo: </w:delText>
        </w:r>
        <w:r w:rsidRPr="00D645B6" w:rsidDel="00DC12A4" w:rsidR="00D84375">
          <w:rPr>
            <w:rFonts w:ascii="Calibri" w:hAnsi="Calibri" w:cs="Calibri"/>
            <w:rPrChange w:author="LauraPGM" w:date="2025-10-01T09:45:00Z" w:id="5481">
              <w:rPr/>
            </w:rPrChange>
          </w:rPr>
          <w:delText>$</w:delText>
        </w:r>
        <w:r w:rsidRPr="00D645B6" w:rsidDel="00DC12A4">
          <w:rPr>
            <w:rFonts w:ascii="Calibri" w:hAnsi="Calibri" w:cs="Calibri"/>
            <w:rPrChange w:author="LauraPGM" w:date="2025-10-01T09:45:00Z" w:id="5482">
              <w:rPr/>
            </w:rPrChange>
          </w:rPr>
          <w:delText xml:space="preserve">70.000.000 / </w:delText>
        </w:r>
        <w:r w:rsidRPr="00D645B6" w:rsidDel="00DC12A4" w:rsidR="00D84375">
          <w:rPr>
            <w:rFonts w:ascii="Calibri" w:hAnsi="Calibri" w:cs="Calibri"/>
            <w:rPrChange w:author="LauraPGM" w:date="2025-10-01T09:45:00Z" w:id="5483">
              <w:rPr/>
            </w:rPrChange>
          </w:rPr>
          <w:delText>$</w:delText>
        </w:r>
        <w:r w:rsidRPr="00D645B6" w:rsidDel="00DC12A4">
          <w:rPr>
            <w:rFonts w:ascii="Calibri" w:hAnsi="Calibri" w:cs="Calibri"/>
            <w:rPrChange w:author="LauraPGM" w:date="2025-10-01T09:45:00Z" w:id="5484">
              <w:rPr/>
            </w:rPrChange>
          </w:rPr>
          <w:delText>120.000.000 dando co</w:delText>
        </w:r>
        <w:r w:rsidRPr="00D645B6" w:rsidDel="00DC12A4" w:rsidR="00B808B3">
          <w:rPr>
            <w:rFonts w:ascii="Calibri" w:hAnsi="Calibri" w:cs="Calibri"/>
            <w:rPrChange w:author="LauraPGM" w:date="2025-10-01T09:45:00Z" w:id="5485">
              <w:rPr/>
            </w:rPrChange>
          </w:rPr>
          <w:delText>mo resultado un ponderado de 58.</w:delText>
        </w:r>
        <w:r w:rsidRPr="00D645B6" w:rsidDel="00DC12A4">
          <w:rPr>
            <w:rFonts w:ascii="Calibri" w:hAnsi="Calibri" w:cs="Calibri"/>
            <w:rPrChange w:author="LauraPGM" w:date="2025-10-01T09:45:00Z" w:id="5486">
              <w:rPr/>
            </w:rPrChange>
          </w:rPr>
          <w:delText>33 %.</w:delText>
        </w:r>
      </w:del>
    </w:p>
    <w:p w:rsidRPr="00D645B6" w:rsidR="00B66D59" w:rsidDel="00DC12A4" w:rsidP="001D59AC" w:rsidRDefault="00B66D59" w14:paraId="323C9771" w14:textId="51999BA7">
      <w:pPr>
        <w:pStyle w:val="Normal0"/>
        <w:spacing w:line="360" w:lineRule="auto"/>
        <w:rPr>
          <w:del w:author="LauraPGM" w:date="2025-10-01T15:48:00Z" w:id="5487"/>
          <w:rFonts w:ascii="Calibri" w:hAnsi="Calibri" w:cs="Calibri"/>
          <w:rPrChange w:author="LauraPGM" w:date="2025-10-01T09:45:00Z" w:id="5488">
            <w:rPr>
              <w:del w:author="LauraPGM" w:date="2025-10-01T15:48:00Z" w:id="5489"/>
            </w:rPr>
          </w:rPrChange>
        </w:rPr>
      </w:pPr>
    </w:p>
    <w:p w:rsidRPr="00D645B6" w:rsidR="00B66D59" w:rsidDel="00DC12A4" w:rsidP="001D59AC" w:rsidRDefault="00B66D59" w14:paraId="598A8CD0" w14:textId="0CF5385A">
      <w:pPr>
        <w:pStyle w:val="Normal0"/>
        <w:spacing w:line="360" w:lineRule="auto"/>
        <w:rPr>
          <w:del w:author="LauraPGM" w:date="2025-10-01T15:48:00Z" w:id="5490"/>
          <w:rFonts w:ascii="Calibri" w:hAnsi="Calibri" w:cs="Calibri"/>
          <w:rPrChange w:author="LauraPGM" w:date="2025-10-01T09:45:00Z" w:id="5491">
            <w:rPr>
              <w:del w:author="LauraPGM" w:date="2025-10-01T15:48:00Z" w:id="5492"/>
            </w:rPr>
          </w:rPrChange>
        </w:rPr>
      </w:pPr>
      <w:del w:author="LauraPGM" w:date="2025-10-01T15:48:00Z" w:id="5493">
        <w:r w:rsidRPr="00D645B6" w:rsidDel="00DC12A4">
          <w:rPr>
            <w:rFonts w:ascii="Calibri" w:hAnsi="Calibri" w:cs="Calibri"/>
            <w:rPrChange w:author="LauraPGM" w:date="2025-10-01T09:45:00Z" w:id="5494">
              <w:rPr/>
            </w:rPrChange>
          </w:rPr>
          <w:delText>Al realizar el ponderado de la fuente bancos se obtiene lo siguiente:</w:delText>
        </w:r>
      </w:del>
    </w:p>
    <w:p w:rsidRPr="00D645B6" w:rsidR="00B66D59" w:rsidDel="00DC12A4" w:rsidP="001D59AC" w:rsidRDefault="00B66D59" w14:paraId="3348DB55" w14:textId="367F90A4">
      <w:pPr>
        <w:pStyle w:val="Normal0"/>
        <w:spacing w:line="360" w:lineRule="auto"/>
        <w:rPr>
          <w:del w:author="LauraPGM" w:date="2025-10-01T15:48:00Z" w:id="5495"/>
          <w:rFonts w:ascii="Calibri" w:hAnsi="Calibri" w:cs="Calibri"/>
          <w:rPrChange w:author="LauraPGM" w:date="2025-10-01T09:45:00Z" w:id="5496">
            <w:rPr>
              <w:del w:author="LauraPGM" w:date="2025-10-01T15:48:00Z" w:id="5497"/>
            </w:rPr>
          </w:rPrChange>
        </w:rPr>
      </w:pPr>
    </w:p>
    <w:p w:rsidRPr="00D645B6" w:rsidR="00B66D59" w:rsidDel="00DC12A4" w:rsidP="001D59AC" w:rsidRDefault="00EF751F" w14:paraId="0D132892" w14:textId="2878DE2B">
      <w:pPr>
        <w:pStyle w:val="Normal0"/>
        <w:spacing w:line="360" w:lineRule="auto"/>
        <w:rPr>
          <w:del w:author="LauraPGM" w:date="2025-10-01T15:48:00Z" w:id="5498"/>
          <w:rFonts w:ascii="Calibri" w:hAnsi="Calibri" w:cs="Calibri"/>
          <w:rPrChange w:author="LauraPGM" w:date="2025-10-01T09:45:00Z" w:id="5499">
            <w:rPr>
              <w:del w:author="LauraPGM" w:date="2025-10-01T15:48:00Z" w:id="5500"/>
            </w:rPr>
          </w:rPrChange>
        </w:rPr>
      </w:pPr>
      <w:del w:author="LauraPGM" w:date="2025-10-01T15:48:00Z" w:id="5501">
        <w:r w:rsidRPr="00D645B6" w:rsidDel="00DC12A4">
          <w:rPr>
            <w:rFonts w:ascii="Calibri" w:hAnsi="Calibri" w:cs="Calibri"/>
            <w:rPrChange w:author="LauraPGM" w:date="2025-10-01T09:45:00Z" w:id="5502">
              <w:rPr/>
            </w:rPrChange>
          </w:rPr>
          <w:delText>$</w:delText>
        </w:r>
        <w:r w:rsidRPr="00D645B6" w:rsidDel="00DC12A4" w:rsidR="00B66D59">
          <w:rPr>
            <w:rFonts w:ascii="Calibri" w:hAnsi="Calibri" w:cs="Calibri"/>
            <w:rPrChange w:author="LauraPGM" w:date="2025-10-01T09:45:00Z" w:id="5503">
              <w:rPr/>
            </w:rPrChange>
          </w:rPr>
          <w:delText xml:space="preserve">50.000.000 / </w:delText>
        </w:r>
        <w:r w:rsidRPr="00D645B6" w:rsidDel="00DC12A4">
          <w:rPr>
            <w:rFonts w:ascii="Calibri" w:hAnsi="Calibri" w:cs="Calibri"/>
            <w:rPrChange w:author="LauraPGM" w:date="2025-10-01T09:45:00Z" w:id="5504">
              <w:rPr/>
            </w:rPrChange>
          </w:rPr>
          <w:delText>$</w:delText>
        </w:r>
        <w:r w:rsidRPr="00D645B6" w:rsidDel="00DC12A4" w:rsidR="00B808B3">
          <w:rPr>
            <w:rFonts w:ascii="Calibri" w:hAnsi="Calibri" w:cs="Calibri"/>
            <w:rPrChange w:author="LauraPGM" w:date="2025-10-01T09:45:00Z" w:id="5505">
              <w:rPr/>
            </w:rPrChange>
          </w:rPr>
          <w:delText>120.000.000 = 41.</w:delText>
        </w:r>
        <w:r w:rsidRPr="00D645B6" w:rsidDel="00DC12A4" w:rsidR="00B66D59">
          <w:rPr>
            <w:rFonts w:ascii="Calibri" w:hAnsi="Calibri" w:cs="Calibri"/>
            <w:rPrChange w:author="LauraPGM" w:date="2025-10-01T09:45:00Z" w:id="5506">
              <w:rPr/>
            </w:rPrChange>
          </w:rPr>
          <w:delText>67 %</w:delText>
        </w:r>
      </w:del>
    </w:p>
    <w:p w:rsidRPr="00D645B6" w:rsidR="00B66D59" w:rsidDel="00DC12A4" w:rsidP="001D59AC" w:rsidRDefault="00B66D59" w14:paraId="3308109A" w14:textId="3FEFE5FF">
      <w:pPr>
        <w:pStyle w:val="Normal0"/>
        <w:spacing w:line="360" w:lineRule="auto"/>
        <w:rPr>
          <w:del w:author="LauraPGM" w:date="2025-10-01T15:48:00Z" w:id="5507"/>
          <w:rFonts w:ascii="Calibri" w:hAnsi="Calibri" w:cs="Calibri"/>
          <w:rPrChange w:author="LauraPGM" w:date="2025-10-01T09:45:00Z" w:id="5508">
            <w:rPr>
              <w:del w:author="LauraPGM" w:date="2025-10-01T15:48:00Z" w:id="5509"/>
            </w:rPr>
          </w:rPrChange>
        </w:rPr>
      </w:pPr>
    </w:p>
    <w:p w:rsidRPr="00D645B6" w:rsidR="00B66D59" w:rsidDel="00DC12A4" w:rsidP="001D59AC" w:rsidRDefault="00B66D59" w14:paraId="5771BA30" w14:textId="4958A523">
      <w:pPr>
        <w:pStyle w:val="Normal0"/>
        <w:spacing w:line="360" w:lineRule="auto"/>
        <w:rPr>
          <w:del w:author="LauraPGM" w:date="2025-10-01T15:48:00Z" w:id="5510"/>
          <w:rFonts w:ascii="Calibri" w:hAnsi="Calibri" w:cs="Calibri"/>
          <w:rPrChange w:author="LauraPGM" w:date="2025-10-01T09:45:00Z" w:id="5511">
            <w:rPr>
              <w:del w:author="LauraPGM" w:date="2025-10-01T15:48:00Z" w:id="5512"/>
            </w:rPr>
          </w:rPrChange>
        </w:rPr>
      </w:pPr>
      <w:del w:author="LauraPGM" w:date="2025-10-01T15:48:00Z" w:id="5513">
        <w:r w:rsidRPr="00D645B6" w:rsidDel="00DC12A4">
          <w:rPr>
            <w:rFonts w:ascii="Calibri" w:hAnsi="Calibri" w:cs="Calibri"/>
            <w:rPrChange w:author="LauraPGM" w:date="2025-10-01T09:45:00Z" w:id="5514">
              <w:rPr/>
            </w:rPrChange>
          </w:rPr>
          <w:delText>Luego se obtiene el valor del costo, para la fuente patrimonio este equival</w:delText>
        </w:r>
        <w:r w:rsidRPr="00D645B6" w:rsidDel="00DC12A4" w:rsidR="00B808B3">
          <w:rPr>
            <w:rFonts w:ascii="Calibri" w:hAnsi="Calibri" w:cs="Calibri"/>
            <w:rPrChange w:author="LauraPGM" w:date="2025-10-01T09:45:00Z" w:id="5515">
              <w:rPr/>
            </w:rPrChange>
          </w:rPr>
          <w:delText>e a la TMRR, en este caso es 2.</w:delText>
        </w:r>
        <w:r w:rsidRPr="00D645B6" w:rsidDel="00DC12A4">
          <w:rPr>
            <w:rFonts w:ascii="Calibri" w:hAnsi="Calibri" w:cs="Calibri"/>
            <w:rPrChange w:author="LauraPGM" w:date="2025-10-01T09:45:00Z" w:id="5516">
              <w:rPr/>
            </w:rPrChange>
          </w:rPr>
          <w:delText>1791 % y para la fuente bancos, el costo equivale a la tasa de i</w:delText>
        </w:r>
        <w:r w:rsidRPr="00D645B6" w:rsidDel="00DC12A4" w:rsidR="00B808B3">
          <w:rPr>
            <w:rFonts w:ascii="Calibri" w:hAnsi="Calibri" w:cs="Calibri"/>
            <w:rPrChange w:author="LauraPGM" w:date="2025-10-01T09:45:00Z" w:id="5517">
              <w:rPr/>
            </w:rPrChange>
          </w:rPr>
          <w:delText>nterés, en este caso sería de 1.</w:delText>
        </w:r>
        <w:r w:rsidRPr="00D645B6" w:rsidDel="00DC12A4">
          <w:rPr>
            <w:rFonts w:ascii="Calibri" w:hAnsi="Calibri" w:cs="Calibri"/>
            <w:rPrChange w:author="LauraPGM" w:date="2025-10-01T09:45:00Z" w:id="5518">
              <w:rPr/>
            </w:rPrChange>
          </w:rPr>
          <w:delText>70 %</w:delText>
        </w:r>
      </w:del>
    </w:p>
    <w:p w:rsidRPr="00D645B6" w:rsidR="00B66D59" w:rsidDel="00DC12A4" w:rsidP="001D59AC" w:rsidRDefault="00B66D59" w14:paraId="41009FE6" w14:textId="68C40CD9">
      <w:pPr>
        <w:pStyle w:val="Normal0"/>
        <w:spacing w:line="360" w:lineRule="auto"/>
        <w:rPr>
          <w:del w:author="LauraPGM" w:date="2025-10-01T15:48:00Z" w:id="5519"/>
          <w:rFonts w:ascii="Calibri" w:hAnsi="Calibri" w:cs="Calibri"/>
          <w:rPrChange w:author="LauraPGM" w:date="2025-10-01T09:45:00Z" w:id="5520">
            <w:rPr>
              <w:del w:author="LauraPGM" w:date="2025-10-01T15:48:00Z" w:id="5521"/>
            </w:rPr>
          </w:rPrChange>
        </w:rPr>
      </w:pPr>
    </w:p>
    <w:p w:rsidRPr="00D645B6" w:rsidR="00B66D59" w:rsidDel="00DC12A4" w:rsidP="001D59AC" w:rsidRDefault="00B66D59" w14:paraId="500319F0" w14:textId="1D82D414">
      <w:pPr>
        <w:pStyle w:val="Normal0"/>
        <w:spacing w:line="360" w:lineRule="auto"/>
        <w:rPr>
          <w:del w:author="LauraPGM" w:date="2025-10-01T15:48:00Z" w:id="5522"/>
          <w:rFonts w:ascii="Calibri" w:hAnsi="Calibri" w:cs="Calibri"/>
          <w:rPrChange w:author="LauraPGM" w:date="2025-10-01T09:45:00Z" w:id="5523">
            <w:rPr>
              <w:del w:author="LauraPGM" w:date="2025-10-01T15:48:00Z" w:id="5524"/>
            </w:rPr>
          </w:rPrChange>
        </w:rPr>
      </w:pPr>
      <w:del w:author="LauraPGM" w:date="2025-10-01T15:48:00Z" w:id="5525">
        <w:r w:rsidRPr="00D645B6" w:rsidDel="00DC12A4">
          <w:rPr>
            <w:rFonts w:ascii="Calibri" w:hAnsi="Calibri" w:cs="Calibri"/>
            <w:rPrChange w:author="LauraPGM" w:date="2025-10-01T09:45:00Z" w:id="5526">
              <w:rPr/>
            </w:rPrChange>
          </w:rPr>
          <w:delText>La acción final para llegar a la obtención del costo de capital consiste en una multiplicación del valor ponderado y del costo de cada una de las fuentes. De esta manera, queda un costo de capital para la fu</w:delText>
        </w:r>
        <w:r w:rsidRPr="00D645B6" w:rsidDel="00DC12A4" w:rsidR="00B808B3">
          <w:rPr>
            <w:rFonts w:ascii="Calibri" w:hAnsi="Calibri" w:cs="Calibri"/>
            <w:rPrChange w:author="LauraPGM" w:date="2025-10-01T09:45:00Z" w:id="5527">
              <w:rPr/>
            </w:rPrChange>
          </w:rPr>
          <w:delText>ente patrimonio equivalente a 1.</w:delText>
        </w:r>
        <w:r w:rsidRPr="00D645B6" w:rsidDel="00DC12A4">
          <w:rPr>
            <w:rFonts w:ascii="Calibri" w:hAnsi="Calibri" w:cs="Calibri"/>
            <w:rPrChange w:author="LauraPGM" w:date="2025-10-01T09:45:00Z" w:id="5528">
              <w:rPr/>
            </w:rPrChange>
          </w:rPr>
          <w:delText>2711 % y para la fuente bancos</w:delText>
        </w:r>
        <w:r w:rsidRPr="00D645B6" w:rsidDel="00DC12A4" w:rsidR="00B808B3">
          <w:rPr>
            <w:rFonts w:ascii="Calibri" w:hAnsi="Calibri" w:cs="Calibri"/>
            <w:rPrChange w:author="LauraPGM" w:date="2025-10-01T09:45:00Z" w:id="5529">
              <w:rPr/>
            </w:rPrChange>
          </w:rPr>
          <w:delText xml:space="preserve"> queda un costo equivalente a 0.</w:delText>
        </w:r>
        <w:r w:rsidRPr="00D645B6" w:rsidDel="00DC12A4">
          <w:rPr>
            <w:rFonts w:ascii="Calibri" w:hAnsi="Calibri" w:cs="Calibri"/>
            <w:rPrChange w:author="LauraPGM" w:date="2025-10-01T09:45:00Z" w:id="5530">
              <w:rPr/>
            </w:rPrChange>
          </w:rPr>
          <w:delText>71 %. Del mismo modo, se suman los dos porcentajes de las dos fuentes respectiv</w:delText>
        </w:r>
        <w:r w:rsidRPr="00D645B6" w:rsidDel="00DC12A4" w:rsidR="00B808B3">
          <w:rPr>
            <w:rFonts w:ascii="Calibri" w:hAnsi="Calibri" w:cs="Calibri"/>
            <w:rPrChange w:author="LauraPGM" w:date="2025-10-01T09:45:00Z" w:id="5531">
              <w:rPr/>
            </w:rPrChange>
          </w:rPr>
          <w:delText>as obteniendo un resultado de 1.</w:delText>
        </w:r>
        <w:r w:rsidRPr="00D645B6" w:rsidDel="00DC12A4">
          <w:rPr>
            <w:rFonts w:ascii="Calibri" w:hAnsi="Calibri" w:cs="Calibri"/>
            <w:rPrChange w:author="LauraPGM" w:date="2025-10-01T09:45:00Z" w:id="5532">
              <w:rPr/>
            </w:rPrChange>
          </w:rPr>
          <w:delText>9795 %, el cual equivale al costo de capital.</w:delText>
        </w:r>
      </w:del>
    </w:p>
    <w:p w:rsidRPr="00D645B6" w:rsidR="00B66D59" w:rsidDel="00DC12A4" w:rsidP="001D59AC" w:rsidRDefault="00B66D59" w14:paraId="2206EECC" w14:textId="3F0ECEDE">
      <w:pPr>
        <w:pStyle w:val="Normal0"/>
        <w:spacing w:line="360" w:lineRule="auto"/>
        <w:rPr>
          <w:del w:author="LauraPGM" w:date="2025-10-01T15:48:00Z" w:id="5533"/>
          <w:rFonts w:ascii="Calibri" w:hAnsi="Calibri" w:cs="Calibri"/>
          <w:rPrChange w:author="LauraPGM" w:date="2025-10-01T09:45:00Z" w:id="5534">
            <w:rPr>
              <w:del w:author="LauraPGM" w:date="2025-10-01T15:48:00Z" w:id="5535"/>
            </w:rPr>
          </w:rPrChange>
        </w:rPr>
      </w:pPr>
    </w:p>
    <w:p w:rsidRPr="00D645B6" w:rsidR="00591CFD" w:rsidDel="00DC12A4" w:rsidP="001D59AC" w:rsidRDefault="00B66D59" w14:paraId="15A32A21" w14:textId="48B20D0D">
      <w:pPr>
        <w:pStyle w:val="Normal0"/>
        <w:spacing w:line="360" w:lineRule="auto"/>
        <w:rPr>
          <w:del w:author="LauraPGM" w:date="2025-10-01T15:48:00Z" w:id="5536"/>
          <w:rFonts w:ascii="Calibri" w:hAnsi="Calibri" w:cs="Calibri"/>
          <w:rPrChange w:author="LauraPGM" w:date="2025-10-01T09:45:00Z" w:id="5537">
            <w:rPr>
              <w:del w:author="LauraPGM" w:date="2025-10-01T15:48:00Z" w:id="5538"/>
            </w:rPr>
          </w:rPrChange>
        </w:rPr>
      </w:pPr>
      <w:del w:author="LauraPGM" w:date="2025-10-01T15:48:00Z" w:id="5539">
        <w:r w:rsidRPr="00D645B6" w:rsidDel="00DC12A4">
          <w:rPr>
            <w:rFonts w:ascii="Calibri" w:hAnsi="Calibri" w:cs="Calibri"/>
            <w:rPrChange w:author="LauraPGM" w:date="2025-10-01T09:45:00Z" w:id="5540">
              <w:rPr/>
            </w:rPrChange>
          </w:rPr>
          <w:delText>Para concluir, se comparan los dos porcentajes: la TIR y el costo de capital, en este caso serían -</w:delText>
        </w:r>
        <w:r w:rsidRPr="00D645B6" w:rsidDel="00DC12A4" w:rsidR="00DC0129">
          <w:rPr>
            <w:rFonts w:ascii="Calibri" w:hAnsi="Calibri" w:cs="Calibri"/>
            <w:rPrChange w:author="LauraPGM" w:date="2025-10-01T09:45:00Z" w:id="5541">
              <w:rPr/>
            </w:rPrChange>
          </w:rPr>
          <w:delText xml:space="preserve"> </w:delText>
        </w:r>
        <w:r w:rsidRPr="00D645B6" w:rsidDel="00DC12A4" w:rsidR="00B808B3">
          <w:rPr>
            <w:rFonts w:ascii="Calibri" w:hAnsi="Calibri" w:cs="Calibri"/>
            <w:rPrChange w:author="LauraPGM" w:date="2025-10-01T09:45:00Z" w:id="5542">
              <w:rPr/>
            </w:rPrChange>
          </w:rPr>
          <w:delText>2 % - 1.</w:delText>
        </w:r>
        <w:r w:rsidRPr="00D645B6" w:rsidDel="00DC12A4">
          <w:rPr>
            <w:rFonts w:ascii="Calibri" w:hAnsi="Calibri" w:cs="Calibri"/>
            <w:rPrChange w:author="LauraPGM" w:date="2025-10-01T09:45:00Z" w:id="5543">
              <w:rPr/>
            </w:rPrChange>
          </w:rPr>
          <w:delText>9795</w:delText>
        </w:r>
        <w:r w:rsidRPr="00D645B6" w:rsidDel="00DC12A4" w:rsidR="00ED0567">
          <w:rPr>
            <w:rFonts w:ascii="Calibri" w:hAnsi="Calibri" w:cs="Calibri"/>
            <w:rPrChange w:author="LauraPGM" w:date="2025-10-01T09:45:00Z" w:id="5544">
              <w:rPr/>
            </w:rPrChange>
          </w:rPr>
          <w:delText xml:space="preserve"> </w:delText>
        </w:r>
        <w:r w:rsidRPr="00D645B6" w:rsidDel="00DC12A4">
          <w:rPr>
            <w:rFonts w:ascii="Calibri" w:hAnsi="Calibri" w:cs="Calibri"/>
            <w:rPrChange w:author="LauraPGM" w:date="2025-10-01T09:45:00Z" w:id="5545">
              <w:rPr/>
            </w:rPrChange>
          </w:rPr>
          <w:delText>%. Por lo tanto, el proyecto bajo el parámetro TIR no se acepta, debido a que el costo de capital es mayor que la tasa interna de retorn</w:delText>
        </w:r>
        <w:r w:rsidRPr="00D645B6" w:rsidDel="00DC12A4" w:rsidR="00B808B3">
          <w:rPr>
            <w:rFonts w:ascii="Calibri" w:hAnsi="Calibri" w:cs="Calibri"/>
            <w:rPrChange w:author="LauraPGM" w:date="2025-10-01T09:45:00Z" w:id="5546">
              <w:rPr/>
            </w:rPrChange>
          </w:rPr>
          <w:delText>o, lo cual genera pérdidas de 3.</w:delText>
        </w:r>
        <w:r w:rsidRPr="00D645B6" w:rsidDel="00DC12A4">
          <w:rPr>
            <w:rFonts w:ascii="Calibri" w:hAnsi="Calibri" w:cs="Calibri"/>
            <w:rPrChange w:author="LauraPGM" w:date="2025-10-01T09:45:00Z" w:id="5547">
              <w:rPr/>
            </w:rPrChange>
          </w:rPr>
          <w:delText>6926 % durante cada mes que se ejecute el proyecto.</w:delText>
        </w:r>
      </w:del>
    </w:p>
    <w:p w:rsidRPr="00D645B6" w:rsidR="00DC0129" w:rsidDel="00DC12A4" w:rsidP="001D59AC" w:rsidRDefault="00DC0129" w14:paraId="2E6D2AFD" w14:textId="71AB98D1">
      <w:pPr>
        <w:pStyle w:val="Normal0"/>
        <w:spacing w:line="360" w:lineRule="auto"/>
        <w:rPr>
          <w:del w:author="LauraPGM" w:date="2025-10-01T15:48:00Z" w:id="5548"/>
          <w:rFonts w:ascii="Calibri" w:hAnsi="Calibri" w:cs="Calibri"/>
          <w:rPrChange w:author="LauraPGM" w:date="2025-10-01T09:45:00Z" w:id="5549">
            <w:rPr>
              <w:del w:author="LauraPGM" w:date="2025-10-01T15:48:00Z" w:id="5550"/>
            </w:rPr>
          </w:rPrChange>
        </w:rPr>
      </w:pPr>
    </w:p>
    <w:p w:rsidRPr="00D645B6" w:rsidR="00DC0129" w:rsidDel="00DC12A4" w:rsidP="001D59AC" w:rsidRDefault="0051696B" w14:paraId="77D3FCFF" w14:textId="7FD7E8FB">
      <w:pPr>
        <w:pStyle w:val="Normal0"/>
        <w:spacing w:line="360" w:lineRule="auto"/>
        <w:jc w:val="both"/>
        <w:rPr>
          <w:del w:author="LauraPGM" w:date="2025-10-01T15:48:00Z" w:id="5551"/>
          <w:rFonts w:ascii="Calibri" w:hAnsi="Calibri" w:cs="Calibri"/>
          <w:rPrChange w:author="LauraPGM" w:date="2025-10-01T09:45:00Z" w:id="5552">
            <w:rPr>
              <w:del w:author="LauraPGM" w:date="2025-10-01T15:48:00Z" w:id="5553"/>
            </w:rPr>
          </w:rPrChange>
        </w:rPr>
      </w:pPr>
      <w:del w:author="LauraPGM" w:date="2025-10-01T15:48:00Z" w:id="5554">
        <w:r w:rsidRPr="00D645B6" w:rsidDel="00DC12A4">
          <w:rPr>
            <w:rFonts w:ascii="Calibri" w:hAnsi="Calibri" w:cs="Calibri"/>
            <w:rPrChange w:author="LauraPGM" w:date="2025-10-01T09:45:00Z" w:id="5555">
              <w:rPr/>
            </w:rPrChange>
          </w:rPr>
          <w:delText>Esta</w:delText>
        </w:r>
        <w:r w:rsidRPr="00D645B6" w:rsidDel="00DC12A4" w:rsidR="00547E27">
          <w:rPr>
            <w:rFonts w:ascii="Calibri" w:hAnsi="Calibri" w:cs="Calibri"/>
            <w:rPrChange w:author="LauraPGM" w:date="2025-10-01T09:45:00Z" w:id="5556">
              <w:rPr/>
            </w:rPrChange>
          </w:rPr>
          <w:delText xml:space="preserve"> tabla</w:delText>
        </w:r>
        <w:r w:rsidRPr="00D645B6" w:rsidDel="00DC12A4" w:rsidR="007B7F20">
          <w:rPr>
            <w:rFonts w:ascii="Calibri" w:hAnsi="Calibri" w:cs="Calibri"/>
            <w:rPrChange w:author="LauraPGM" w:date="2025-10-01T09:45:00Z" w:id="5557">
              <w:rPr/>
            </w:rPrChange>
          </w:rPr>
          <w:delText xml:space="preserve"> describe</w:delText>
        </w:r>
        <w:r w:rsidRPr="00D645B6" w:rsidDel="00DC12A4" w:rsidR="00DC0129">
          <w:rPr>
            <w:rFonts w:ascii="Calibri" w:hAnsi="Calibri" w:cs="Calibri"/>
            <w:rPrChange w:author="LauraPGM" w:date="2025-10-01T09:45:00Z" w:id="5558">
              <w:rPr/>
            </w:rPrChange>
          </w:rPr>
          <w:delText xml:space="preserve"> el resumen para el cálculo del costo de capital.</w:delText>
        </w:r>
      </w:del>
    </w:p>
    <w:p w:rsidRPr="00D645B6" w:rsidR="00ED0567" w:rsidDel="00DC12A4" w:rsidP="001D59AC" w:rsidRDefault="00ED0567" w14:paraId="7548F954" w14:textId="1911D67A">
      <w:pPr>
        <w:pStyle w:val="Normal0"/>
        <w:spacing w:line="360" w:lineRule="auto"/>
        <w:jc w:val="both"/>
        <w:rPr>
          <w:del w:author="LauraPGM" w:date="2025-10-01T15:48:00Z" w:id="5559"/>
          <w:rFonts w:ascii="Calibri" w:hAnsi="Calibri" w:cs="Calibri"/>
          <w:rPrChange w:author="LauraPGM" w:date="2025-10-01T09:45:00Z" w:id="5560">
            <w:rPr>
              <w:del w:author="LauraPGM" w:date="2025-10-01T15:48:00Z" w:id="5561"/>
            </w:rPr>
          </w:rPrChange>
        </w:rPr>
      </w:pPr>
    </w:p>
    <w:p w:rsidRPr="00D645B6" w:rsidR="00ED0567" w:rsidDel="00DC12A4" w:rsidP="001D59AC" w:rsidRDefault="00ED0567" w14:paraId="0B920E0B" w14:textId="7302B62E">
      <w:pPr>
        <w:pStyle w:val="Normal0"/>
        <w:spacing w:line="360" w:lineRule="auto"/>
        <w:jc w:val="both"/>
        <w:rPr>
          <w:del w:author="LauraPGM" w:date="2025-10-01T15:48:00Z" w:id="5562"/>
          <w:rFonts w:ascii="Calibri" w:hAnsi="Calibri" w:cs="Calibri"/>
          <w:b/>
          <w:rPrChange w:author="LauraPGM" w:date="2025-10-01T09:45:00Z" w:id="5563">
            <w:rPr>
              <w:del w:author="LauraPGM" w:date="2025-10-01T15:48:00Z" w:id="5564"/>
              <w:b/>
            </w:rPr>
          </w:rPrChange>
        </w:rPr>
      </w:pPr>
      <w:del w:author="LauraPGM" w:date="2025-10-01T15:48:00Z" w:id="5565">
        <w:r w:rsidRPr="00D645B6" w:rsidDel="00DC12A4">
          <w:rPr>
            <w:rFonts w:ascii="Calibri" w:hAnsi="Calibri" w:cs="Calibri"/>
            <w:b/>
            <w:rPrChange w:author="LauraPGM" w:date="2025-10-01T09:45:00Z" w:id="5566">
              <w:rPr>
                <w:b/>
              </w:rPr>
            </w:rPrChange>
          </w:rPr>
          <w:delText xml:space="preserve">Tabla 4. Calculo costo </w:delText>
        </w:r>
        <w:commentRangeStart w:id="5567"/>
        <w:r w:rsidRPr="00D645B6" w:rsidDel="00DC12A4">
          <w:rPr>
            <w:rFonts w:ascii="Calibri" w:hAnsi="Calibri" w:cs="Calibri"/>
            <w:b/>
            <w:rPrChange w:author="LauraPGM" w:date="2025-10-01T09:45:00Z" w:id="5568">
              <w:rPr>
                <w:b/>
              </w:rPr>
            </w:rPrChange>
          </w:rPr>
          <w:delText>capital</w:delText>
        </w:r>
        <w:commentRangeEnd w:id="5567"/>
        <w:r w:rsidRPr="00D645B6" w:rsidDel="00DC12A4" w:rsidR="0071486D">
          <w:rPr>
            <w:rStyle w:val="Refdecomentario"/>
            <w:rFonts w:ascii="Calibri" w:hAnsi="Calibri" w:cs="Calibri"/>
            <w:sz w:val="22"/>
            <w:szCs w:val="22"/>
            <w:rPrChange w:author="LauraPGM" w:date="2025-10-01T09:45:00Z" w:id="5569">
              <w:rPr>
                <w:rStyle w:val="Refdecomentario"/>
              </w:rPr>
            </w:rPrChange>
          </w:rPr>
          <w:commentReference w:id="5567"/>
        </w:r>
      </w:del>
    </w:p>
    <w:p w:rsidRPr="00D645B6" w:rsidR="00DC0129" w:rsidDel="00DC12A4" w:rsidP="001D59AC" w:rsidRDefault="00DC0129" w14:paraId="2D170022" w14:textId="4A13FF17">
      <w:pPr>
        <w:pStyle w:val="Normal0"/>
        <w:spacing w:line="360" w:lineRule="auto"/>
        <w:jc w:val="both"/>
        <w:rPr>
          <w:del w:author="LauraPGM" w:date="2025-10-01T15:48:00Z" w:id="5570"/>
          <w:rFonts w:ascii="Calibri" w:hAnsi="Calibri" w:cs="Calibri"/>
          <w:rPrChange w:author="LauraPGM" w:date="2025-10-01T09:45:00Z" w:id="5571">
            <w:rPr>
              <w:del w:author="LauraPGM" w:date="2025-10-01T15:48:00Z" w:id="5572"/>
            </w:rPr>
          </w:rPrChange>
        </w:rPr>
      </w:pPr>
    </w:p>
    <w:tbl>
      <w:tblPr>
        <w:tblW w:w="5000" w:type="pct"/>
        <w:tblCellMar>
          <w:left w:w="0" w:type="dxa"/>
          <w:right w:w="0" w:type="dxa"/>
        </w:tblCellMar>
        <w:tblLook w:val="04A0" w:firstRow="1" w:lastRow="0" w:firstColumn="1" w:lastColumn="0" w:noHBand="0" w:noVBand="1"/>
      </w:tblPr>
      <w:tblGrid>
        <w:gridCol w:w="1589"/>
        <w:gridCol w:w="1780"/>
        <w:gridCol w:w="2013"/>
        <w:gridCol w:w="1559"/>
        <w:gridCol w:w="3015"/>
      </w:tblGrid>
      <w:tr w:rsidRPr="00D645B6" w:rsidR="00DC0129" w:rsidDel="00DC12A4" w:rsidTr="00AC218E" w14:paraId="7536CC5C" w14:textId="63B4B588">
        <w:trPr>
          <w:tblHeader/>
          <w:del w:author="LauraPGM" w:date="2025-10-01T15:48:00Z" w:id="5573"/>
        </w:trPr>
        <w:tc>
          <w:tcPr>
            <w:tcW w:w="798"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DC0129" w:rsidDel="00DC12A4" w:rsidP="001D59AC" w:rsidRDefault="00974CBC" w14:paraId="1A9DAD43" w14:textId="0C40802E">
            <w:pPr>
              <w:pStyle w:val="Normal0"/>
              <w:spacing w:line="360" w:lineRule="auto"/>
              <w:jc w:val="both"/>
              <w:rPr>
                <w:del w:author="LauraPGM" w:date="2025-10-01T15:48:00Z" w:id="5574"/>
                <w:rFonts w:ascii="Calibri" w:hAnsi="Calibri" w:cs="Calibri"/>
                <w:b/>
                <w:bCs/>
                <w:rPrChange w:author="LauraPGM" w:date="2025-10-01T09:45:00Z" w:id="5575">
                  <w:rPr>
                    <w:del w:author="LauraPGM" w:date="2025-10-01T15:48:00Z" w:id="5576"/>
                    <w:b/>
                    <w:bCs/>
                  </w:rPr>
                </w:rPrChange>
              </w:rPr>
            </w:pPr>
            <w:del w:author="LauraPGM" w:date="2025-10-01T15:48:00Z" w:id="5577">
              <w:r w:rsidRPr="00D645B6" w:rsidDel="00DC12A4">
                <w:rPr>
                  <w:rFonts w:ascii="Calibri" w:hAnsi="Calibri" w:cs="Calibri"/>
                  <w:b/>
                  <w:bCs/>
                  <w:rPrChange w:author="LauraPGM" w:date="2025-10-01T09:45:00Z" w:id="5578">
                    <w:rPr>
                      <w:b/>
                      <w:bCs/>
                    </w:rPr>
                  </w:rPrChange>
                </w:rPr>
                <w:delText>Fuentes</w:delText>
              </w:r>
            </w:del>
          </w:p>
        </w:tc>
        <w:tc>
          <w:tcPr>
            <w:tcW w:w="894"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DC0129" w:rsidDel="00DC12A4" w:rsidP="001D59AC" w:rsidRDefault="00974CBC" w14:paraId="2E0CA919" w14:textId="1811ADAA">
            <w:pPr>
              <w:pStyle w:val="Normal0"/>
              <w:spacing w:line="360" w:lineRule="auto"/>
              <w:jc w:val="both"/>
              <w:rPr>
                <w:del w:author="LauraPGM" w:date="2025-10-01T15:48:00Z" w:id="5579"/>
                <w:rFonts w:ascii="Calibri" w:hAnsi="Calibri" w:cs="Calibri"/>
                <w:b/>
                <w:bCs/>
                <w:rPrChange w:author="LauraPGM" w:date="2025-10-01T09:45:00Z" w:id="5580">
                  <w:rPr>
                    <w:del w:author="LauraPGM" w:date="2025-10-01T15:48:00Z" w:id="5581"/>
                    <w:b/>
                    <w:bCs/>
                  </w:rPr>
                </w:rPrChange>
              </w:rPr>
            </w:pPr>
            <w:del w:author="LauraPGM" w:date="2025-10-01T15:48:00Z" w:id="5582">
              <w:r w:rsidRPr="00D645B6" w:rsidDel="00DC12A4">
                <w:rPr>
                  <w:rFonts w:ascii="Calibri" w:hAnsi="Calibri" w:cs="Calibri"/>
                  <w:b/>
                  <w:bCs/>
                  <w:rPrChange w:author="LauraPGM" w:date="2025-10-01T09:45:00Z" w:id="5583">
                    <w:rPr>
                      <w:b/>
                      <w:bCs/>
                    </w:rPr>
                  </w:rPrChange>
                </w:rPr>
                <w:delText>Valor</w:delText>
              </w:r>
            </w:del>
          </w:p>
        </w:tc>
        <w:tc>
          <w:tcPr>
            <w:tcW w:w="1011"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DC0129" w:rsidDel="00DC12A4" w:rsidP="001D59AC" w:rsidRDefault="00974CBC" w14:paraId="36C0020B" w14:textId="272DC9A1">
            <w:pPr>
              <w:pStyle w:val="Normal0"/>
              <w:spacing w:line="360" w:lineRule="auto"/>
              <w:jc w:val="both"/>
              <w:rPr>
                <w:del w:author="LauraPGM" w:date="2025-10-01T15:48:00Z" w:id="5584"/>
                <w:rFonts w:ascii="Calibri" w:hAnsi="Calibri" w:cs="Calibri"/>
                <w:b/>
                <w:bCs/>
                <w:rPrChange w:author="LauraPGM" w:date="2025-10-01T09:45:00Z" w:id="5585">
                  <w:rPr>
                    <w:del w:author="LauraPGM" w:date="2025-10-01T15:48:00Z" w:id="5586"/>
                    <w:b/>
                    <w:bCs/>
                  </w:rPr>
                </w:rPrChange>
              </w:rPr>
            </w:pPr>
            <w:del w:author="LauraPGM" w:date="2025-10-01T15:48:00Z" w:id="5587">
              <w:r w:rsidRPr="00D645B6" w:rsidDel="00DC12A4">
                <w:rPr>
                  <w:rFonts w:ascii="Calibri" w:hAnsi="Calibri" w:cs="Calibri"/>
                  <w:b/>
                  <w:bCs/>
                  <w:rPrChange w:author="LauraPGM" w:date="2025-10-01T09:45:00Z" w:id="5588">
                    <w:rPr>
                      <w:b/>
                      <w:bCs/>
                    </w:rPr>
                  </w:rPrChange>
                </w:rPr>
                <w:delText>Ponderado</w:delText>
              </w:r>
            </w:del>
          </w:p>
        </w:tc>
        <w:tc>
          <w:tcPr>
            <w:tcW w:w="78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DC0129" w:rsidDel="00DC12A4" w:rsidP="001D59AC" w:rsidRDefault="00974CBC" w14:paraId="7F1B314A" w14:textId="76BAC7B5">
            <w:pPr>
              <w:pStyle w:val="Normal0"/>
              <w:spacing w:line="360" w:lineRule="auto"/>
              <w:jc w:val="both"/>
              <w:rPr>
                <w:del w:author="LauraPGM" w:date="2025-10-01T15:48:00Z" w:id="5589"/>
                <w:rFonts w:ascii="Calibri" w:hAnsi="Calibri" w:cs="Calibri"/>
                <w:b/>
                <w:bCs/>
                <w:rPrChange w:author="LauraPGM" w:date="2025-10-01T09:45:00Z" w:id="5590">
                  <w:rPr>
                    <w:del w:author="LauraPGM" w:date="2025-10-01T15:48:00Z" w:id="5591"/>
                    <w:b/>
                    <w:bCs/>
                  </w:rPr>
                </w:rPrChange>
              </w:rPr>
            </w:pPr>
            <w:del w:author="LauraPGM" w:date="2025-10-01T15:48:00Z" w:id="5592">
              <w:r w:rsidRPr="00D645B6" w:rsidDel="00DC12A4">
                <w:rPr>
                  <w:rFonts w:ascii="Calibri" w:hAnsi="Calibri" w:cs="Calibri"/>
                  <w:b/>
                  <w:bCs/>
                  <w:rPrChange w:author="LauraPGM" w:date="2025-10-01T09:45:00Z" w:id="5593">
                    <w:rPr>
                      <w:b/>
                      <w:bCs/>
                    </w:rPr>
                  </w:rPrChange>
                </w:rPr>
                <w:delText>Costo</w:delText>
              </w:r>
            </w:del>
          </w:p>
        </w:tc>
        <w:tc>
          <w:tcPr>
            <w:tcW w:w="1515"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DC0129" w:rsidDel="00DC12A4" w:rsidP="001D59AC" w:rsidRDefault="00974CBC" w14:paraId="513EE728" w14:textId="0571396D">
            <w:pPr>
              <w:pStyle w:val="Normal0"/>
              <w:spacing w:line="360" w:lineRule="auto"/>
              <w:jc w:val="both"/>
              <w:rPr>
                <w:del w:author="LauraPGM" w:date="2025-10-01T15:48:00Z" w:id="5594"/>
                <w:rFonts w:ascii="Calibri" w:hAnsi="Calibri" w:cs="Calibri"/>
                <w:b/>
                <w:bCs/>
                <w:rPrChange w:author="LauraPGM" w:date="2025-10-01T09:45:00Z" w:id="5595">
                  <w:rPr>
                    <w:del w:author="LauraPGM" w:date="2025-10-01T15:48:00Z" w:id="5596"/>
                    <w:b/>
                    <w:bCs/>
                  </w:rPr>
                </w:rPrChange>
              </w:rPr>
            </w:pPr>
            <w:del w:author="LauraPGM" w:date="2025-10-01T15:48:00Z" w:id="5597">
              <w:r w:rsidRPr="00D645B6" w:rsidDel="00DC12A4">
                <w:rPr>
                  <w:rFonts w:ascii="Calibri" w:hAnsi="Calibri" w:cs="Calibri"/>
                  <w:b/>
                  <w:bCs/>
                  <w:rPrChange w:author="LauraPGM" w:date="2025-10-01T09:45:00Z" w:id="5598">
                    <w:rPr>
                      <w:b/>
                      <w:bCs/>
                    </w:rPr>
                  </w:rPrChange>
                </w:rPr>
                <w:delText>Costo de capital</w:delText>
              </w:r>
            </w:del>
          </w:p>
        </w:tc>
      </w:tr>
      <w:tr w:rsidRPr="00D645B6" w:rsidR="00DC0129" w:rsidDel="00DC12A4" w:rsidTr="00AC218E" w14:paraId="1042EDAB" w14:textId="5CCBA8E2">
        <w:trPr>
          <w:del w:author="LauraPGM" w:date="2025-10-01T15:48:00Z" w:id="5599"/>
        </w:trPr>
        <w:tc>
          <w:tcPr>
            <w:tcW w:w="798"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DC0129" w:rsidDel="00DC12A4" w:rsidP="001D59AC" w:rsidRDefault="00DC0129" w14:paraId="524AD5AA" w14:textId="22E3A942">
            <w:pPr>
              <w:pStyle w:val="Normal0"/>
              <w:spacing w:line="360" w:lineRule="auto"/>
              <w:jc w:val="both"/>
              <w:rPr>
                <w:del w:author="LauraPGM" w:date="2025-10-01T15:48:00Z" w:id="5600"/>
                <w:rFonts w:ascii="Calibri" w:hAnsi="Calibri" w:cs="Calibri"/>
                <w:rPrChange w:author="LauraPGM" w:date="2025-10-01T09:45:00Z" w:id="5601">
                  <w:rPr>
                    <w:del w:author="LauraPGM" w:date="2025-10-01T15:48:00Z" w:id="5602"/>
                  </w:rPr>
                </w:rPrChange>
              </w:rPr>
            </w:pPr>
            <w:del w:author="LauraPGM" w:date="2025-10-01T15:48:00Z" w:id="5603">
              <w:r w:rsidRPr="00D645B6" w:rsidDel="00DC12A4">
                <w:rPr>
                  <w:rFonts w:ascii="Calibri" w:hAnsi="Calibri" w:cs="Calibri"/>
                  <w:rPrChange w:author="LauraPGM" w:date="2025-10-01T09:45:00Z" w:id="5604">
                    <w:rPr/>
                  </w:rPrChange>
                </w:rPr>
                <w:delText>Patrimonio</w:delText>
              </w:r>
            </w:del>
          </w:p>
        </w:tc>
        <w:tc>
          <w:tcPr>
            <w:tcW w:w="894"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DC0129" w:rsidDel="00DC12A4" w:rsidP="001D59AC" w:rsidRDefault="009A0072" w14:paraId="1BF3B87F" w14:textId="5F9D3924">
            <w:pPr>
              <w:pStyle w:val="Normal0"/>
              <w:spacing w:line="360" w:lineRule="auto"/>
              <w:jc w:val="both"/>
              <w:rPr>
                <w:del w:author="LauraPGM" w:date="2025-10-01T15:48:00Z" w:id="5605"/>
                <w:rFonts w:ascii="Calibri" w:hAnsi="Calibri" w:cs="Calibri"/>
                <w:rPrChange w:author="LauraPGM" w:date="2025-10-01T09:45:00Z" w:id="5606">
                  <w:rPr>
                    <w:del w:author="LauraPGM" w:date="2025-10-01T15:48:00Z" w:id="5607"/>
                  </w:rPr>
                </w:rPrChange>
              </w:rPr>
            </w:pPr>
            <w:del w:author="LauraPGM" w:date="2025-10-01T15:48:00Z" w:id="5608">
              <w:r w:rsidRPr="00D645B6" w:rsidDel="00DC12A4">
                <w:rPr>
                  <w:rFonts w:ascii="Calibri" w:hAnsi="Calibri" w:cs="Calibri"/>
                  <w:rPrChange w:author="LauraPGM" w:date="2025-10-01T09:45:00Z" w:id="5609">
                    <w:rPr/>
                  </w:rPrChange>
                </w:rPr>
                <w:delText>$</w:delText>
              </w:r>
              <w:r w:rsidRPr="00D645B6" w:rsidDel="00DC12A4" w:rsidR="00DC0129">
                <w:rPr>
                  <w:rFonts w:ascii="Calibri" w:hAnsi="Calibri" w:cs="Calibri"/>
                  <w:rPrChange w:author="LauraPGM" w:date="2025-10-01T09:45:00Z" w:id="5610">
                    <w:rPr/>
                  </w:rPrChange>
                </w:rPr>
                <w:delText>70.00.000</w:delText>
              </w:r>
            </w:del>
          </w:p>
        </w:tc>
        <w:tc>
          <w:tcPr>
            <w:tcW w:w="1011"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DC0129" w:rsidDel="00DC12A4" w:rsidP="001D59AC" w:rsidRDefault="00DC0129" w14:paraId="6FF99C87" w14:textId="75F0A0BA">
            <w:pPr>
              <w:pStyle w:val="Normal0"/>
              <w:spacing w:line="360" w:lineRule="auto"/>
              <w:jc w:val="both"/>
              <w:rPr>
                <w:del w:author="LauraPGM" w:date="2025-10-01T15:48:00Z" w:id="5611"/>
                <w:rFonts w:ascii="Calibri" w:hAnsi="Calibri" w:cs="Calibri"/>
                <w:rPrChange w:author="LauraPGM" w:date="2025-10-01T09:45:00Z" w:id="5612">
                  <w:rPr>
                    <w:del w:author="LauraPGM" w:date="2025-10-01T15:48:00Z" w:id="5613"/>
                  </w:rPr>
                </w:rPrChange>
              </w:rPr>
            </w:pPr>
            <w:del w:author="LauraPGM" w:date="2025-10-01T15:48:00Z" w:id="5614">
              <w:r w:rsidRPr="00D645B6" w:rsidDel="00DC12A4">
                <w:rPr>
                  <w:rFonts w:ascii="Calibri" w:hAnsi="Calibri" w:cs="Calibri"/>
                  <w:rPrChange w:author="LauraPGM" w:date="2025-10-01T09:45:00Z" w:id="5615">
                    <w:rPr/>
                  </w:rPrChange>
                </w:rPr>
                <w:delText>58.33</w:delText>
              </w:r>
              <w:r w:rsidRPr="00D645B6" w:rsidDel="00DC12A4" w:rsidR="002C35C0">
                <w:rPr>
                  <w:rFonts w:ascii="Calibri" w:hAnsi="Calibri" w:cs="Calibri"/>
                  <w:rPrChange w:author="LauraPGM" w:date="2025-10-01T09:45:00Z" w:id="5616">
                    <w:rPr/>
                  </w:rPrChange>
                </w:rPr>
                <w:delText xml:space="preserve"> </w:delText>
              </w:r>
              <w:r w:rsidRPr="00D645B6" w:rsidDel="00DC12A4">
                <w:rPr>
                  <w:rFonts w:ascii="Calibri" w:hAnsi="Calibri" w:cs="Calibri"/>
                  <w:rPrChange w:author="LauraPGM" w:date="2025-10-01T09:45:00Z" w:id="5617">
                    <w:rPr/>
                  </w:rPrChange>
                </w:rPr>
                <w:delText>%</w:delText>
              </w:r>
            </w:del>
          </w:p>
        </w:tc>
        <w:tc>
          <w:tcPr>
            <w:tcW w:w="78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DC0129" w:rsidDel="00DC12A4" w:rsidP="001D59AC" w:rsidRDefault="00DC0129" w14:paraId="55F6D051" w14:textId="4D9E86CD">
            <w:pPr>
              <w:pStyle w:val="Normal0"/>
              <w:spacing w:line="360" w:lineRule="auto"/>
              <w:jc w:val="both"/>
              <w:rPr>
                <w:del w:author="LauraPGM" w:date="2025-10-01T15:48:00Z" w:id="5618"/>
                <w:rFonts w:ascii="Calibri" w:hAnsi="Calibri" w:cs="Calibri"/>
                <w:rPrChange w:author="LauraPGM" w:date="2025-10-01T09:45:00Z" w:id="5619">
                  <w:rPr>
                    <w:del w:author="LauraPGM" w:date="2025-10-01T15:48:00Z" w:id="5620"/>
                  </w:rPr>
                </w:rPrChange>
              </w:rPr>
            </w:pPr>
            <w:del w:author="LauraPGM" w:date="2025-10-01T15:48:00Z" w:id="5621">
              <w:r w:rsidRPr="00D645B6" w:rsidDel="00DC12A4">
                <w:rPr>
                  <w:rFonts w:ascii="Calibri" w:hAnsi="Calibri" w:cs="Calibri"/>
                  <w:rPrChange w:author="LauraPGM" w:date="2025-10-01T09:45:00Z" w:id="5622">
                    <w:rPr/>
                  </w:rPrChange>
                </w:rPr>
                <w:delText>2.1791</w:delText>
              </w:r>
              <w:r w:rsidRPr="00D645B6" w:rsidDel="00DC12A4" w:rsidR="002C35C0">
                <w:rPr>
                  <w:rFonts w:ascii="Calibri" w:hAnsi="Calibri" w:cs="Calibri"/>
                  <w:rPrChange w:author="LauraPGM" w:date="2025-10-01T09:45:00Z" w:id="5623">
                    <w:rPr/>
                  </w:rPrChange>
                </w:rPr>
                <w:delText xml:space="preserve"> </w:delText>
              </w:r>
              <w:r w:rsidRPr="00D645B6" w:rsidDel="00DC12A4">
                <w:rPr>
                  <w:rFonts w:ascii="Calibri" w:hAnsi="Calibri" w:cs="Calibri"/>
                  <w:rPrChange w:author="LauraPGM" w:date="2025-10-01T09:45:00Z" w:id="5624">
                    <w:rPr/>
                  </w:rPrChange>
                </w:rPr>
                <w:delText>%</w:delText>
              </w:r>
            </w:del>
          </w:p>
        </w:tc>
        <w:tc>
          <w:tcPr>
            <w:tcW w:w="1515"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DC0129" w:rsidDel="00DC12A4" w:rsidP="001D59AC" w:rsidRDefault="00DC0129" w14:paraId="78A29534" w14:textId="4B06BE9F">
            <w:pPr>
              <w:pStyle w:val="Normal0"/>
              <w:spacing w:line="360" w:lineRule="auto"/>
              <w:jc w:val="both"/>
              <w:rPr>
                <w:del w:author="LauraPGM" w:date="2025-10-01T15:48:00Z" w:id="5625"/>
                <w:rFonts w:ascii="Calibri" w:hAnsi="Calibri" w:cs="Calibri"/>
                <w:rPrChange w:author="LauraPGM" w:date="2025-10-01T09:45:00Z" w:id="5626">
                  <w:rPr>
                    <w:del w:author="LauraPGM" w:date="2025-10-01T15:48:00Z" w:id="5627"/>
                  </w:rPr>
                </w:rPrChange>
              </w:rPr>
            </w:pPr>
            <w:del w:author="LauraPGM" w:date="2025-10-01T15:48:00Z" w:id="5628">
              <w:r w:rsidRPr="00D645B6" w:rsidDel="00DC12A4">
                <w:rPr>
                  <w:rFonts w:ascii="Calibri" w:hAnsi="Calibri" w:cs="Calibri"/>
                  <w:rPrChange w:author="LauraPGM" w:date="2025-10-01T09:45:00Z" w:id="5629">
                    <w:rPr/>
                  </w:rPrChange>
                </w:rPr>
                <w:delText>1.2711</w:delText>
              </w:r>
              <w:r w:rsidRPr="00D645B6" w:rsidDel="00DC12A4" w:rsidR="002C35C0">
                <w:rPr>
                  <w:rFonts w:ascii="Calibri" w:hAnsi="Calibri" w:cs="Calibri"/>
                  <w:rPrChange w:author="LauraPGM" w:date="2025-10-01T09:45:00Z" w:id="5630">
                    <w:rPr/>
                  </w:rPrChange>
                </w:rPr>
                <w:delText xml:space="preserve"> </w:delText>
              </w:r>
              <w:r w:rsidRPr="00D645B6" w:rsidDel="00DC12A4">
                <w:rPr>
                  <w:rFonts w:ascii="Calibri" w:hAnsi="Calibri" w:cs="Calibri"/>
                  <w:rPrChange w:author="LauraPGM" w:date="2025-10-01T09:45:00Z" w:id="5631">
                    <w:rPr/>
                  </w:rPrChange>
                </w:rPr>
                <w:delText>%</w:delText>
              </w:r>
            </w:del>
          </w:p>
        </w:tc>
      </w:tr>
      <w:tr w:rsidRPr="00D645B6" w:rsidR="00DC0129" w:rsidDel="00DC12A4" w:rsidTr="00AC218E" w14:paraId="09F9B9FC" w14:textId="42BAF5F0">
        <w:trPr>
          <w:trHeight w:val="679"/>
          <w:del w:author="LauraPGM" w:date="2025-10-01T15:48:00Z" w:id="5632"/>
        </w:trPr>
        <w:tc>
          <w:tcPr>
            <w:tcW w:w="798"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DC0129" w:rsidDel="00DC12A4" w:rsidP="001D59AC" w:rsidRDefault="00DC0129" w14:paraId="72A483AC" w14:textId="0C1ADF1D">
            <w:pPr>
              <w:pStyle w:val="Normal0"/>
              <w:spacing w:line="360" w:lineRule="auto"/>
              <w:jc w:val="both"/>
              <w:rPr>
                <w:del w:author="LauraPGM" w:date="2025-10-01T15:48:00Z" w:id="5633"/>
                <w:rFonts w:ascii="Calibri" w:hAnsi="Calibri" w:cs="Calibri"/>
                <w:rPrChange w:author="LauraPGM" w:date="2025-10-01T09:45:00Z" w:id="5634">
                  <w:rPr>
                    <w:del w:author="LauraPGM" w:date="2025-10-01T15:48:00Z" w:id="5635"/>
                  </w:rPr>
                </w:rPrChange>
              </w:rPr>
            </w:pPr>
            <w:del w:author="LauraPGM" w:date="2025-10-01T15:48:00Z" w:id="5636">
              <w:r w:rsidRPr="00D645B6" w:rsidDel="00DC12A4">
                <w:rPr>
                  <w:rFonts w:ascii="Calibri" w:hAnsi="Calibri" w:cs="Calibri"/>
                  <w:rPrChange w:author="LauraPGM" w:date="2025-10-01T09:45:00Z" w:id="5637">
                    <w:rPr/>
                  </w:rPrChange>
                </w:rPr>
                <w:delText>Bancos</w:delText>
              </w:r>
            </w:del>
          </w:p>
        </w:tc>
        <w:tc>
          <w:tcPr>
            <w:tcW w:w="894"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DC0129" w:rsidDel="00DC12A4" w:rsidP="001D59AC" w:rsidRDefault="009A0072" w14:paraId="2C5C536C" w14:textId="32C5409D">
            <w:pPr>
              <w:pStyle w:val="Normal0"/>
              <w:spacing w:line="360" w:lineRule="auto"/>
              <w:jc w:val="both"/>
              <w:rPr>
                <w:del w:author="LauraPGM" w:date="2025-10-01T15:48:00Z" w:id="5638"/>
                <w:rFonts w:ascii="Calibri" w:hAnsi="Calibri" w:cs="Calibri"/>
                <w:rPrChange w:author="LauraPGM" w:date="2025-10-01T09:45:00Z" w:id="5639">
                  <w:rPr>
                    <w:del w:author="LauraPGM" w:date="2025-10-01T15:48:00Z" w:id="5640"/>
                  </w:rPr>
                </w:rPrChange>
              </w:rPr>
            </w:pPr>
            <w:del w:author="LauraPGM" w:date="2025-10-01T15:48:00Z" w:id="5641">
              <w:r w:rsidRPr="00D645B6" w:rsidDel="00DC12A4">
                <w:rPr>
                  <w:rFonts w:ascii="Calibri" w:hAnsi="Calibri" w:cs="Calibri"/>
                  <w:rPrChange w:author="LauraPGM" w:date="2025-10-01T09:45:00Z" w:id="5642">
                    <w:rPr/>
                  </w:rPrChange>
                </w:rPr>
                <w:delText>$</w:delText>
              </w:r>
              <w:r w:rsidRPr="00D645B6" w:rsidDel="00DC12A4" w:rsidR="00DC0129">
                <w:rPr>
                  <w:rFonts w:ascii="Calibri" w:hAnsi="Calibri" w:cs="Calibri"/>
                  <w:rPrChange w:author="LauraPGM" w:date="2025-10-01T09:45:00Z" w:id="5643">
                    <w:rPr/>
                  </w:rPrChange>
                </w:rPr>
                <w:delText>50.000.000</w:delText>
              </w:r>
            </w:del>
          </w:p>
        </w:tc>
        <w:tc>
          <w:tcPr>
            <w:tcW w:w="1011"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DC0129" w:rsidDel="00DC12A4" w:rsidP="001D59AC" w:rsidRDefault="00DC0129" w14:paraId="6CF92C79" w14:textId="7255C616">
            <w:pPr>
              <w:pStyle w:val="Normal0"/>
              <w:spacing w:line="360" w:lineRule="auto"/>
              <w:jc w:val="both"/>
              <w:rPr>
                <w:del w:author="LauraPGM" w:date="2025-10-01T15:48:00Z" w:id="5644"/>
                <w:rFonts w:ascii="Calibri" w:hAnsi="Calibri" w:cs="Calibri"/>
                <w:rPrChange w:author="LauraPGM" w:date="2025-10-01T09:45:00Z" w:id="5645">
                  <w:rPr>
                    <w:del w:author="LauraPGM" w:date="2025-10-01T15:48:00Z" w:id="5646"/>
                  </w:rPr>
                </w:rPrChange>
              </w:rPr>
            </w:pPr>
            <w:del w:author="LauraPGM" w:date="2025-10-01T15:48:00Z" w:id="5647">
              <w:r w:rsidRPr="00D645B6" w:rsidDel="00DC12A4">
                <w:rPr>
                  <w:rFonts w:ascii="Calibri" w:hAnsi="Calibri" w:cs="Calibri"/>
                  <w:rPrChange w:author="LauraPGM" w:date="2025-10-01T09:45:00Z" w:id="5648">
                    <w:rPr/>
                  </w:rPrChange>
                </w:rPr>
                <w:delText>41.67</w:delText>
              </w:r>
              <w:r w:rsidRPr="00D645B6" w:rsidDel="00DC12A4" w:rsidR="002C35C0">
                <w:rPr>
                  <w:rFonts w:ascii="Calibri" w:hAnsi="Calibri" w:cs="Calibri"/>
                  <w:rPrChange w:author="LauraPGM" w:date="2025-10-01T09:45:00Z" w:id="5649">
                    <w:rPr/>
                  </w:rPrChange>
                </w:rPr>
                <w:delText xml:space="preserve"> </w:delText>
              </w:r>
              <w:r w:rsidRPr="00D645B6" w:rsidDel="00DC12A4">
                <w:rPr>
                  <w:rFonts w:ascii="Calibri" w:hAnsi="Calibri" w:cs="Calibri"/>
                  <w:rPrChange w:author="LauraPGM" w:date="2025-10-01T09:45:00Z" w:id="5650">
                    <w:rPr/>
                  </w:rPrChange>
                </w:rPr>
                <w:delText>%</w:delText>
              </w:r>
            </w:del>
          </w:p>
        </w:tc>
        <w:tc>
          <w:tcPr>
            <w:tcW w:w="78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DC0129" w:rsidDel="00DC12A4" w:rsidP="001D59AC" w:rsidRDefault="00DC0129" w14:paraId="2E2C20C9" w14:textId="65FB4189">
            <w:pPr>
              <w:pStyle w:val="Normal0"/>
              <w:spacing w:line="360" w:lineRule="auto"/>
              <w:jc w:val="both"/>
              <w:rPr>
                <w:del w:author="LauraPGM" w:date="2025-10-01T15:48:00Z" w:id="5651"/>
                <w:rFonts w:ascii="Calibri" w:hAnsi="Calibri" w:cs="Calibri"/>
                <w:rPrChange w:author="LauraPGM" w:date="2025-10-01T09:45:00Z" w:id="5652">
                  <w:rPr>
                    <w:del w:author="LauraPGM" w:date="2025-10-01T15:48:00Z" w:id="5653"/>
                  </w:rPr>
                </w:rPrChange>
              </w:rPr>
            </w:pPr>
            <w:del w:author="LauraPGM" w:date="2025-10-01T15:48:00Z" w:id="5654">
              <w:r w:rsidRPr="00D645B6" w:rsidDel="00DC12A4">
                <w:rPr>
                  <w:rFonts w:ascii="Calibri" w:hAnsi="Calibri" w:cs="Calibri"/>
                  <w:rPrChange w:author="LauraPGM" w:date="2025-10-01T09:45:00Z" w:id="5655">
                    <w:rPr/>
                  </w:rPrChange>
                </w:rPr>
                <w:delText>1.70</w:delText>
              </w:r>
              <w:r w:rsidRPr="00D645B6" w:rsidDel="00DC12A4" w:rsidR="002C35C0">
                <w:rPr>
                  <w:rFonts w:ascii="Calibri" w:hAnsi="Calibri" w:cs="Calibri"/>
                  <w:rPrChange w:author="LauraPGM" w:date="2025-10-01T09:45:00Z" w:id="5656">
                    <w:rPr/>
                  </w:rPrChange>
                </w:rPr>
                <w:delText xml:space="preserve"> </w:delText>
              </w:r>
              <w:r w:rsidRPr="00D645B6" w:rsidDel="00DC12A4">
                <w:rPr>
                  <w:rFonts w:ascii="Calibri" w:hAnsi="Calibri" w:cs="Calibri"/>
                  <w:rPrChange w:author="LauraPGM" w:date="2025-10-01T09:45:00Z" w:id="5657">
                    <w:rPr/>
                  </w:rPrChange>
                </w:rPr>
                <w:delText>%</w:delText>
              </w:r>
            </w:del>
          </w:p>
        </w:tc>
        <w:tc>
          <w:tcPr>
            <w:tcW w:w="1515"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DC0129" w:rsidDel="00DC12A4" w:rsidP="001D59AC" w:rsidRDefault="00DC0129" w14:paraId="6DF27830" w14:textId="18D51CB4">
            <w:pPr>
              <w:pStyle w:val="Normal0"/>
              <w:spacing w:line="360" w:lineRule="auto"/>
              <w:jc w:val="both"/>
              <w:rPr>
                <w:del w:author="LauraPGM" w:date="2025-10-01T15:48:00Z" w:id="5658"/>
                <w:rFonts w:ascii="Calibri" w:hAnsi="Calibri" w:cs="Calibri"/>
                <w:rPrChange w:author="LauraPGM" w:date="2025-10-01T09:45:00Z" w:id="5659">
                  <w:rPr>
                    <w:del w:author="LauraPGM" w:date="2025-10-01T15:48:00Z" w:id="5660"/>
                  </w:rPr>
                </w:rPrChange>
              </w:rPr>
            </w:pPr>
            <w:del w:author="LauraPGM" w:date="2025-10-01T15:48:00Z" w:id="5661">
              <w:r w:rsidRPr="00D645B6" w:rsidDel="00DC12A4">
                <w:rPr>
                  <w:rFonts w:ascii="Calibri" w:hAnsi="Calibri" w:cs="Calibri"/>
                  <w:rPrChange w:author="LauraPGM" w:date="2025-10-01T09:45:00Z" w:id="5662">
                    <w:rPr/>
                  </w:rPrChange>
                </w:rPr>
                <w:delText>0.71</w:delText>
              </w:r>
              <w:r w:rsidRPr="00D645B6" w:rsidDel="00DC12A4" w:rsidR="002C35C0">
                <w:rPr>
                  <w:rFonts w:ascii="Calibri" w:hAnsi="Calibri" w:cs="Calibri"/>
                  <w:rPrChange w:author="LauraPGM" w:date="2025-10-01T09:45:00Z" w:id="5663">
                    <w:rPr/>
                  </w:rPrChange>
                </w:rPr>
                <w:delText xml:space="preserve"> </w:delText>
              </w:r>
              <w:r w:rsidRPr="00D645B6" w:rsidDel="00DC12A4">
                <w:rPr>
                  <w:rFonts w:ascii="Calibri" w:hAnsi="Calibri" w:cs="Calibri"/>
                  <w:rPrChange w:author="LauraPGM" w:date="2025-10-01T09:45:00Z" w:id="5664">
                    <w:rPr/>
                  </w:rPrChange>
                </w:rPr>
                <w:delText>%</w:delText>
              </w:r>
            </w:del>
          </w:p>
        </w:tc>
      </w:tr>
      <w:tr w:rsidRPr="00D645B6" w:rsidR="00DC0129" w:rsidDel="00DC12A4" w:rsidTr="00AC218E" w14:paraId="201C9ECB" w14:textId="5333049C">
        <w:trPr>
          <w:del w:author="LauraPGM" w:date="2025-10-01T15:48:00Z" w:id="5665"/>
        </w:trPr>
        <w:tc>
          <w:tcPr>
            <w:tcW w:w="798"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DC0129" w:rsidDel="00DC12A4" w:rsidP="001D59AC" w:rsidRDefault="00DC0129" w14:paraId="4C60A56E" w14:textId="1979DC25">
            <w:pPr>
              <w:pStyle w:val="Normal0"/>
              <w:spacing w:line="360" w:lineRule="auto"/>
              <w:jc w:val="both"/>
              <w:rPr>
                <w:del w:author="LauraPGM" w:date="2025-10-01T15:48:00Z" w:id="5666"/>
                <w:rFonts w:ascii="Calibri" w:hAnsi="Calibri" w:cs="Calibri"/>
                <w:rPrChange w:author="LauraPGM" w:date="2025-10-01T09:45:00Z" w:id="5667">
                  <w:rPr>
                    <w:del w:author="LauraPGM" w:date="2025-10-01T15:48:00Z" w:id="5668"/>
                  </w:rPr>
                </w:rPrChange>
              </w:rPr>
            </w:pPr>
            <w:del w:author="LauraPGM" w:date="2025-10-01T15:48:00Z" w:id="5669">
              <w:r w:rsidRPr="00D645B6" w:rsidDel="00DC12A4">
                <w:rPr>
                  <w:rFonts w:ascii="Calibri" w:hAnsi="Calibri" w:cs="Calibri"/>
                  <w:rPrChange w:author="LauraPGM" w:date="2025-10-01T09:45:00Z" w:id="5670">
                    <w:rPr/>
                  </w:rPrChange>
                </w:rPr>
                <w:delText>Total</w:delText>
              </w:r>
            </w:del>
          </w:p>
        </w:tc>
        <w:tc>
          <w:tcPr>
            <w:tcW w:w="894"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DC0129" w:rsidDel="00DC12A4" w:rsidP="001D59AC" w:rsidRDefault="009A0072" w14:paraId="32B73F3C" w14:textId="43E4769C">
            <w:pPr>
              <w:pStyle w:val="Normal0"/>
              <w:spacing w:line="360" w:lineRule="auto"/>
              <w:jc w:val="both"/>
              <w:rPr>
                <w:del w:author="LauraPGM" w:date="2025-10-01T15:48:00Z" w:id="5671"/>
                <w:rFonts w:ascii="Calibri" w:hAnsi="Calibri" w:cs="Calibri"/>
                <w:rPrChange w:author="LauraPGM" w:date="2025-10-01T09:45:00Z" w:id="5672">
                  <w:rPr>
                    <w:del w:author="LauraPGM" w:date="2025-10-01T15:48:00Z" w:id="5673"/>
                  </w:rPr>
                </w:rPrChange>
              </w:rPr>
            </w:pPr>
            <w:del w:author="LauraPGM" w:date="2025-10-01T15:48:00Z" w:id="5674">
              <w:r w:rsidRPr="00D645B6" w:rsidDel="00DC12A4">
                <w:rPr>
                  <w:rFonts w:ascii="Calibri" w:hAnsi="Calibri" w:cs="Calibri"/>
                  <w:rPrChange w:author="LauraPGM" w:date="2025-10-01T09:45:00Z" w:id="5675">
                    <w:rPr/>
                  </w:rPrChange>
                </w:rPr>
                <w:delText>$</w:delText>
              </w:r>
              <w:r w:rsidRPr="00D645B6" w:rsidDel="00DC12A4" w:rsidR="00DC0129">
                <w:rPr>
                  <w:rFonts w:ascii="Calibri" w:hAnsi="Calibri" w:cs="Calibri"/>
                  <w:rPrChange w:author="LauraPGM" w:date="2025-10-01T09:45:00Z" w:id="5676">
                    <w:rPr/>
                  </w:rPrChange>
                </w:rPr>
                <w:delText>120.000.000</w:delText>
              </w:r>
            </w:del>
          </w:p>
        </w:tc>
        <w:tc>
          <w:tcPr>
            <w:tcW w:w="1011"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DC0129" w:rsidDel="00DC12A4" w:rsidP="001D59AC" w:rsidRDefault="00740F09" w14:paraId="3B01A535" w14:textId="5B7B2A3A">
            <w:pPr>
              <w:pStyle w:val="Normal0"/>
              <w:spacing w:line="360" w:lineRule="auto"/>
              <w:jc w:val="both"/>
              <w:rPr>
                <w:del w:author="LauraPGM" w:date="2025-10-01T15:48:00Z" w:id="5677"/>
                <w:rFonts w:ascii="Calibri" w:hAnsi="Calibri" w:cs="Calibri"/>
                <w:rPrChange w:author="LauraPGM" w:date="2025-10-01T09:45:00Z" w:id="5678">
                  <w:rPr>
                    <w:del w:author="LauraPGM" w:date="2025-10-01T15:48:00Z" w:id="5679"/>
                  </w:rPr>
                </w:rPrChange>
              </w:rPr>
            </w:pPr>
            <w:del w:author="LauraPGM" w:date="2025-10-01T15:48:00Z" w:id="5680">
              <w:r w:rsidRPr="00D645B6" w:rsidDel="00DC12A4">
                <w:rPr>
                  <w:rFonts w:ascii="Calibri" w:hAnsi="Calibri" w:cs="Calibri"/>
                  <w:rPrChange w:author="LauraPGM" w:date="2025-10-01T09:45:00Z" w:id="5681">
                    <w:rPr/>
                  </w:rPrChange>
                </w:rPr>
                <w:delText>No aplica</w:delText>
              </w:r>
            </w:del>
          </w:p>
        </w:tc>
        <w:tc>
          <w:tcPr>
            <w:tcW w:w="78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DC0129" w:rsidDel="00DC12A4" w:rsidP="001D59AC" w:rsidRDefault="00DC0129" w14:paraId="492BB5E0" w14:textId="4082C199">
            <w:pPr>
              <w:pStyle w:val="Normal0"/>
              <w:spacing w:line="360" w:lineRule="auto"/>
              <w:jc w:val="both"/>
              <w:rPr>
                <w:del w:author="LauraPGM" w:date="2025-10-01T15:48:00Z" w:id="5682"/>
                <w:rFonts w:ascii="Calibri" w:hAnsi="Calibri" w:cs="Calibri"/>
                <w:rPrChange w:author="LauraPGM" w:date="2025-10-01T09:45:00Z" w:id="5683">
                  <w:rPr>
                    <w:del w:author="LauraPGM" w:date="2025-10-01T15:48:00Z" w:id="5684"/>
                  </w:rPr>
                </w:rPrChange>
              </w:rPr>
            </w:pPr>
            <w:del w:author="LauraPGM" w:date="2025-10-01T15:48:00Z" w:id="5685">
              <w:r w:rsidRPr="00D645B6" w:rsidDel="00DC12A4">
                <w:rPr>
                  <w:rFonts w:ascii="Calibri" w:hAnsi="Calibri" w:cs="Calibri"/>
                  <w:rPrChange w:author="LauraPGM" w:date="2025-10-01T09:45:00Z" w:id="5686">
                    <w:rPr/>
                  </w:rPrChange>
                </w:rPr>
                <w:delText>1.9795</w:delText>
              </w:r>
              <w:r w:rsidRPr="00D645B6" w:rsidDel="00DC12A4" w:rsidR="002C35C0">
                <w:rPr>
                  <w:rFonts w:ascii="Calibri" w:hAnsi="Calibri" w:cs="Calibri"/>
                  <w:rPrChange w:author="LauraPGM" w:date="2025-10-01T09:45:00Z" w:id="5687">
                    <w:rPr/>
                  </w:rPrChange>
                </w:rPr>
                <w:delText xml:space="preserve"> </w:delText>
              </w:r>
              <w:r w:rsidRPr="00D645B6" w:rsidDel="00DC12A4">
                <w:rPr>
                  <w:rFonts w:ascii="Calibri" w:hAnsi="Calibri" w:cs="Calibri"/>
                  <w:rPrChange w:author="LauraPGM" w:date="2025-10-01T09:45:00Z" w:id="5688">
                    <w:rPr/>
                  </w:rPrChange>
                </w:rPr>
                <w:delText>%</w:delText>
              </w:r>
            </w:del>
          </w:p>
        </w:tc>
        <w:tc>
          <w:tcPr>
            <w:tcW w:w="1515"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DC0129" w:rsidDel="00DC12A4" w:rsidP="001D59AC" w:rsidRDefault="00740F09" w14:paraId="2CED2120" w14:textId="76C3DE45">
            <w:pPr>
              <w:pStyle w:val="Normal0"/>
              <w:spacing w:line="360" w:lineRule="auto"/>
              <w:jc w:val="both"/>
              <w:rPr>
                <w:del w:author="LauraPGM" w:date="2025-10-01T15:48:00Z" w:id="5689"/>
                <w:rFonts w:ascii="Calibri" w:hAnsi="Calibri" w:cs="Calibri"/>
                <w:rPrChange w:author="LauraPGM" w:date="2025-10-01T09:45:00Z" w:id="5690">
                  <w:rPr>
                    <w:del w:author="LauraPGM" w:date="2025-10-01T15:48:00Z" w:id="5691"/>
                  </w:rPr>
                </w:rPrChange>
              </w:rPr>
            </w:pPr>
            <w:del w:author="LauraPGM" w:date="2025-10-01T15:48:00Z" w:id="5692">
              <w:r w:rsidRPr="00D645B6" w:rsidDel="00DC12A4">
                <w:rPr>
                  <w:rFonts w:ascii="Calibri" w:hAnsi="Calibri" w:cs="Calibri"/>
                  <w:rPrChange w:author="LauraPGM" w:date="2025-10-01T09:45:00Z" w:id="5693">
                    <w:rPr/>
                  </w:rPrChange>
                </w:rPr>
                <w:delText>No aplica</w:delText>
              </w:r>
            </w:del>
          </w:p>
        </w:tc>
      </w:tr>
      <w:tr w:rsidRPr="00D645B6" w:rsidR="00DC0129" w:rsidDel="00DC12A4" w:rsidTr="00AC218E" w14:paraId="4AA999C5" w14:textId="77ADFF29">
        <w:trPr>
          <w:del w:author="LauraPGM" w:date="2025-10-01T15:48:00Z" w:id="5694"/>
        </w:trPr>
        <w:tc>
          <w:tcPr>
            <w:tcW w:w="2702" w:type="pct"/>
            <w:gridSpan w:val="3"/>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DC0129" w:rsidDel="00DC12A4" w:rsidP="001D59AC" w:rsidRDefault="005D6288" w14:paraId="0504A73E" w14:textId="544BC234">
            <w:pPr>
              <w:pStyle w:val="Normal0"/>
              <w:spacing w:line="360" w:lineRule="auto"/>
              <w:jc w:val="center"/>
              <w:rPr>
                <w:del w:author="LauraPGM" w:date="2025-10-01T15:48:00Z" w:id="5695"/>
                <w:rFonts w:ascii="Calibri" w:hAnsi="Calibri" w:cs="Calibri"/>
                <w:rPrChange w:author="LauraPGM" w:date="2025-10-01T09:45:00Z" w:id="5696">
                  <w:rPr>
                    <w:del w:author="LauraPGM" w:date="2025-10-01T15:48:00Z" w:id="5697"/>
                  </w:rPr>
                </w:rPrChange>
              </w:rPr>
            </w:pPr>
            <w:del w:author="LauraPGM" w:date="2025-10-01T15:48:00Z" w:id="5698">
              <w:r w:rsidRPr="00D645B6" w:rsidDel="00DC12A4">
                <w:rPr>
                  <w:rFonts w:ascii="Calibri" w:hAnsi="Calibri" w:cs="Calibri"/>
                  <w:rPrChange w:author="LauraPGM" w:date="2025-10-01T09:45:00Z" w:id="5699">
                    <w:rPr/>
                  </w:rPrChange>
                </w:rPr>
                <w:delText>No aplica</w:delText>
              </w:r>
            </w:del>
          </w:p>
        </w:tc>
        <w:tc>
          <w:tcPr>
            <w:tcW w:w="783"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DC0129" w:rsidDel="00DC12A4" w:rsidP="001D59AC" w:rsidRDefault="00AC218E" w14:paraId="1E90B2AB" w14:textId="54038A55">
            <w:pPr>
              <w:pStyle w:val="Normal0"/>
              <w:spacing w:line="360" w:lineRule="auto"/>
              <w:jc w:val="both"/>
              <w:rPr>
                <w:del w:author="LauraPGM" w:date="2025-10-01T15:48:00Z" w:id="5700"/>
                <w:rFonts w:ascii="Calibri" w:hAnsi="Calibri" w:cs="Calibri"/>
                <w:rPrChange w:author="LauraPGM" w:date="2025-10-01T09:45:00Z" w:id="5701">
                  <w:rPr>
                    <w:del w:author="LauraPGM" w:date="2025-10-01T15:48:00Z" w:id="5702"/>
                  </w:rPr>
                </w:rPrChange>
              </w:rPr>
            </w:pPr>
            <w:del w:author="LauraPGM" w:date="2025-10-01T15:48:00Z" w:id="5703">
              <w:r w:rsidRPr="00D645B6" w:rsidDel="00DC12A4">
                <w:rPr>
                  <w:rFonts w:ascii="Calibri" w:hAnsi="Calibri" w:cs="Calibri"/>
                  <w:rPrChange w:author="LauraPGM" w:date="2025-10-01T09:45:00Z" w:id="5704">
                    <w:rPr/>
                  </w:rPrChange>
                </w:rPr>
                <w:delText xml:space="preserve">Perdida </w:delText>
              </w:r>
              <w:r w:rsidRPr="00D645B6" w:rsidDel="00DC12A4" w:rsidR="007C674F">
                <w:rPr>
                  <w:rFonts w:ascii="Calibri" w:hAnsi="Calibri" w:cs="Calibri"/>
                  <w:rPrChange w:author="LauraPGM" w:date="2025-10-01T09:45:00Z" w:id="5705">
                    <w:rPr/>
                  </w:rPrChange>
                </w:rPr>
                <w:delText>/</w:delText>
              </w:r>
              <w:r w:rsidRPr="00D645B6" w:rsidDel="00DC12A4" w:rsidR="005D6288">
                <w:rPr>
                  <w:rFonts w:ascii="Calibri" w:hAnsi="Calibri" w:cs="Calibri"/>
                  <w:rPrChange w:author="LauraPGM" w:date="2025-10-01T09:45:00Z" w:id="5706">
                    <w:rPr/>
                  </w:rPrChange>
                </w:rPr>
                <w:delText xml:space="preserve"> </w:delText>
              </w:r>
              <w:r w:rsidRPr="00D645B6" w:rsidDel="00DC12A4">
                <w:rPr>
                  <w:rFonts w:ascii="Calibri" w:hAnsi="Calibri" w:cs="Calibri"/>
                  <w:rPrChange w:author="LauraPGM" w:date="2025-10-01T09:45:00Z" w:id="5707">
                    <w:rPr/>
                  </w:rPrChange>
                </w:rPr>
                <w:delText>Ganancia</w:delText>
              </w:r>
              <w:r w:rsidRPr="00D645B6" w:rsidDel="00DC12A4" w:rsidR="007C674F">
                <w:rPr>
                  <w:rFonts w:ascii="Calibri" w:hAnsi="Calibri" w:cs="Calibri"/>
                  <w:rPrChange w:author="LauraPGM" w:date="2025-10-01T09:45:00Z" w:id="5708">
                    <w:rPr/>
                  </w:rPrChange>
                </w:rPr>
                <w:delText xml:space="preserve"> </w:delText>
              </w:r>
              <w:r w:rsidRPr="00D645B6" w:rsidDel="00DC12A4" w:rsidR="00DC0129">
                <w:rPr>
                  <w:rFonts w:ascii="Calibri" w:hAnsi="Calibri" w:cs="Calibri"/>
                  <w:rPrChange w:author="LauraPGM" w:date="2025-10-01T09:45:00Z" w:id="5709">
                    <w:rPr/>
                  </w:rPrChange>
                </w:rPr>
                <w:delText>%</w:delText>
              </w:r>
            </w:del>
          </w:p>
        </w:tc>
        <w:tc>
          <w:tcPr>
            <w:tcW w:w="1515" w:type="pct"/>
            <w:tcBorders>
              <w:top w:val="single" w:color="E8E8E8" w:sz="6" w:space="0"/>
              <w:left w:val="single" w:color="E8E8E8" w:sz="6" w:space="0"/>
              <w:bottom w:val="single" w:color="E8E8E8" w:sz="6" w:space="0"/>
              <w:right w:val="single" w:color="E8E8E8" w:sz="6" w:space="0"/>
            </w:tcBorders>
            <w:shd w:val="clear" w:color="auto" w:fill="auto"/>
            <w:tcMar>
              <w:top w:w="180" w:type="dxa"/>
              <w:left w:w="180" w:type="dxa"/>
              <w:bottom w:w="180" w:type="dxa"/>
              <w:right w:w="180" w:type="dxa"/>
            </w:tcMar>
            <w:vAlign w:val="center"/>
            <w:hideMark/>
          </w:tcPr>
          <w:p w:rsidRPr="00D645B6" w:rsidR="00DC0129" w:rsidDel="00DC12A4" w:rsidP="001D59AC" w:rsidRDefault="00DC0129" w14:paraId="302305FD" w14:textId="139C8BDB">
            <w:pPr>
              <w:pStyle w:val="Normal0"/>
              <w:spacing w:line="360" w:lineRule="auto"/>
              <w:jc w:val="both"/>
              <w:rPr>
                <w:del w:author="LauraPGM" w:date="2025-10-01T15:48:00Z" w:id="5710"/>
                <w:rFonts w:ascii="Calibri" w:hAnsi="Calibri" w:cs="Calibri"/>
                <w:rPrChange w:author="LauraPGM" w:date="2025-10-01T09:45:00Z" w:id="5711">
                  <w:rPr>
                    <w:del w:author="LauraPGM" w:date="2025-10-01T15:48:00Z" w:id="5712"/>
                  </w:rPr>
                </w:rPrChange>
              </w:rPr>
            </w:pPr>
            <w:del w:author="LauraPGM" w:date="2025-10-01T15:48:00Z" w:id="5713">
              <w:r w:rsidRPr="00D645B6" w:rsidDel="00DC12A4">
                <w:rPr>
                  <w:rFonts w:ascii="Calibri" w:hAnsi="Calibri" w:cs="Calibri"/>
                  <w:rPrChange w:author="LauraPGM" w:date="2025-10-01T09:45:00Z" w:id="5714">
                    <w:rPr/>
                  </w:rPrChange>
                </w:rPr>
                <w:delText>-</w:delText>
              </w:r>
              <w:r w:rsidRPr="00D645B6" w:rsidDel="00DC12A4" w:rsidR="00DD5E21">
                <w:rPr>
                  <w:rFonts w:ascii="Calibri" w:hAnsi="Calibri" w:cs="Calibri"/>
                  <w:rPrChange w:author="LauraPGM" w:date="2025-10-01T09:45:00Z" w:id="5715">
                    <w:rPr/>
                  </w:rPrChange>
                </w:rPr>
                <w:delText xml:space="preserve"> </w:delText>
              </w:r>
              <w:r w:rsidRPr="00D645B6" w:rsidDel="00DC12A4">
                <w:rPr>
                  <w:rFonts w:ascii="Calibri" w:hAnsi="Calibri" w:cs="Calibri"/>
                  <w:rPrChange w:author="LauraPGM" w:date="2025-10-01T09:45:00Z" w:id="5716">
                    <w:rPr/>
                  </w:rPrChange>
                </w:rPr>
                <w:delText>3.6926</w:delText>
              </w:r>
              <w:r w:rsidRPr="00D645B6" w:rsidDel="00DC12A4" w:rsidR="002C35C0">
                <w:rPr>
                  <w:rFonts w:ascii="Calibri" w:hAnsi="Calibri" w:cs="Calibri"/>
                  <w:rPrChange w:author="LauraPGM" w:date="2025-10-01T09:45:00Z" w:id="5717">
                    <w:rPr/>
                  </w:rPrChange>
                </w:rPr>
                <w:delText xml:space="preserve"> </w:delText>
              </w:r>
              <w:r w:rsidRPr="00D645B6" w:rsidDel="00DC12A4">
                <w:rPr>
                  <w:rFonts w:ascii="Calibri" w:hAnsi="Calibri" w:cs="Calibri"/>
                  <w:rPrChange w:author="LauraPGM" w:date="2025-10-01T09:45:00Z" w:id="5718">
                    <w:rPr/>
                  </w:rPrChange>
                </w:rPr>
                <w:delText>%</w:delText>
              </w:r>
            </w:del>
          </w:p>
        </w:tc>
      </w:tr>
    </w:tbl>
    <w:p w:rsidRPr="00D645B6" w:rsidR="00DC0129" w:rsidDel="00DC12A4" w:rsidP="001D59AC" w:rsidRDefault="00DC0129" w14:paraId="193B5753" w14:textId="6922C758">
      <w:pPr>
        <w:pStyle w:val="Normal0"/>
        <w:spacing w:line="360" w:lineRule="auto"/>
        <w:jc w:val="both"/>
        <w:rPr>
          <w:del w:author="LauraPGM" w:date="2025-10-01T15:48:00Z" w:id="5719"/>
          <w:rFonts w:ascii="Calibri" w:hAnsi="Calibri" w:cs="Calibri"/>
          <w:rPrChange w:author="LauraPGM" w:date="2025-10-01T09:45:00Z" w:id="5720">
            <w:rPr>
              <w:del w:author="LauraPGM" w:date="2025-10-01T15:48:00Z" w:id="5721"/>
            </w:rPr>
          </w:rPrChange>
        </w:rPr>
      </w:pPr>
    </w:p>
    <w:p w:rsidRPr="00D645B6" w:rsidR="00591CFD" w:rsidDel="00DC12A4" w:rsidP="001D59AC" w:rsidRDefault="00DC0129" w14:paraId="2F93F7A6" w14:textId="7614F3F3">
      <w:pPr>
        <w:pStyle w:val="Normal0"/>
        <w:spacing w:line="360" w:lineRule="auto"/>
        <w:rPr>
          <w:del w:author="LauraPGM" w:date="2025-10-01T15:48:00Z" w:id="5722"/>
          <w:rFonts w:ascii="Calibri" w:hAnsi="Calibri" w:cs="Calibri"/>
          <w:rPrChange w:author="LauraPGM" w:date="2025-10-01T09:45:00Z" w:id="5723">
            <w:rPr>
              <w:del w:author="LauraPGM" w:date="2025-10-01T15:48:00Z" w:id="5724"/>
            </w:rPr>
          </w:rPrChange>
        </w:rPr>
      </w:pPr>
      <w:del w:author="LauraPGM" w:date="2025-10-01T15:48:00Z" w:id="5725">
        <w:r w:rsidRPr="00D645B6" w:rsidDel="00DC12A4">
          <w:rPr>
            <w:rFonts w:ascii="Calibri" w:hAnsi="Calibri" w:cs="Calibri"/>
            <w:rPrChange w:author="LauraPGM" w:date="2025-10-01T09:45:00Z" w:id="5726">
              <w:rPr/>
            </w:rPrChange>
          </w:rPr>
          <w:delText>Tanto el VPN como la TlR, deben ser positivos para aceptar el proyecto, con el fin de asegurar su viabilidad en el futuro, por eso se debe ser muy preciso y consciente en el manejo de cada uno de los datos, para que se obtengan resultados válidos que permitan guiar eficazmente un proyecto.</w:delText>
        </w:r>
      </w:del>
    </w:p>
    <w:p w:rsidRPr="00D645B6" w:rsidR="00FF258C" w:rsidRDefault="00FF258C" w14:paraId="0000006F" w14:textId="77777777">
      <w:pPr>
        <w:pStyle w:val="Normal0"/>
        <w:spacing w:line="360" w:lineRule="auto"/>
        <w:rPr>
          <w:rFonts w:ascii="Calibri" w:hAnsi="Calibri" w:cs="Calibri"/>
          <w:rPrChange w:author="LauraPGM" w:date="2025-10-01T09:45:00Z" w:id="5727">
            <w:rPr/>
          </w:rPrChange>
        </w:rPr>
        <w:pPrChange w:author="LauraPGM" w:date="2025-10-01T09:45:00Z" w:id="5728">
          <w:pPr>
            <w:pStyle w:val="Normal0"/>
          </w:pPr>
        </w:pPrChange>
      </w:pPr>
    </w:p>
    <w:p w:rsidRPr="00D645B6" w:rsidR="00FF258C" w:rsidRDefault="00D376E1" w14:paraId="00000070" w14:textId="77777777">
      <w:pPr>
        <w:pStyle w:val="Normal0"/>
        <w:numPr>
          <w:ilvl w:val="0"/>
          <w:numId w:val="4"/>
        </w:numPr>
        <w:spacing w:line="360" w:lineRule="auto"/>
        <w:jc w:val="both"/>
        <w:rPr>
          <w:rFonts w:ascii="Calibri" w:hAnsi="Calibri" w:cs="Calibri"/>
          <w:b/>
          <w:rPrChange w:author="LauraPGM" w:date="2025-10-01T09:45:00Z" w:id="5729">
            <w:rPr>
              <w:b/>
            </w:rPr>
          </w:rPrChange>
        </w:rPr>
        <w:pPrChange w:author="LauraPGM" w:date="2025-10-01T09:45:00Z" w:id="5730">
          <w:pPr>
            <w:pStyle w:val="Normal0"/>
            <w:numPr>
              <w:numId w:val="4"/>
            </w:numPr>
            <w:ind w:left="720" w:hanging="360"/>
            <w:jc w:val="both"/>
          </w:pPr>
        </w:pPrChange>
      </w:pPr>
      <w:r w:rsidRPr="00D645B6">
        <w:rPr>
          <w:rFonts w:ascii="Calibri" w:hAnsi="Calibri" w:cs="Calibri"/>
          <w:b/>
          <w:rPrChange w:author="LauraPGM" w:date="2025-10-01T09:45:00Z" w:id="5731">
            <w:rPr>
              <w:b/>
            </w:rPr>
          </w:rPrChange>
        </w:rPr>
        <w:t xml:space="preserve">SÍNTESIS </w:t>
      </w:r>
    </w:p>
    <w:p w:rsidRPr="00220993" w:rsidR="000160AF" w:rsidRDefault="00220993" w14:paraId="77DE8CED" w14:textId="103AB023">
      <w:pPr>
        <w:pStyle w:val="Normal0"/>
        <w:spacing w:line="360" w:lineRule="auto"/>
        <w:ind w:left="284"/>
        <w:jc w:val="both"/>
        <w:rPr>
          <w:rFonts w:ascii="Calibri" w:hAnsi="Calibri" w:cs="Calibri"/>
          <w:rPrChange w:author="LauraPGM" w:date="2025-10-01T17:29:00Z" w:id="5732">
            <w:rPr>
              <w:b/>
            </w:rPr>
          </w:rPrChange>
        </w:rPr>
        <w:pPrChange w:author="LauraPGM" w:date="2025-10-01T09:45:00Z" w:id="5733">
          <w:pPr>
            <w:pStyle w:val="Normal0"/>
            <w:ind w:left="284"/>
            <w:jc w:val="both"/>
          </w:pPr>
        </w:pPrChange>
      </w:pPr>
      <w:ins w:author="LauraPGM" w:date="2025-10-01T17:29:00Z" w:id="5734">
        <w:r w:rsidRPr="00220993">
          <w:rPr>
            <w:rFonts w:ascii="Calibri" w:hAnsi="Calibri" w:cs="Calibri"/>
            <w:rPrChange w:author="LauraPGM" w:date="2025-10-01T17:29:00Z" w:id="5735">
              <w:rPr>
                <w:rFonts w:ascii="Calibri" w:hAnsi="Calibri" w:cs="Calibri"/>
                <w:b/>
              </w:rPr>
            </w:rPrChange>
          </w:rPr>
          <w:t>La gestión energética, conforme a la norma ISO 50001, se fundamenta en el uso de Indicadores de Desempeño Energético (</w:t>
        </w:r>
        <w:proofErr w:type="spellStart"/>
        <w:r w:rsidRPr="00220993">
          <w:rPr>
            <w:rFonts w:ascii="Calibri" w:hAnsi="Calibri" w:cs="Calibri"/>
            <w:rPrChange w:author="LauraPGM" w:date="2025-10-01T17:29:00Z" w:id="5736">
              <w:rPr>
                <w:rFonts w:ascii="Calibri" w:hAnsi="Calibri" w:cs="Calibri"/>
                <w:b/>
              </w:rPr>
            </w:rPrChange>
          </w:rPr>
          <w:t>IDEs</w:t>
        </w:r>
        <w:proofErr w:type="spellEnd"/>
        <w:r w:rsidRPr="00220993">
          <w:rPr>
            <w:rFonts w:ascii="Calibri" w:hAnsi="Calibri" w:cs="Calibri"/>
            <w:rPrChange w:author="LauraPGM" w:date="2025-10-01T17:29:00Z" w:id="5737">
              <w:rPr>
                <w:rFonts w:ascii="Calibri" w:hAnsi="Calibri" w:cs="Calibri"/>
                <w:b/>
              </w:rPr>
            </w:rPrChange>
          </w:rPr>
          <w:t>) y Líneas Base Energéticas (LBE) para medir, analizar y comparar consumos, identificar oportunidades de mejora y orientar la toma de decisiones. Estos elementos posibilitan la formulación de estrategias de optimización, el cumplimiento de requisitos normativos y la elaboración de informes técnicos que evidencian la mejora continua y el impacto económico y ambiental.</w:t>
        </w:r>
      </w:ins>
    </w:p>
    <w:p w:rsidRPr="00D645B6" w:rsidR="00140F21" w:rsidDel="007C0302" w:rsidP="001D59AC" w:rsidRDefault="00220993" w14:paraId="29A76236" w14:textId="7AA1A43A">
      <w:pPr>
        <w:pStyle w:val="Normal0"/>
        <w:spacing w:line="360" w:lineRule="auto"/>
        <w:rPr>
          <w:del w:author="LauraPGM" w:date="2025-10-01T17:26:00Z" w:id="5738"/>
          <w:rFonts w:ascii="Calibri" w:hAnsi="Calibri" w:cs="Calibri"/>
          <w:rPrChange w:author="LauraPGM" w:date="2025-10-01T09:45:00Z" w:id="5739">
            <w:rPr>
              <w:del w:author="LauraPGM" w:date="2025-10-01T17:26:00Z" w:id="5740"/>
            </w:rPr>
          </w:rPrChange>
        </w:rPr>
      </w:pPr>
      <w:commentRangeStart w:id="5741"/>
      <w:commentRangeEnd w:id="5741"/>
      <w:r>
        <w:rPr>
          <w:rStyle w:val="Refdecomentario"/>
        </w:rPr>
        <w:commentReference w:id="5741"/>
      </w:r>
      <w:ins w:author="LauraPGM" w:date="2025-10-06T22:41:00Z" w:id="5742">
        <w:r w:rsidR="00FD0B3E">
          <w:rPr>
            <w:rFonts w:ascii="Calibri" w:hAnsi="Calibri" w:cs="Calibri"/>
            <w:noProof/>
            <w:lang w:eastAsia="es-CO"/>
          </w:rPr>
          <w:drawing>
            <wp:inline distT="0" distB="0" distL="0" distR="0" wp14:anchorId="26264354" wp14:editId="651BBD8C">
              <wp:extent cx="6039160" cy="316246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6830EA.tmp"/>
                      <pic:cNvPicPr/>
                    </pic:nvPicPr>
                    <pic:blipFill>
                      <a:blip r:embed="rId27">
                        <a:extLst>
                          <a:ext uri="{28A0092B-C50C-407E-A947-70E740481C1C}">
                            <a14:useLocalDpi xmlns:a14="http://schemas.microsoft.com/office/drawing/2010/main" val="0"/>
                          </a:ext>
                        </a:extLst>
                      </a:blip>
                      <a:stretch>
                        <a:fillRect/>
                      </a:stretch>
                    </pic:blipFill>
                    <pic:spPr>
                      <a:xfrm>
                        <a:off x="0" y="0"/>
                        <a:ext cx="6039160" cy="3162463"/>
                      </a:xfrm>
                      <a:prstGeom prst="rect">
                        <a:avLst/>
                      </a:prstGeom>
                    </pic:spPr>
                  </pic:pic>
                </a:graphicData>
              </a:graphic>
            </wp:inline>
          </w:drawing>
        </w:r>
      </w:ins>
      <w:del w:author="LauraPGM" w:date="2025-10-01T17:26:00Z" w:id="5743">
        <w:r w:rsidRPr="00D645B6" w:rsidDel="007C0302" w:rsidR="003A1F92">
          <w:rPr>
            <w:rFonts w:ascii="Calibri" w:hAnsi="Calibri" w:cs="Calibri"/>
            <w:rPrChange w:author="LauraPGM" w:date="2025-10-01T09:45:00Z" w:id="5744">
              <w:rPr/>
            </w:rPrChange>
          </w:rPr>
          <w:delText>Los fundamentos financieros para emprender se estructuran en tres áreas clave: el presupuesto de costos, que permite estimar los costos totales, calcular el costo unitario y definir el precio de venta; los estados financieros, que proporcionan información sobre la situación económica inicial y los movimientos de efectivo a través del balance y el flujo de caja; y los indicadores financieros, que permiten evaluar la viabilidad del proyecto mediante herramientas c</w:delText>
        </w:r>
        <w:r w:rsidRPr="00D645B6" w:rsidDel="007C0302" w:rsidR="005668AA">
          <w:rPr>
            <w:rFonts w:ascii="Calibri" w:hAnsi="Calibri" w:cs="Calibri"/>
            <w:rPrChange w:author="LauraPGM" w:date="2025-10-01T09:45:00Z" w:id="5745">
              <w:rPr/>
            </w:rPrChange>
          </w:rPr>
          <w:delText>omo el punto de equilibrio, la Tasa Interna de Oportunidad (TIO), el Valor Actual Neto (VAN o VPN) y la Tasa Interna de R</w:delText>
        </w:r>
        <w:r w:rsidRPr="00D645B6" w:rsidDel="007C0302" w:rsidR="003A1F92">
          <w:rPr>
            <w:rFonts w:ascii="Calibri" w:hAnsi="Calibri" w:cs="Calibri"/>
            <w:rPrChange w:author="LauraPGM" w:date="2025-10-01T09:45:00Z" w:id="5746">
              <w:rPr/>
            </w:rPrChange>
          </w:rPr>
          <w:delText>etorno (TIR). Estos elementos son fundamentales para tomar decisiones informadas sobre la rentabilidad y sostenibilidad del emprendimiento.</w:delText>
        </w:r>
      </w:del>
    </w:p>
    <w:p w:rsidRPr="00D645B6" w:rsidR="00891FF3" w:rsidP="001D59AC" w:rsidRDefault="00891FF3" w14:paraId="44B1C60B" w14:textId="77777777">
      <w:pPr>
        <w:pStyle w:val="Normal0"/>
        <w:spacing w:line="360" w:lineRule="auto"/>
        <w:rPr>
          <w:rFonts w:ascii="Calibri" w:hAnsi="Calibri" w:cs="Calibri"/>
          <w:rPrChange w:author="LauraPGM" w:date="2025-10-01T09:45:00Z" w:id="5747">
            <w:rPr/>
          </w:rPrChange>
        </w:rPr>
      </w:pPr>
    </w:p>
    <w:p w:rsidRPr="00D645B6" w:rsidR="000160AF" w:rsidDel="0096539B" w:rsidRDefault="000160AF" w14:paraId="6586E0D2" w14:textId="35490829">
      <w:pPr>
        <w:pStyle w:val="Normal0"/>
        <w:spacing w:line="360" w:lineRule="auto"/>
        <w:ind w:left="284"/>
        <w:jc w:val="both"/>
        <w:rPr>
          <w:del w:author="LauraPGM" w:date="2025-10-01T17:32:00Z" w:id="5748"/>
          <w:rFonts w:ascii="Calibri" w:hAnsi="Calibri" w:cs="Calibri"/>
          <w:b/>
          <w:rPrChange w:author="LauraPGM" w:date="2025-10-01T09:45:00Z" w:id="5749">
            <w:rPr>
              <w:del w:author="LauraPGM" w:date="2025-10-01T17:32:00Z" w:id="5750"/>
              <w:b/>
            </w:rPr>
          </w:rPrChange>
        </w:rPr>
        <w:pPrChange w:author="LauraPGM" w:date="2025-10-01T09:45:00Z" w:id="5751">
          <w:pPr>
            <w:pStyle w:val="Normal0"/>
            <w:ind w:left="284"/>
            <w:jc w:val="both"/>
          </w:pPr>
        </w:pPrChange>
      </w:pPr>
    </w:p>
    <w:p w:rsidRPr="00D645B6" w:rsidR="002D29BA" w:rsidDel="0096539B" w:rsidRDefault="00A30DBD" w14:paraId="1ABC93A6" w14:textId="4DCAD413">
      <w:pPr>
        <w:pStyle w:val="Normal0"/>
        <w:spacing w:line="360" w:lineRule="auto"/>
        <w:rPr>
          <w:del w:author="LauraPGM" w:date="2025-10-01T17:32:00Z" w:id="5752"/>
          <w:rFonts w:ascii="Calibri" w:hAnsi="Calibri" w:cs="Calibri"/>
          <w:rPrChange w:author="LauraPGM" w:date="2025-10-01T09:45:00Z" w:id="5753">
            <w:rPr>
              <w:del w:author="LauraPGM" w:date="2025-10-01T17:32:00Z" w:id="5754"/>
            </w:rPr>
          </w:rPrChange>
        </w:rPr>
        <w:pPrChange w:author="LauraPGM" w:date="2025-10-01T09:45:00Z" w:id="5755">
          <w:pPr>
            <w:pStyle w:val="Normal0"/>
          </w:pPr>
        </w:pPrChange>
      </w:pPr>
      <w:commentRangeStart w:id="5756"/>
      <w:del w:author="LauraPGM" w:date="2025-10-01T15:50:00Z" w:id="5757">
        <w:r w:rsidRPr="00D645B6" w:rsidDel="00DC12A4">
          <w:rPr>
            <w:rFonts w:ascii="Calibri" w:hAnsi="Calibri" w:cs="Calibri"/>
            <w:noProof/>
            <w:lang w:eastAsia="es-CO"/>
            <w:rPrChange w:author="LauraPGM" w:date="2025-10-01T09:45:00Z" w:id="5758">
              <w:rPr>
                <w:noProof/>
                <w:lang w:eastAsia="es-CO"/>
              </w:rPr>
            </w:rPrChange>
          </w:rPr>
          <w:drawing>
            <wp:inline distT="0" distB="0" distL="0" distR="0" wp14:anchorId="7D17FB31" wp14:editId="01F3BC52">
              <wp:extent cx="6332220" cy="34671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68176A.tmp"/>
                      <pic:cNvPicPr/>
                    </pic:nvPicPr>
                    <pic:blipFill>
                      <a:blip r:embed="rId28">
                        <a:extLst>
                          <a:ext uri="{28A0092B-C50C-407E-A947-70E740481C1C}">
                            <a14:useLocalDpi xmlns:a14="http://schemas.microsoft.com/office/drawing/2010/main" val="0"/>
                          </a:ext>
                        </a:extLst>
                      </a:blip>
                      <a:stretch>
                        <a:fillRect/>
                      </a:stretch>
                    </pic:blipFill>
                    <pic:spPr>
                      <a:xfrm>
                        <a:off x="0" y="0"/>
                        <a:ext cx="6332220" cy="3467100"/>
                      </a:xfrm>
                      <a:prstGeom prst="rect">
                        <a:avLst/>
                      </a:prstGeom>
                    </pic:spPr>
                  </pic:pic>
                </a:graphicData>
              </a:graphic>
            </wp:inline>
          </w:drawing>
        </w:r>
      </w:del>
      <w:del w:author="LauraPGM" w:date="2025-10-01T17:32:00Z" w:id="5759">
        <w:commentRangeEnd w:id="5756"/>
        <w:r w:rsidRPr="00D645B6" w:rsidDel="0096539B" w:rsidR="0071486D">
          <w:rPr>
            <w:rStyle w:val="Refdecomentario"/>
            <w:rFonts w:ascii="Calibri" w:hAnsi="Calibri" w:cs="Calibri"/>
            <w:sz w:val="22"/>
            <w:szCs w:val="22"/>
            <w:rPrChange w:author="LauraPGM" w:date="2025-10-01T09:45:00Z" w:id="5760">
              <w:rPr>
                <w:rStyle w:val="Refdecomentario"/>
              </w:rPr>
            </w:rPrChange>
          </w:rPr>
          <w:commentReference w:id="5756"/>
        </w:r>
      </w:del>
    </w:p>
    <w:p w:rsidRPr="00D645B6" w:rsidR="00C84490" w:rsidDel="0096539B" w:rsidRDefault="00C84490" w14:paraId="0F87AE56" w14:textId="77777777">
      <w:pPr>
        <w:pStyle w:val="Normal0"/>
        <w:pBdr>
          <w:top w:val="nil"/>
          <w:left w:val="nil"/>
          <w:bottom w:val="nil"/>
          <w:right w:val="nil"/>
          <w:between w:val="nil"/>
        </w:pBdr>
        <w:spacing w:line="360" w:lineRule="auto"/>
        <w:jc w:val="both"/>
        <w:rPr>
          <w:del w:author="LauraPGM" w:date="2025-10-01T17:32:00Z" w:id="5761"/>
          <w:rFonts w:ascii="Calibri" w:hAnsi="Calibri" w:cs="Calibri"/>
          <w:color w:val="948A54"/>
          <w:rPrChange w:author="LauraPGM" w:date="2025-10-01T09:45:00Z" w:id="5762">
            <w:rPr>
              <w:del w:author="LauraPGM" w:date="2025-10-01T17:32:00Z" w:id="5763"/>
              <w:color w:val="948A54"/>
            </w:rPr>
          </w:rPrChange>
        </w:rPr>
        <w:pPrChange w:author="LauraPGM" w:date="2025-10-01T09:45:00Z" w:id="5764">
          <w:pPr>
            <w:pStyle w:val="Normal0"/>
            <w:pBdr>
              <w:top w:val="nil"/>
              <w:left w:val="nil"/>
              <w:bottom w:val="nil"/>
              <w:right w:val="nil"/>
              <w:between w:val="nil"/>
            </w:pBdr>
            <w:jc w:val="both"/>
          </w:pPr>
        </w:pPrChange>
      </w:pPr>
    </w:p>
    <w:p w:rsidRPr="00D645B6" w:rsidR="00891FF3" w:rsidDel="0096539B" w:rsidRDefault="00891FF3" w14:paraId="73077B9E" w14:textId="77777777">
      <w:pPr>
        <w:pStyle w:val="Normal0"/>
        <w:pBdr>
          <w:top w:val="nil"/>
          <w:left w:val="nil"/>
          <w:bottom w:val="nil"/>
          <w:right w:val="nil"/>
          <w:between w:val="nil"/>
        </w:pBdr>
        <w:spacing w:line="360" w:lineRule="auto"/>
        <w:jc w:val="both"/>
        <w:rPr>
          <w:del w:author="LauraPGM" w:date="2025-10-01T17:32:00Z" w:id="5765"/>
          <w:rFonts w:ascii="Calibri" w:hAnsi="Calibri" w:cs="Calibri"/>
          <w:color w:val="948A54"/>
          <w:rPrChange w:author="LauraPGM" w:date="2025-10-01T09:45:00Z" w:id="5766">
            <w:rPr>
              <w:del w:author="LauraPGM" w:date="2025-10-01T17:32:00Z" w:id="5767"/>
              <w:color w:val="948A54"/>
            </w:rPr>
          </w:rPrChange>
        </w:rPr>
        <w:pPrChange w:author="LauraPGM" w:date="2025-10-01T09:45:00Z" w:id="5768">
          <w:pPr>
            <w:pStyle w:val="Normal0"/>
            <w:pBdr>
              <w:top w:val="nil"/>
              <w:left w:val="nil"/>
              <w:bottom w:val="nil"/>
              <w:right w:val="nil"/>
              <w:between w:val="nil"/>
            </w:pBdr>
            <w:jc w:val="both"/>
          </w:pPr>
        </w:pPrChange>
      </w:pPr>
    </w:p>
    <w:p w:rsidRPr="00D645B6" w:rsidR="00891FF3" w:rsidDel="0096539B" w:rsidRDefault="00891FF3" w14:paraId="011E649F" w14:textId="77777777">
      <w:pPr>
        <w:pStyle w:val="Normal0"/>
        <w:pBdr>
          <w:top w:val="nil"/>
          <w:left w:val="nil"/>
          <w:bottom w:val="nil"/>
          <w:right w:val="nil"/>
          <w:between w:val="nil"/>
        </w:pBdr>
        <w:spacing w:line="360" w:lineRule="auto"/>
        <w:jc w:val="both"/>
        <w:rPr>
          <w:del w:author="LauraPGM" w:date="2025-10-01T17:32:00Z" w:id="5769"/>
          <w:rFonts w:ascii="Calibri" w:hAnsi="Calibri" w:cs="Calibri"/>
          <w:color w:val="948A54"/>
          <w:rPrChange w:author="LauraPGM" w:date="2025-10-01T09:45:00Z" w:id="5770">
            <w:rPr>
              <w:del w:author="LauraPGM" w:date="2025-10-01T17:32:00Z" w:id="5771"/>
              <w:color w:val="948A54"/>
            </w:rPr>
          </w:rPrChange>
        </w:rPr>
        <w:pPrChange w:author="LauraPGM" w:date="2025-10-01T09:45:00Z" w:id="5772">
          <w:pPr>
            <w:pStyle w:val="Normal0"/>
            <w:pBdr>
              <w:top w:val="nil"/>
              <w:left w:val="nil"/>
              <w:bottom w:val="nil"/>
              <w:right w:val="nil"/>
              <w:between w:val="nil"/>
            </w:pBdr>
            <w:jc w:val="both"/>
          </w:pPr>
        </w:pPrChange>
      </w:pPr>
    </w:p>
    <w:p w:rsidRPr="00D645B6" w:rsidR="00891FF3" w:rsidDel="0096539B" w:rsidRDefault="00891FF3" w14:paraId="0606E3EF" w14:textId="77777777">
      <w:pPr>
        <w:pStyle w:val="Normal0"/>
        <w:pBdr>
          <w:top w:val="nil"/>
          <w:left w:val="nil"/>
          <w:bottom w:val="nil"/>
          <w:right w:val="nil"/>
          <w:between w:val="nil"/>
        </w:pBdr>
        <w:spacing w:line="360" w:lineRule="auto"/>
        <w:jc w:val="both"/>
        <w:rPr>
          <w:del w:author="LauraPGM" w:date="2025-10-01T17:31:00Z" w:id="5773"/>
          <w:rFonts w:ascii="Calibri" w:hAnsi="Calibri" w:cs="Calibri"/>
          <w:color w:val="948A54"/>
          <w:rPrChange w:author="LauraPGM" w:date="2025-10-01T09:45:00Z" w:id="5774">
            <w:rPr>
              <w:del w:author="LauraPGM" w:date="2025-10-01T17:31:00Z" w:id="5775"/>
              <w:color w:val="948A54"/>
            </w:rPr>
          </w:rPrChange>
        </w:rPr>
        <w:pPrChange w:author="LauraPGM" w:date="2025-10-01T09:45:00Z" w:id="5776">
          <w:pPr>
            <w:pStyle w:val="Normal0"/>
            <w:pBdr>
              <w:top w:val="nil"/>
              <w:left w:val="nil"/>
              <w:bottom w:val="nil"/>
              <w:right w:val="nil"/>
              <w:between w:val="nil"/>
            </w:pBdr>
            <w:jc w:val="both"/>
          </w:pPr>
        </w:pPrChange>
      </w:pPr>
    </w:p>
    <w:p w:rsidRPr="00D645B6" w:rsidR="00891FF3" w:rsidDel="0096539B" w:rsidRDefault="00891FF3" w14:paraId="5162F5D5" w14:textId="77777777">
      <w:pPr>
        <w:pStyle w:val="Normal0"/>
        <w:pBdr>
          <w:top w:val="nil"/>
          <w:left w:val="nil"/>
          <w:bottom w:val="nil"/>
          <w:right w:val="nil"/>
          <w:between w:val="nil"/>
        </w:pBdr>
        <w:spacing w:line="360" w:lineRule="auto"/>
        <w:jc w:val="both"/>
        <w:rPr>
          <w:del w:author="LauraPGM" w:date="2025-10-01T17:31:00Z" w:id="5777"/>
          <w:rFonts w:ascii="Calibri" w:hAnsi="Calibri" w:cs="Calibri"/>
          <w:color w:val="948A54"/>
          <w:rPrChange w:author="LauraPGM" w:date="2025-10-01T09:45:00Z" w:id="5778">
            <w:rPr>
              <w:del w:author="LauraPGM" w:date="2025-10-01T17:31:00Z" w:id="5779"/>
              <w:color w:val="948A54"/>
            </w:rPr>
          </w:rPrChange>
        </w:rPr>
        <w:pPrChange w:author="LauraPGM" w:date="2025-10-01T09:45:00Z" w:id="5780">
          <w:pPr>
            <w:pStyle w:val="Normal0"/>
            <w:pBdr>
              <w:top w:val="nil"/>
              <w:left w:val="nil"/>
              <w:bottom w:val="nil"/>
              <w:right w:val="nil"/>
              <w:between w:val="nil"/>
            </w:pBdr>
            <w:jc w:val="both"/>
          </w:pPr>
        </w:pPrChange>
      </w:pPr>
    </w:p>
    <w:p w:rsidRPr="00D645B6" w:rsidR="00891FF3" w:rsidDel="0096539B" w:rsidRDefault="00891FF3" w14:paraId="5C7DBF95" w14:textId="77777777">
      <w:pPr>
        <w:pStyle w:val="Normal0"/>
        <w:pBdr>
          <w:top w:val="nil"/>
          <w:left w:val="nil"/>
          <w:bottom w:val="nil"/>
          <w:right w:val="nil"/>
          <w:between w:val="nil"/>
        </w:pBdr>
        <w:spacing w:line="360" w:lineRule="auto"/>
        <w:jc w:val="both"/>
        <w:rPr>
          <w:del w:author="LauraPGM" w:date="2025-10-01T17:31:00Z" w:id="5781"/>
          <w:rFonts w:ascii="Calibri" w:hAnsi="Calibri" w:cs="Calibri"/>
          <w:color w:val="948A54"/>
          <w:rPrChange w:author="LauraPGM" w:date="2025-10-01T09:45:00Z" w:id="5782">
            <w:rPr>
              <w:del w:author="LauraPGM" w:date="2025-10-01T17:31:00Z" w:id="5783"/>
              <w:color w:val="948A54"/>
            </w:rPr>
          </w:rPrChange>
        </w:rPr>
        <w:pPrChange w:author="LauraPGM" w:date="2025-10-01T09:45:00Z" w:id="5784">
          <w:pPr>
            <w:pStyle w:val="Normal0"/>
            <w:pBdr>
              <w:top w:val="nil"/>
              <w:left w:val="nil"/>
              <w:bottom w:val="nil"/>
              <w:right w:val="nil"/>
              <w:between w:val="nil"/>
            </w:pBdr>
            <w:jc w:val="both"/>
          </w:pPr>
        </w:pPrChange>
      </w:pPr>
    </w:p>
    <w:p w:rsidRPr="00D645B6" w:rsidR="00891FF3" w:rsidDel="0096539B" w:rsidRDefault="00891FF3" w14:paraId="5F2B917E" w14:textId="77777777">
      <w:pPr>
        <w:pStyle w:val="Normal0"/>
        <w:pBdr>
          <w:top w:val="nil"/>
          <w:left w:val="nil"/>
          <w:bottom w:val="nil"/>
          <w:right w:val="nil"/>
          <w:between w:val="nil"/>
        </w:pBdr>
        <w:spacing w:line="360" w:lineRule="auto"/>
        <w:jc w:val="both"/>
        <w:rPr>
          <w:del w:author="LauraPGM" w:date="2025-10-01T17:31:00Z" w:id="5785"/>
          <w:rFonts w:ascii="Calibri" w:hAnsi="Calibri" w:cs="Calibri"/>
          <w:color w:val="948A54"/>
          <w:rPrChange w:author="LauraPGM" w:date="2025-10-01T09:45:00Z" w:id="5786">
            <w:rPr>
              <w:del w:author="LauraPGM" w:date="2025-10-01T17:31:00Z" w:id="5787"/>
              <w:color w:val="948A54"/>
            </w:rPr>
          </w:rPrChange>
        </w:rPr>
        <w:pPrChange w:author="LauraPGM" w:date="2025-10-01T09:45:00Z" w:id="5788">
          <w:pPr>
            <w:pStyle w:val="Normal0"/>
            <w:pBdr>
              <w:top w:val="nil"/>
              <w:left w:val="nil"/>
              <w:bottom w:val="nil"/>
              <w:right w:val="nil"/>
              <w:between w:val="nil"/>
            </w:pBdr>
            <w:jc w:val="both"/>
          </w:pPr>
        </w:pPrChange>
      </w:pPr>
    </w:p>
    <w:p w:rsidRPr="00D645B6" w:rsidR="00891FF3" w:rsidDel="0096539B" w:rsidRDefault="00891FF3" w14:paraId="25796ADD" w14:textId="77777777">
      <w:pPr>
        <w:pStyle w:val="Normal0"/>
        <w:pBdr>
          <w:top w:val="nil"/>
          <w:left w:val="nil"/>
          <w:bottom w:val="nil"/>
          <w:right w:val="nil"/>
          <w:between w:val="nil"/>
        </w:pBdr>
        <w:spacing w:line="360" w:lineRule="auto"/>
        <w:jc w:val="both"/>
        <w:rPr>
          <w:del w:author="LauraPGM" w:date="2025-10-01T17:31:00Z" w:id="5789"/>
          <w:rFonts w:ascii="Calibri" w:hAnsi="Calibri" w:cs="Calibri"/>
          <w:color w:val="948A54"/>
          <w:rPrChange w:author="LauraPGM" w:date="2025-10-01T09:45:00Z" w:id="5790">
            <w:rPr>
              <w:del w:author="LauraPGM" w:date="2025-10-01T17:31:00Z" w:id="5791"/>
              <w:color w:val="948A54"/>
            </w:rPr>
          </w:rPrChange>
        </w:rPr>
        <w:pPrChange w:author="LauraPGM" w:date="2025-10-01T09:45:00Z" w:id="5792">
          <w:pPr>
            <w:pStyle w:val="Normal0"/>
            <w:pBdr>
              <w:top w:val="nil"/>
              <w:left w:val="nil"/>
              <w:bottom w:val="nil"/>
              <w:right w:val="nil"/>
              <w:between w:val="nil"/>
            </w:pBdr>
            <w:jc w:val="both"/>
          </w:pPr>
        </w:pPrChange>
      </w:pPr>
    </w:p>
    <w:p w:rsidRPr="00D645B6" w:rsidR="00891FF3" w:rsidDel="0096539B" w:rsidRDefault="00891FF3" w14:paraId="3E055CD4" w14:textId="7936CC2B">
      <w:pPr>
        <w:pStyle w:val="Normal0"/>
        <w:spacing w:line="360" w:lineRule="auto"/>
        <w:rPr>
          <w:del w:author="LauraPGM" w:date="2025-10-01T17:32:00Z" w:id="5793"/>
          <w:rFonts w:ascii="Calibri" w:hAnsi="Calibri" w:cs="Calibri"/>
          <w:color w:val="948A54"/>
          <w:rPrChange w:author="LauraPGM" w:date="2025-10-01T09:45:00Z" w:id="5794">
            <w:rPr>
              <w:del w:author="LauraPGM" w:date="2025-10-01T17:32:00Z" w:id="5795"/>
              <w:color w:val="948A54"/>
            </w:rPr>
          </w:rPrChange>
        </w:rPr>
        <w:pPrChange w:author="LauraPGM" w:date="2025-10-01T17:32:00Z" w:id="5796">
          <w:pPr>
            <w:pStyle w:val="Normal0"/>
            <w:pBdr>
              <w:top w:val="nil"/>
              <w:left w:val="nil"/>
              <w:bottom w:val="nil"/>
              <w:right w:val="nil"/>
              <w:between w:val="nil"/>
            </w:pBdr>
            <w:jc w:val="both"/>
          </w:pPr>
        </w:pPrChange>
      </w:pPr>
    </w:p>
    <w:p w:rsidRPr="00D645B6" w:rsidR="00FF258C" w:rsidRDefault="00D376E1" w14:paraId="00000076" w14:textId="71A97E80">
      <w:pPr>
        <w:pStyle w:val="Normal0"/>
        <w:numPr>
          <w:ilvl w:val="0"/>
          <w:numId w:val="8"/>
        </w:numPr>
        <w:pBdr>
          <w:top w:val="nil"/>
          <w:left w:val="nil"/>
          <w:bottom w:val="nil"/>
          <w:right w:val="nil"/>
          <w:between w:val="nil"/>
        </w:pBdr>
        <w:spacing w:line="360" w:lineRule="auto"/>
        <w:jc w:val="both"/>
        <w:rPr>
          <w:rFonts w:ascii="Calibri" w:hAnsi="Calibri" w:cs="Calibri"/>
          <w:rPrChange w:author="LauraPGM" w:date="2025-10-01T09:45:00Z" w:id="5797">
            <w:rPr/>
          </w:rPrChange>
        </w:rPr>
        <w:pPrChange w:author="LauraPGM" w:date="2025-10-01T09:45:00Z" w:id="5798">
          <w:pPr>
            <w:pStyle w:val="Normal0"/>
            <w:numPr>
              <w:numId w:val="8"/>
            </w:numPr>
            <w:pBdr>
              <w:top w:val="nil"/>
              <w:left w:val="nil"/>
              <w:bottom w:val="nil"/>
              <w:right w:val="nil"/>
              <w:between w:val="nil"/>
            </w:pBdr>
            <w:ind w:left="720" w:hanging="360"/>
            <w:jc w:val="both"/>
          </w:pPr>
        </w:pPrChange>
      </w:pPr>
      <w:r w:rsidRPr="00D645B6">
        <w:rPr>
          <w:rFonts w:ascii="Calibri" w:hAnsi="Calibri" w:cs="Calibri"/>
          <w:b/>
          <w:rPrChange w:author="LauraPGM" w:date="2025-10-01T09:45:00Z" w:id="5799">
            <w:rPr>
              <w:b/>
            </w:rPr>
          </w:rPrChange>
        </w:rPr>
        <w:t xml:space="preserve">ACTIVIDADES DIDÁCTICAS </w:t>
      </w:r>
    </w:p>
    <w:p w:rsidRPr="00D645B6" w:rsidR="00FF258C" w:rsidRDefault="00FF258C" w14:paraId="0000007E" w14:textId="77777777">
      <w:pPr>
        <w:pStyle w:val="Normal0"/>
        <w:spacing w:line="360" w:lineRule="auto"/>
        <w:ind w:left="426"/>
        <w:jc w:val="both"/>
        <w:rPr>
          <w:rFonts w:ascii="Calibri" w:hAnsi="Calibri" w:cs="Calibri"/>
          <w:color w:val="7F7F7F"/>
          <w:rPrChange w:author="LauraPGM" w:date="2025-10-01T09:45:00Z" w:id="5800">
            <w:rPr>
              <w:color w:val="7F7F7F"/>
            </w:rPr>
          </w:rPrChange>
        </w:rPr>
        <w:pPrChange w:author="LauraPGM" w:date="2025-10-01T09:45:00Z" w:id="5801">
          <w:pPr>
            <w:pStyle w:val="Normal0"/>
            <w:ind w:left="426"/>
            <w:jc w:val="both"/>
          </w:pPr>
        </w:pPrChange>
      </w:pPr>
    </w:p>
    <w:p w:rsidRPr="00D645B6" w:rsidR="00FF258C" w:rsidRDefault="00522EBE" w14:paraId="0000008A" w14:textId="4DF19744">
      <w:pPr>
        <w:pStyle w:val="Normal0"/>
        <w:spacing w:line="360" w:lineRule="auto"/>
        <w:ind w:left="426"/>
        <w:jc w:val="both"/>
        <w:rPr>
          <w:rFonts w:ascii="Calibri" w:hAnsi="Calibri" w:cs="Calibri"/>
          <w:color w:val="7F7F7F"/>
          <w:rPrChange w:author="LauraPGM" w:date="2025-10-01T09:45:00Z" w:id="5802">
            <w:rPr>
              <w:color w:val="7F7F7F"/>
            </w:rPr>
          </w:rPrChange>
        </w:rPr>
        <w:pPrChange w:author="LauraPGM" w:date="2025-10-01T09:45:00Z" w:id="5803">
          <w:pPr>
            <w:pStyle w:val="Normal0"/>
            <w:ind w:left="426"/>
            <w:jc w:val="both"/>
          </w:pPr>
        </w:pPrChange>
      </w:pPr>
      <w:ins w:author="LauraPGM" w:date="2025-10-06T22:43:00Z" w:id="5804">
        <w:r>
          <w:rPr>
            <w:rFonts w:ascii="Calibri" w:hAnsi="Calibri" w:cs="Calibri"/>
            <w:noProof/>
            <w:color w:val="7F7F7F"/>
            <w:lang w:eastAsia="es-CO"/>
          </w:rPr>
          <w:drawing>
            <wp:inline distT="0" distB="0" distL="0" distR="0" wp14:anchorId="4844FC52" wp14:editId="330A8CF5">
              <wp:extent cx="3981655" cy="4699242"/>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68B90D.tmp"/>
                      <pic:cNvPicPr/>
                    </pic:nvPicPr>
                    <pic:blipFill>
                      <a:blip r:embed="rId29">
                        <a:extLst>
                          <a:ext uri="{28A0092B-C50C-407E-A947-70E740481C1C}">
                            <a14:useLocalDpi xmlns:a14="http://schemas.microsoft.com/office/drawing/2010/main" val="0"/>
                          </a:ext>
                        </a:extLst>
                      </a:blip>
                      <a:stretch>
                        <a:fillRect/>
                      </a:stretch>
                    </pic:blipFill>
                    <pic:spPr>
                      <a:xfrm>
                        <a:off x="0" y="0"/>
                        <a:ext cx="3981655" cy="4699242"/>
                      </a:xfrm>
                      <a:prstGeom prst="rect">
                        <a:avLst/>
                      </a:prstGeom>
                    </pic:spPr>
                  </pic:pic>
                </a:graphicData>
              </a:graphic>
            </wp:inline>
          </w:drawing>
        </w:r>
      </w:ins>
      <w:del w:author="LauraPGM" w:date="2025-10-01T15:52:00Z" w:id="5805">
        <w:r w:rsidRPr="00D645B6" w:rsidDel="00866E70" w:rsidR="00EA7CD4">
          <w:rPr>
            <w:rFonts w:ascii="Calibri" w:hAnsi="Calibri" w:cs="Calibri"/>
            <w:noProof/>
            <w:color w:val="7F7F7F"/>
            <w:lang w:eastAsia="es-CO"/>
            <w:rPrChange w:author="LauraPGM" w:date="2025-10-01T09:45:00Z" w:id="5806">
              <w:rPr>
                <w:noProof/>
                <w:color w:val="7F7F7F"/>
                <w:lang w:eastAsia="es-CO"/>
              </w:rPr>
            </w:rPrChange>
          </w:rPr>
          <w:drawing>
            <wp:inline distT="0" distB="0" distL="0" distR="0" wp14:anchorId="534C5754" wp14:editId="489CC537">
              <wp:extent cx="4524375" cy="625611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68FC14.tmp"/>
                      <pic:cNvPicPr/>
                    </pic:nvPicPr>
                    <pic:blipFill>
                      <a:blip r:embed="rId30">
                        <a:extLst>
                          <a:ext uri="{28A0092B-C50C-407E-A947-70E740481C1C}">
                            <a14:useLocalDpi xmlns:a14="http://schemas.microsoft.com/office/drawing/2010/main" val="0"/>
                          </a:ext>
                        </a:extLst>
                      </a:blip>
                      <a:stretch>
                        <a:fillRect/>
                      </a:stretch>
                    </pic:blipFill>
                    <pic:spPr>
                      <a:xfrm>
                        <a:off x="0" y="0"/>
                        <a:ext cx="4533211" cy="6268335"/>
                      </a:xfrm>
                      <a:prstGeom prst="rect">
                        <a:avLst/>
                      </a:prstGeom>
                    </pic:spPr>
                  </pic:pic>
                </a:graphicData>
              </a:graphic>
            </wp:inline>
          </w:drawing>
        </w:r>
      </w:del>
    </w:p>
    <w:p w:rsidRPr="00D645B6" w:rsidR="00891FF3" w:rsidDel="0048121D" w:rsidRDefault="00891FF3" w14:paraId="2A4DB039" w14:textId="77777777">
      <w:pPr>
        <w:pStyle w:val="Normal0"/>
        <w:spacing w:line="360" w:lineRule="auto"/>
        <w:rPr>
          <w:del w:author="LauraPGM" w:date="2025-10-01T20:50:00Z" w:id="5807"/>
          <w:rFonts w:ascii="Calibri" w:hAnsi="Calibri" w:cs="Calibri"/>
          <w:b/>
          <w:u w:val="single"/>
          <w:rPrChange w:author="LauraPGM" w:date="2025-10-01T09:45:00Z" w:id="5808">
            <w:rPr>
              <w:del w:author="LauraPGM" w:date="2025-10-01T20:50:00Z" w:id="5809"/>
              <w:b/>
              <w:u w:val="single"/>
            </w:rPr>
          </w:rPrChange>
        </w:rPr>
        <w:pPrChange w:author="LauraPGM" w:date="2025-10-01T09:45:00Z" w:id="5810">
          <w:pPr>
            <w:pStyle w:val="Normal0"/>
          </w:pPr>
        </w:pPrChange>
      </w:pPr>
    </w:p>
    <w:p w:rsidRPr="00D645B6" w:rsidR="00891FF3" w:rsidDel="0048121D" w:rsidRDefault="00891FF3" w14:paraId="7113C5FE" w14:textId="77777777">
      <w:pPr>
        <w:pStyle w:val="Normal0"/>
        <w:spacing w:line="360" w:lineRule="auto"/>
        <w:rPr>
          <w:del w:author="LauraPGM" w:date="2025-10-01T20:50:00Z" w:id="5811"/>
          <w:rFonts w:ascii="Calibri" w:hAnsi="Calibri" w:cs="Calibri"/>
          <w:b/>
          <w:u w:val="single"/>
          <w:rPrChange w:author="LauraPGM" w:date="2025-10-01T09:45:00Z" w:id="5812">
            <w:rPr>
              <w:del w:author="LauraPGM" w:date="2025-10-01T20:50:00Z" w:id="5813"/>
              <w:b/>
              <w:u w:val="single"/>
            </w:rPr>
          </w:rPrChange>
        </w:rPr>
        <w:pPrChange w:author="LauraPGM" w:date="2025-10-01T09:45:00Z" w:id="5814">
          <w:pPr>
            <w:pStyle w:val="Normal0"/>
          </w:pPr>
        </w:pPrChange>
      </w:pPr>
    </w:p>
    <w:p w:rsidRPr="00D645B6" w:rsidR="00891FF3" w:rsidDel="0048121D" w:rsidRDefault="00891FF3" w14:paraId="1E9F9FD4" w14:textId="77777777">
      <w:pPr>
        <w:pStyle w:val="Normal0"/>
        <w:spacing w:line="360" w:lineRule="auto"/>
        <w:rPr>
          <w:del w:author="LauraPGM" w:date="2025-10-01T20:50:00Z" w:id="5815"/>
          <w:rFonts w:ascii="Calibri" w:hAnsi="Calibri" w:cs="Calibri"/>
          <w:b/>
          <w:u w:val="single"/>
          <w:rPrChange w:author="LauraPGM" w:date="2025-10-01T09:45:00Z" w:id="5816">
            <w:rPr>
              <w:del w:author="LauraPGM" w:date="2025-10-01T20:50:00Z" w:id="5817"/>
              <w:b/>
              <w:u w:val="single"/>
            </w:rPr>
          </w:rPrChange>
        </w:rPr>
        <w:pPrChange w:author="LauraPGM" w:date="2025-10-01T09:45:00Z" w:id="5818">
          <w:pPr>
            <w:pStyle w:val="Normal0"/>
          </w:pPr>
        </w:pPrChange>
      </w:pPr>
    </w:p>
    <w:p w:rsidRPr="00D645B6" w:rsidR="00891FF3" w:rsidDel="0048121D" w:rsidRDefault="00891FF3" w14:paraId="6CC359E9" w14:textId="77777777">
      <w:pPr>
        <w:pStyle w:val="Normal0"/>
        <w:spacing w:line="360" w:lineRule="auto"/>
        <w:rPr>
          <w:del w:author="LauraPGM" w:date="2025-10-01T20:50:00Z" w:id="5819"/>
          <w:rFonts w:ascii="Calibri" w:hAnsi="Calibri" w:cs="Calibri"/>
          <w:b/>
          <w:u w:val="single"/>
          <w:rPrChange w:author="LauraPGM" w:date="2025-10-01T09:45:00Z" w:id="5820">
            <w:rPr>
              <w:del w:author="LauraPGM" w:date="2025-10-01T20:50:00Z" w:id="5821"/>
              <w:b/>
              <w:u w:val="single"/>
            </w:rPr>
          </w:rPrChange>
        </w:rPr>
        <w:pPrChange w:author="LauraPGM" w:date="2025-10-01T09:45:00Z" w:id="5822">
          <w:pPr>
            <w:pStyle w:val="Normal0"/>
          </w:pPr>
        </w:pPrChange>
      </w:pPr>
    </w:p>
    <w:p w:rsidRPr="00D645B6" w:rsidR="00891FF3" w:rsidDel="0048121D" w:rsidRDefault="00891FF3" w14:paraId="1D5D2DF1" w14:textId="77777777">
      <w:pPr>
        <w:pStyle w:val="Normal0"/>
        <w:spacing w:line="360" w:lineRule="auto"/>
        <w:rPr>
          <w:del w:author="LauraPGM" w:date="2025-10-01T20:50:00Z" w:id="5823"/>
          <w:rFonts w:ascii="Calibri" w:hAnsi="Calibri" w:cs="Calibri"/>
          <w:b/>
          <w:u w:val="single"/>
          <w:rPrChange w:author="LauraPGM" w:date="2025-10-01T09:45:00Z" w:id="5824">
            <w:rPr>
              <w:del w:author="LauraPGM" w:date="2025-10-01T20:50:00Z" w:id="5825"/>
              <w:b/>
              <w:u w:val="single"/>
            </w:rPr>
          </w:rPrChange>
        </w:rPr>
        <w:pPrChange w:author="LauraPGM" w:date="2025-10-01T09:45:00Z" w:id="5826">
          <w:pPr>
            <w:pStyle w:val="Normal0"/>
          </w:pPr>
        </w:pPrChange>
      </w:pPr>
    </w:p>
    <w:p w:rsidRPr="00D645B6" w:rsidR="00891FF3" w:rsidDel="0048121D" w:rsidRDefault="00891FF3" w14:paraId="1AB8386A" w14:textId="77777777">
      <w:pPr>
        <w:pStyle w:val="Normal0"/>
        <w:spacing w:line="360" w:lineRule="auto"/>
        <w:rPr>
          <w:del w:author="LauraPGM" w:date="2025-10-01T20:50:00Z" w:id="5827"/>
          <w:rFonts w:ascii="Calibri" w:hAnsi="Calibri" w:cs="Calibri"/>
          <w:b/>
          <w:u w:val="single"/>
          <w:rPrChange w:author="LauraPGM" w:date="2025-10-01T09:45:00Z" w:id="5828">
            <w:rPr>
              <w:del w:author="LauraPGM" w:date="2025-10-01T20:50:00Z" w:id="5829"/>
              <w:b/>
              <w:u w:val="single"/>
            </w:rPr>
          </w:rPrChange>
        </w:rPr>
        <w:pPrChange w:author="LauraPGM" w:date="2025-10-01T09:45:00Z" w:id="5830">
          <w:pPr>
            <w:pStyle w:val="Normal0"/>
          </w:pPr>
        </w:pPrChange>
      </w:pPr>
    </w:p>
    <w:p w:rsidRPr="00D645B6" w:rsidR="00891FF3" w:rsidRDefault="00891FF3" w14:paraId="28590763" w14:textId="77777777">
      <w:pPr>
        <w:pStyle w:val="Normal0"/>
        <w:spacing w:line="360" w:lineRule="auto"/>
        <w:rPr>
          <w:rFonts w:ascii="Calibri" w:hAnsi="Calibri" w:cs="Calibri"/>
          <w:b/>
          <w:u w:val="single"/>
          <w:rPrChange w:author="LauraPGM" w:date="2025-10-01T09:45:00Z" w:id="5831">
            <w:rPr>
              <w:b/>
              <w:u w:val="single"/>
            </w:rPr>
          </w:rPrChange>
        </w:rPr>
        <w:pPrChange w:author="LauraPGM" w:date="2025-10-01T09:45:00Z" w:id="5832">
          <w:pPr>
            <w:pStyle w:val="Normal0"/>
          </w:pPr>
        </w:pPrChange>
      </w:pPr>
    </w:p>
    <w:p w:rsidRPr="00D645B6" w:rsidR="00FF258C" w:rsidRDefault="00FF258C" w14:paraId="0000008C" w14:textId="7BB96C68">
      <w:pPr>
        <w:pStyle w:val="Normal0"/>
        <w:tabs>
          <w:tab w:val="left" w:pos="3402"/>
        </w:tabs>
        <w:spacing w:line="360" w:lineRule="auto"/>
        <w:rPr>
          <w:rFonts w:ascii="Calibri" w:hAnsi="Calibri" w:cs="Calibri"/>
          <w:b/>
          <w:rPrChange w:author="LauraPGM" w:date="2025-10-01T09:45:00Z" w:id="5833">
            <w:rPr>
              <w:b/>
            </w:rPr>
          </w:rPrChange>
        </w:rPr>
        <w:pPrChange w:author="LauraPGM" w:date="2025-10-01T09:45:00Z" w:id="5834">
          <w:pPr>
            <w:pStyle w:val="Normal0"/>
            <w:tabs>
              <w:tab w:val="left" w:pos="3402"/>
            </w:tabs>
          </w:pPr>
        </w:pPrChange>
      </w:pPr>
    </w:p>
    <w:p w:rsidRPr="00D645B6" w:rsidR="00FF258C" w:rsidRDefault="00D376E1" w14:paraId="0000008D" w14:textId="77777777">
      <w:pPr>
        <w:pStyle w:val="Normal0"/>
        <w:numPr>
          <w:ilvl w:val="0"/>
          <w:numId w:val="5"/>
        </w:numPr>
        <w:pBdr>
          <w:top w:val="nil"/>
          <w:left w:val="nil"/>
          <w:bottom w:val="nil"/>
          <w:right w:val="nil"/>
          <w:between w:val="nil"/>
        </w:pBdr>
        <w:spacing w:line="360" w:lineRule="auto"/>
        <w:jc w:val="both"/>
        <w:rPr>
          <w:rFonts w:ascii="Calibri" w:hAnsi="Calibri" w:cs="Calibri"/>
          <w:b/>
          <w:color w:val="000000"/>
          <w:rPrChange w:author="LauraPGM" w:date="2025-10-01T09:45:00Z" w:id="5835">
            <w:rPr>
              <w:b/>
              <w:color w:val="000000"/>
            </w:rPr>
          </w:rPrChange>
        </w:rPr>
        <w:pPrChange w:author="LauraPGM" w:date="2025-10-01T09:45:00Z" w:id="5836">
          <w:pPr>
            <w:pStyle w:val="Normal0"/>
            <w:numPr>
              <w:numId w:val="5"/>
            </w:numPr>
            <w:pBdr>
              <w:top w:val="nil"/>
              <w:left w:val="nil"/>
              <w:bottom w:val="nil"/>
              <w:right w:val="nil"/>
              <w:between w:val="nil"/>
            </w:pBdr>
            <w:ind w:left="720" w:hanging="360"/>
            <w:jc w:val="both"/>
          </w:pPr>
        </w:pPrChange>
      </w:pPr>
      <w:r w:rsidRPr="00D645B6">
        <w:rPr>
          <w:rFonts w:ascii="Calibri" w:hAnsi="Calibri" w:cs="Calibri"/>
          <w:b/>
          <w:color w:val="000000"/>
          <w:rPrChange w:author="LauraPGM" w:date="2025-10-01T09:45:00Z" w:id="5837">
            <w:rPr>
              <w:b/>
              <w:color w:val="000000"/>
            </w:rPr>
          </w:rPrChange>
        </w:rPr>
        <w:t xml:space="preserve">MATERIAL COMPLEMENTARIO: </w:t>
      </w:r>
    </w:p>
    <w:p w:rsidRPr="00C07577" w:rsidR="00866E70" w:rsidP="00866E70" w:rsidRDefault="00866E70" w14:paraId="385C0C3D" w14:textId="77777777">
      <w:pPr>
        <w:pStyle w:val="Normal0"/>
        <w:pBdr>
          <w:top w:val="nil"/>
          <w:left w:val="nil"/>
          <w:bottom w:val="nil"/>
          <w:right w:val="nil"/>
          <w:between w:val="nil"/>
        </w:pBdr>
        <w:jc w:val="both"/>
        <w:rPr>
          <w:ins w:author="LauraPGM" w:date="2025-10-01T15:53:00Z" w:id="5838"/>
          <w:b/>
          <w:color w:val="000000"/>
          <w:sz w:val="20"/>
          <w:szCs w:val="20"/>
        </w:rPr>
      </w:pPr>
    </w:p>
    <w:tbl>
      <w:tblPr>
        <w:tblStyle w:val="4"/>
        <w:tblpPr w:leftFromText="141" w:rightFromText="141" w:vertAnchor="text" w:horzAnchor="margin" w:tblpY="68"/>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0D589F" w:rsidR="00866E70" w:rsidTr="00D82BFE" w14:paraId="00DE27B8" w14:textId="77777777">
        <w:trPr>
          <w:trHeight w:val="658"/>
          <w:ins w:author="LauraPGM" w:date="2025-10-01T15:53:00Z" w:id="5839"/>
        </w:trPr>
        <w:tc>
          <w:tcPr>
            <w:tcW w:w="2517" w:type="dxa"/>
            <w:shd w:val="clear" w:color="auto" w:fill="F9CB9C"/>
            <w:tcMar>
              <w:top w:w="100" w:type="dxa"/>
              <w:left w:w="100" w:type="dxa"/>
              <w:bottom w:w="100" w:type="dxa"/>
              <w:right w:w="100" w:type="dxa"/>
            </w:tcMar>
            <w:vAlign w:val="center"/>
          </w:tcPr>
          <w:p w:rsidRPr="000D589F" w:rsidR="00866E70" w:rsidP="00D82BFE" w:rsidRDefault="00866E70" w14:paraId="3E4E646A" w14:textId="77777777">
            <w:pPr>
              <w:pStyle w:val="Normal0"/>
              <w:jc w:val="center"/>
              <w:rPr>
                <w:ins w:author="LauraPGM" w:date="2025-10-01T15:53:00Z" w:id="5840"/>
                <w:sz w:val="20"/>
                <w:szCs w:val="20"/>
              </w:rPr>
            </w:pPr>
            <w:ins w:author="LauraPGM" w:date="2025-10-01T15:53:00Z" w:id="5841">
              <w:r w:rsidRPr="000D589F">
                <w:rPr>
                  <w:sz w:val="20"/>
                  <w:szCs w:val="20"/>
                </w:rPr>
                <w:t>Tema</w:t>
              </w:r>
            </w:ins>
          </w:p>
        </w:tc>
        <w:tc>
          <w:tcPr>
            <w:tcW w:w="2517" w:type="dxa"/>
            <w:shd w:val="clear" w:color="auto" w:fill="F9CB9C"/>
            <w:tcMar>
              <w:top w:w="100" w:type="dxa"/>
              <w:left w:w="100" w:type="dxa"/>
              <w:bottom w:w="100" w:type="dxa"/>
              <w:right w:w="100" w:type="dxa"/>
            </w:tcMar>
            <w:vAlign w:val="center"/>
          </w:tcPr>
          <w:p w:rsidRPr="000D589F" w:rsidR="00866E70" w:rsidP="00D82BFE" w:rsidRDefault="00866E70" w14:paraId="606F11B2" w14:textId="77777777">
            <w:pPr>
              <w:pStyle w:val="Normal0"/>
              <w:jc w:val="center"/>
              <w:rPr>
                <w:ins w:author="LauraPGM" w:date="2025-10-01T15:53:00Z" w:id="5842"/>
                <w:color w:val="000000"/>
                <w:sz w:val="20"/>
                <w:szCs w:val="20"/>
              </w:rPr>
            </w:pPr>
            <w:ins w:author="LauraPGM" w:date="2025-10-01T15:53:00Z" w:id="5843">
              <w:r w:rsidRPr="000D589F">
                <w:rPr>
                  <w:sz w:val="20"/>
                  <w:szCs w:val="20"/>
                </w:rPr>
                <w:t>Referencia APA del Material</w:t>
              </w:r>
            </w:ins>
          </w:p>
        </w:tc>
        <w:tc>
          <w:tcPr>
            <w:tcW w:w="2519" w:type="dxa"/>
            <w:shd w:val="clear" w:color="auto" w:fill="F9CB9C"/>
            <w:tcMar>
              <w:top w:w="100" w:type="dxa"/>
              <w:left w:w="100" w:type="dxa"/>
              <w:bottom w:w="100" w:type="dxa"/>
              <w:right w:w="100" w:type="dxa"/>
            </w:tcMar>
            <w:vAlign w:val="center"/>
          </w:tcPr>
          <w:p w:rsidRPr="000D589F" w:rsidR="00866E70" w:rsidP="00D82BFE" w:rsidRDefault="00866E70" w14:paraId="2006B5AE" w14:textId="77777777">
            <w:pPr>
              <w:pStyle w:val="Normal0"/>
              <w:jc w:val="center"/>
              <w:rPr>
                <w:ins w:author="LauraPGM" w:date="2025-10-01T15:53:00Z" w:id="5844"/>
                <w:sz w:val="20"/>
                <w:szCs w:val="20"/>
              </w:rPr>
            </w:pPr>
            <w:ins w:author="LauraPGM" w:date="2025-10-01T15:53:00Z" w:id="5845">
              <w:r w:rsidRPr="000D589F">
                <w:rPr>
                  <w:sz w:val="20"/>
                  <w:szCs w:val="20"/>
                </w:rPr>
                <w:t>Tipo de material</w:t>
              </w:r>
            </w:ins>
          </w:p>
          <w:p w:rsidRPr="000D589F" w:rsidR="00866E70" w:rsidP="00D82BFE" w:rsidRDefault="00866E70" w14:paraId="3C7489C9" w14:textId="77777777">
            <w:pPr>
              <w:pStyle w:val="Normal0"/>
              <w:jc w:val="center"/>
              <w:rPr>
                <w:ins w:author="LauraPGM" w:date="2025-10-01T15:53:00Z" w:id="5846"/>
                <w:color w:val="000000"/>
                <w:sz w:val="20"/>
                <w:szCs w:val="20"/>
              </w:rPr>
            </w:pPr>
            <w:ins w:author="LauraPGM" w:date="2025-10-01T15:53:00Z" w:id="5847">
              <w:r w:rsidRPr="000D589F">
                <w:rPr>
                  <w:sz w:val="20"/>
                  <w:szCs w:val="20"/>
                </w:rPr>
                <w:t>(Video, capítulo de libro, artículo, otro)</w:t>
              </w:r>
            </w:ins>
          </w:p>
        </w:tc>
        <w:tc>
          <w:tcPr>
            <w:tcW w:w="2519" w:type="dxa"/>
            <w:shd w:val="clear" w:color="auto" w:fill="F9CB9C"/>
            <w:tcMar>
              <w:top w:w="100" w:type="dxa"/>
              <w:left w:w="100" w:type="dxa"/>
              <w:bottom w:w="100" w:type="dxa"/>
              <w:right w:w="100" w:type="dxa"/>
            </w:tcMar>
            <w:vAlign w:val="center"/>
          </w:tcPr>
          <w:p w:rsidRPr="000D589F" w:rsidR="00866E70" w:rsidP="00D82BFE" w:rsidRDefault="00866E70" w14:paraId="5DD6B8FD" w14:textId="77777777">
            <w:pPr>
              <w:pStyle w:val="Normal0"/>
              <w:jc w:val="center"/>
              <w:rPr>
                <w:ins w:author="LauraPGM" w:date="2025-10-01T15:53:00Z" w:id="5848"/>
                <w:sz w:val="20"/>
                <w:szCs w:val="20"/>
              </w:rPr>
            </w:pPr>
            <w:ins w:author="LauraPGM" w:date="2025-10-01T15:53:00Z" w:id="5849">
              <w:r w:rsidRPr="000D589F">
                <w:rPr>
                  <w:sz w:val="20"/>
                  <w:szCs w:val="20"/>
                </w:rPr>
                <w:t>Enlace del Recurso o</w:t>
              </w:r>
            </w:ins>
          </w:p>
          <w:p w:rsidRPr="000D589F" w:rsidR="00866E70" w:rsidP="00D82BFE" w:rsidRDefault="00866E70" w14:paraId="11839B01" w14:textId="77777777">
            <w:pPr>
              <w:pStyle w:val="Normal0"/>
              <w:jc w:val="center"/>
              <w:rPr>
                <w:ins w:author="LauraPGM" w:date="2025-10-01T15:53:00Z" w:id="5850"/>
                <w:color w:val="000000"/>
                <w:sz w:val="20"/>
                <w:szCs w:val="20"/>
              </w:rPr>
            </w:pPr>
            <w:ins w:author="LauraPGM" w:date="2025-10-01T15:53:00Z" w:id="5851">
              <w:r w:rsidRPr="000D589F">
                <w:rPr>
                  <w:sz w:val="20"/>
                  <w:szCs w:val="20"/>
                </w:rPr>
                <w:t>Archivo del documento o material</w:t>
              </w:r>
            </w:ins>
          </w:p>
        </w:tc>
      </w:tr>
      <w:tr w:rsidRPr="000D589F" w:rsidR="00866E70" w:rsidTr="00D82BFE" w14:paraId="543F05CC" w14:textId="77777777">
        <w:trPr>
          <w:trHeight w:val="385"/>
          <w:ins w:author="LauraPGM" w:date="2025-10-01T15:53:00Z" w:id="5852"/>
        </w:trPr>
        <w:tc>
          <w:tcPr>
            <w:tcW w:w="2517" w:type="dxa"/>
            <w:tcMar>
              <w:top w:w="100" w:type="dxa"/>
              <w:left w:w="100" w:type="dxa"/>
              <w:bottom w:w="100" w:type="dxa"/>
              <w:right w:w="100" w:type="dxa"/>
            </w:tcMar>
            <w:vAlign w:val="center"/>
          </w:tcPr>
          <w:p w:rsidRPr="000D589F" w:rsidR="00866E70" w:rsidP="00D82BFE" w:rsidRDefault="00522EBE" w14:paraId="65A673B7" w14:textId="32EAF068">
            <w:pPr>
              <w:pStyle w:val="Normal0"/>
              <w:rPr>
                <w:ins w:author="LauraPGM" w:date="2025-10-01T15:53:00Z" w:id="5853"/>
                <w:b w:val="0"/>
                <w:sz w:val="20"/>
                <w:szCs w:val="20"/>
              </w:rPr>
            </w:pPr>
            <w:ins w:author="LauraPGM" w:date="2025-10-01T15:53:00Z" w:id="5854">
              <w:r>
                <w:rPr>
                  <w:b w:val="0"/>
                  <w:sz w:val="20"/>
                  <w:szCs w:val="20"/>
                </w:rPr>
                <w:t>Identificación y t</w:t>
              </w:r>
              <w:r w:rsidRPr="000D589F" w:rsidR="00866E70">
                <w:rPr>
                  <w:b w:val="0"/>
                  <w:sz w:val="20"/>
                  <w:szCs w:val="20"/>
                </w:rPr>
                <w:t>ipos de Indicadores de Desempeño Energético (</w:t>
              </w:r>
              <w:proofErr w:type="spellStart"/>
              <w:r w:rsidRPr="000D589F" w:rsidR="00866E70">
                <w:rPr>
                  <w:b w:val="0"/>
                  <w:sz w:val="20"/>
                  <w:szCs w:val="20"/>
                </w:rPr>
                <w:t>IDEs</w:t>
              </w:r>
              <w:proofErr w:type="spellEnd"/>
              <w:r w:rsidRPr="000D589F" w:rsidR="00866E70">
                <w:rPr>
                  <w:b w:val="0"/>
                  <w:sz w:val="20"/>
                  <w:szCs w:val="20"/>
                </w:rPr>
                <w:t>)</w:t>
              </w:r>
            </w:ins>
          </w:p>
        </w:tc>
        <w:tc>
          <w:tcPr>
            <w:tcW w:w="2517" w:type="dxa"/>
            <w:tcMar>
              <w:top w:w="100" w:type="dxa"/>
              <w:left w:w="100" w:type="dxa"/>
              <w:bottom w:w="100" w:type="dxa"/>
              <w:right w:w="100" w:type="dxa"/>
            </w:tcMar>
            <w:vAlign w:val="center"/>
          </w:tcPr>
          <w:p w:rsidRPr="000D589F" w:rsidR="00866E70" w:rsidP="00D82BFE" w:rsidRDefault="00407B1C" w14:paraId="3DB22453" w14:textId="42278EC0">
            <w:pPr>
              <w:pStyle w:val="Normal0"/>
              <w:rPr>
                <w:ins w:author="LauraPGM" w:date="2025-10-01T15:53:00Z" w:id="5855"/>
                <w:b w:val="0"/>
                <w:sz w:val="20"/>
                <w:szCs w:val="20"/>
              </w:rPr>
            </w:pPr>
            <w:proofErr w:type="spellStart"/>
            <w:ins w:author="LauraPGM" w:date="2025-10-01T20:21:00Z" w:id="5856">
              <w:r>
                <w:rPr>
                  <w:b w:val="0"/>
                  <w:sz w:val="20"/>
                  <w:szCs w:val="20"/>
                </w:rPr>
                <w:t>Fornieles</w:t>
              </w:r>
              <w:proofErr w:type="spellEnd"/>
              <w:r>
                <w:rPr>
                  <w:b w:val="0"/>
                  <w:sz w:val="20"/>
                  <w:szCs w:val="20"/>
                </w:rPr>
                <w:t>, F. (2017, 28 de ag</w:t>
              </w:r>
            </w:ins>
            <w:ins w:author="LauraPGM" w:date="2025-10-07T08:42:00Z" w:id="5857">
              <w:r>
                <w:rPr>
                  <w:b w:val="0"/>
                  <w:sz w:val="20"/>
                  <w:szCs w:val="20"/>
                </w:rPr>
                <w:t>osto</w:t>
              </w:r>
            </w:ins>
            <w:ins w:author="LauraPGM" w:date="2025-10-01T20:21:00Z" w:id="5858">
              <w:r w:rsidRPr="00375FF2" w:rsidR="00375FF2">
                <w:rPr>
                  <w:b w:val="0"/>
                  <w:sz w:val="20"/>
                  <w:szCs w:val="20"/>
                </w:rPr>
                <w:t xml:space="preserve">). </w:t>
              </w:r>
            </w:ins>
            <w:ins w:author="LauraPGM" w:date="2025-10-07T08:41:00Z" w:id="5859">
              <w:r w:rsidRPr="003C6DAC">
                <w:rPr>
                  <w:sz w:val="20"/>
                  <w:szCs w:val="20"/>
                  <w:rPrChange w:author="LauraPGM" w:date="2025-10-09T06:34:00Z" w:id="5860">
                    <w:rPr/>
                  </w:rPrChange>
                </w:rPr>
                <w:t>Qué son los INDICADORES de DESEMPEÑO ENERGÉTICO</w:t>
              </w:r>
            </w:ins>
            <w:ins w:author="LauraPGM" w:date="2025-10-07T08:42:00Z" w:id="5861">
              <w:r w:rsidRPr="003C6DAC">
                <w:rPr>
                  <w:b w:val="0"/>
                  <w:sz w:val="20"/>
                  <w:szCs w:val="20"/>
                </w:rPr>
                <w:t>.</w:t>
              </w:r>
            </w:ins>
          </w:p>
        </w:tc>
        <w:tc>
          <w:tcPr>
            <w:tcW w:w="2519" w:type="dxa"/>
            <w:tcMar>
              <w:top w:w="100" w:type="dxa"/>
              <w:left w:w="100" w:type="dxa"/>
              <w:bottom w:w="100" w:type="dxa"/>
              <w:right w:w="100" w:type="dxa"/>
            </w:tcMar>
            <w:vAlign w:val="center"/>
          </w:tcPr>
          <w:p w:rsidRPr="000D589F" w:rsidR="00866E70" w:rsidP="00D82BFE" w:rsidRDefault="00866E70" w14:paraId="76285838" w14:textId="77777777">
            <w:pPr>
              <w:pStyle w:val="Normal0"/>
              <w:rPr>
                <w:ins w:author="LauraPGM" w:date="2025-10-01T15:53:00Z" w:id="5862"/>
                <w:b w:val="0"/>
                <w:sz w:val="20"/>
                <w:szCs w:val="20"/>
              </w:rPr>
            </w:pPr>
            <w:ins w:author="LauraPGM" w:date="2025-10-01T15:53:00Z" w:id="5863">
              <w:r w:rsidRPr="000D589F">
                <w:rPr>
                  <w:b w:val="0"/>
                  <w:sz w:val="20"/>
                  <w:szCs w:val="20"/>
                </w:rPr>
                <w:t>Video</w:t>
              </w:r>
            </w:ins>
          </w:p>
        </w:tc>
        <w:tc>
          <w:tcPr>
            <w:tcW w:w="2519" w:type="dxa"/>
            <w:tcMar>
              <w:top w:w="100" w:type="dxa"/>
              <w:left w:w="100" w:type="dxa"/>
              <w:bottom w:w="100" w:type="dxa"/>
              <w:right w:w="100" w:type="dxa"/>
            </w:tcMar>
            <w:vAlign w:val="center"/>
          </w:tcPr>
          <w:p w:rsidRPr="000D589F" w:rsidR="00866E70" w:rsidP="00D82BFE" w:rsidRDefault="00866E70" w14:paraId="04CD54E8" w14:textId="77777777">
            <w:pPr>
              <w:pStyle w:val="Normal0"/>
              <w:rPr>
                <w:ins w:author="LauraPGM" w:date="2025-10-01T15:53:00Z" w:id="5864"/>
                <w:b w:val="0"/>
                <w:sz w:val="20"/>
                <w:szCs w:val="20"/>
              </w:rPr>
            </w:pPr>
            <w:ins w:author="LauraPGM" w:date="2025-10-01T15:53:00Z" w:id="5865">
              <w:r>
                <w:rPr>
                  <w:rStyle w:val="Hipervnculo"/>
                  <w:sz w:val="20"/>
                  <w:szCs w:val="20"/>
                </w:rPr>
                <w:fldChar w:fldCharType="begin"/>
              </w:r>
              <w:r>
                <w:rPr>
                  <w:rStyle w:val="Hipervnculo"/>
                  <w:b w:val="0"/>
                  <w:sz w:val="20"/>
                  <w:szCs w:val="20"/>
                </w:rPr>
                <w:instrText xml:space="preserve"> HYPERLINK "https://www.youtube.com/watch?v=viuap_gcFn0&amp;ab_channel=FrancescFornieles" </w:instrText>
              </w:r>
              <w:r>
                <w:rPr>
                  <w:rStyle w:val="Hipervnculo"/>
                  <w:sz w:val="20"/>
                  <w:szCs w:val="20"/>
                </w:rPr>
                <w:fldChar w:fldCharType="separate"/>
              </w:r>
              <w:r w:rsidRPr="000D589F">
                <w:rPr>
                  <w:rStyle w:val="Hipervnculo"/>
                  <w:sz w:val="20"/>
                  <w:szCs w:val="20"/>
                </w:rPr>
                <w:t>https://www.youtube.com/watch?v=viuap_gcFn0&amp;ab_channel=FrancescFornieles</w:t>
              </w:r>
              <w:r>
                <w:rPr>
                  <w:rStyle w:val="Hipervnculo"/>
                  <w:sz w:val="20"/>
                  <w:szCs w:val="20"/>
                </w:rPr>
                <w:fldChar w:fldCharType="end"/>
              </w:r>
              <w:r w:rsidRPr="000D589F">
                <w:rPr>
                  <w:b w:val="0"/>
                  <w:sz w:val="20"/>
                  <w:szCs w:val="20"/>
                </w:rPr>
                <w:t xml:space="preserve"> </w:t>
              </w:r>
            </w:ins>
          </w:p>
        </w:tc>
      </w:tr>
      <w:tr w:rsidRPr="000D589F" w:rsidR="00866E70" w:rsidTr="00D82BFE" w14:paraId="61F08512" w14:textId="77777777">
        <w:trPr>
          <w:trHeight w:val="385"/>
          <w:ins w:author="LauraPGM" w:date="2025-10-01T15:53:00Z" w:id="5866"/>
        </w:trPr>
        <w:tc>
          <w:tcPr>
            <w:tcW w:w="2517" w:type="dxa"/>
            <w:tcMar>
              <w:top w:w="100" w:type="dxa"/>
              <w:left w:w="100" w:type="dxa"/>
              <w:bottom w:w="100" w:type="dxa"/>
              <w:right w:w="100" w:type="dxa"/>
            </w:tcMar>
          </w:tcPr>
          <w:p w:rsidRPr="000D589F" w:rsidR="00866E70" w:rsidP="00D82BFE" w:rsidRDefault="00866E70" w14:paraId="10CE41D2" w14:textId="2FC83FA1">
            <w:pPr>
              <w:pStyle w:val="Ttulo1"/>
              <w:outlineLvl w:val="0"/>
              <w:rPr>
                <w:ins w:author="LauraPGM" w:date="2025-10-01T15:53:00Z" w:id="5867"/>
                <w:b w:val="0"/>
                <w:sz w:val="20"/>
                <w:szCs w:val="20"/>
              </w:rPr>
            </w:pPr>
            <w:bookmarkStart w:name="_Toc200949780" w:id="5868"/>
            <w:ins w:author="LauraPGM" w:date="2025-10-01T15:53:00Z" w:id="5869">
              <w:r w:rsidRPr="000D589F">
                <w:rPr>
                  <w:b w:val="0"/>
                  <w:sz w:val="20"/>
                  <w:szCs w:val="20"/>
                </w:rPr>
                <w:t>Establecimiento de L</w:t>
              </w:r>
              <w:r w:rsidR="00522EBE">
                <w:rPr>
                  <w:b w:val="0"/>
                  <w:sz w:val="20"/>
                  <w:szCs w:val="20"/>
                </w:rPr>
                <w:t>íneas Base Energéticas (LBE) y variables de s</w:t>
              </w:r>
              <w:r w:rsidRPr="000D589F">
                <w:rPr>
                  <w:b w:val="0"/>
                  <w:sz w:val="20"/>
                  <w:szCs w:val="20"/>
                </w:rPr>
                <w:t>eguimiento</w:t>
              </w:r>
              <w:bookmarkEnd w:id="5868"/>
            </w:ins>
          </w:p>
        </w:tc>
        <w:tc>
          <w:tcPr>
            <w:tcW w:w="2517" w:type="dxa"/>
            <w:tcMar>
              <w:top w:w="100" w:type="dxa"/>
              <w:left w:w="100" w:type="dxa"/>
              <w:bottom w:w="100" w:type="dxa"/>
              <w:right w:w="100" w:type="dxa"/>
            </w:tcMar>
            <w:vAlign w:val="center"/>
          </w:tcPr>
          <w:p w:rsidRPr="000D589F" w:rsidR="00866E70" w:rsidP="00D82BFE" w:rsidRDefault="00375FF2" w14:paraId="53BFDF8B" w14:textId="23BDEF35">
            <w:pPr>
              <w:pStyle w:val="Normal0"/>
              <w:rPr>
                <w:ins w:author="LauraPGM" w:date="2025-10-01T15:53:00Z" w:id="5870"/>
                <w:b w:val="0"/>
                <w:sz w:val="20"/>
                <w:szCs w:val="20"/>
              </w:rPr>
            </w:pPr>
            <w:ins w:author="LauraPGM" w:date="2025-10-01T20:22:00Z" w:id="5871">
              <w:r w:rsidRPr="00375FF2">
                <w:rPr>
                  <w:b w:val="0"/>
                  <w:sz w:val="20"/>
                  <w:szCs w:val="20"/>
                </w:rPr>
                <w:t xml:space="preserve">IEREC Ingeniería en </w:t>
              </w:r>
              <w:r>
                <w:rPr>
                  <w:b w:val="0"/>
                  <w:sz w:val="20"/>
                  <w:szCs w:val="20"/>
                </w:rPr>
                <w:t>Eficiencia Energética. (2021, 05 de enero</w:t>
              </w:r>
              <w:r w:rsidRPr="00375FF2">
                <w:rPr>
                  <w:b w:val="0"/>
                  <w:sz w:val="20"/>
                  <w:szCs w:val="20"/>
                </w:rPr>
                <w:t xml:space="preserve">). </w:t>
              </w:r>
            </w:ins>
            <w:ins w:author="LauraPGM" w:date="2025-10-01T20:24:00Z" w:id="5872">
              <w:r>
                <w:rPr>
                  <w:b w:val="0"/>
                  <w:sz w:val="20"/>
                  <w:szCs w:val="20"/>
                </w:rPr>
                <w:t>L</w:t>
              </w:r>
              <w:r w:rsidRPr="00375FF2">
                <w:rPr>
                  <w:b w:val="0"/>
                  <w:sz w:val="20"/>
                  <w:szCs w:val="20"/>
                </w:rPr>
                <w:t>ínea</w:t>
              </w:r>
            </w:ins>
            <w:ins w:author="LauraPGM" w:date="2025-10-01T20:23:00Z" w:id="5873">
              <w:r w:rsidRPr="00375FF2">
                <w:rPr>
                  <w:b w:val="0"/>
                  <w:sz w:val="20"/>
                  <w:szCs w:val="20"/>
                </w:rPr>
                <w:t xml:space="preserve"> ba</w:t>
              </w:r>
              <w:r>
                <w:rPr>
                  <w:b w:val="0"/>
                  <w:sz w:val="20"/>
                  <w:szCs w:val="20"/>
                </w:rPr>
                <w:t>se energética bajo la norma (ISO</w:t>
              </w:r>
              <w:r w:rsidRPr="00375FF2">
                <w:rPr>
                  <w:b w:val="0"/>
                  <w:sz w:val="20"/>
                  <w:szCs w:val="20"/>
                </w:rPr>
                <w:t xml:space="preserve"> 50001) eficiencia energética</w:t>
              </w:r>
            </w:ins>
            <w:ins w:author="LauraPGM" w:date="2025-10-01T20:24:00Z" w:id="5874">
              <w:r>
                <w:rPr>
                  <w:b w:val="0"/>
                  <w:sz w:val="20"/>
                  <w:szCs w:val="20"/>
                </w:rPr>
                <w:t>.</w:t>
              </w:r>
            </w:ins>
          </w:p>
        </w:tc>
        <w:tc>
          <w:tcPr>
            <w:tcW w:w="2519" w:type="dxa"/>
            <w:tcMar>
              <w:top w:w="100" w:type="dxa"/>
              <w:left w:w="100" w:type="dxa"/>
              <w:bottom w:w="100" w:type="dxa"/>
              <w:right w:w="100" w:type="dxa"/>
            </w:tcMar>
            <w:vAlign w:val="center"/>
          </w:tcPr>
          <w:p w:rsidRPr="000D589F" w:rsidR="00866E70" w:rsidP="00D82BFE" w:rsidRDefault="00866E70" w14:paraId="02EFB190" w14:textId="77777777">
            <w:pPr>
              <w:pStyle w:val="Normal0"/>
              <w:rPr>
                <w:ins w:author="LauraPGM" w:date="2025-10-01T15:53:00Z" w:id="5875"/>
                <w:b w:val="0"/>
                <w:sz w:val="20"/>
                <w:szCs w:val="20"/>
              </w:rPr>
            </w:pPr>
            <w:ins w:author="LauraPGM" w:date="2025-10-01T15:53:00Z" w:id="5876">
              <w:r w:rsidRPr="000D589F">
                <w:rPr>
                  <w:b w:val="0"/>
                  <w:sz w:val="20"/>
                  <w:szCs w:val="20"/>
                </w:rPr>
                <w:t>Video</w:t>
              </w:r>
            </w:ins>
          </w:p>
        </w:tc>
        <w:tc>
          <w:tcPr>
            <w:tcW w:w="2519" w:type="dxa"/>
            <w:tcMar>
              <w:top w:w="100" w:type="dxa"/>
              <w:left w:w="100" w:type="dxa"/>
              <w:bottom w:w="100" w:type="dxa"/>
              <w:right w:w="100" w:type="dxa"/>
            </w:tcMar>
            <w:vAlign w:val="center"/>
          </w:tcPr>
          <w:p w:rsidRPr="000D589F" w:rsidR="00866E70" w:rsidP="00D82BFE" w:rsidRDefault="00866E70" w14:paraId="407BA187" w14:textId="77777777">
            <w:pPr>
              <w:pStyle w:val="Normal0"/>
              <w:rPr>
                <w:ins w:author="LauraPGM" w:date="2025-10-01T15:53:00Z" w:id="5877"/>
                <w:b w:val="0"/>
                <w:bCs/>
                <w:sz w:val="20"/>
                <w:szCs w:val="20"/>
              </w:rPr>
            </w:pPr>
            <w:ins w:author="LauraPGM" w:date="2025-10-01T15:53:00Z" w:id="5878">
              <w:r>
                <w:rPr>
                  <w:rStyle w:val="Hipervnculo"/>
                  <w:bCs/>
                  <w:sz w:val="20"/>
                  <w:szCs w:val="20"/>
                </w:rPr>
                <w:fldChar w:fldCharType="begin"/>
              </w:r>
              <w:r>
                <w:rPr>
                  <w:rStyle w:val="Hipervnculo"/>
                  <w:b w:val="0"/>
                  <w:bCs/>
                  <w:sz w:val="20"/>
                  <w:szCs w:val="20"/>
                </w:rPr>
                <w:instrText xml:space="preserve"> HYPERLINK "https://www.youtube.com/watch?v=CS5HenQhLtU&amp;ab_channel=IERECIngenier%C3%ADaenEficienciaEnerg%C3%A9tica" </w:instrText>
              </w:r>
              <w:r>
                <w:rPr>
                  <w:rStyle w:val="Hipervnculo"/>
                  <w:bCs/>
                  <w:sz w:val="20"/>
                  <w:szCs w:val="20"/>
                </w:rPr>
                <w:fldChar w:fldCharType="separate"/>
              </w:r>
              <w:r w:rsidRPr="000D589F">
                <w:rPr>
                  <w:rStyle w:val="Hipervnculo"/>
                  <w:bCs/>
                  <w:sz w:val="20"/>
                  <w:szCs w:val="20"/>
                </w:rPr>
                <w:t>https://www.youtube.com/watch?v=CS5HenQhLtU&amp;ab_channel=IERECIngenier</w:t>
              </w:r>
              <w:r>
                <w:rPr>
                  <w:rStyle w:val="Hipervnculo"/>
                  <w:bCs/>
                  <w:sz w:val="20"/>
                  <w:szCs w:val="20"/>
                </w:rPr>
                <w:t xml:space="preserve"> %</w:t>
              </w:r>
              <w:r w:rsidRPr="000D589F">
                <w:rPr>
                  <w:rStyle w:val="Hipervnculo"/>
                  <w:bCs/>
                  <w:sz w:val="20"/>
                  <w:szCs w:val="20"/>
                </w:rPr>
                <w:t>C3</w:t>
              </w:r>
              <w:r>
                <w:rPr>
                  <w:rStyle w:val="Hipervnculo"/>
                  <w:bCs/>
                  <w:sz w:val="20"/>
                  <w:szCs w:val="20"/>
                </w:rPr>
                <w:t xml:space="preserve"> %</w:t>
              </w:r>
              <w:proofErr w:type="spellStart"/>
              <w:r w:rsidRPr="000D589F">
                <w:rPr>
                  <w:rStyle w:val="Hipervnculo"/>
                  <w:bCs/>
                  <w:sz w:val="20"/>
                  <w:szCs w:val="20"/>
                </w:rPr>
                <w:t>ADaenEficienciaEnerg</w:t>
              </w:r>
              <w:proofErr w:type="spellEnd"/>
              <w:r>
                <w:rPr>
                  <w:rStyle w:val="Hipervnculo"/>
                  <w:bCs/>
                  <w:sz w:val="20"/>
                  <w:szCs w:val="20"/>
                </w:rPr>
                <w:t xml:space="preserve"> %</w:t>
              </w:r>
              <w:r w:rsidRPr="000D589F">
                <w:rPr>
                  <w:rStyle w:val="Hipervnculo"/>
                  <w:bCs/>
                  <w:sz w:val="20"/>
                  <w:szCs w:val="20"/>
                </w:rPr>
                <w:t>C3</w:t>
              </w:r>
              <w:r>
                <w:rPr>
                  <w:rStyle w:val="Hipervnculo"/>
                  <w:bCs/>
                  <w:sz w:val="20"/>
                  <w:szCs w:val="20"/>
                </w:rPr>
                <w:t xml:space="preserve"> %</w:t>
              </w:r>
              <w:r w:rsidRPr="000D589F">
                <w:rPr>
                  <w:rStyle w:val="Hipervnculo"/>
                  <w:bCs/>
                  <w:sz w:val="20"/>
                  <w:szCs w:val="20"/>
                </w:rPr>
                <w:t>A9tica</w:t>
              </w:r>
              <w:r>
                <w:rPr>
                  <w:rStyle w:val="Hipervnculo"/>
                  <w:bCs/>
                  <w:sz w:val="20"/>
                  <w:szCs w:val="20"/>
                </w:rPr>
                <w:fldChar w:fldCharType="end"/>
              </w:r>
              <w:r w:rsidRPr="000D589F">
                <w:rPr>
                  <w:b w:val="0"/>
                  <w:bCs/>
                  <w:sz w:val="20"/>
                  <w:szCs w:val="20"/>
                </w:rPr>
                <w:t xml:space="preserve"> </w:t>
              </w:r>
            </w:ins>
          </w:p>
        </w:tc>
      </w:tr>
      <w:tr w:rsidRPr="000D589F" w:rsidR="00866E70" w:rsidTr="00D82BFE" w14:paraId="54649083" w14:textId="77777777">
        <w:trPr>
          <w:trHeight w:val="385"/>
          <w:ins w:author="LauraPGM" w:date="2025-10-01T15:53:00Z" w:id="5879"/>
        </w:trPr>
        <w:tc>
          <w:tcPr>
            <w:tcW w:w="2517" w:type="dxa"/>
            <w:tcMar>
              <w:top w:w="100" w:type="dxa"/>
              <w:left w:w="100" w:type="dxa"/>
              <w:bottom w:w="100" w:type="dxa"/>
              <w:right w:w="100" w:type="dxa"/>
            </w:tcMar>
            <w:vAlign w:val="center"/>
          </w:tcPr>
          <w:p w:rsidRPr="000D589F" w:rsidR="00866E70" w:rsidP="00D82BFE" w:rsidRDefault="00522EBE" w14:paraId="632DE9E4" w14:textId="11CBD8AE">
            <w:pPr>
              <w:pStyle w:val="Ttulo1"/>
              <w:outlineLvl w:val="0"/>
              <w:rPr>
                <w:ins w:author="LauraPGM" w:date="2025-10-01T15:53:00Z" w:id="5880"/>
                <w:b w:val="0"/>
                <w:sz w:val="20"/>
                <w:szCs w:val="20"/>
              </w:rPr>
            </w:pPr>
            <w:bookmarkStart w:name="_Toc200949781" w:id="5881"/>
            <w:ins w:author="LauraPGM" w:date="2025-10-01T15:53:00Z" w:id="5882">
              <w:r>
                <w:rPr>
                  <w:b w:val="0"/>
                  <w:sz w:val="20"/>
                  <w:szCs w:val="20"/>
                </w:rPr>
                <w:t>Cálculo e i</w:t>
              </w:r>
              <w:r w:rsidRPr="000D589F" w:rsidR="00866E70">
                <w:rPr>
                  <w:b w:val="0"/>
                  <w:sz w:val="20"/>
                  <w:szCs w:val="20"/>
                </w:rPr>
                <w:t>nterpretación de Indicadores de Desempeño Energético</w:t>
              </w:r>
              <w:bookmarkEnd w:id="5881"/>
            </w:ins>
          </w:p>
        </w:tc>
        <w:tc>
          <w:tcPr>
            <w:tcW w:w="2517" w:type="dxa"/>
            <w:tcMar>
              <w:top w:w="100" w:type="dxa"/>
              <w:left w:w="100" w:type="dxa"/>
              <w:bottom w:w="100" w:type="dxa"/>
              <w:right w:w="100" w:type="dxa"/>
            </w:tcMar>
            <w:vAlign w:val="center"/>
          </w:tcPr>
          <w:p w:rsidRPr="00375FF2" w:rsidR="00375FF2" w:rsidP="00375FF2" w:rsidRDefault="00375FF2" w14:paraId="3DE9B314" w14:textId="77777777">
            <w:pPr>
              <w:pStyle w:val="Normal0"/>
              <w:rPr>
                <w:ins w:author="LauraPGM" w:date="2025-10-01T20:27:00Z" w:id="5883"/>
                <w:b w:val="0"/>
                <w:sz w:val="20"/>
                <w:szCs w:val="20"/>
              </w:rPr>
            </w:pPr>
          </w:p>
          <w:p w:rsidRPr="000D589F" w:rsidR="00866E70" w:rsidP="00375FF2" w:rsidRDefault="00375FF2" w14:paraId="7372AE4F" w14:textId="19D7CF3F">
            <w:pPr>
              <w:pStyle w:val="Normal0"/>
              <w:rPr>
                <w:ins w:author="LauraPGM" w:date="2025-10-01T15:53:00Z" w:id="5884"/>
                <w:b w:val="0"/>
                <w:sz w:val="20"/>
                <w:szCs w:val="20"/>
              </w:rPr>
            </w:pPr>
            <w:ins w:author="LauraPGM" w:date="2025-10-01T20:27:00Z" w:id="5885">
              <w:r w:rsidRPr="00375FF2">
                <w:rPr>
                  <w:b w:val="0"/>
                  <w:sz w:val="20"/>
                  <w:szCs w:val="20"/>
                </w:rPr>
                <w:t>Sede Vallenar UDA</w:t>
              </w:r>
              <w:r>
                <w:rPr>
                  <w:b w:val="0"/>
                  <w:sz w:val="20"/>
                  <w:szCs w:val="20"/>
                </w:rPr>
                <w:t>.</w:t>
              </w:r>
            </w:ins>
            <w:ins w:author="LauraPGM" w:date="2025-10-01T20:28:00Z" w:id="5886">
              <w:r>
                <w:rPr>
                  <w:b w:val="0"/>
                  <w:sz w:val="20"/>
                  <w:szCs w:val="20"/>
                </w:rPr>
                <w:t xml:space="preserve"> </w:t>
              </w:r>
            </w:ins>
            <w:ins w:author="LauraPGM" w:date="2025-10-01T20:25:00Z" w:id="5887">
              <w:r w:rsidRPr="00375FF2">
                <w:rPr>
                  <w:b w:val="0"/>
                  <w:sz w:val="20"/>
                  <w:szCs w:val="20"/>
                </w:rPr>
                <w:t>(2</w:t>
              </w:r>
              <w:r w:rsidR="00F74232">
                <w:rPr>
                  <w:b w:val="0"/>
                  <w:sz w:val="20"/>
                  <w:szCs w:val="20"/>
                </w:rPr>
                <w:t xml:space="preserve">021, 13 </w:t>
              </w:r>
            </w:ins>
            <w:ins w:author="LauraPGM" w:date="2025-10-01T20:28:00Z" w:id="5888">
              <w:r w:rsidR="00F74232">
                <w:rPr>
                  <w:b w:val="0"/>
                  <w:sz w:val="20"/>
                  <w:szCs w:val="20"/>
                </w:rPr>
                <w:t>de mayo</w:t>
              </w:r>
            </w:ins>
            <w:ins w:author="LauraPGM" w:date="2025-10-01T20:25:00Z" w:id="5889">
              <w:r w:rsidRPr="00375FF2">
                <w:rPr>
                  <w:b w:val="0"/>
                  <w:sz w:val="20"/>
                  <w:szCs w:val="20"/>
                </w:rPr>
                <w:t xml:space="preserve">). </w:t>
              </w:r>
            </w:ins>
            <w:ins w:author="LauraPGM" w:date="2025-10-01T20:26:00Z" w:id="5890">
              <w:r w:rsidR="00407B1C">
                <w:rPr>
                  <w:b w:val="0"/>
                  <w:sz w:val="20"/>
                  <w:szCs w:val="20"/>
                </w:rPr>
                <w:t>Video C</w:t>
              </w:r>
            </w:ins>
            <w:ins w:author="LauraPGM" w:date="2025-10-07T08:43:00Z" w:id="5891">
              <w:r w:rsidR="00407B1C">
                <w:rPr>
                  <w:b w:val="0"/>
                  <w:sz w:val="20"/>
                  <w:szCs w:val="20"/>
                </w:rPr>
                <w:t>á</w:t>
              </w:r>
            </w:ins>
            <w:ins w:author="LauraPGM" w:date="2025-10-01T20:26:00Z" w:id="5892">
              <w:r w:rsidRPr="00375FF2">
                <w:rPr>
                  <w:b w:val="0"/>
                  <w:sz w:val="20"/>
                  <w:szCs w:val="20"/>
                </w:rPr>
                <w:t xml:space="preserve">lculo </w:t>
              </w:r>
            </w:ins>
            <w:ins w:author="LauraPGM" w:date="2025-10-07T08:43:00Z" w:id="5893">
              <w:r w:rsidRPr="00375FF2" w:rsidR="00407B1C">
                <w:rPr>
                  <w:b w:val="0"/>
                  <w:sz w:val="20"/>
                  <w:szCs w:val="20"/>
                </w:rPr>
                <w:t>Línea</w:t>
              </w:r>
            </w:ins>
            <w:ins w:author="LauraPGM" w:date="2025-10-01T20:26:00Z" w:id="5894">
              <w:r w:rsidRPr="00375FF2">
                <w:rPr>
                  <w:b w:val="0"/>
                  <w:sz w:val="20"/>
                  <w:szCs w:val="20"/>
                </w:rPr>
                <w:t xml:space="preserve"> Base Consumo Energético</w:t>
              </w:r>
              <w:r>
                <w:rPr>
                  <w:b w:val="0"/>
                  <w:sz w:val="20"/>
                  <w:szCs w:val="20"/>
                </w:rPr>
                <w:t>.</w:t>
              </w:r>
            </w:ins>
          </w:p>
        </w:tc>
        <w:tc>
          <w:tcPr>
            <w:tcW w:w="2519" w:type="dxa"/>
            <w:tcMar>
              <w:top w:w="100" w:type="dxa"/>
              <w:left w:w="100" w:type="dxa"/>
              <w:bottom w:w="100" w:type="dxa"/>
              <w:right w:w="100" w:type="dxa"/>
            </w:tcMar>
            <w:vAlign w:val="center"/>
          </w:tcPr>
          <w:p w:rsidRPr="000D589F" w:rsidR="00866E70" w:rsidP="00D82BFE" w:rsidRDefault="00866E70" w14:paraId="11960EC7" w14:textId="77777777">
            <w:pPr>
              <w:pStyle w:val="Normal0"/>
              <w:rPr>
                <w:ins w:author="LauraPGM" w:date="2025-10-01T15:53:00Z" w:id="5895"/>
                <w:b w:val="0"/>
                <w:sz w:val="20"/>
                <w:szCs w:val="20"/>
              </w:rPr>
            </w:pPr>
            <w:ins w:author="LauraPGM" w:date="2025-10-01T15:53:00Z" w:id="5896">
              <w:r w:rsidRPr="000D589F">
                <w:rPr>
                  <w:b w:val="0"/>
                  <w:sz w:val="20"/>
                  <w:szCs w:val="20"/>
                </w:rPr>
                <w:t>Video</w:t>
              </w:r>
            </w:ins>
          </w:p>
        </w:tc>
        <w:tc>
          <w:tcPr>
            <w:tcW w:w="2519" w:type="dxa"/>
            <w:tcMar>
              <w:top w:w="100" w:type="dxa"/>
              <w:left w:w="100" w:type="dxa"/>
              <w:bottom w:w="100" w:type="dxa"/>
              <w:right w:w="100" w:type="dxa"/>
            </w:tcMar>
            <w:vAlign w:val="center"/>
          </w:tcPr>
          <w:p w:rsidRPr="000D589F" w:rsidR="00866E70" w:rsidP="00D82BFE" w:rsidRDefault="00866E70" w14:paraId="44C1A85B" w14:textId="77777777">
            <w:pPr>
              <w:pStyle w:val="Normal0"/>
              <w:rPr>
                <w:ins w:author="LauraPGM" w:date="2025-10-01T15:53:00Z" w:id="5897"/>
                <w:b w:val="0"/>
                <w:bCs/>
                <w:sz w:val="20"/>
                <w:szCs w:val="20"/>
              </w:rPr>
            </w:pPr>
            <w:ins w:author="LauraPGM" w:date="2025-10-01T15:53:00Z" w:id="5898">
              <w:r>
                <w:rPr>
                  <w:rStyle w:val="Hipervnculo"/>
                  <w:sz w:val="20"/>
                  <w:szCs w:val="20"/>
                </w:rPr>
                <w:fldChar w:fldCharType="begin"/>
              </w:r>
              <w:r>
                <w:rPr>
                  <w:rStyle w:val="Hipervnculo"/>
                  <w:b w:val="0"/>
                  <w:sz w:val="20"/>
                  <w:szCs w:val="20"/>
                </w:rPr>
                <w:instrText xml:space="preserve"> HYPERLINK "https://www.youtube.com/watch?v=M6eZkijypBo" </w:instrText>
              </w:r>
              <w:r>
                <w:rPr>
                  <w:rStyle w:val="Hipervnculo"/>
                  <w:sz w:val="20"/>
                  <w:szCs w:val="20"/>
                </w:rPr>
                <w:fldChar w:fldCharType="separate"/>
              </w:r>
              <w:r w:rsidRPr="000D589F">
                <w:rPr>
                  <w:rStyle w:val="Hipervnculo"/>
                  <w:sz w:val="20"/>
                  <w:szCs w:val="20"/>
                </w:rPr>
                <w:t>https://www.youtube.com/watch?v=M6eZkijypBo</w:t>
              </w:r>
              <w:r>
                <w:rPr>
                  <w:rStyle w:val="Hipervnculo"/>
                  <w:sz w:val="20"/>
                  <w:szCs w:val="20"/>
                </w:rPr>
                <w:fldChar w:fldCharType="end"/>
              </w:r>
              <w:r w:rsidRPr="000D589F">
                <w:rPr>
                  <w:sz w:val="20"/>
                  <w:szCs w:val="20"/>
                </w:rPr>
                <w:t xml:space="preserve"> </w:t>
              </w:r>
            </w:ins>
          </w:p>
        </w:tc>
      </w:tr>
      <w:tr w:rsidRPr="008F52E8" w:rsidR="00866E70" w:rsidTr="00D82BFE" w14:paraId="6042686E" w14:textId="77777777">
        <w:trPr>
          <w:trHeight w:val="385"/>
          <w:ins w:author="LauraPGM" w:date="2025-10-01T15:53:00Z" w:id="5899"/>
        </w:trPr>
        <w:tc>
          <w:tcPr>
            <w:tcW w:w="2517" w:type="dxa"/>
            <w:tcMar>
              <w:top w:w="100" w:type="dxa"/>
              <w:left w:w="100" w:type="dxa"/>
              <w:bottom w:w="100" w:type="dxa"/>
              <w:right w:w="100" w:type="dxa"/>
            </w:tcMar>
            <w:vAlign w:val="center"/>
          </w:tcPr>
          <w:p w:rsidRPr="000D589F" w:rsidR="00866E70" w:rsidP="00D82BFE" w:rsidRDefault="00FF0EEA" w14:paraId="3108C92F" w14:textId="3C15DEBA">
            <w:pPr>
              <w:pStyle w:val="Ttulo1"/>
              <w:outlineLvl w:val="0"/>
              <w:rPr>
                <w:ins w:author="LauraPGM" w:date="2025-10-01T15:53:00Z" w:id="5900"/>
                <w:b w:val="0"/>
                <w:sz w:val="20"/>
                <w:szCs w:val="20"/>
              </w:rPr>
            </w:pPr>
            <w:bookmarkStart w:name="_Toc200949782" w:id="5901"/>
            <w:ins w:author="LauraPGM" w:date="2025-10-01T15:53:00Z" w:id="5902">
              <w:r>
                <w:rPr>
                  <w:b w:val="0"/>
                  <w:sz w:val="20"/>
                  <w:szCs w:val="20"/>
                </w:rPr>
                <w:t xml:space="preserve">Estrategias de </w:t>
              </w:r>
              <w:r w:rsidR="003C6DAC">
                <w:rPr>
                  <w:b w:val="0"/>
                  <w:sz w:val="20"/>
                  <w:szCs w:val="20"/>
                </w:rPr>
                <w:t>optimización de costos e i</w:t>
              </w:r>
              <w:r>
                <w:rPr>
                  <w:b w:val="0"/>
                  <w:sz w:val="20"/>
                  <w:szCs w:val="20"/>
                </w:rPr>
                <w:t>mpacto e</w:t>
              </w:r>
              <w:r w:rsidRPr="000D589F" w:rsidR="00866E70">
                <w:rPr>
                  <w:b w:val="0"/>
                  <w:sz w:val="20"/>
                  <w:szCs w:val="20"/>
                </w:rPr>
                <w:t>nergético</w:t>
              </w:r>
              <w:bookmarkEnd w:id="5901"/>
            </w:ins>
          </w:p>
        </w:tc>
        <w:tc>
          <w:tcPr>
            <w:tcW w:w="2517" w:type="dxa"/>
            <w:tcMar>
              <w:top w:w="100" w:type="dxa"/>
              <w:left w:w="100" w:type="dxa"/>
              <w:bottom w:w="100" w:type="dxa"/>
              <w:right w:w="100" w:type="dxa"/>
            </w:tcMar>
            <w:vAlign w:val="center"/>
          </w:tcPr>
          <w:p w:rsidRPr="000D589F" w:rsidR="00866E70" w:rsidP="008B5E9E" w:rsidRDefault="008B5E9E" w14:paraId="391AD083" w14:textId="5F66DD81">
            <w:pPr>
              <w:pStyle w:val="Normal0"/>
              <w:rPr>
                <w:ins w:author="LauraPGM" w:date="2025-10-01T15:53:00Z" w:id="5903"/>
                <w:b w:val="0"/>
                <w:sz w:val="20"/>
                <w:szCs w:val="20"/>
              </w:rPr>
            </w:pPr>
            <w:ins w:author="LauraPGM" w:date="2025-10-01T20:29:00Z" w:id="5904">
              <w:r>
                <w:rPr>
                  <w:b w:val="0"/>
                  <w:sz w:val="20"/>
                  <w:szCs w:val="20"/>
                </w:rPr>
                <w:t>Fundación YPF. (2020, 19 de febrero</w:t>
              </w:r>
              <w:r w:rsidRPr="008B5E9E">
                <w:rPr>
                  <w:b w:val="0"/>
                  <w:sz w:val="20"/>
                  <w:szCs w:val="20"/>
                </w:rPr>
                <w:t xml:space="preserve">). </w:t>
              </w:r>
            </w:ins>
            <w:ins w:author="LauraPGM" w:date="2025-10-01T20:30:00Z" w:id="5905">
              <w:r w:rsidRPr="008B5E9E">
                <w:rPr>
                  <w:b w:val="0"/>
                  <w:sz w:val="20"/>
                  <w:szCs w:val="20"/>
                </w:rPr>
                <w:t>Eficiencia Energética, Reducir el consumo.</w:t>
              </w:r>
            </w:ins>
          </w:p>
        </w:tc>
        <w:tc>
          <w:tcPr>
            <w:tcW w:w="2519" w:type="dxa"/>
            <w:tcMar>
              <w:top w:w="100" w:type="dxa"/>
              <w:left w:w="100" w:type="dxa"/>
              <w:bottom w:w="100" w:type="dxa"/>
              <w:right w:w="100" w:type="dxa"/>
            </w:tcMar>
            <w:vAlign w:val="center"/>
          </w:tcPr>
          <w:p w:rsidRPr="000D589F" w:rsidR="00866E70" w:rsidP="00D82BFE" w:rsidRDefault="00866E70" w14:paraId="54BE1385" w14:textId="77777777">
            <w:pPr>
              <w:pStyle w:val="Normal0"/>
              <w:rPr>
                <w:ins w:author="LauraPGM" w:date="2025-10-01T15:53:00Z" w:id="5906"/>
                <w:b w:val="0"/>
                <w:sz w:val="20"/>
                <w:szCs w:val="20"/>
              </w:rPr>
            </w:pPr>
            <w:ins w:author="LauraPGM" w:date="2025-10-01T15:53:00Z" w:id="5907">
              <w:r w:rsidRPr="000D589F">
                <w:rPr>
                  <w:b w:val="0"/>
                  <w:sz w:val="20"/>
                  <w:szCs w:val="20"/>
                </w:rPr>
                <w:t>Video</w:t>
              </w:r>
            </w:ins>
          </w:p>
        </w:tc>
        <w:tc>
          <w:tcPr>
            <w:tcW w:w="2519" w:type="dxa"/>
            <w:tcMar>
              <w:top w:w="100" w:type="dxa"/>
              <w:left w:w="100" w:type="dxa"/>
              <w:bottom w:w="100" w:type="dxa"/>
              <w:right w:w="100" w:type="dxa"/>
            </w:tcMar>
            <w:vAlign w:val="center"/>
          </w:tcPr>
          <w:p w:rsidRPr="008F52E8" w:rsidR="00866E70" w:rsidP="00D82BFE" w:rsidRDefault="00866E70" w14:paraId="1AFFBEAB" w14:textId="77777777">
            <w:pPr>
              <w:pStyle w:val="Normal0"/>
              <w:rPr>
                <w:ins w:author="LauraPGM" w:date="2025-10-01T15:53:00Z" w:id="5908"/>
                <w:rStyle w:val="Hipervnculo"/>
                <w:bCs/>
                <w:sz w:val="20"/>
                <w:szCs w:val="20"/>
                <w:lang w:val="en-US"/>
              </w:rPr>
            </w:pPr>
            <w:ins w:author="LauraPGM" w:date="2025-10-01T15:53:00Z" w:id="5909">
              <w:r>
                <w:rPr>
                  <w:rStyle w:val="Hipervnculo"/>
                  <w:sz w:val="20"/>
                  <w:szCs w:val="20"/>
                  <w:lang w:val="en-US"/>
                </w:rPr>
                <w:fldChar w:fldCharType="begin"/>
              </w:r>
              <w:r>
                <w:rPr>
                  <w:rStyle w:val="Hipervnculo"/>
                  <w:b w:val="0"/>
                  <w:sz w:val="20"/>
                  <w:szCs w:val="20"/>
                  <w:lang w:val="en-US"/>
                </w:rPr>
                <w:instrText xml:space="preserve"> HYPERLINK "https://www.youtube.com/watch?v=10nlm87UULs&amp;ab_channel=Fundaci%C3%B3nYPF" </w:instrText>
              </w:r>
              <w:r>
                <w:rPr>
                  <w:rStyle w:val="Hipervnculo"/>
                  <w:sz w:val="20"/>
                  <w:szCs w:val="20"/>
                  <w:lang w:val="en-US"/>
                </w:rPr>
                <w:fldChar w:fldCharType="separate"/>
              </w:r>
              <w:r w:rsidRPr="008F52E8">
                <w:rPr>
                  <w:rStyle w:val="Hipervnculo"/>
                  <w:sz w:val="20"/>
                  <w:szCs w:val="20"/>
                  <w:lang w:val="en-US"/>
                </w:rPr>
                <w:t>https://www.youtube.com/watch?v=10nlm87UULs&amp;ab_channel=Fundaci %C3 %B3nYPF</w:t>
              </w:r>
              <w:r>
                <w:rPr>
                  <w:rStyle w:val="Hipervnculo"/>
                  <w:sz w:val="20"/>
                  <w:szCs w:val="20"/>
                  <w:lang w:val="en-US"/>
                </w:rPr>
                <w:fldChar w:fldCharType="end"/>
              </w:r>
              <w:r w:rsidRPr="008F52E8">
                <w:rPr>
                  <w:sz w:val="20"/>
                  <w:szCs w:val="20"/>
                  <w:lang w:val="en-US"/>
                </w:rPr>
                <w:t xml:space="preserve"> </w:t>
              </w:r>
            </w:ins>
          </w:p>
        </w:tc>
      </w:tr>
      <w:tr w:rsidRPr="000D589F" w:rsidR="00866E70" w:rsidTr="00D82BFE" w14:paraId="60F16D03" w14:textId="77777777">
        <w:trPr>
          <w:trHeight w:val="385"/>
          <w:ins w:author="LauraPGM" w:date="2025-10-01T15:53:00Z" w:id="5910"/>
        </w:trPr>
        <w:tc>
          <w:tcPr>
            <w:tcW w:w="2517" w:type="dxa"/>
            <w:tcMar>
              <w:top w:w="100" w:type="dxa"/>
              <w:left w:w="100" w:type="dxa"/>
              <w:bottom w:w="100" w:type="dxa"/>
              <w:right w:w="100" w:type="dxa"/>
            </w:tcMar>
            <w:vAlign w:val="center"/>
          </w:tcPr>
          <w:p w:rsidRPr="000D589F" w:rsidR="00866E70" w:rsidP="00D82BFE" w:rsidRDefault="00866E70" w14:paraId="6EAD3AA5" w14:textId="1C503703">
            <w:pPr>
              <w:pStyle w:val="Ttulo1"/>
              <w:outlineLvl w:val="0"/>
              <w:rPr>
                <w:ins w:author="LauraPGM" w:date="2025-10-01T15:53:00Z" w:id="5911"/>
                <w:b w:val="0"/>
                <w:sz w:val="20"/>
                <w:szCs w:val="20"/>
              </w:rPr>
            </w:pPr>
            <w:bookmarkStart w:name="_Toc200949783" w:id="5912"/>
            <w:ins w:author="LauraPGM" w:date="2025-10-01T15:53:00Z" w:id="5913">
              <w:r w:rsidRPr="000D589F">
                <w:rPr>
                  <w:b w:val="0"/>
                  <w:sz w:val="20"/>
                  <w:szCs w:val="20"/>
                </w:rPr>
                <w:t>Requisitos</w:t>
              </w:r>
              <w:r w:rsidR="005E1FA8">
                <w:rPr>
                  <w:b w:val="0"/>
                  <w:sz w:val="20"/>
                  <w:szCs w:val="20"/>
                </w:rPr>
                <w:t xml:space="preserve"> de la norma ISO 50001 para la gestión e</w:t>
              </w:r>
              <w:r w:rsidRPr="000D589F">
                <w:rPr>
                  <w:b w:val="0"/>
                  <w:sz w:val="20"/>
                  <w:szCs w:val="20"/>
                </w:rPr>
                <w:t xml:space="preserve">nergética y los </w:t>
              </w:r>
              <w:proofErr w:type="spellStart"/>
              <w:r w:rsidRPr="000D589F">
                <w:rPr>
                  <w:b w:val="0"/>
                  <w:sz w:val="20"/>
                  <w:szCs w:val="20"/>
                </w:rPr>
                <w:t>IDEs</w:t>
              </w:r>
              <w:bookmarkEnd w:id="5912"/>
              <w:proofErr w:type="spellEnd"/>
            </w:ins>
          </w:p>
        </w:tc>
        <w:tc>
          <w:tcPr>
            <w:tcW w:w="2517" w:type="dxa"/>
            <w:tcMar>
              <w:top w:w="100" w:type="dxa"/>
              <w:left w:w="100" w:type="dxa"/>
              <w:bottom w:w="100" w:type="dxa"/>
              <w:right w:w="100" w:type="dxa"/>
            </w:tcMar>
            <w:vAlign w:val="center"/>
          </w:tcPr>
          <w:p w:rsidRPr="000D589F" w:rsidR="00866E70" w:rsidP="00D82BFE" w:rsidRDefault="008B5E9E" w14:paraId="06AFC15C" w14:textId="5662802C">
            <w:pPr>
              <w:pStyle w:val="Normal0"/>
              <w:rPr>
                <w:ins w:author="LauraPGM" w:date="2025-10-01T15:53:00Z" w:id="5914"/>
                <w:b w:val="0"/>
                <w:sz w:val="20"/>
                <w:szCs w:val="20"/>
              </w:rPr>
            </w:pPr>
            <w:ins w:author="LauraPGM" w:date="2025-10-01T20:32:00Z" w:id="5915">
              <w:r w:rsidRPr="008B5E9E">
                <w:rPr>
                  <w:b w:val="0"/>
                  <w:sz w:val="20"/>
                  <w:szCs w:val="20"/>
                </w:rPr>
                <w:t>ISO</w:t>
              </w:r>
              <w:r>
                <w:rPr>
                  <w:b w:val="0"/>
                  <w:sz w:val="20"/>
                  <w:szCs w:val="20"/>
                </w:rPr>
                <w:t xml:space="preserve"> Sistemas de Gestión. (2024, 15</w:t>
              </w:r>
            </w:ins>
            <w:ins w:author="LauraPGM" w:date="2025-10-01T20:33:00Z" w:id="5916">
              <w:r>
                <w:rPr>
                  <w:b w:val="0"/>
                  <w:sz w:val="20"/>
                  <w:szCs w:val="20"/>
                </w:rPr>
                <w:t xml:space="preserve"> de julio</w:t>
              </w:r>
            </w:ins>
            <w:ins w:author="LauraPGM" w:date="2025-10-01T20:32:00Z" w:id="5917">
              <w:r w:rsidRPr="008B5E9E">
                <w:rPr>
                  <w:b w:val="0"/>
                  <w:sz w:val="20"/>
                  <w:szCs w:val="20"/>
                </w:rPr>
                <w:t>). Requisitos Legales para l</w:t>
              </w:r>
              <w:r>
                <w:rPr>
                  <w:b w:val="0"/>
                  <w:sz w:val="20"/>
                  <w:szCs w:val="20"/>
                </w:rPr>
                <w:t xml:space="preserve">a </w:t>
              </w:r>
              <w:proofErr w:type="spellStart"/>
              <w:r>
                <w:rPr>
                  <w:b w:val="0"/>
                  <w:sz w:val="20"/>
                  <w:szCs w:val="20"/>
                </w:rPr>
                <w:t>Gestión</w:t>
              </w:r>
              <w:proofErr w:type="spellEnd"/>
              <w:r>
                <w:rPr>
                  <w:b w:val="0"/>
                  <w:sz w:val="20"/>
                  <w:szCs w:val="20"/>
                </w:rPr>
                <w:t xml:space="preserve"> de </w:t>
              </w:r>
              <w:proofErr w:type="spellStart"/>
              <w:r>
                <w:rPr>
                  <w:b w:val="0"/>
                  <w:sz w:val="20"/>
                  <w:szCs w:val="20"/>
                </w:rPr>
                <w:t>Energía</w:t>
              </w:r>
              <w:proofErr w:type="spellEnd"/>
              <w:r>
                <w:rPr>
                  <w:b w:val="0"/>
                  <w:sz w:val="20"/>
                  <w:szCs w:val="20"/>
                </w:rPr>
                <w:t xml:space="preserve"> ISO 5000.</w:t>
              </w:r>
            </w:ins>
          </w:p>
        </w:tc>
        <w:tc>
          <w:tcPr>
            <w:tcW w:w="2519" w:type="dxa"/>
            <w:tcMar>
              <w:top w:w="100" w:type="dxa"/>
              <w:left w:w="100" w:type="dxa"/>
              <w:bottom w:w="100" w:type="dxa"/>
              <w:right w:w="100" w:type="dxa"/>
            </w:tcMar>
            <w:vAlign w:val="center"/>
          </w:tcPr>
          <w:p w:rsidRPr="000D589F" w:rsidR="00866E70" w:rsidP="00D82BFE" w:rsidRDefault="00866E70" w14:paraId="1F998BD0" w14:textId="77777777">
            <w:pPr>
              <w:pStyle w:val="Normal0"/>
              <w:rPr>
                <w:ins w:author="LauraPGM" w:date="2025-10-01T15:53:00Z" w:id="5918"/>
                <w:b w:val="0"/>
                <w:sz w:val="20"/>
                <w:szCs w:val="20"/>
              </w:rPr>
            </w:pPr>
            <w:ins w:author="LauraPGM" w:date="2025-10-01T15:53:00Z" w:id="5919">
              <w:r w:rsidRPr="000D589F">
                <w:rPr>
                  <w:b w:val="0"/>
                  <w:sz w:val="20"/>
                  <w:szCs w:val="20"/>
                </w:rPr>
                <w:t>Video</w:t>
              </w:r>
            </w:ins>
          </w:p>
        </w:tc>
        <w:tc>
          <w:tcPr>
            <w:tcW w:w="2519" w:type="dxa"/>
            <w:tcMar>
              <w:top w:w="100" w:type="dxa"/>
              <w:left w:w="100" w:type="dxa"/>
              <w:bottom w:w="100" w:type="dxa"/>
              <w:right w:w="100" w:type="dxa"/>
            </w:tcMar>
            <w:vAlign w:val="center"/>
          </w:tcPr>
          <w:p w:rsidRPr="000D589F" w:rsidR="00866E70" w:rsidP="00D82BFE" w:rsidRDefault="00866E70" w14:paraId="6095768A" w14:textId="77777777">
            <w:pPr>
              <w:pStyle w:val="Normal0"/>
              <w:rPr>
                <w:ins w:author="LauraPGM" w:date="2025-10-01T15:53:00Z" w:id="5920"/>
                <w:rStyle w:val="Hipervnculo"/>
                <w:b w:val="0"/>
                <w:bCs/>
                <w:sz w:val="20"/>
                <w:szCs w:val="20"/>
              </w:rPr>
            </w:pPr>
            <w:ins w:author="LauraPGM" w:date="2025-10-01T15:53:00Z" w:id="5921">
              <w:r>
                <w:rPr>
                  <w:rStyle w:val="Hipervnculo"/>
                  <w:sz w:val="20"/>
                  <w:szCs w:val="20"/>
                </w:rPr>
                <w:fldChar w:fldCharType="begin"/>
              </w:r>
              <w:r>
                <w:rPr>
                  <w:rStyle w:val="Hipervnculo"/>
                  <w:b w:val="0"/>
                  <w:sz w:val="20"/>
                  <w:szCs w:val="20"/>
                </w:rPr>
                <w:instrText xml:space="preserve"> HYPERLINK "https://www.youtube.com/watch?v=X0bVnH9GyWs&amp;ab_channel=ISOSistemasdeGesti%C3%B3n" </w:instrText>
              </w:r>
              <w:r>
                <w:rPr>
                  <w:rStyle w:val="Hipervnculo"/>
                  <w:sz w:val="20"/>
                  <w:szCs w:val="20"/>
                </w:rPr>
                <w:fldChar w:fldCharType="separate"/>
              </w:r>
              <w:r w:rsidRPr="000D589F">
                <w:rPr>
                  <w:rStyle w:val="Hipervnculo"/>
                  <w:sz w:val="20"/>
                  <w:szCs w:val="20"/>
                </w:rPr>
                <w:t>https://www.youtube.com/watch?v=X0bVnH9GyWs&amp;ab_channel=ISOSistemasdeGesti</w:t>
              </w:r>
              <w:r>
                <w:rPr>
                  <w:rStyle w:val="Hipervnculo"/>
                  <w:sz w:val="20"/>
                  <w:szCs w:val="20"/>
                </w:rPr>
                <w:t xml:space="preserve"> %</w:t>
              </w:r>
              <w:r w:rsidRPr="000D589F">
                <w:rPr>
                  <w:rStyle w:val="Hipervnculo"/>
                  <w:sz w:val="20"/>
                  <w:szCs w:val="20"/>
                </w:rPr>
                <w:t>C3</w:t>
              </w:r>
              <w:r>
                <w:rPr>
                  <w:rStyle w:val="Hipervnculo"/>
                  <w:sz w:val="20"/>
                  <w:szCs w:val="20"/>
                </w:rPr>
                <w:t xml:space="preserve"> %</w:t>
              </w:r>
              <w:r w:rsidRPr="000D589F">
                <w:rPr>
                  <w:rStyle w:val="Hipervnculo"/>
                  <w:sz w:val="20"/>
                  <w:szCs w:val="20"/>
                </w:rPr>
                <w:t>B3n</w:t>
              </w:r>
              <w:r>
                <w:rPr>
                  <w:rStyle w:val="Hipervnculo"/>
                  <w:sz w:val="20"/>
                  <w:szCs w:val="20"/>
                </w:rPr>
                <w:fldChar w:fldCharType="end"/>
              </w:r>
              <w:r w:rsidRPr="000D589F">
                <w:rPr>
                  <w:sz w:val="20"/>
                  <w:szCs w:val="20"/>
                </w:rPr>
                <w:t xml:space="preserve"> </w:t>
              </w:r>
            </w:ins>
          </w:p>
        </w:tc>
      </w:tr>
      <w:tr w:rsidRPr="000D589F" w:rsidR="00866E70" w:rsidTr="00D82BFE" w14:paraId="0184C9BC" w14:textId="77777777">
        <w:trPr>
          <w:trHeight w:val="385"/>
          <w:ins w:author="LauraPGM" w:date="2025-10-01T15:53:00Z" w:id="5922"/>
        </w:trPr>
        <w:tc>
          <w:tcPr>
            <w:tcW w:w="2517" w:type="dxa"/>
            <w:tcMar>
              <w:top w:w="100" w:type="dxa"/>
              <w:left w:w="100" w:type="dxa"/>
              <w:bottom w:w="100" w:type="dxa"/>
              <w:right w:w="100" w:type="dxa"/>
            </w:tcMar>
            <w:vAlign w:val="center"/>
          </w:tcPr>
          <w:p w:rsidRPr="000D589F" w:rsidR="00866E70" w:rsidP="00D82BFE" w:rsidRDefault="005E1FA8" w14:paraId="28F006F9" w14:textId="6F724870">
            <w:pPr>
              <w:pStyle w:val="Ttulo1"/>
              <w:outlineLvl w:val="0"/>
              <w:rPr>
                <w:ins w:author="LauraPGM" w:date="2025-10-01T15:53:00Z" w:id="5923"/>
                <w:b w:val="0"/>
                <w:sz w:val="20"/>
                <w:szCs w:val="20"/>
              </w:rPr>
            </w:pPr>
            <w:bookmarkStart w:name="_Toc200949784" w:id="5924"/>
            <w:ins w:author="LauraPGM" w:date="2025-10-01T15:53:00Z" w:id="5925">
              <w:r>
                <w:rPr>
                  <w:b w:val="0"/>
                  <w:sz w:val="20"/>
                  <w:szCs w:val="20"/>
                </w:rPr>
                <w:t>Desarrollo de informes técnicos sobre el rendimiento energético y la o</w:t>
              </w:r>
              <w:r w:rsidRPr="000D589F" w:rsidR="00866E70">
                <w:rPr>
                  <w:b w:val="0"/>
                  <w:sz w:val="20"/>
                  <w:szCs w:val="20"/>
                </w:rPr>
                <w:t>ptimización</w:t>
              </w:r>
              <w:bookmarkEnd w:id="5924"/>
            </w:ins>
          </w:p>
        </w:tc>
        <w:tc>
          <w:tcPr>
            <w:tcW w:w="2517" w:type="dxa"/>
            <w:tcMar>
              <w:top w:w="100" w:type="dxa"/>
              <w:left w:w="100" w:type="dxa"/>
              <w:bottom w:w="100" w:type="dxa"/>
              <w:right w:w="100" w:type="dxa"/>
            </w:tcMar>
            <w:vAlign w:val="center"/>
          </w:tcPr>
          <w:p w:rsidRPr="000D589F" w:rsidR="00866E70" w:rsidP="00D82BFE" w:rsidRDefault="00AD0BE5" w14:paraId="1B48541A" w14:textId="1CEA6A1F">
            <w:pPr>
              <w:pStyle w:val="Normal0"/>
              <w:rPr>
                <w:ins w:author="LauraPGM" w:date="2025-10-01T15:53:00Z" w:id="5926"/>
                <w:b w:val="0"/>
                <w:sz w:val="20"/>
                <w:szCs w:val="20"/>
              </w:rPr>
            </w:pPr>
            <w:proofErr w:type="spellStart"/>
            <w:ins w:author="LauraPGM" w:date="2025-10-01T20:34:00Z" w:id="5927">
              <w:r>
                <w:rPr>
                  <w:b w:val="0"/>
                  <w:sz w:val="20"/>
                  <w:szCs w:val="20"/>
                </w:rPr>
                <w:t>AgenciaSE</w:t>
              </w:r>
              <w:proofErr w:type="spellEnd"/>
              <w:r>
                <w:rPr>
                  <w:b w:val="0"/>
                  <w:sz w:val="20"/>
                  <w:szCs w:val="20"/>
                </w:rPr>
                <w:t>.</w:t>
              </w:r>
              <w:r w:rsidRPr="001A745F" w:rsidR="001A745F">
                <w:rPr>
                  <w:b w:val="0"/>
                  <w:sz w:val="20"/>
                  <w:szCs w:val="20"/>
                </w:rPr>
                <w:t xml:space="preserve"> </w:t>
              </w:r>
            </w:ins>
            <w:ins w:author="LauraPGM" w:date="2025-10-07T08:44:00Z" w:id="5928">
              <w:r>
                <w:rPr>
                  <w:b w:val="0"/>
                  <w:sz w:val="20"/>
                  <w:szCs w:val="20"/>
                </w:rPr>
                <w:t>(</w:t>
              </w:r>
            </w:ins>
            <w:ins w:author="LauraPGM" w:date="2025-10-01T20:35:00Z" w:id="5929">
              <w:r w:rsidR="001A745F">
                <w:rPr>
                  <w:b w:val="0"/>
                  <w:sz w:val="20"/>
                  <w:szCs w:val="20"/>
                </w:rPr>
                <w:t>2015</w:t>
              </w:r>
            </w:ins>
            <w:ins w:author="LauraPGM" w:date="2025-10-07T08:44:00Z" w:id="5930">
              <w:r>
                <w:rPr>
                  <w:b w:val="0"/>
                  <w:sz w:val="20"/>
                  <w:szCs w:val="20"/>
                </w:rPr>
                <w:t>,</w:t>
              </w:r>
            </w:ins>
            <w:ins w:author="LauraPGM" w:date="2025-10-01T20:35:00Z" w:id="5931">
              <w:r w:rsidR="001A745F">
                <w:rPr>
                  <w:b w:val="0"/>
                  <w:sz w:val="20"/>
                  <w:szCs w:val="20"/>
                </w:rPr>
                <w:t xml:space="preserve"> 6 de agosto</w:t>
              </w:r>
            </w:ins>
            <w:ins w:author="LauraPGM" w:date="2025-10-07T08:44:00Z" w:id="5932">
              <w:r>
                <w:rPr>
                  <w:b w:val="0"/>
                  <w:sz w:val="20"/>
                  <w:szCs w:val="20"/>
                </w:rPr>
                <w:t>)</w:t>
              </w:r>
            </w:ins>
            <w:ins w:author="LauraPGM" w:date="2025-10-01T20:35:00Z" w:id="5933">
              <w:r w:rsidR="001A745F">
                <w:rPr>
                  <w:b w:val="0"/>
                  <w:sz w:val="20"/>
                  <w:szCs w:val="20"/>
                </w:rPr>
                <w:t xml:space="preserve">. </w:t>
              </w:r>
              <w:r w:rsidRPr="001A745F" w:rsidR="001A745F">
                <w:rPr>
                  <w:b w:val="0"/>
                  <w:sz w:val="20"/>
                  <w:szCs w:val="20"/>
                </w:rPr>
                <w:t>¿Sabes qué es la Medición y Verificación de proyectos de Eficiencia Energética?</w:t>
              </w:r>
              <w:r w:rsidR="001A745F">
                <w:rPr>
                  <w:b w:val="0"/>
                  <w:sz w:val="20"/>
                  <w:szCs w:val="20"/>
                </w:rPr>
                <w:t>.</w:t>
              </w:r>
            </w:ins>
          </w:p>
        </w:tc>
        <w:tc>
          <w:tcPr>
            <w:tcW w:w="2519" w:type="dxa"/>
            <w:tcMar>
              <w:top w:w="100" w:type="dxa"/>
              <w:left w:w="100" w:type="dxa"/>
              <w:bottom w:w="100" w:type="dxa"/>
              <w:right w:w="100" w:type="dxa"/>
            </w:tcMar>
            <w:vAlign w:val="center"/>
          </w:tcPr>
          <w:p w:rsidRPr="000D589F" w:rsidR="00866E70" w:rsidP="00D82BFE" w:rsidRDefault="00866E70" w14:paraId="40CF3486" w14:textId="77777777">
            <w:pPr>
              <w:pStyle w:val="Normal0"/>
              <w:rPr>
                <w:ins w:author="LauraPGM" w:date="2025-10-01T15:53:00Z" w:id="5934"/>
                <w:b w:val="0"/>
                <w:sz w:val="20"/>
                <w:szCs w:val="20"/>
              </w:rPr>
            </w:pPr>
            <w:ins w:author="LauraPGM" w:date="2025-10-01T15:53:00Z" w:id="5935">
              <w:r w:rsidRPr="000D589F">
                <w:rPr>
                  <w:b w:val="0"/>
                  <w:sz w:val="20"/>
                  <w:szCs w:val="20"/>
                </w:rPr>
                <w:t>Video</w:t>
              </w:r>
            </w:ins>
          </w:p>
        </w:tc>
        <w:tc>
          <w:tcPr>
            <w:tcW w:w="2519" w:type="dxa"/>
            <w:tcMar>
              <w:top w:w="100" w:type="dxa"/>
              <w:left w:w="100" w:type="dxa"/>
              <w:bottom w:w="100" w:type="dxa"/>
              <w:right w:w="100" w:type="dxa"/>
            </w:tcMar>
            <w:vAlign w:val="center"/>
          </w:tcPr>
          <w:p w:rsidRPr="000D589F" w:rsidR="00866E70" w:rsidP="00D82BFE" w:rsidRDefault="00866E70" w14:paraId="681ED2AB" w14:textId="77777777">
            <w:pPr>
              <w:pStyle w:val="Normal0"/>
              <w:rPr>
                <w:ins w:author="LauraPGM" w:date="2025-10-01T15:53:00Z" w:id="5936"/>
                <w:rStyle w:val="Hipervnculo"/>
                <w:b w:val="0"/>
                <w:bCs/>
                <w:sz w:val="20"/>
                <w:szCs w:val="20"/>
              </w:rPr>
            </w:pPr>
            <w:ins w:author="LauraPGM" w:date="2025-10-01T15:53:00Z" w:id="5937">
              <w:r>
                <w:rPr>
                  <w:rStyle w:val="Hipervnculo"/>
                  <w:bCs/>
                  <w:sz w:val="20"/>
                  <w:szCs w:val="20"/>
                </w:rPr>
                <w:fldChar w:fldCharType="begin"/>
              </w:r>
              <w:r>
                <w:rPr>
                  <w:rStyle w:val="Hipervnculo"/>
                  <w:b w:val="0"/>
                  <w:bCs/>
                  <w:sz w:val="20"/>
                  <w:szCs w:val="20"/>
                </w:rPr>
                <w:instrText xml:space="preserve"> HYPERLINK "https://www.youtube.com/watch?v=3O9lDdzv6DQ&amp;ab_channel=AgenciaSE" </w:instrText>
              </w:r>
              <w:r>
                <w:rPr>
                  <w:rStyle w:val="Hipervnculo"/>
                  <w:bCs/>
                  <w:sz w:val="20"/>
                  <w:szCs w:val="20"/>
                </w:rPr>
                <w:fldChar w:fldCharType="separate"/>
              </w:r>
              <w:r w:rsidRPr="000D589F">
                <w:rPr>
                  <w:rStyle w:val="Hipervnculo"/>
                  <w:bCs/>
                  <w:sz w:val="20"/>
                  <w:szCs w:val="20"/>
                </w:rPr>
                <w:t>https://www.youtube.com/watch?v=3O9lDdzv6DQ&amp;ab_channel=AgenciaSE</w:t>
              </w:r>
              <w:r>
                <w:rPr>
                  <w:rStyle w:val="Hipervnculo"/>
                  <w:bCs/>
                  <w:sz w:val="20"/>
                  <w:szCs w:val="20"/>
                </w:rPr>
                <w:fldChar w:fldCharType="end"/>
              </w:r>
              <w:r w:rsidRPr="000D589F">
                <w:rPr>
                  <w:rStyle w:val="Hipervnculo"/>
                  <w:b w:val="0"/>
                  <w:bCs/>
                  <w:sz w:val="20"/>
                  <w:szCs w:val="20"/>
                </w:rPr>
                <w:t xml:space="preserve"> </w:t>
              </w:r>
            </w:ins>
          </w:p>
        </w:tc>
      </w:tr>
    </w:tbl>
    <w:p w:rsidRPr="00D645B6" w:rsidR="00FF258C" w:rsidRDefault="00FF258C" w14:paraId="0000008F" w14:textId="051C91D6">
      <w:pPr>
        <w:pStyle w:val="Normal0"/>
        <w:spacing w:line="360" w:lineRule="auto"/>
        <w:rPr>
          <w:rFonts w:ascii="Calibri" w:hAnsi="Calibri" w:cs="Calibri"/>
          <w:rPrChange w:author="LauraPGM" w:date="2025-10-01T09:45:00Z" w:id="5938">
            <w:rPr/>
          </w:rPrChange>
        </w:rPr>
        <w:pPrChange w:author="LauraPGM" w:date="2025-10-01T09:45:00Z" w:id="5939">
          <w:pPr>
            <w:pStyle w:val="Normal0"/>
          </w:pPr>
        </w:pPrChange>
      </w:pPr>
    </w:p>
    <w:tbl>
      <w:tblPr>
        <w:tblStyle w:val="4"/>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D645B6" w:rsidR="00FF258C" w:rsidDel="00866E70" w14:paraId="18C53E35" w14:textId="03ED8F45">
        <w:trPr>
          <w:trHeight w:val="658"/>
          <w:del w:author="LauraPGM" w:date="2025-10-01T15:53:00Z" w:id="5940"/>
        </w:trPr>
        <w:tc>
          <w:tcPr>
            <w:tcW w:w="2517" w:type="dxa"/>
            <w:shd w:val="clear" w:color="auto" w:fill="F9CB9C"/>
            <w:tcMar>
              <w:top w:w="100" w:type="dxa"/>
              <w:left w:w="100" w:type="dxa"/>
              <w:bottom w:w="100" w:type="dxa"/>
              <w:right w:w="100" w:type="dxa"/>
            </w:tcMar>
            <w:vAlign w:val="center"/>
          </w:tcPr>
          <w:p w:rsidRPr="00D645B6" w:rsidR="00FF258C" w:rsidDel="00866E70" w:rsidRDefault="00D376E1" w14:paraId="00000090" w14:textId="26583B09">
            <w:pPr>
              <w:pStyle w:val="Normal0"/>
              <w:spacing w:line="360" w:lineRule="auto"/>
              <w:jc w:val="center"/>
              <w:rPr>
                <w:del w:author="LauraPGM" w:date="2025-10-01T15:53:00Z" w:id="5941"/>
                <w:rFonts w:ascii="Calibri" w:hAnsi="Calibri" w:cs="Calibri"/>
                <w:sz w:val="22"/>
                <w:szCs w:val="22"/>
                <w:rPrChange w:author="LauraPGM" w:date="2025-10-01T09:45:00Z" w:id="5942">
                  <w:rPr>
                    <w:del w:author="LauraPGM" w:date="2025-10-01T15:53:00Z" w:id="5943"/>
                    <w:sz w:val="22"/>
                    <w:szCs w:val="22"/>
                  </w:rPr>
                </w:rPrChange>
              </w:rPr>
              <w:pPrChange w:author="LauraPGM" w:date="2025-10-01T09:45:00Z" w:id="5944">
                <w:pPr>
                  <w:pStyle w:val="Normal0"/>
                  <w:jc w:val="center"/>
                </w:pPr>
              </w:pPrChange>
            </w:pPr>
            <w:del w:author="LauraPGM" w:date="2025-10-01T15:53:00Z" w:id="5945">
              <w:r w:rsidRPr="00D645B6" w:rsidDel="00866E70">
                <w:rPr>
                  <w:rFonts w:ascii="Calibri" w:hAnsi="Calibri" w:cs="Calibri"/>
                  <w:rPrChange w:author="LauraPGM" w:date="2025-10-01T09:45:00Z" w:id="5946">
                    <w:rPr/>
                  </w:rPrChange>
                </w:rPr>
                <w:delText>Tema</w:delText>
              </w:r>
            </w:del>
          </w:p>
        </w:tc>
        <w:tc>
          <w:tcPr>
            <w:tcW w:w="2517" w:type="dxa"/>
            <w:shd w:val="clear" w:color="auto" w:fill="F9CB9C"/>
            <w:tcMar>
              <w:top w:w="100" w:type="dxa"/>
              <w:left w:w="100" w:type="dxa"/>
              <w:bottom w:w="100" w:type="dxa"/>
              <w:right w:w="100" w:type="dxa"/>
            </w:tcMar>
            <w:vAlign w:val="center"/>
          </w:tcPr>
          <w:p w:rsidRPr="00D645B6" w:rsidR="00FF258C" w:rsidDel="00866E70" w:rsidRDefault="00D376E1" w14:paraId="00000091" w14:textId="4970D998">
            <w:pPr>
              <w:pStyle w:val="Normal0"/>
              <w:spacing w:line="360" w:lineRule="auto"/>
              <w:jc w:val="center"/>
              <w:rPr>
                <w:del w:author="LauraPGM" w:date="2025-10-01T15:53:00Z" w:id="5947"/>
                <w:rFonts w:ascii="Calibri" w:hAnsi="Calibri" w:cs="Calibri"/>
                <w:color w:val="000000"/>
                <w:sz w:val="22"/>
                <w:szCs w:val="22"/>
                <w:rPrChange w:author="LauraPGM" w:date="2025-10-01T09:45:00Z" w:id="5948">
                  <w:rPr>
                    <w:del w:author="LauraPGM" w:date="2025-10-01T15:53:00Z" w:id="5949"/>
                    <w:color w:val="000000"/>
                    <w:sz w:val="22"/>
                    <w:szCs w:val="22"/>
                  </w:rPr>
                </w:rPrChange>
              </w:rPr>
              <w:pPrChange w:author="LauraPGM" w:date="2025-10-01T09:45:00Z" w:id="5950">
                <w:pPr>
                  <w:pStyle w:val="Normal0"/>
                  <w:jc w:val="center"/>
                </w:pPr>
              </w:pPrChange>
            </w:pPr>
            <w:del w:author="LauraPGM" w:date="2025-10-01T15:53:00Z" w:id="5951">
              <w:r w:rsidRPr="00D645B6" w:rsidDel="00866E70">
                <w:rPr>
                  <w:rFonts w:ascii="Calibri" w:hAnsi="Calibri" w:cs="Calibri"/>
                  <w:rPrChange w:author="LauraPGM" w:date="2025-10-01T09:45:00Z" w:id="5952">
                    <w:rPr/>
                  </w:rPrChange>
                </w:rPr>
                <w:delText>Referencia APA del Material</w:delText>
              </w:r>
            </w:del>
          </w:p>
        </w:tc>
        <w:tc>
          <w:tcPr>
            <w:tcW w:w="2519" w:type="dxa"/>
            <w:shd w:val="clear" w:color="auto" w:fill="F9CB9C"/>
            <w:tcMar>
              <w:top w:w="100" w:type="dxa"/>
              <w:left w:w="100" w:type="dxa"/>
              <w:bottom w:w="100" w:type="dxa"/>
              <w:right w:w="100" w:type="dxa"/>
            </w:tcMar>
            <w:vAlign w:val="center"/>
          </w:tcPr>
          <w:p w:rsidRPr="00D645B6" w:rsidR="00FF258C" w:rsidDel="00866E70" w:rsidRDefault="00D376E1" w14:paraId="00000092" w14:textId="1F828879">
            <w:pPr>
              <w:pStyle w:val="Normal0"/>
              <w:spacing w:line="360" w:lineRule="auto"/>
              <w:jc w:val="center"/>
              <w:rPr>
                <w:del w:author="LauraPGM" w:date="2025-10-01T15:53:00Z" w:id="5953"/>
                <w:rFonts w:ascii="Calibri" w:hAnsi="Calibri" w:cs="Calibri"/>
                <w:sz w:val="22"/>
                <w:szCs w:val="22"/>
                <w:rPrChange w:author="LauraPGM" w:date="2025-10-01T09:45:00Z" w:id="5954">
                  <w:rPr>
                    <w:del w:author="LauraPGM" w:date="2025-10-01T15:53:00Z" w:id="5955"/>
                    <w:sz w:val="22"/>
                    <w:szCs w:val="22"/>
                  </w:rPr>
                </w:rPrChange>
              </w:rPr>
              <w:pPrChange w:author="LauraPGM" w:date="2025-10-01T09:45:00Z" w:id="5956">
                <w:pPr>
                  <w:pStyle w:val="Normal0"/>
                  <w:jc w:val="center"/>
                </w:pPr>
              </w:pPrChange>
            </w:pPr>
            <w:del w:author="LauraPGM" w:date="2025-10-01T15:53:00Z" w:id="5957">
              <w:r w:rsidRPr="00D645B6" w:rsidDel="00866E70">
                <w:rPr>
                  <w:rFonts w:ascii="Calibri" w:hAnsi="Calibri" w:cs="Calibri"/>
                  <w:rPrChange w:author="LauraPGM" w:date="2025-10-01T09:45:00Z" w:id="5958">
                    <w:rPr/>
                  </w:rPrChange>
                </w:rPr>
                <w:delText>Tipo de material</w:delText>
              </w:r>
            </w:del>
          </w:p>
          <w:p w:rsidRPr="00D645B6" w:rsidR="00FF258C" w:rsidDel="00866E70" w:rsidRDefault="00D376E1" w14:paraId="00000093" w14:textId="1D12DA27">
            <w:pPr>
              <w:pStyle w:val="Normal0"/>
              <w:spacing w:line="360" w:lineRule="auto"/>
              <w:jc w:val="center"/>
              <w:rPr>
                <w:del w:author="LauraPGM" w:date="2025-10-01T15:53:00Z" w:id="5959"/>
                <w:rFonts w:ascii="Calibri" w:hAnsi="Calibri" w:cs="Calibri"/>
                <w:color w:val="000000"/>
                <w:sz w:val="22"/>
                <w:szCs w:val="22"/>
                <w:rPrChange w:author="LauraPGM" w:date="2025-10-01T09:45:00Z" w:id="5960">
                  <w:rPr>
                    <w:del w:author="LauraPGM" w:date="2025-10-01T15:53:00Z" w:id="5961"/>
                    <w:color w:val="000000"/>
                    <w:sz w:val="22"/>
                    <w:szCs w:val="22"/>
                  </w:rPr>
                </w:rPrChange>
              </w:rPr>
              <w:pPrChange w:author="LauraPGM" w:date="2025-10-01T09:45:00Z" w:id="5962">
                <w:pPr>
                  <w:pStyle w:val="Normal0"/>
                  <w:jc w:val="center"/>
                </w:pPr>
              </w:pPrChange>
            </w:pPr>
            <w:del w:author="LauraPGM" w:date="2025-10-01T15:53:00Z" w:id="5963">
              <w:r w:rsidRPr="00D645B6" w:rsidDel="00866E70">
                <w:rPr>
                  <w:rFonts w:ascii="Calibri" w:hAnsi="Calibri" w:cs="Calibri"/>
                  <w:rPrChange w:author="LauraPGM" w:date="2025-10-01T09:45:00Z" w:id="5964">
                    <w:rPr/>
                  </w:rPrChange>
                </w:rPr>
                <w:delText>(Video, capítulo de libro, artículo, otro)</w:delText>
              </w:r>
            </w:del>
          </w:p>
        </w:tc>
        <w:tc>
          <w:tcPr>
            <w:tcW w:w="2519" w:type="dxa"/>
            <w:shd w:val="clear" w:color="auto" w:fill="F9CB9C"/>
            <w:tcMar>
              <w:top w:w="100" w:type="dxa"/>
              <w:left w:w="100" w:type="dxa"/>
              <w:bottom w:w="100" w:type="dxa"/>
              <w:right w:w="100" w:type="dxa"/>
            </w:tcMar>
            <w:vAlign w:val="center"/>
          </w:tcPr>
          <w:p w:rsidRPr="00D645B6" w:rsidR="00FF258C" w:rsidDel="00866E70" w:rsidRDefault="00D376E1" w14:paraId="00000094" w14:textId="19DB0B3B">
            <w:pPr>
              <w:pStyle w:val="Normal0"/>
              <w:spacing w:line="360" w:lineRule="auto"/>
              <w:jc w:val="center"/>
              <w:rPr>
                <w:del w:author="LauraPGM" w:date="2025-10-01T15:53:00Z" w:id="5965"/>
                <w:rFonts w:ascii="Calibri" w:hAnsi="Calibri" w:cs="Calibri"/>
                <w:sz w:val="22"/>
                <w:szCs w:val="22"/>
                <w:rPrChange w:author="LauraPGM" w:date="2025-10-01T09:45:00Z" w:id="5966">
                  <w:rPr>
                    <w:del w:author="LauraPGM" w:date="2025-10-01T15:53:00Z" w:id="5967"/>
                    <w:sz w:val="22"/>
                    <w:szCs w:val="22"/>
                  </w:rPr>
                </w:rPrChange>
              </w:rPr>
              <w:pPrChange w:author="LauraPGM" w:date="2025-10-01T09:45:00Z" w:id="5968">
                <w:pPr>
                  <w:pStyle w:val="Normal0"/>
                  <w:jc w:val="center"/>
                </w:pPr>
              </w:pPrChange>
            </w:pPr>
            <w:del w:author="LauraPGM" w:date="2025-10-01T15:53:00Z" w:id="5969">
              <w:r w:rsidRPr="00D645B6" w:rsidDel="00866E70">
                <w:rPr>
                  <w:rFonts w:ascii="Calibri" w:hAnsi="Calibri" w:cs="Calibri"/>
                  <w:rPrChange w:author="LauraPGM" w:date="2025-10-01T09:45:00Z" w:id="5970">
                    <w:rPr/>
                  </w:rPrChange>
                </w:rPr>
                <w:delText>Enlace del Recurso o</w:delText>
              </w:r>
            </w:del>
          </w:p>
          <w:p w:rsidRPr="00D645B6" w:rsidR="00FF258C" w:rsidDel="00866E70" w:rsidRDefault="00D376E1" w14:paraId="00000095" w14:textId="6125D873">
            <w:pPr>
              <w:pStyle w:val="Normal0"/>
              <w:spacing w:line="360" w:lineRule="auto"/>
              <w:jc w:val="center"/>
              <w:rPr>
                <w:del w:author="LauraPGM" w:date="2025-10-01T15:53:00Z" w:id="5971"/>
                <w:rFonts w:ascii="Calibri" w:hAnsi="Calibri" w:cs="Calibri"/>
                <w:color w:val="000000"/>
                <w:sz w:val="22"/>
                <w:szCs w:val="22"/>
                <w:rPrChange w:author="LauraPGM" w:date="2025-10-01T09:45:00Z" w:id="5972">
                  <w:rPr>
                    <w:del w:author="LauraPGM" w:date="2025-10-01T15:53:00Z" w:id="5973"/>
                    <w:color w:val="000000"/>
                    <w:sz w:val="22"/>
                    <w:szCs w:val="22"/>
                  </w:rPr>
                </w:rPrChange>
              </w:rPr>
              <w:pPrChange w:author="LauraPGM" w:date="2025-10-01T09:45:00Z" w:id="5974">
                <w:pPr>
                  <w:pStyle w:val="Normal0"/>
                  <w:jc w:val="center"/>
                </w:pPr>
              </w:pPrChange>
            </w:pPr>
            <w:del w:author="LauraPGM" w:date="2025-10-01T15:53:00Z" w:id="5975">
              <w:r w:rsidRPr="00D645B6" w:rsidDel="00866E70">
                <w:rPr>
                  <w:rFonts w:ascii="Calibri" w:hAnsi="Calibri" w:cs="Calibri"/>
                  <w:rPrChange w:author="LauraPGM" w:date="2025-10-01T09:45:00Z" w:id="5976">
                    <w:rPr/>
                  </w:rPrChange>
                </w:rPr>
                <w:delText>Archivo del documento o material</w:delText>
              </w:r>
            </w:del>
          </w:p>
        </w:tc>
      </w:tr>
      <w:tr w:rsidRPr="00D645B6" w:rsidR="00FF258C" w:rsidDel="00866E70" w14:paraId="0A37501D" w14:textId="53815DFE">
        <w:trPr>
          <w:trHeight w:val="385"/>
          <w:del w:author="LauraPGM" w:date="2025-10-01T15:53:00Z" w:id="5977"/>
        </w:trPr>
        <w:tc>
          <w:tcPr>
            <w:tcW w:w="2517" w:type="dxa"/>
            <w:tcMar>
              <w:top w:w="100" w:type="dxa"/>
              <w:left w:w="100" w:type="dxa"/>
              <w:bottom w:w="100" w:type="dxa"/>
              <w:right w:w="100" w:type="dxa"/>
            </w:tcMar>
          </w:tcPr>
          <w:p w:rsidRPr="00D645B6" w:rsidR="00FF258C" w:rsidDel="00866E70" w:rsidRDefault="009C2D69" w14:paraId="0000009B" w14:textId="0947F5D3">
            <w:pPr>
              <w:pStyle w:val="Normal0"/>
              <w:spacing w:line="360" w:lineRule="auto"/>
              <w:rPr>
                <w:del w:author="LauraPGM" w:date="2025-10-01T15:53:00Z" w:id="5978"/>
                <w:rFonts w:ascii="Calibri" w:hAnsi="Calibri" w:cs="Calibri"/>
                <w:sz w:val="22"/>
                <w:szCs w:val="22"/>
                <w:rPrChange w:author="LauraPGM" w:date="2025-10-01T09:45:00Z" w:id="5979">
                  <w:rPr>
                    <w:del w:author="LauraPGM" w:date="2025-10-01T15:53:00Z" w:id="5980"/>
                    <w:sz w:val="22"/>
                    <w:szCs w:val="22"/>
                  </w:rPr>
                </w:rPrChange>
              </w:rPr>
              <w:pPrChange w:author="LauraPGM" w:date="2025-10-01T09:45:00Z" w:id="5981">
                <w:pPr>
                  <w:pStyle w:val="Normal0"/>
                </w:pPr>
              </w:pPrChange>
            </w:pPr>
            <w:del w:author="LauraPGM" w:date="2025-10-01T15:53:00Z" w:id="5982">
              <w:r w:rsidRPr="00D645B6" w:rsidDel="00866E70">
                <w:rPr>
                  <w:rFonts w:ascii="Calibri" w:hAnsi="Calibri" w:cs="Calibri"/>
                  <w:rPrChange w:author="LauraPGM" w:date="2025-10-01T09:45:00Z" w:id="5983">
                    <w:rPr/>
                  </w:rPrChange>
                </w:rPr>
                <w:delText>Balance inicial.</w:delText>
              </w:r>
            </w:del>
          </w:p>
        </w:tc>
        <w:tc>
          <w:tcPr>
            <w:tcW w:w="2517" w:type="dxa"/>
            <w:tcMar>
              <w:top w:w="100" w:type="dxa"/>
              <w:left w:w="100" w:type="dxa"/>
              <w:bottom w:w="100" w:type="dxa"/>
              <w:right w:w="100" w:type="dxa"/>
            </w:tcMar>
          </w:tcPr>
          <w:p w:rsidRPr="00D645B6" w:rsidR="00FF258C" w:rsidDel="00866E70" w:rsidRDefault="009C2D69" w14:paraId="0000009C" w14:textId="42562F0F">
            <w:pPr>
              <w:pStyle w:val="Normal0"/>
              <w:spacing w:line="360" w:lineRule="auto"/>
              <w:rPr>
                <w:del w:author="LauraPGM" w:date="2025-10-01T15:53:00Z" w:id="5984"/>
                <w:rFonts w:ascii="Calibri" w:hAnsi="Calibri" w:cs="Calibri"/>
                <w:sz w:val="22"/>
                <w:szCs w:val="22"/>
                <w:rPrChange w:author="LauraPGM" w:date="2025-10-01T09:45:00Z" w:id="5985">
                  <w:rPr>
                    <w:del w:author="LauraPGM" w:date="2025-10-01T15:53:00Z" w:id="5986"/>
                    <w:sz w:val="22"/>
                    <w:szCs w:val="22"/>
                  </w:rPr>
                </w:rPrChange>
              </w:rPr>
              <w:pPrChange w:author="LauraPGM" w:date="2025-10-01T09:45:00Z" w:id="5987">
                <w:pPr>
                  <w:pStyle w:val="Normal0"/>
                </w:pPr>
              </w:pPrChange>
            </w:pPr>
            <w:del w:author="LauraPGM" w:date="2025-10-01T15:53:00Z" w:id="5988">
              <w:r w:rsidRPr="00D645B6" w:rsidDel="00866E70">
                <w:rPr>
                  <w:rFonts w:ascii="Calibri" w:hAnsi="Calibri" w:cs="Calibri"/>
                  <w:rPrChange w:author="LauraPGM" w:date="2025-10-01T09:45:00Z" w:id="5989">
                    <w:rPr/>
                  </w:rPrChange>
                </w:rPr>
                <w:delText>Ecosistema de Recursos Educativos Digitales SENA. (2021, 10 abril). Balance inicial.</w:delText>
              </w:r>
            </w:del>
          </w:p>
        </w:tc>
        <w:tc>
          <w:tcPr>
            <w:tcW w:w="2519" w:type="dxa"/>
            <w:tcMar>
              <w:top w:w="100" w:type="dxa"/>
              <w:left w:w="100" w:type="dxa"/>
              <w:bottom w:w="100" w:type="dxa"/>
              <w:right w:w="100" w:type="dxa"/>
            </w:tcMar>
          </w:tcPr>
          <w:p w:rsidRPr="00D645B6" w:rsidR="00FF258C" w:rsidDel="00866E70" w:rsidRDefault="009C2D69" w14:paraId="0000009D" w14:textId="7296FC59">
            <w:pPr>
              <w:spacing w:line="360" w:lineRule="auto"/>
              <w:rPr>
                <w:del w:author="LauraPGM" w:date="2025-10-01T15:53:00Z" w:id="5990"/>
                <w:rFonts w:ascii="Calibri" w:hAnsi="Calibri" w:cs="Calibri"/>
                <w:sz w:val="22"/>
                <w:szCs w:val="22"/>
                <w:rPrChange w:author="LauraPGM" w:date="2025-10-01T09:45:00Z" w:id="5991">
                  <w:rPr>
                    <w:del w:author="LauraPGM" w:date="2025-10-01T15:53:00Z" w:id="5992"/>
                    <w:sz w:val="22"/>
                    <w:szCs w:val="22"/>
                  </w:rPr>
                </w:rPrChange>
              </w:rPr>
              <w:pPrChange w:author="LauraPGM" w:date="2025-10-01T09:45:00Z" w:id="5993">
                <w:pPr/>
              </w:pPrChange>
            </w:pPr>
            <w:del w:author="LauraPGM" w:date="2025-10-01T15:53:00Z" w:id="5994">
              <w:r w:rsidRPr="00D645B6" w:rsidDel="00866E70">
                <w:rPr>
                  <w:rFonts w:ascii="Calibri" w:hAnsi="Calibri" w:cs="Calibri"/>
                  <w:rPrChange w:author="LauraPGM" w:date="2025-10-01T09:45:00Z" w:id="5995">
                    <w:rPr/>
                  </w:rPrChange>
                </w:rPr>
                <w:delText>Video</w:delText>
              </w:r>
            </w:del>
          </w:p>
        </w:tc>
        <w:tc>
          <w:tcPr>
            <w:tcW w:w="2519" w:type="dxa"/>
            <w:tcMar>
              <w:top w:w="100" w:type="dxa"/>
              <w:left w:w="100" w:type="dxa"/>
              <w:bottom w:w="100" w:type="dxa"/>
              <w:right w:w="100" w:type="dxa"/>
            </w:tcMar>
          </w:tcPr>
          <w:p w:rsidRPr="00D645B6" w:rsidR="002D29BA" w:rsidDel="00866E70" w:rsidRDefault="009C2D69" w14:paraId="24B4790D" w14:textId="485724DE">
            <w:pPr>
              <w:pStyle w:val="Textocomentario"/>
              <w:spacing w:line="360" w:lineRule="auto"/>
              <w:rPr>
                <w:del w:author="LauraPGM" w:date="2025-10-01T15:53:00Z" w:id="5996"/>
                <w:rFonts w:ascii="Calibri" w:hAnsi="Calibri" w:cs="Calibri"/>
                <w:sz w:val="22"/>
                <w:szCs w:val="22"/>
                <w:rPrChange w:author="LauraPGM" w:date="2025-10-01T09:45:00Z" w:id="5997">
                  <w:rPr>
                    <w:del w:author="LauraPGM" w:date="2025-10-01T15:53:00Z" w:id="5998"/>
                    <w:sz w:val="22"/>
                    <w:szCs w:val="22"/>
                  </w:rPr>
                </w:rPrChange>
              </w:rPr>
              <w:pPrChange w:author="LauraPGM" w:date="2025-10-01T09:45:00Z" w:id="5999">
                <w:pPr>
                  <w:pStyle w:val="Textocomentario"/>
                </w:pPr>
              </w:pPrChange>
            </w:pPr>
            <w:del w:author="LauraPGM" w:date="2025-10-01T15:53:00Z" w:id="6000">
              <w:r w:rsidRPr="00D645B6" w:rsidDel="00866E70">
                <w:rPr>
                  <w:rFonts w:ascii="Calibri" w:hAnsi="Calibri" w:cs="Calibri"/>
                  <w:rPrChange w:author="LauraPGM" w:date="2025-10-01T09:45:00Z" w:id="6001">
                    <w:rPr/>
                  </w:rPrChange>
                </w:rPr>
                <w:delText>https://www.youtube.com/watch?v=</w:delText>
              </w:r>
              <w:commentRangeStart w:id="6002"/>
              <w:r w:rsidRPr="00D645B6" w:rsidDel="00866E70">
                <w:rPr>
                  <w:rFonts w:ascii="Calibri" w:hAnsi="Calibri" w:cs="Calibri"/>
                  <w:rPrChange w:author="LauraPGM" w:date="2025-10-01T09:45:00Z" w:id="6003">
                    <w:rPr/>
                  </w:rPrChange>
                </w:rPr>
                <w:delText>maVbxjCWgKQ</w:delText>
              </w:r>
              <w:commentRangeEnd w:id="6002"/>
              <w:r w:rsidRPr="00D645B6" w:rsidDel="00866E70" w:rsidR="00D67C34">
                <w:rPr>
                  <w:rStyle w:val="Refdecomentario"/>
                  <w:rFonts w:ascii="Calibri" w:hAnsi="Calibri" w:cs="Calibri"/>
                  <w:sz w:val="22"/>
                  <w:szCs w:val="22"/>
                  <w:rPrChange w:author="LauraPGM" w:date="2025-10-01T09:45:00Z" w:id="6004">
                    <w:rPr>
                      <w:rStyle w:val="Refdecomentario"/>
                    </w:rPr>
                  </w:rPrChange>
                </w:rPr>
                <w:commentReference w:id="6002"/>
              </w:r>
            </w:del>
          </w:p>
          <w:p w:rsidRPr="00D645B6" w:rsidR="00FF258C" w:rsidDel="00866E70" w:rsidRDefault="00FF258C" w14:paraId="0000009E" w14:textId="522E4106">
            <w:pPr>
              <w:pStyle w:val="Normal0"/>
              <w:spacing w:line="360" w:lineRule="auto"/>
              <w:rPr>
                <w:del w:author="LauraPGM" w:date="2025-10-01T15:53:00Z" w:id="6005"/>
                <w:rFonts w:ascii="Calibri" w:hAnsi="Calibri" w:cs="Calibri"/>
                <w:sz w:val="22"/>
                <w:szCs w:val="22"/>
                <w:rPrChange w:author="LauraPGM" w:date="2025-10-01T09:45:00Z" w:id="6006">
                  <w:rPr>
                    <w:del w:author="LauraPGM" w:date="2025-10-01T15:53:00Z" w:id="6007"/>
                    <w:sz w:val="22"/>
                    <w:szCs w:val="22"/>
                  </w:rPr>
                </w:rPrChange>
              </w:rPr>
              <w:pPrChange w:author="LauraPGM" w:date="2025-10-01T09:45:00Z" w:id="6008">
                <w:pPr>
                  <w:pStyle w:val="Normal0"/>
                </w:pPr>
              </w:pPrChange>
            </w:pPr>
          </w:p>
        </w:tc>
      </w:tr>
      <w:tr w:rsidRPr="00D645B6" w:rsidR="0081474C" w:rsidDel="00866E70" w14:paraId="60EB4864" w14:textId="1DF2795F">
        <w:trPr>
          <w:trHeight w:val="385"/>
          <w:del w:author="LauraPGM" w:date="2025-10-01T15:53:00Z" w:id="6009"/>
        </w:trPr>
        <w:tc>
          <w:tcPr>
            <w:tcW w:w="2517" w:type="dxa"/>
            <w:tcMar>
              <w:top w:w="100" w:type="dxa"/>
              <w:left w:w="100" w:type="dxa"/>
              <w:bottom w:w="100" w:type="dxa"/>
              <w:right w:w="100" w:type="dxa"/>
            </w:tcMar>
          </w:tcPr>
          <w:p w:rsidRPr="00D645B6" w:rsidR="0081474C" w:rsidDel="00866E70" w:rsidRDefault="002B5A7E" w14:paraId="1B1A59A6" w14:textId="0161A762">
            <w:pPr>
              <w:pStyle w:val="Normal0"/>
              <w:spacing w:line="360" w:lineRule="auto"/>
              <w:rPr>
                <w:del w:author="LauraPGM" w:date="2025-10-01T15:53:00Z" w:id="6010"/>
                <w:rFonts w:ascii="Calibri" w:hAnsi="Calibri" w:cs="Calibri"/>
                <w:sz w:val="22"/>
                <w:szCs w:val="22"/>
                <w:rPrChange w:author="LauraPGM" w:date="2025-10-01T09:45:00Z" w:id="6011">
                  <w:rPr>
                    <w:del w:author="LauraPGM" w:date="2025-10-01T15:53:00Z" w:id="6012"/>
                    <w:sz w:val="22"/>
                    <w:szCs w:val="22"/>
                  </w:rPr>
                </w:rPrChange>
              </w:rPr>
              <w:pPrChange w:author="LauraPGM" w:date="2025-10-01T09:45:00Z" w:id="6013">
                <w:pPr>
                  <w:pStyle w:val="Normal0"/>
                </w:pPr>
              </w:pPrChange>
            </w:pPr>
            <w:del w:author="LauraPGM" w:date="2025-10-01T15:53:00Z" w:id="6014">
              <w:r w:rsidRPr="00D645B6" w:rsidDel="00866E70">
                <w:rPr>
                  <w:rFonts w:ascii="Calibri" w:hAnsi="Calibri" w:cs="Calibri"/>
                  <w:rPrChange w:author="LauraPGM" w:date="2025-10-01T09:45:00Z" w:id="6015">
                    <w:rPr/>
                  </w:rPrChange>
                </w:rPr>
                <w:delText>Presupuesto de costos.</w:delText>
              </w:r>
            </w:del>
          </w:p>
        </w:tc>
        <w:tc>
          <w:tcPr>
            <w:tcW w:w="2517" w:type="dxa"/>
            <w:tcMar>
              <w:top w:w="100" w:type="dxa"/>
              <w:left w:w="100" w:type="dxa"/>
              <w:bottom w:w="100" w:type="dxa"/>
              <w:right w:w="100" w:type="dxa"/>
            </w:tcMar>
          </w:tcPr>
          <w:p w:rsidRPr="00D645B6" w:rsidR="0081474C" w:rsidDel="00866E70" w:rsidRDefault="002B5A7E" w14:paraId="5CEE00C2" w14:textId="4AA93294">
            <w:pPr>
              <w:pStyle w:val="Normal0"/>
              <w:spacing w:line="360" w:lineRule="auto"/>
              <w:rPr>
                <w:del w:author="LauraPGM" w:date="2025-10-01T15:53:00Z" w:id="6016"/>
                <w:rFonts w:ascii="Calibri" w:hAnsi="Calibri" w:cs="Calibri"/>
                <w:sz w:val="22"/>
                <w:szCs w:val="22"/>
                <w:rPrChange w:author="LauraPGM" w:date="2025-10-01T09:45:00Z" w:id="6017">
                  <w:rPr>
                    <w:del w:author="LauraPGM" w:date="2025-10-01T15:53:00Z" w:id="6018"/>
                    <w:sz w:val="22"/>
                    <w:szCs w:val="22"/>
                  </w:rPr>
                </w:rPrChange>
              </w:rPr>
              <w:pPrChange w:author="LauraPGM" w:date="2025-10-01T09:45:00Z" w:id="6019">
                <w:pPr>
                  <w:pStyle w:val="Normal0"/>
                </w:pPr>
              </w:pPrChange>
            </w:pPr>
            <w:del w:author="LauraPGM" w:date="2025-10-01T15:53:00Z" w:id="6020">
              <w:r w:rsidRPr="00D645B6" w:rsidDel="00866E70">
                <w:rPr>
                  <w:rFonts w:ascii="Calibri" w:hAnsi="Calibri" w:cs="Calibri"/>
                  <w:rPrChange w:author="LauraPGM" w:date="2025-10-01T09:45:00Z" w:id="6021">
                    <w:rPr/>
                  </w:rPrChange>
                </w:rPr>
                <w:delText xml:space="preserve">Presupuestos y control de costos - Praxis Framework. (s. f.). </w:delText>
              </w:r>
            </w:del>
          </w:p>
        </w:tc>
        <w:tc>
          <w:tcPr>
            <w:tcW w:w="2519" w:type="dxa"/>
            <w:tcMar>
              <w:top w:w="100" w:type="dxa"/>
              <w:left w:w="100" w:type="dxa"/>
              <w:bottom w:w="100" w:type="dxa"/>
              <w:right w:w="100" w:type="dxa"/>
            </w:tcMar>
          </w:tcPr>
          <w:p w:rsidRPr="00D645B6" w:rsidR="0081474C" w:rsidDel="00866E70" w:rsidRDefault="00AC05B6" w14:paraId="319FE8F2" w14:textId="5DC70FF8">
            <w:pPr>
              <w:pStyle w:val="Normal0"/>
              <w:spacing w:line="360" w:lineRule="auto"/>
              <w:rPr>
                <w:del w:author="LauraPGM" w:date="2025-10-01T15:53:00Z" w:id="6022"/>
                <w:rFonts w:ascii="Calibri" w:hAnsi="Calibri" w:cs="Calibri"/>
                <w:sz w:val="22"/>
                <w:szCs w:val="22"/>
                <w:rPrChange w:author="LauraPGM" w:date="2025-10-01T09:45:00Z" w:id="6023">
                  <w:rPr>
                    <w:del w:author="LauraPGM" w:date="2025-10-01T15:53:00Z" w:id="6024"/>
                    <w:sz w:val="22"/>
                    <w:szCs w:val="22"/>
                  </w:rPr>
                </w:rPrChange>
              </w:rPr>
              <w:pPrChange w:author="LauraPGM" w:date="2025-10-01T09:45:00Z" w:id="6025">
                <w:pPr>
                  <w:pStyle w:val="Normal0"/>
                </w:pPr>
              </w:pPrChange>
            </w:pPr>
            <w:del w:author="LauraPGM" w:date="2025-10-01T15:53:00Z" w:id="6026">
              <w:r w:rsidRPr="00D645B6" w:rsidDel="00866E70">
                <w:rPr>
                  <w:rFonts w:ascii="Calibri" w:hAnsi="Calibri" w:cs="Calibri"/>
                  <w:rPrChange w:author="LauraPGM" w:date="2025-10-01T09:45:00Z" w:id="6027">
                    <w:rPr/>
                  </w:rPrChange>
                </w:rPr>
                <w:delText>P</w:delText>
              </w:r>
              <w:r w:rsidRPr="00D645B6" w:rsidDel="00866E70" w:rsidR="002B5A7E">
                <w:rPr>
                  <w:rFonts w:ascii="Calibri" w:hAnsi="Calibri" w:cs="Calibri"/>
                  <w:rPrChange w:author="LauraPGM" w:date="2025-10-01T09:45:00Z" w:id="6028">
                    <w:rPr/>
                  </w:rPrChange>
                </w:rPr>
                <w:delText>ágina web</w:delText>
              </w:r>
            </w:del>
          </w:p>
        </w:tc>
        <w:tc>
          <w:tcPr>
            <w:tcW w:w="2519" w:type="dxa"/>
            <w:tcMar>
              <w:top w:w="100" w:type="dxa"/>
              <w:left w:w="100" w:type="dxa"/>
              <w:bottom w:w="100" w:type="dxa"/>
              <w:right w:w="100" w:type="dxa"/>
            </w:tcMar>
          </w:tcPr>
          <w:p w:rsidRPr="00D645B6" w:rsidR="005F44E1" w:rsidDel="00866E70" w:rsidRDefault="002B5A7E" w14:paraId="0E6C386C" w14:textId="30BB73ED">
            <w:pPr>
              <w:pStyle w:val="Textocomentario"/>
              <w:spacing w:line="360" w:lineRule="auto"/>
              <w:rPr>
                <w:del w:author="LauraPGM" w:date="2025-10-01T15:53:00Z" w:id="6029"/>
                <w:rFonts w:ascii="Calibri" w:hAnsi="Calibri" w:cs="Calibri"/>
                <w:sz w:val="22"/>
                <w:szCs w:val="22"/>
                <w:rPrChange w:author="LauraPGM" w:date="2025-10-01T09:45:00Z" w:id="6030">
                  <w:rPr>
                    <w:del w:author="LauraPGM" w:date="2025-10-01T15:53:00Z" w:id="6031"/>
                    <w:sz w:val="22"/>
                    <w:szCs w:val="22"/>
                  </w:rPr>
                </w:rPrChange>
              </w:rPr>
              <w:pPrChange w:author="LauraPGM" w:date="2025-10-01T09:45:00Z" w:id="6032">
                <w:pPr>
                  <w:pStyle w:val="Textocomentario"/>
                </w:pPr>
              </w:pPrChange>
            </w:pPr>
            <w:del w:author="LauraPGM" w:date="2025-10-01T15:53:00Z" w:id="6033">
              <w:r w:rsidRPr="00D645B6" w:rsidDel="00866E70">
                <w:rPr>
                  <w:rFonts w:ascii="Calibri" w:hAnsi="Calibri" w:cs="Calibri"/>
                  <w:rPrChange w:author="LauraPGM" w:date="2025-10-01T09:45:00Z" w:id="6034">
                    <w:rPr/>
                  </w:rPrChange>
                </w:rPr>
                <w:delText>https://www.praxisframework.org/es/knowledge/budgeting-and-cost-control</w:delText>
              </w:r>
            </w:del>
          </w:p>
          <w:p w:rsidRPr="00D645B6" w:rsidR="0081474C" w:rsidDel="00866E70" w:rsidRDefault="0081474C" w14:paraId="5EB856EA" w14:textId="225B26F6">
            <w:pPr>
              <w:pStyle w:val="Normal0"/>
              <w:spacing w:line="360" w:lineRule="auto"/>
              <w:rPr>
                <w:del w:author="LauraPGM" w:date="2025-10-01T15:53:00Z" w:id="6035"/>
                <w:rFonts w:ascii="Calibri" w:hAnsi="Calibri" w:cs="Calibri"/>
                <w:sz w:val="22"/>
                <w:szCs w:val="22"/>
                <w:rPrChange w:author="LauraPGM" w:date="2025-10-01T09:45:00Z" w:id="6036">
                  <w:rPr>
                    <w:del w:author="LauraPGM" w:date="2025-10-01T15:53:00Z" w:id="6037"/>
                    <w:sz w:val="22"/>
                    <w:szCs w:val="22"/>
                  </w:rPr>
                </w:rPrChange>
              </w:rPr>
              <w:pPrChange w:author="LauraPGM" w:date="2025-10-01T09:45:00Z" w:id="6038">
                <w:pPr>
                  <w:pStyle w:val="Normal0"/>
                </w:pPr>
              </w:pPrChange>
            </w:pPr>
          </w:p>
        </w:tc>
      </w:tr>
    </w:tbl>
    <w:p w:rsidRPr="00D645B6" w:rsidR="00FF258C" w:rsidRDefault="00FF258C" w14:paraId="0000009F" w14:textId="77777777">
      <w:pPr>
        <w:pStyle w:val="Normal0"/>
        <w:spacing w:line="360" w:lineRule="auto"/>
        <w:rPr>
          <w:rFonts w:ascii="Calibri" w:hAnsi="Calibri" w:cs="Calibri"/>
          <w:rPrChange w:author="LauraPGM" w:date="2025-10-01T09:45:00Z" w:id="6039">
            <w:rPr/>
          </w:rPrChange>
        </w:rPr>
        <w:pPrChange w:author="LauraPGM" w:date="2025-10-01T09:45:00Z" w:id="6040">
          <w:pPr>
            <w:pStyle w:val="Normal0"/>
          </w:pPr>
        </w:pPrChange>
      </w:pPr>
    </w:p>
    <w:p w:rsidRPr="00D645B6" w:rsidR="00FF258C" w:rsidRDefault="00FF258C" w14:paraId="000000A0" w14:textId="77777777">
      <w:pPr>
        <w:pStyle w:val="Normal0"/>
        <w:spacing w:line="360" w:lineRule="auto"/>
        <w:rPr>
          <w:rFonts w:ascii="Calibri" w:hAnsi="Calibri" w:cs="Calibri"/>
          <w:rPrChange w:author="LauraPGM" w:date="2025-10-01T09:45:00Z" w:id="6041">
            <w:rPr/>
          </w:rPrChange>
        </w:rPr>
        <w:pPrChange w:author="LauraPGM" w:date="2025-10-01T09:45:00Z" w:id="6042">
          <w:pPr>
            <w:pStyle w:val="Normal0"/>
          </w:pPr>
        </w:pPrChange>
      </w:pPr>
    </w:p>
    <w:p w:rsidRPr="00D645B6" w:rsidR="00FF258C" w:rsidRDefault="00D376E1" w14:paraId="000000A1" w14:textId="77777777">
      <w:pPr>
        <w:pStyle w:val="Normal0"/>
        <w:numPr>
          <w:ilvl w:val="0"/>
          <w:numId w:val="5"/>
        </w:numPr>
        <w:pBdr>
          <w:top w:val="nil"/>
          <w:left w:val="nil"/>
          <w:bottom w:val="nil"/>
          <w:right w:val="nil"/>
          <w:between w:val="nil"/>
        </w:pBdr>
        <w:spacing w:line="360" w:lineRule="auto"/>
        <w:jc w:val="both"/>
        <w:rPr>
          <w:rFonts w:ascii="Calibri" w:hAnsi="Calibri" w:cs="Calibri"/>
          <w:b/>
          <w:color w:val="000000"/>
          <w:rPrChange w:author="LauraPGM" w:date="2025-10-01T09:45:00Z" w:id="6043">
            <w:rPr>
              <w:b/>
              <w:color w:val="000000"/>
            </w:rPr>
          </w:rPrChange>
        </w:rPr>
        <w:pPrChange w:author="LauraPGM" w:date="2025-10-01T09:45:00Z" w:id="6044">
          <w:pPr>
            <w:pStyle w:val="Normal0"/>
            <w:numPr>
              <w:numId w:val="5"/>
            </w:numPr>
            <w:pBdr>
              <w:top w:val="nil"/>
              <w:left w:val="nil"/>
              <w:bottom w:val="nil"/>
              <w:right w:val="nil"/>
              <w:between w:val="nil"/>
            </w:pBdr>
            <w:ind w:left="720" w:hanging="360"/>
            <w:jc w:val="both"/>
          </w:pPr>
        </w:pPrChange>
      </w:pPr>
      <w:r w:rsidRPr="00D645B6">
        <w:rPr>
          <w:rFonts w:ascii="Calibri" w:hAnsi="Calibri" w:cs="Calibri"/>
          <w:b/>
          <w:color w:val="000000"/>
          <w:rPrChange w:author="LauraPGM" w:date="2025-10-01T09:45:00Z" w:id="6045">
            <w:rPr>
              <w:b/>
              <w:color w:val="000000"/>
            </w:rPr>
          </w:rPrChange>
        </w:rPr>
        <w:t xml:space="preserve">GLOSARIO: </w:t>
      </w:r>
    </w:p>
    <w:tbl>
      <w:tblPr>
        <w:tblStyle w:val="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Change w:author="LauraPGM" w:date="2025-10-01T20:18:00Z" w:id="6046">
          <w:tblPr>
            <w:tblStyle w:val="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PrChange>
      </w:tblPr>
      <w:tblGrid>
        <w:gridCol w:w="2263"/>
        <w:gridCol w:w="7699"/>
        <w:tblGridChange w:id="6047">
          <w:tblGrid>
            <w:gridCol w:w="2122"/>
            <w:gridCol w:w="7840"/>
          </w:tblGrid>
        </w:tblGridChange>
      </w:tblGrid>
      <w:tr w:rsidRPr="004913C1" w:rsidR="00866E70" w:rsidTr="00375FF2" w14:paraId="64B64DDA" w14:textId="77777777">
        <w:trPr>
          <w:trHeight w:val="214"/>
          <w:ins w:author="LauraPGM" w:date="2025-10-01T15:54:00Z" w:id="6048"/>
          <w:trPrChange w:author="LauraPGM" w:date="2025-10-01T20:18:00Z" w:id="6049">
            <w:trPr>
              <w:trHeight w:val="214"/>
            </w:trPr>
          </w:trPrChange>
        </w:trPr>
        <w:tc>
          <w:tcPr>
            <w:tcW w:w="2263" w:type="dxa"/>
            <w:tcBorders>
              <w:right w:val="single" w:color="F79646" w:themeColor="accent6" w:sz="4" w:space="0"/>
            </w:tcBorders>
            <w:shd w:val="clear" w:color="auto" w:fill="FABF8F" w:themeFill="accent6" w:themeFillTint="99"/>
            <w:tcMar>
              <w:top w:w="100" w:type="dxa"/>
              <w:left w:w="100" w:type="dxa"/>
              <w:bottom w:w="100" w:type="dxa"/>
              <w:right w:w="100" w:type="dxa"/>
            </w:tcMar>
            <w:tcPrChange w:author="LauraPGM" w:date="2025-10-01T20:18:00Z" w:id="6050">
              <w:tcPr>
                <w:tcW w:w="2122" w:type="dxa"/>
                <w:shd w:val="clear" w:color="auto" w:fill="F9CB9C"/>
                <w:tcMar>
                  <w:top w:w="100" w:type="dxa"/>
                  <w:left w:w="100" w:type="dxa"/>
                  <w:bottom w:w="100" w:type="dxa"/>
                  <w:right w:w="100" w:type="dxa"/>
                </w:tcMar>
              </w:tcPr>
            </w:tcPrChange>
          </w:tcPr>
          <w:p w:rsidRPr="004913C1" w:rsidR="00866E70" w:rsidP="00866E70" w:rsidRDefault="00375FF2" w14:paraId="5CC4653C" w14:textId="3F1DF715">
            <w:pPr>
              <w:pStyle w:val="Normal0"/>
              <w:spacing w:line="360" w:lineRule="auto"/>
              <w:jc w:val="center"/>
              <w:rPr>
                <w:ins w:author="LauraPGM" w:date="2025-10-01T15:54:00Z" w:id="6051"/>
                <w:color w:val="000000"/>
                <w:sz w:val="20"/>
                <w:szCs w:val="20"/>
                <w:rPrChange w:author="LauraPGM" w:date="2025-10-07T08:45:00Z" w:id="6052">
                  <w:rPr>
                    <w:ins w:author="LauraPGM" w:date="2025-10-01T15:54:00Z" w:id="6053"/>
                    <w:rFonts w:ascii="Calibri" w:hAnsi="Calibri" w:cs="Calibri"/>
                    <w:color w:val="000000"/>
                    <w:sz w:val="22"/>
                    <w:szCs w:val="22"/>
                  </w:rPr>
                </w:rPrChange>
              </w:rPr>
            </w:pPr>
            <w:ins w:author="LauraPGM" w:date="2025-10-01T15:57:00Z" w:id="6054">
              <w:r w:rsidRPr="004913C1">
                <w:rPr>
                  <w:sz w:val="20"/>
                  <w:szCs w:val="20"/>
                  <w:lang w:val="en-US"/>
                  <w:rPrChange w:author="LauraPGM" w:date="2025-10-07T08:45:00Z" w:id="6055">
                    <w:rPr>
                      <w:rFonts w:ascii="Calibri" w:hAnsi="Calibri" w:cs="Calibri"/>
                      <w:lang w:val="en-US"/>
                    </w:rPr>
                  </w:rPrChange>
                </w:rPr>
                <w:t>TÉRMINO</w:t>
              </w:r>
            </w:ins>
          </w:p>
        </w:tc>
        <w:tc>
          <w:tcPr>
            <w:tcW w:w="7699" w:type="dxa"/>
            <w:tcBorders>
              <w:left w:val="single" w:color="F79646" w:themeColor="accent6" w:sz="4" w:space="0"/>
              <w:right w:val="single" w:color="F79646" w:themeColor="accent6" w:sz="4" w:space="0"/>
            </w:tcBorders>
            <w:shd w:val="clear" w:color="auto" w:fill="FABF8F" w:themeFill="accent6" w:themeFillTint="99"/>
            <w:tcMar>
              <w:top w:w="100" w:type="dxa"/>
              <w:left w:w="100" w:type="dxa"/>
              <w:bottom w:w="100" w:type="dxa"/>
              <w:right w:w="100" w:type="dxa"/>
            </w:tcMar>
            <w:tcPrChange w:author="LauraPGM" w:date="2025-10-01T20:18:00Z" w:id="6057">
              <w:tcPr>
                <w:tcW w:w="7840" w:type="dxa"/>
                <w:shd w:val="clear" w:color="auto" w:fill="F9CB9C"/>
                <w:tcMar>
                  <w:top w:w="100" w:type="dxa"/>
                  <w:left w:w="100" w:type="dxa"/>
                  <w:bottom w:w="100" w:type="dxa"/>
                  <w:right w:w="100" w:type="dxa"/>
                </w:tcMar>
              </w:tcPr>
            </w:tcPrChange>
          </w:tcPr>
          <w:p w:rsidRPr="004913C1" w:rsidR="00866E70" w:rsidP="00375FF2" w:rsidRDefault="00375FF2" w14:paraId="756CA9AD" w14:textId="54C42E5F">
            <w:pPr>
              <w:pStyle w:val="Normal0"/>
              <w:spacing w:line="360" w:lineRule="auto"/>
              <w:jc w:val="center"/>
              <w:rPr>
                <w:ins w:author="LauraPGM" w:date="2025-10-01T15:54:00Z" w:id="6058"/>
                <w:color w:val="000000"/>
                <w:sz w:val="20"/>
                <w:szCs w:val="20"/>
                <w:rPrChange w:author="LauraPGM" w:date="2025-10-07T08:45:00Z" w:id="6059">
                  <w:rPr>
                    <w:ins w:author="LauraPGM" w:date="2025-10-01T15:54:00Z" w:id="6060"/>
                    <w:rFonts w:ascii="Calibri" w:hAnsi="Calibri" w:cs="Calibri"/>
                    <w:color w:val="000000"/>
                    <w:sz w:val="22"/>
                    <w:szCs w:val="22"/>
                  </w:rPr>
                </w:rPrChange>
              </w:rPr>
            </w:pPr>
            <w:ins w:author="LauraPGM" w:date="2025-10-01T20:17:00Z" w:id="6061">
              <w:r w:rsidRPr="004913C1">
                <w:rPr>
                  <w:sz w:val="20"/>
                  <w:szCs w:val="20"/>
                  <w:lang w:val="en-US"/>
                  <w:rPrChange w:author="LauraPGM" w:date="2025-10-07T08:45:00Z" w:id="6062">
                    <w:rPr>
                      <w:rFonts w:ascii="Calibri" w:hAnsi="Calibri" w:cs="Calibri"/>
                      <w:lang w:val="en-US"/>
                    </w:rPr>
                  </w:rPrChange>
                </w:rPr>
                <w:t>SIGNIFICADO</w:t>
              </w:r>
            </w:ins>
          </w:p>
        </w:tc>
      </w:tr>
      <w:tr w:rsidRPr="004913C1" w:rsidR="001E6E27" w:rsidTr="00375FF2" w14:paraId="3022DC64" w14:textId="77777777">
        <w:trPr>
          <w:trHeight w:val="253"/>
          <w:ins w:author="LauraPGM" w:date="2025-10-01T15:54:00Z" w:id="6063"/>
          <w:trPrChange w:author="LauraPGM" w:date="2025-10-01T20:18:00Z" w:id="6064">
            <w:trPr>
              <w:trHeight w:val="253"/>
            </w:trPr>
          </w:trPrChange>
        </w:trPr>
        <w:tc>
          <w:tcPr>
            <w:tcW w:w="2263" w:type="dxa"/>
            <w:shd w:val="clear" w:color="auto" w:fill="E5ECF7"/>
            <w:tcMar>
              <w:top w:w="100" w:type="dxa"/>
              <w:left w:w="100" w:type="dxa"/>
              <w:bottom w:w="100" w:type="dxa"/>
              <w:right w:w="100" w:type="dxa"/>
            </w:tcMar>
            <w:vAlign w:val="center"/>
            <w:tcPrChange w:author="LauraPGM" w:date="2025-10-01T20:18:00Z" w:id="6065">
              <w:tcPr>
                <w:tcW w:w="2122" w:type="dxa"/>
                <w:tcMar>
                  <w:top w:w="100" w:type="dxa"/>
                  <w:left w:w="100" w:type="dxa"/>
                  <w:bottom w:w="100" w:type="dxa"/>
                  <w:right w:w="100" w:type="dxa"/>
                </w:tcMar>
                <w:vAlign w:val="center"/>
              </w:tcPr>
            </w:tcPrChange>
          </w:tcPr>
          <w:p w:rsidRPr="004913C1" w:rsidR="00866E70" w:rsidP="00866E70" w:rsidRDefault="00866E70" w14:paraId="40D595B6" w14:textId="3B0930EC">
            <w:pPr>
              <w:pStyle w:val="Normal0"/>
              <w:spacing w:line="360" w:lineRule="auto"/>
              <w:rPr>
                <w:ins w:author="LauraPGM" w:date="2025-10-01T15:54:00Z" w:id="6066"/>
                <w:sz w:val="20"/>
                <w:szCs w:val="20"/>
                <w:rPrChange w:author="LauraPGM" w:date="2025-10-07T08:45:00Z" w:id="6067">
                  <w:rPr>
                    <w:ins w:author="LauraPGM" w:date="2025-10-01T15:54:00Z" w:id="6068"/>
                    <w:rFonts w:ascii="Calibri" w:hAnsi="Calibri" w:cs="Calibri"/>
                    <w:sz w:val="22"/>
                    <w:szCs w:val="22"/>
                  </w:rPr>
                </w:rPrChange>
              </w:rPr>
            </w:pPr>
            <w:proofErr w:type="spellStart"/>
            <w:ins w:author="LauraPGM" w:date="2025-10-01T15:57:00Z" w:id="6069">
              <w:r w:rsidRPr="004913C1">
                <w:rPr>
                  <w:sz w:val="20"/>
                  <w:szCs w:val="20"/>
                  <w:lang w:val="en-US"/>
                  <w:rPrChange w:author="LauraPGM" w:date="2025-10-07T08:45:00Z" w:id="6070">
                    <w:rPr>
                      <w:lang w:val="en-US"/>
                    </w:rPr>
                  </w:rPrChange>
                </w:rPr>
                <w:t>Ahorro</w:t>
              </w:r>
              <w:proofErr w:type="spellEnd"/>
              <w:r w:rsidRPr="004913C1">
                <w:rPr>
                  <w:sz w:val="20"/>
                  <w:szCs w:val="20"/>
                  <w:lang w:val="en-US"/>
                  <w:rPrChange w:author="LauraPGM" w:date="2025-10-07T08:45:00Z" w:id="6071">
                    <w:rPr>
                      <w:lang w:val="en-US"/>
                    </w:rPr>
                  </w:rPrChange>
                </w:rPr>
                <w:t xml:space="preserve"> </w:t>
              </w:r>
              <w:proofErr w:type="spellStart"/>
              <w:r w:rsidRPr="004913C1">
                <w:rPr>
                  <w:sz w:val="20"/>
                  <w:szCs w:val="20"/>
                  <w:lang w:val="en-US"/>
                  <w:rPrChange w:author="LauraPGM" w:date="2025-10-07T08:45:00Z" w:id="6072">
                    <w:rPr>
                      <w:lang w:val="en-US"/>
                    </w:rPr>
                  </w:rPrChange>
                </w:rPr>
                <w:t>energético</w:t>
              </w:r>
            </w:ins>
            <w:proofErr w:type="spellEnd"/>
            <w:ins w:author="LauraPGM" w:date="2025-10-01T20:18:00Z" w:id="6073">
              <w:r w:rsidRPr="004913C1" w:rsidR="00375FF2">
                <w:rPr>
                  <w:sz w:val="20"/>
                  <w:szCs w:val="20"/>
                  <w:lang w:val="en-US"/>
                  <w:rPrChange w:author="LauraPGM" w:date="2025-10-07T08:45:00Z" w:id="6074">
                    <w:rPr>
                      <w:rFonts w:ascii="Calibri" w:hAnsi="Calibri" w:cs="Calibri"/>
                      <w:lang w:val="en-US"/>
                    </w:rPr>
                  </w:rPrChange>
                </w:rPr>
                <w:t>:</w:t>
              </w:r>
            </w:ins>
          </w:p>
        </w:tc>
        <w:tc>
          <w:tcPr>
            <w:tcW w:w="7699" w:type="dxa"/>
            <w:shd w:val="clear" w:color="auto" w:fill="E5ECF7"/>
            <w:tcMar>
              <w:top w:w="100" w:type="dxa"/>
              <w:left w:w="100" w:type="dxa"/>
              <w:bottom w:w="100" w:type="dxa"/>
              <w:right w:w="100" w:type="dxa"/>
            </w:tcMar>
            <w:vAlign w:val="center"/>
            <w:tcPrChange w:author="LauraPGM" w:date="2025-10-01T20:18:00Z" w:id="6075">
              <w:tcPr>
                <w:tcW w:w="7840" w:type="dxa"/>
                <w:shd w:val="clear" w:color="auto" w:fill="E2EAF6"/>
                <w:tcMar>
                  <w:top w:w="100" w:type="dxa"/>
                  <w:left w:w="100" w:type="dxa"/>
                  <w:bottom w:w="100" w:type="dxa"/>
                  <w:right w:w="100" w:type="dxa"/>
                </w:tcMar>
                <w:vAlign w:val="center"/>
              </w:tcPr>
            </w:tcPrChange>
          </w:tcPr>
          <w:p w:rsidRPr="0001225A" w:rsidR="00866E70" w:rsidP="00866E70" w:rsidRDefault="00691BF0" w14:paraId="5CDD4813" w14:textId="665C052C">
            <w:pPr>
              <w:pStyle w:val="Normal0"/>
              <w:spacing w:line="360" w:lineRule="auto"/>
              <w:rPr>
                <w:ins w:author="LauraPGM" w:date="2025-10-01T15:54:00Z" w:id="6076"/>
                <w:b w:val="0"/>
                <w:sz w:val="20"/>
                <w:szCs w:val="20"/>
                <w:rPrChange w:author="LauraPGM" w:date="2025-10-09T06:41:00Z" w:id="6077">
                  <w:rPr>
                    <w:ins w:author="LauraPGM" w:date="2025-10-01T15:54:00Z" w:id="6078"/>
                    <w:rFonts w:ascii="Calibri" w:hAnsi="Calibri" w:cs="Calibri"/>
                    <w:b w:val="0"/>
                    <w:sz w:val="22"/>
                    <w:szCs w:val="22"/>
                  </w:rPr>
                </w:rPrChange>
              </w:rPr>
            </w:pPr>
            <w:ins w:author="LauraPGM" w:date="2025-10-01T15:57:00Z" w:id="6079">
              <w:r w:rsidRPr="0001225A">
                <w:rPr>
                  <w:sz w:val="20"/>
                  <w:szCs w:val="20"/>
                  <w:rPrChange w:author="LauraPGM" w:date="2025-10-09T06:41:00Z" w:id="6080">
                    <w:rPr>
                      <w:rFonts w:ascii="Calibri" w:hAnsi="Calibri" w:cs="Calibri"/>
                    </w:rPr>
                  </w:rPrChange>
                </w:rPr>
                <w:t>r</w:t>
              </w:r>
              <w:r w:rsidRPr="0001225A" w:rsidR="00866E70">
                <w:rPr>
                  <w:sz w:val="20"/>
                  <w:szCs w:val="20"/>
                  <w:rPrChange w:author="LauraPGM" w:date="2025-10-09T06:41:00Z" w:id="6081">
                    <w:rPr/>
                  </w:rPrChange>
                </w:rPr>
                <w:t>educción del consumo de energía, cuantificada mediante la comparación del consumo actual con el consumo de una Línea Base Energética, ajustada por las variables relevantes.</w:t>
              </w:r>
            </w:ins>
          </w:p>
        </w:tc>
      </w:tr>
      <w:tr w:rsidRPr="004913C1" w:rsidR="00866E70" w:rsidTr="00375FF2" w14:paraId="7CE8D5C5" w14:textId="77777777">
        <w:trPr>
          <w:trHeight w:val="253"/>
          <w:ins w:author="LauraPGM" w:date="2025-10-01T15:54:00Z" w:id="6082"/>
          <w:trPrChange w:author="LauraPGM" w:date="2025-10-01T20:18:00Z" w:id="6083">
            <w:trPr>
              <w:trHeight w:val="253"/>
            </w:trPr>
          </w:trPrChange>
        </w:trPr>
        <w:tc>
          <w:tcPr>
            <w:tcW w:w="2263" w:type="dxa"/>
            <w:shd w:val="clear" w:color="auto" w:fill="E5ECF7"/>
            <w:tcMar>
              <w:top w:w="100" w:type="dxa"/>
              <w:left w:w="100" w:type="dxa"/>
              <w:bottom w:w="100" w:type="dxa"/>
              <w:right w:w="100" w:type="dxa"/>
            </w:tcMar>
            <w:vAlign w:val="center"/>
            <w:tcPrChange w:author="LauraPGM" w:date="2025-10-01T20:18:00Z" w:id="6084">
              <w:tcPr>
                <w:tcW w:w="2122" w:type="dxa"/>
                <w:tcMar>
                  <w:top w:w="100" w:type="dxa"/>
                  <w:left w:w="100" w:type="dxa"/>
                  <w:bottom w:w="100" w:type="dxa"/>
                  <w:right w:w="100" w:type="dxa"/>
                </w:tcMar>
              </w:tcPr>
            </w:tcPrChange>
          </w:tcPr>
          <w:p w:rsidRPr="004913C1" w:rsidR="00866E70" w:rsidP="00866E70" w:rsidRDefault="00866E70" w14:paraId="446DB9DA" w14:textId="0F41DA42">
            <w:pPr>
              <w:pStyle w:val="Normal0"/>
              <w:spacing w:line="360" w:lineRule="auto"/>
              <w:rPr>
                <w:ins w:author="LauraPGM" w:date="2025-10-01T15:54:00Z" w:id="6085"/>
                <w:sz w:val="20"/>
                <w:szCs w:val="20"/>
                <w:rPrChange w:author="LauraPGM" w:date="2025-10-07T08:45:00Z" w:id="6086">
                  <w:rPr>
                    <w:ins w:author="LauraPGM" w:date="2025-10-01T15:54:00Z" w:id="6087"/>
                    <w:rFonts w:ascii="Calibri" w:hAnsi="Calibri" w:cs="Calibri"/>
                    <w:sz w:val="22"/>
                    <w:szCs w:val="22"/>
                  </w:rPr>
                </w:rPrChange>
              </w:rPr>
            </w:pPr>
            <w:ins w:author="LauraPGM" w:date="2025-10-01T15:57:00Z" w:id="6088">
              <w:r w:rsidRPr="004913C1">
                <w:rPr>
                  <w:sz w:val="20"/>
                  <w:szCs w:val="20"/>
                  <w:lang w:val="en-US"/>
                  <w:rPrChange w:author="LauraPGM" w:date="2025-10-07T08:45:00Z" w:id="6089">
                    <w:rPr>
                      <w:lang w:val="en-US"/>
                    </w:rPr>
                  </w:rPrChange>
                </w:rPr>
                <w:t xml:space="preserve">Auditoria </w:t>
              </w:r>
              <w:proofErr w:type="spellStart"/>
              <w:r w:rsidRPr="004913C1">
                <w:rPr>
                  <w:sz w:val="20"/>
                  <w:szCs w:val="20"/>
                  <w:lang w:val="en-US"/>
                  <w:rPrChange w:author="LauraPGM" w:date="2025-10-07T08:45:00Z" w:id="6090">
                    <w:rPr>
                      <w:lang w:val="en-US"/>
                    </w:rPr>
                  </w:rPrChange>
                </w:rPr>
                <w:t>energética</w:t>
              </w:r>
            </w:ins>
            <w:proofErr w:type="spellEnd"/>
            <w:ins w:author="LauraPGM" w:date="2025-10-01T20:18:00Z" w:id="6091">
              <w:r w:rsidRPr="004913C1" w:rsidR="00375FF2">
                <w:rPr>
                  <w:sz w:val="20"/>
                  <w:szCs w:val="20"/>
                  <w:lang w:val="en-US"/>
                  <w:rPrChange w:author="LauraPGM" w:date="2025-10-07T08:45:00Z" w:id="6092">
                    <w:rPr>
                      <w:rFonts w:ascii="Calibri" w:hAnsi="Calibri" w:cs="Calibri"/>
                      <w:lang w:val="en-US"/>
                    </w:rPr>
                  </w:rPrChange>
                </w:rPr>
                <w:t>:</w:t>
              </w:r>
            </w:ins>
          </w:p>
        </w:tc>
        <w:tc>
          <w:tcPr>
            <w:tcW w:w="7699" w:type="dxa"/>
            <w:shd w:val="clear" w:color="auto" w:fill="E5ECF7"/>
            <w:tcMar>
              <w:top w:w="100" w:type="dxa"/>
              <w:left w:w="100" w:type="dxa"/>
              <w:bottom w:w="100" w:type="dxa"/>
              <w:right w:w="100" w:type="dxa"/>
            </w:tcMar>
            <w:vAlign w:val="center"/>
            <w:tcPrChange w:author="LauraPGM" w:date="2025-10-01T20:18:00Z" w:id="6093">
              <w:tcPr>
                <w:tcW w:w="7840" w:type="dxa"/>
                <w:tcMar>
                  <w:top w:w="100" w:type="dxa"/>
                  <w:left w:w="100" w:type="dxa"/>
                  <w:bottom w:w="100" w:type="dxa"/>
                  <w:right w:w="100" w:type="dxa"/>
                </w:tcMar>
              </w:tcPr>
            </w:tcPrChange>
          </w:tcPr>
          <w:p w:rsidRPr="0001225A" w:rsidR="00866E70" w:rsidP="00866E70" w:rsidRDefault="00691BF0" w14:paraId="407FABA6" w14:textId="7F409B55">
            <w:pPr>
              <w:pStyle w:val="Normal0"/>
              <w:spacing w:line="360" w:lineRule="auto"/>
              <w:rPr>
                <w:ins w:author="LauraPGM" w:date="2025-10-01T15:54:00Z" w:id="6094"/>
                <w:b w:val="0"/>
                <w:sz w:val="20"/>
                <w:szCs w:val="20"/>
                <w:rPrChange w:author="LauraPGM" w:date="2025-10-09T06:41:00Z" w:id="6095">
                  <w:rPr>
                    <w:ins w:author="LauraPGM" w:date="2025-10-01T15:54:00Z" w:id="6096"/>
                    <w:rFonts w:ascii="Calibri" w:hAnsi="Calibri" w:cs="Calibri"/>
                    <w:b w:val="0"/>
                    <w:sz w:val="22"/>
                    <w:szCs w:val="22"/>
                  </w:rPr>
                </w:rPrChange>
              </w:rPr>
            </w:pPr>
            <w:ins w:author="LauraPGM" w:date="2025-10-01T15:57:00Z" w:id="6097">
              <w:r w:rsidRPr="0001225A">
                <w:rPr>
                  <w:sz w:val="20"/>
                  <w:szCs w:val="20"/>
                  <w:rPrChange w:author="LauraPGM" w:date="2025-10-09T06:41:00Z" w:id="6098">
                    <w:rPr>
                      <w:rFonts w:ascii="Calibri" w:hAnsi="Calibri" w:cs="Calibri"/>
                    </w:rPr>
                  </w:rPrChange>
                </w:rPr>
                <w:t>e</w:t>
              </w:r>
              <w:r w:rsidRPr="0001225A" w:rsidR="00866E70">
                <w:rPr>
                  <w:sz w:val="20"/>
                  <w:szCs w:val="20"/>
                  <w:rPrChange w:author="LauraPGM" w:date="2025-10-09T06:41:00Z" w:id="6099">
                    <w:rPr/>
                  </w:rPrChange>
                </w:rPr>
                <w:t>xamen y análisis sistemático del uso y consumo de energía de una organización, proceso o sistema, con el fin de identificar y cuantificar los flujos de energía y las oportunidades de mejora de la eficiencia energética.</w:t>
              </w:r>
            </w:ins>
          </w:p>
        </w:tc>
      </w:tr>
      <w:tr w:rsidRPr="004913C1" w:rsidR="00866E70" w:rsidTr="00375FF2" w14:paraId="51762811" w14:textId="77777777">
        <w:trPr>
          <w:trHeight w:val="253"/>
          <w:ins w:author="LauraPGM" w:date="2025-10-01T15:54:00Z" w:id="6100"/>
          <w:trPrChange w:author="LauraPGM" w:date="2025-10-01T20:18:00Z" w:id="6101">
            <w:trPr>
              <w:trHeight w:val="253"/>
            </w:trPr>
          </w:trPrChange>
        </w:trPr>
        <w:tc>
          <w:tcPr>
            <w:tcW w:w="2263" w:type="dxa"/>
            <w:shd w:val="clear" w:color="auto" w:fill="E5ECF7"/>
            <w:tcMar>
              <w:top w:w="100" w:type="dxa"/>
              <w:left w:w="100" w:type="dxa"/>
              <w:bottom w:w="100" w:type="dxa"/>
              <w:right w:w="100" w:type="dxa"/>
            </w:tcMar>
            <w:vAlign w:val="center"/>
            <w:tcPrChange w:author="LauraPGM" w:date="2025-10-01T20:18:00Z" w:id="6102">
              <w:tcPr>
                <w:tcW w:w="2122" w:type="dxa"/>
                <w:tcMar>
                  <w:top w:w="100" w:type="dxa"/>
                  <w:left w:w="100" w:type="dxa"/>
                  <w:bottom w:w="100" w:type="dxa"/>
                  <w:right w:w="100" w:type="dxa"/>
                </w:tcMar>
              </w:tcPr>
            </w:tcPrChange>
          </w:tcPr>
          <w:p w:rsidRPr="004913C1" w:rsidR="00866E70" w:rsidP="00866E70" w:rsidRDefault="00866E70" w14:paraId="0B5DD7F0" w14:textId="267F4531">
            <w:pPr>
              <w:pStyle w:val="Normal0"/>
              <w:spacing w:line="360" w:lineRule="auto"/>
              <w:rPr>
                <w:ins w:author="LauraPGM" w:date="2025-10-01T15:54:00Z" w:id="6103"/>
                <w:i/>
                <w:sz w:val="20"/>
                <w:szCs w:val="20"/>
                <w:rPrChange w:author="LauraPGM" w:date="2025-10-07T08:45:00Z" w:id="6104">
                  <w:rPr>
                    <w:ins w:author="LauraPGM" w:date="2025-10-01T15:54:00Z" w:id="6105"/>
                    <w:rFonts w:ascii="Calibri" w:hAnsi="Calibri" w:cs="Calibri"/>
                    <w:sz w:val="22"/>
                    <w:szCs w:val="22"/>
                  </w:rPr>
                </w:rPrChange>
              </w:rPr>
            </w:pPr>
            <w:ins w:author="LauraPGM" w:date="2025-10-01T15:57:00Z" w:id="6106">
              <w:r w:rsidRPr="004913C1">
                <w:rPr>
                  <w:i/>
                  <w:sz w:val="20"/>
                  <w:szCs w:val="20"/>
                  <w:lang w:val="en-US"/>
                  <w:rPrChange w:author="LauraPGM" w:date="2025-10-07T08:45:00Z" w:id="6107">
                    <w:rPr>
                      <w:lang w:val="en-US"/>
                    </w:rPr>
                  </w:rPrChange>
                </w:rPr>
                <w:t>Benchmarking</w:t>
              </w:r>
            </w:ins>
            <w:ins w:author="LauraPGM" w:date="2025-10-01T20:18:00Z" w:id="6108">
              <w:r w:rsidRPr="004913C1" w:rsidR="00375FF2">
                <w:rPr>
                  <w:i/>
                  <w:sz w:val="20"/>
                  <w:szCs w:val="20"/>
                  <w:lang w:val="en-US"/>
                  <w:rPrChange w:author="LauraPGM" w:date="2025-10-07T08:45:00Z" w:id="6109">
                    <w:rPr>
                      <w:rFonts w:ascii="Calibri" w:hAnsi="Calibri" w:cs="Calibri"/>
                      <w:i/>
                      <w:lang w:val="en-US"/>
                    </w:rPr>
                  </w:rPrChange>
                </w:rPr>
                <w:t>:</w:t>
              </w:r>
            </w:ins>
          </w:p>
        </w:tc>
        <w:tc>
          <w:tcPr>
            <w:tcW w:w="7699" w:type="dxa"/>
            <w:shd w:val="clear" w:color="auto" w:fill="E5ECF7"/>
            <w:tcMar>
              <w:top w:w="100" w:type="dxa"/>
              <w:left w:w="100" w:type="dxa"/>
              <w:bottom w:w="100" w:type="dxa"/>
              <w:right w:w="100" w:type="dxa"/>
            </w:tcMar>
            <w:vAlign w:val="center"/>
            <w:tcPrChange w:author="LauraPGM" w:date="2025-10-01T20:18:00Z" w:id="6110">
              <w:tcPr>
                <w:tcW w:w="7840" w:type="dxa"/>
                <w:tcMar>
                  <w:top w:w="100" w:type="dxa"/>
                  <w:left w:w="100" w:type="dxa"/>
                  <w:bottom w:w="100" w:type="dxa"/>
                  <w:right w:w="100" w:type="dxa"/>
                </w:tcMar>
              </w:tcPr>
            </w:tcPrChange>
          </w:tcPr>
          <w:p w:rsidRPr="0001225A" w:rsidR="00866E70" w:rsidP="00866E70" w:rsidRDefault="00691BF0" w14:paraId="2A31BEEC" w14:textId="0D9A8345">
            <w:pPr>
              <w:pStyle w:val="Normal0"/>
              <w:spacing w:line="360" w:lineRule="auto"/>
              <w:rPr>
                <w:ins w:author="LauraPGM" w:date="2025-10-01T15:54:00Z" w:id="6111"/>
                <w:b w:val="0"/>
                <w:sz w:val="20"/>
                <w:szCs w:val="20"/>
                <w:rPrChange w:author="LauraPGM" w:date="2025-10-09T06:41:00Z" w:id="6112">
                  <w:rPr>
                    <w:ins w:author="LauraPGM" w:date="2025-10-01T15:54:00Z" w:id="6113"/>
                    <w:rFonts w:ascii="Calibri" w:hAnsi="Calibri" w:cs="Calibri"/>
                    <w:b w:val="0"/>
                    <w:sz w:val="22"/>
                    <w:szCs w:val="22"/>
                  </w:rPr>
                </w:rPrChange>
              </w:rPr>
            </w:pPr>
            <w:ins w:author="LauraPGM" w:date="2025-10-01T15:57:00Z" w:id="6114">
              <w:r w:rsidRPr="0001225A">
                <w:rPr>
                  <w:sz w:val="20"/>
                  <w:szCs w:val="20"/>
                  <w:rPrChange w:author="LauraPGM" w:date="2025-10-09T06:41:00Z" w:id="6115">
                    <w:rPr>
                      <w:rFonts w:ascii="Calibri" w:hAnsi="Calibri" w:cs="Calibri"/>
                    </w:rPr>
                  </w:rPrChange>
                </w:rPr>
                <w:t>p</w:t>
              </w:r>
              <w:r w:rsidRPr="0001225A" w:rsidR="00866E70">
                <w:rPr>
                  <w:sz w:val="20"/>
                  <w:szCs w:val="20"/>
                  <w:rPrChange w:author="LauraPGM" w:date="2025-10-09T06:41:00Z" w:id="6116">
                    <w:rPr/>
                  </w:rPrChange>
                </w:rPr>
                <w:t>roceso de comparar el desempeño energético de una organización, proceso o equipo con el de otros similares (internos o externos) para identificar mejores prácticas y áreas de mejora.</w:t>
              </w:r>
            </w:ins>
          </w:p>
        </w:tc>
      </w:tr>
      <w:tr w:rsidRPr="004913C1" w:rsidR="00866E70" w:rsidTr="00375FF2" w14:paraId="3F325D47" w14:textId="77777777">
        <w:trPr>
          <w:trHeight w:val="253"/>
          <w:ins w:author="LauraPGM" w:date="2025-10-01T15:54:00Z" w:id="6117"/>
          <w:trPrChange w:author="LauraPGM" w:date="2025-10-01T20:18:00Z" w:id="6118">
            <w:trPr>
              <w:trHeight w:val="253"/>
            </w:trPr>
          </w:trPrChange>
        </w:trPr>
        <w:tc>
          <w:tcPr>
            <w:tcW w:w="2263" w:type="dxa"/>
            <w:shd w:val="clear" w:color="auto" w:fill="E5ECF7"/>
            <w:tcMar>
              <w:top w:w="100" w:type="dxa"/>
              <w:left w:w="100" w:type="dxa"/>
              <w:bottom w:w="100" w:type="dxa"/>
              <w:right w:w="100" w:type="dxa"/>
            </w:tcMar>
            <w:vAlign w:val="center"/>
            <w:tcPrChange w:author="LauraPGM" w:date="2025-10-01T20:18:00Z" w:id="6119">
              <w:tcPr>
                <w:tcW w:w="2122" w:type="dxa"/>
                <w:tcMar>
                  <w:top w:w="100" w:type="dxa"/>
                  <w:left w:w="100" w:type="dxa"/>
                  <w:bottom w:w="100" w:type="dxa"/>
                  <w:right w:w="100" w:type="dxa"/>
                </w:tcMar>
              </w:tcPr>
            </w:tcPrChange>
          </w:tcPr>
          <w:p w:rsidRPr="004913C1" w:rsidR="00866E70" w:rsidP="00866E70" w:rsidRDefault="00866E70" w14:paraId="3CEC0731" w14:textId="305E009B">
            <w:pPr>
              <w:pStyle w:val="Normal0"/>
              <w:spacing w:line="360" w:lineRule="auto"/>
              <w:rPr>
                <w:ins w:author="LauraPGM" w:date="2025-10-01T15:54:00Z" w:id="6120"/>
                <w:sz w:val="20"/>
                <w:szCs w:val="20"/>
                <w:rPrChange w:author="LauraPGM" w:date="2025-10-07T08:45:00Z" w:id="6121">
                  <w:rPr>
                    <w:ins w:author="LauraPGM" w:date="2025-10-01T15:54:00Z" w:id="6122"/>
                    <w:rFonts w:ascii="Calibri" w:hAnsi="Calibri" w:cs="Calibri"/>
                    <w:sz w:val="22"/>
                    <w:szCs w:val="22"/>
                  </w:rPr>
                </w:rPrChange>
              </w:rPr>
            </w:pPr>
            <w:ins w:author="LauraPGM" w:date="2025-10-01T15:57:00Z" w:id="6123">
              <w:r w:rsidRPr="004913C1">
                <w:rPr>
                  <w:sz w:val="20"/>
                  <w:szCs w:val="20"/>
                  <w:rPrChange w:author="LauraPGM" w:date="2025-10-07T08:45:00Z" w:id="6124">
                    <w:rPr/>
                  </w:rPrChange>
                </w:rPr>
                <w:t>COP (</w:t>
              </w:r>
              <w:proofErr w:type="spellStart"/>
              <w:r w:rsidRPr="004913C1">
                <w:rPr>
                  <w:i/>
                  <w:sz w:val="20"/>
                  <w:szCs w:val="20"/>
                  <w:rPrChange w:author="LauraPGM" w:date="2025-10-07T08:45:00Z" w:id="6125">
                    <w:rPr/>
                  </w:rPrChange>
                </w:rPr>
                <w:t>Coefficient</w:t>
              </w:r>
              <w:proofErr w:type="spellEnd"/>
              <w:r w:rsidRPr="004913C1">
                <w:rPr>
                  <w:i/>
                  <w:sz w:val="20"/>
                  <w:szCs w:val="20"/>
                  <w:rPrChange w:author="LauraPGM" w:date="2025-10-07T08:45:00Z" w:id="6126">
                    <w:rPr/>
                  </w:rPrChange>
                </w:rPr>
                <w:t xml:space="preserve"> of Performance</w:t>
              </w:r>
              <w:r w:rsidRPr="004913C1">
                <w:rPr>
                  <w:sz w:val="20"/>
                  <w:szCs w:val="20"/>
                  <w:rPrChange w:author="LauraPGM" w:date="2025-10-07T08:45:00Z" w:id="6127">
                    <w:rPr/>
                  </w:rPrChange>
                </w:rPr>
                <w:t>)</w:t>
              </w:r>
            </w:ins>
            <w:ins w:author="LauraPGM" w:date="2025-10-01T20:18:00Z" w:id="6128">
              <w:r w:rsidRPr="004913C1" w:rsidR="00375FF2">
                <w:rPr>
                  <w:sz w:val="20"/>
                  <w:szCs w:val="20"/>
                  <w:rPrChange w:author="LauraPGM" w:date="2025-10-07T08:45:00Z" w:id="6129">
                    <w:rPr>
                      <w:rFonts w:ascii="Calibri" w:hAnsi="Calibri" w:cs="Calibri"/>
                    </w:rPr>
                  </w:rPrChange>
                </w:rPr>
                <w:t>:</w:t>
              </w:r>
            </w:ins>
          </w:p>
        </w:tc>
        <w:tc>
          <w:tcPr>
            <w:tcW w:w="7699" w:type="dxa"/>
            <w:shd w:val="clear" w:color="auto" w:fill="E5ECF7"/>
            <w:tcMar>
              <w:top w:w="100" w:type="dxa"/>
              <w:left w:w="100" w:type="dxa"/>
              <w:bottom w:w="100" w:type="dxa"/>
              <w:right w:w="100" w:type="dxa"/>
            </w:tcMar>
            <w:vAlign w:val="center"/>
            <w:tcPrChange w:author="LauraPGM" w:date="2025-10-01T20:18:00Z" w:id="6130">
              <w:tcPr>
                <w:tcW w:w="7840" w:type="dxa"/>
                <w:tcMar>
                  <w:top w:w="100" w:type="dxa"/>
                  <w:left w:w="100" w:type="dxa"/>
                  <w:bottom w:w="100" w:type="dxa"/>
                  <w:right w:w="100" w:type="dxa"/>
                </w:tcMar>
              </w:tcPr>
            </w:tcPrChange>
          </w:tcPr>
          <w:p w:rsidRPr="0001225A" w:rsidR="00866E70" w:rsidP="00866E70" w:rsidRDefault="00F20414" w14:paraId="45DCB5AC" w14:textId="43726086">
            <w:pPr>
              <w:pStyle w:val="Normal0"/>
              <w:spacing w:line="360" w:lineRule="auto"/>
              <w:rPr>
                <w:ins w:author="LauraPGM" w:date="2025-10-01T15:54:00Z" w:id="6131"/>
                <w:b w:val="0"/>
                <w:sz w:val="20"/>
                <w:szCs w:val="20"/>
                <w:rPrChange w:author="LauraPGM" w:date="2025-10-09T06:41:00Z" w:id="6132">
                  <w:rPr>
                    <w:ins w:author="LauraPGM" w:date="2025-10-01T15:54:00Z" w:id="6133"/>
                    <w:rFonts w:ascii="Calibri" w:hAnsi="Calibri" w:cs="Calibri"/>
                    <w:b w:val="0"/>
                    <w:sz w:val="22"/>
                    <w:szCs w:val="22"/>
                  </w:rPr>
                </w:rPrChange>
              </w:rPr>
            </w:pPr>
            <w:ins w:author="LauraPGM" w:date="2025-10-01T15:57:00Z" w:id="6134">
              <w:r w:rsidRPr="0001225A">
                <w:rPr>
                  <w:sz w:val="20"/>
                  <w:szCs w:val="20"/>
                  <w:rPrChange w:author="LauraPGM" w:date="2025-10-09T06:41:00Z" w:id="6135">
                    <w:rPr>
                      <w:rFonts w:ascii="Calibri" w:hAnsi="Calibri" w:cs="Calibri"/>
                    </w:rPr>
                  </w:rPrChange>
                </w:rPr>
                <w:t>e</w:t>
              </w:r>
              <w:r w:rsidRPr="0001225A" w:rsidR="00866E70">
                <w:rPr>
                  <w:sz w:val="20"/>
                  <w:szCs w:val="20"/>
                  <w:rPrChange w:author="LauraPGM" w:date="2025-10-09T06:41:00Z" w:id="6136">
                    <w:rPr/>
                  </w:rPrChange>
                </w:rPr>
                <w:t>s una medida de la eficiencia de bombas de calor y sistemas de refrigeración, definida como la relación entre la energía térmica entregada (o extraída) y la energía eléctrica consumida.</w:t>
              </w:r>
            </w:ins>
          </w:p>
        </w:tc>
      </w:tr>
      <w:tr w:rsidRPr="004913C1" w:rsidR="00866E70" w:rsidTr="00375FF2" w14:paraId="57820F45" w14:textId="77777777">
        <w:trPr>
          <w:trHeight w:val="253"/>
          <w:ins w:author="LauraPGM" w:date="2025-10-01T15:54:00Z" w:id="6137"/>
          <w:trPrChange w:author="LauraPGM" w:date="2025-10-01T20:18:00Z" w:id="6138">
            <w:trPr>
              <w:trHeight w:val="253"/>
            </w:trPr>
          </w:trPrChange>
        </w:trPr>
        <w:tc>
          <w:tcPr>
            <w:tcW w:w="2263" w:type="dxa"/>
            <w:shd w:val="clear" w:color="auto" w:fill="E5ECF7"/>
            <w:tcMar>
              <w:top w:w="100" w:type="dxa"/>
              <w:left w:w="100" w:type="dxa"/>
              <w:bottom w:w="100" w:type="dxa"/>
              <w:right w:w="100" w:type="dxa"/>
            </w:tcMar>
            <w:vAlign w:val="center"/>
            <w:tcPrChange w:author="LauraPGM" w:date="2025-10-01T20:18:00Z" w:id="6139">
              <w:tcPr>
                <w:tcW w:w="2122" w:type="dxa"/>
                <w:tcMar>
                  <w:top w:w="100" w:type="dxa"/>
                  <w:left w:w="100" w:type="dxa"/>
                  <w:bottom w:w="100" w:type="dxa"/>
                  <w:right w:w="100" w:type="dxa"/>
                </w:tcMar>
              </w:tcPr>
            </w:tcPrChange>
          </w:tcPr>
          <w:p w:rsidRPr="004913C1" w:rsidR="00866E70" w:rsidP="00866E70" w:rsidRDefault="00375FF2" w14:paraId="0A3145D0" w14:textId="0B2DD87C">
            <w:pPr>
              <w:pStyle w:val="Normal0"/>
              <w:spacing w:line="360" w:lineRule="auto"/>
              <w:rPr>
                <w:ins w:author="LauraPGM" w:date="2025-10-01T15:54:00Z" w:id="6140"/>
                <w:sz w:val="20"/>
                <w:szCs w:val="20"/>
                <w:rPrChange w:author="LauraPGM" w:date="2025-10-07T08:45:00Z" w:id="6141">
                  <w:rPr>
                    <w:ins w:author="LauraPGM" w:date="2025-10-01T15:54:00Z" w:id="6142"/>
                    <w:rFonts w:ascii="Calibri" w:hAnsi="Calibri" w:cs="Calibri"/>
                    <w:sz w:val="22"/>
                    <w:szCs w:val="22"/>
                  </w:rPr>
                </w:rPrChange>
              </w:rPr>
            </w:pPr>
            <w:ins w:author="LauraPGM" w:date="2025-10-01T15:57:00Z" w:id="6143">
              <w:r w:rsidRPr="004913C1">
                <w:rPr>
                  <w:sz w:val="20"/>
                  <w:szCs w:val="20"/>
                  <w:rPrChange w:author="LauraPGM" w:date="2025-10-07T08:45:00Z" w:id="6144">
                    <w:rPr>
                      <w:rFonts w:ascii="Calibri" w:hAnsi="Calibri" w:cs="Calibri"/>
                    </w:rPr>
                  </w:rPrChange>
                </w:rPr>
                <w:t>Desempeño e</w:t>
              </w:r>
              <w:r w:rsidRPr="004913C1" w:rsidR="00866E70">
                <w:rPr>
                  <w:sz w:val="20"/>
                  <w:szCs w:val="20"/>
                  <w:rPrChange w:author="LauraPGM" w:date="2025-10-07T08:45:00Z" w:id="6145">
                    <w:rPr/>
                  </w:rPrChange>
                </w:rPr>
                <w:t>nergético</w:t>
              </w:r>
            </w:ins>
            <w:ins w:author="LauraPGM" w:date="2025-10-01T20:18:00Z" w:id="6146">
              <w:r w:rsidRPr="004913C1">
                <w:rPr>
                  <w:sz w:val="20"/>
                  <w:szCs w:val="20"/>
                  <w:rPrChange w:author="LauraPGM" w:date="2025-10-07T08:45:00Z" w:id="6147">
                    <w:rPr>
                      <w:rFonts w:ascii="Calibri" w:hAnsi="Calibri" w:cs="Calibri"/>
                    </w:rPr>
                  </w:rPrChange>
                </w:rPr>
                <w:t>:</w:t>
              </w:r>
            </w:ins>
          </w:p>
        </w:tc>
        <w:tc>
          <w:tcPr>
            <w:tcW w:w="7699" w:type="dxa"/>
            <w:shd w:val="clear" w:color="auto" w:fill="E5ECF7"/>
            <w:tcMar>
              <w:top w:w="100" w:type="dxa"/>
              <w:left w:w="100" w:type="dxa"/>
              <w:bottom w:w="100" w:type="dxa"/>
              <w:right w:w="100" w:type="dxa"/>
            </w:tcMar>
            <w:vAlign w:val="center"/>
            <w:tcPrChange w:author="LauraPGM" w:date="2025-10-01T20:18:00Z" w:id="6148">
              <w:tcPr>
                <w:tcW w:w="7840" w:type="dxa"/>
                <w:tcMar>
                  <w:top w:w="100" w:type="dxa"/>
                  <w:left w:w="100" w:type="dxa"/>
                  <w:bottom w:w="100" w:type="dxa"/>
                  <w:right w:w="100" w:type="dxa"/>
                </w:tcMar>
              </w:tcPr>
            </w:tcPrChange>
          </w:tcPr>
          <w:p w:rsidRPr="0001225A" w:rsidR="00866E70" w:rsidP="00866E70" w:rsidRDefault="00691BF0" w14:paraId="1F4FE7F3" w14:textId="5901D5F3">
            <w:pPr>
              <w:pStyle w:val="Normal0"/>
              <w:spacing w:line="360" w:lineRule="auto"/>
              <w:rPr>
                <w:ins w:author="LauraPGM" w:date="2025-10-01T15:54:00Z" w:id="6149"/>
                <w:b w:val="0"/>
                <w:sz w:val="20"/>
                <w:szCs w:val="20"/>
                <w:rPrChange w:author="LauraPGM" w:date="2025-10-09T06:41:00Z" w:id="6150">
                  <w:rPr>
                    <w:ins w:author="LauraPGM" w:date="2025-10-01T15:54:00Z" w:id="6151"/>
                    <w:rFonts w:ascii="Calibri" w:hAnsi="Calibri" w:cs="Calibri"/>
                    <w:b w:val="0"/>
                    <w:sz w:val="22"/>
                    <w:szCs w:val="22"/>
                  </w:rPr>
                </w:rPrChange>
              </w:rPr>
            </w:pPr>
            <w:ins w:author="LauraPGM" w:date="2025-10-01T15:57:00Z" w:id="6152">
              <w:r w:rsidRPr="0001225A">
                <w:rPr>
                  <w:sz w:val="20"/>
                  <w:szCs w:val="20"/>
                  <w:rPrChange w:author="LauraPGM" w:date="2025-10-09T06:41:00Z" w:id="6153">
                    <w:rPr>
                      <w:rFonts w:ascii="Calibri" w:hAnsi="Calibri" w:cs="Calibri"/>
                    </w:rPr>
                  </w:rPrChange>
                </w:rPr>
                <w:t>r</w:t>
              </w:r>
              <w:r w:rsidRPr="0001225A" w:rsidR="00866E70">
                <w:rPr>
                  <w:sz w:val="20"/>
                  <w:szCs w:val="20"/>
                  <w:rPrChange w:author="LauraPGM" w:date="2025-10-09T06:41:00Z" w:id="6154">
                    <w:rPr/>
                  </w:rPrChange>
                </w:rPr>
                <w:t>esultados medibles relacionados con la eficiencia energética, el uso de la energía y el consumo de energía. Es un indicador clave de la eficacia de la gestión energética.</w:t>
              </w:r>
            </w:ins>
          </w:p>
        </w:tc>
      </w:tr>
      <w:tr w:rsidRPr="004913C1" w:rsidR="00866E70" w:rsidTr="00375FF2" w14:paraId="04907104" w14:textId="77777777">
        <w:trPr>
          <w:trHeight w:val="253"/>
          <w:ins w:author="LauraPGM" w:date="2025-10-01T15:54:00Z" w:id="6155"/>
          <w:trPrChange w:author="LauraPGM" w:date="2025-10-01T20:18:00Z" w:id="6156">
            <w:trPr>
              <w:trHeight w:val="253"/>
            </w:trPr>
          </w:trPrChange>
        </w:trPr>
        <w:tc>
          <w:tcPr>
            <w:tcW w:w="2263" w:type="dxa"/>
            <w:shd w:val="clear" w:color="auto" w:fill="E5ECF7"/>
            <w:tcMar>
              <w:top w:w="100" w:type="dxa"/>
              <w:left w:w="100" w:type="dxa"/>
              <w:bottom w:w="100" w:type="dxa"/>
              <w:right w:w="100" w:type="dxa"/>
            </w:tcMar>
            <w:vAlign w:val="center"/>
            <w:tcPrChange w:author="LauraPGM" w:date="2025-10-01T20:18:00Z" w:id="6157">
              <w:tcPr>
                <w:tcW w:w="2122" w:type="dxa"/>
                <w:tcMar>
                  <w:top w:w="100" w:type="dxa"/>
                  <w:left w:w="100" w:type="dxa"/>
                  <w:bottom w:w="100" w:type="dxa"/>
                  <w:right w:w="100" w:type="dxa"/>
                </w:tcMar>
              </w:tcPr>
            </w:tcPrChange>
          </w:tcPr>
          <w:p w:rsidRPr="004913C1" w:rsidR="00866E70" w:rsidP="00866E70" w:rsidRDefault="00375FF2" w14:paraId="3390BA89" w14:textId="7FCFB6CC">
            <w:pPr>
              <w:pStyle w:val="Normal0"/>
              <w:spacing w:line="360" w:lineRule="auto"/>
              <w:rPr>
                <w:ins w:author="LauraPGM" w:date="2025-10-01T15:54:00Z" w:id="6158"/>
                <w:sz w:val="20"/>
                <w:szCs w:val="20"/>
                <w:rPrChange w:author="LauraPGM" w:date="2025-10-07T08:45:00Z" w:id="6159">
                  <w:rPr>
                    <w:ins w:author="LauraPGM" w:date="2025-10-01T15:54:00Z" w:id="6160"/>
                    <w:rFonts w:ascii="Calibri" w:hAnsi="Calibri" w:cs="Calibri"/>
                    <w:sz w:val="22"/>
                    <w:szCs w:val="22"/>
                  </w:rPr>
                </w:rPrChange>
              </w:rPr>
            </w:pPr>
            <w:ins w:author="LauraPGM" w:date="2025-10-01T15:57:00Z" w:id="6161">
              <w:r w:rsidRPr="004913C1">
                <w:rPr>
                  <w:sz w:val="20"/>
                  <w:szCs w:val="20"/>
                  <w:rPrChange w:author="LauraPGM" w:date="2025-10-07T08:45:00Z" w:id="6162">
                    <w:rPr>
                      <w:rFonts w:ascii="Calibri" w:hAnsi="Calibri" w:cs="Calibri"/>
                    </w:rPr>
                  </w:rPrChange>
                </w:rPr>
                <w:t>Eficiencia e</w:t>
              </w:r>
              <w:r w:rsidRPr="004913C1" w:rsidR="00866E70">
                <w:rPr>
                  <w:sz w:val="20"/>
                  <w:szCs w:val="20"/>
                  <w:rPrChange w:author="LauraPGM" w:date="2025-10-07T08:45:00Z" w:id="6163">
                    <w:rPr/>
                  </w:rPrChange>
                </w:rPr>
                <w:t>nergética</w:t>
              </w:r>
            </w:ins>
            <w:ins w:author="LauraPGM" w:date="2025-10-01T20:19:00Z" w:id="6164">
              <w:r w:rsidRPr="004913C1">
                <w:rPr>
                  <w:sz w:val="20"/>
                  <w:szCs w:val="20"/>
                  <w:rPrChange w:author="LauraPGM" w:date="2025-10-07T08:45:00Z" w:id="6165">
                    <w:rPr>
                      <w:rFonts w:ascii="Calibri" w:hAnsi="Calibri" w:cs="Calibri"/>
                    </w:rPr>
                  </w:rPrChange>
                </w:rPr>
                <w:t>:</w:t>
              </w:r>
            </w:ins>
          </w:p>
        </w:tc>
        <w:tc>
          <w:tcPr>
            <w:tcW w:w="7699" w:type="dxa"/>
            <w:shd w:val="clear" w:color="auto" w:fill="E5ECF7"/>
            <w:tcMar>
              <w:top w:w="100" w:type="dxa"/>
              <w:left w:w="100" w:type="dxa"/>
              <w:bottom w:w="100" w:type="dxa"/>
              <w:right w:w="100" w:type="dxa"/>
            </w:tcMar>
            <w:vAlign w:val="center"/>
            <w:tcPrChange w:author="LauraPGM" w:date="2025-10-01T20:18:00Z" w:id="6166">
              <w:tcPr>
                <w:tcW w:w="7840" w:type="dxa"/>
                <w:tcMar>
                  <w:top w:w="100" w:type="dxa"/>
                  <w:left w:w="100" w:type="dxa"/>
                  <w:bottom w:w="100" w:type="dxa"/>
                  <w:right w:w="100" w:type="dxa"/>
                </w:tcMar>
              </w:tcPr>
            </w:tcPrChange>
          </w:tcPr>
          <w:p w:rsidRPr="0001225A" w:rsidR="00866E70" w:rsidP="00866E70" w:rsidRDefault="001E6E27" w14:paraId="5250E5E5" w14:textId="4BE95FAB">
            <w:pPr>
              <w:pStyle w:val="Normal0"/>
              <w:spacing w:line="360" w:lineRule="auto"/>
              <w:rPr>
                <w:ins w:author="LauraPGM" w:date="2025-10-01T15:54:00Z" w:id="6167"/>
                <w:b w:val="0"/>
                <w:sz w:val="20"/>
                <w:szCs w:val="20"/>
                <w:rPrChange w:author="LauraPGM" w:date="2025-10-09T06:41:00Z" w:id="6168">
                  <w:rPr>
                    <w:ins w:author="LauraPGM" w:date="2025-10-01T15:54:00Z" w:id="6169"/>
                    <w:rFonts w:ascii="Calibri" w:hAnsi="Calibri" w:cs="Calibri"/>
                    <w:b w:val="0"/>
                    <w:sz w:val="22"/>
                    <w:szCs w:val="22"/>
                  </w:rPr>
                </w:rPrChange>
              </w:rPr>
            </w:pPr>
            <w:ins w:author="LauraPGM" w:date="2025-10-01T15:57:00Z" w:id="6170">
              <w:r w:rsidRPr="0001225A">
                <w:rPr>
                  <w:sz w:val="20"/>
                  <w:szCs w:val="20"/>
                  <w:rPrChange w:author="LauraPGM" w:date="2025-10-09T06:41:00Z" w:id="6171">
                    <w:rPr>
                      <w:rFonts w:ascii="Calibri" w:hAnsi="Calibri" w:cs="Calibri"/>
                    </w:rPr>
                  </w:rPrChange>
                </w:rPr>
                <w:t>r</w:t>
              </w:r>
              <w:r w:rsidRPr="0001225A" w:rsidR="00866E70">
                <w:rPr>
                  <w:sz w:val="20"/>
                  <w:szCs w:val="20"/>
                  <w:rPrChange w:author="LauraPGM" w:date="2025-10-09T06:41:00Z" w:id="6172">
                    <w:rPr/>
                  </w:rPrChange>
                </w:rPr>
                <w:t>elación entre un resultado o servicio proporcionado y la energía consumida para producirlo. Implica hacer lo mismo o más con menos energía.</w:t>
              </w:r>
            </w:ins>
          </w:p>
        </w:tc>
      </w:tr>
      <w:tr w:rsidRPr="004913C1" w:rsidR="00866E70" w:rsidTr="00375FF2" w14:paraId="0AF50089" w14:textId="77777777">
        <w:trPr>
          <w:trHeight w:val="253"/>
          <w:ins w:author="LauraPGM" w:date="2025-10-01T15:54:00Z" w:id="6173"/>
          <w:trPrChange w:author="LauraPGM" w:date="2025-10-01T20:18:00Z" w:id="6174">
            <w:trPr>
              <w:trHeight w:val="253"/>
            </w:trPr>
          </w:trPrChange>
        </w:trPr>
        <w:tc>
          <w:tcPr>
            <w:tcW w:w="2263" w:type="dxa"/>
            <w:shd w:val="clear" w:color="auto" w:fill="E5ECF7"/>
            <w:tcMar>
              <w:top w:w="100" w:type="dxa"/>
              <w:left w:w="100" w:type="dxa"/>
              <w:bottom w:w="100" w:type="dxa"/>
              <w:right w:w="100" w:type="dxa"/>
            </w:tcMar>
            <w:vAlign w:val="center"/>
            <w:tcPrChange w:author="LauraPGM" w:date="2025-10-01T20:18:00Z" w:id="6175">
              <w:tcPr>
                <w:tcW w:w="2122" w:type="dxa"/>
                <w:tcMar>
                  <w:top w:w="100" w:type="dxa"/>
                  <w:left w:w="100" w:type="dxa"/>
                  <w:bottom w:w="100" w:type="dxa"/>
                  <w:right w:w="100" w:type="dxa"/>
                </w:tcMar>
              </w:tcPr>
            </w:tcPrChange>
          </w:tcPr>
          <w:p w:rsidRPr="004913C1" w:rsidR="00866E70" w:rsidP="00866E70" w:rsidRDefault="00375FF2" w14:paraId="344C4C5E" w14:textId="640BB1F6">
            <w:pPr>
              <w:pStyle w:val="Normal0"/>
              <w:spacing w:line="360" w:lineRule="auto"/>
              <w:rPr>
                <w:ins w:author="LauraPGM" w:date="2025-10-01T15:54:00Z" w:id="6176"/>
                <w:sz w:val="20"/>
                <w:szCs w:val="20"/>
                <w:rPrChange w:author="LauraPGM" w:date="2025-10-07T08:45:00Z" w:id="6177">
                  <w:rPr>
                    <w:ins w:author="LauraPGM" w:date="2025-10-01T15:54:00Z" w:id="6178"/>
                    <w:rFonts w:ascii="Calibri" w:hAnsi="Calibri" w:cs="Calibri"/>
                    <w:sz w:val="22"/>
                    <w:szCs w:val="22"/>
                  </w:rPr>
                </w:rPrChange>
              </w:rPr>
            </w:pPr>
            <w:ins w:author="LauraPGM" w:date="2025-10-01T15:57:00Z" w:id="6179">
              <w:r w:rsidRPr="004913C1">
                <w:rPr>
                  <w:sz w:val="20"/>
                  <w:szCs w:val="20"/>
                  <w:rPrChange w:author="LauraPGM" w:date="2025-10-07T08:45:00Z" w:id="6180">
                    <w:rPr>
                      <w:rFonts w:ascii="Calibri" w:hAnsi="Calibri" w:cs="Calibri"/>
                    </w:rPr>
                  </w:rPrChange>
                </w:rPr>
                <w:t>E</w:t>
              </w:r>
              <w:r w:rsidRPr="004913C1" w:rsidR="00866E70">
                <w:rPr>
                  <w:sz w:val="20"/>
                  <w:szCs w:val="20"/>
                  <w:rPrChange w:author="LauraPGM" w:date="2025-10-07T08:45:00Z" w:id="6181">
                    <w:rPr/>
                  </w:rPrChange>
                </w:rPr>
                <w:t>MP (</w:t>
              </w:r>
              <w:proofErr w:type="spellStart"/>
              <w:r w:rsidRPr="004913C1" w:rsidR="00866E70">
                <w:rPr>
                  <w:i/>
                  <w:sz w:val="20"/>
                  <w:szCs w:val="20"/>
                  <w:rPrChange w:author="LauraPGM" w:date="2025-10-07T08:45:00Z" w:id="6182">
                    <w:rPr/>
                  </w:rPrChange>
                </w:rPr>
                <w:t>Energy</w:t>
              </w:r>
              <w:proofErr w:type="spellEnd"/>
              <w:r w:rsidRPr="004913C1" w:rsidR="00866E70">
                <w:rPr>
                  <w:i/>
                  <w:sz w:val="20"/>
                  <w:szCs w:val="20"/>
                  <w:rPrChange w:author="LauraPGM" w:date="2025-10-07T08:45:00Z" w:id="6183">
                    <w:rPr/>
                  </w:rPrChange>
                </w:rPr>
                <w:t xml:space="preserve"> Management Plan</w:t>
              </w:r>
              <w:r w:rsidRPr="004913C1" w:rsidR="00866E70">
                <w:rPr>
                  <w:sz w:val="20"/>
                  <w:szCs w:val="20"/>
                  <w:rPrChange w:author="LauraPGM" w:date="2025-10-07T08:45:00Z" w:id="6184">
                    <w:rPr/>
                  </w:rPrChange>
                </w:rPr>
                <w:t>)</w:t>
              </w:r>
            </w:ins>
            <w:ins w:author="LauraPGM" w:date="2025-10-01T20:19:00Z" w:id="6185">
              <w:r w:rsidRPr="004913C1">
                <w:rPr>
                  <w:sz w:val="20"/>
                  <w:szCs w:val="20"/>
                  <w:rPrChange w:author="LauraPGM" w:date="2025-10-07T08:45:00Z" w:id="6186">
                    <w:rPr>
                      <w:rFonts w:ascii="Calibri" w:hAnsi="Calibri" w:cs="Calibri"/>
                    </w:rPr>
                  </w:rPrChange>
                </w:rPr>
                <w:t>:</w:t>
              </w:r>
            </w:ins>
          </w:p>
        </w:tc>
        <w:tc>
          <w:tcPr>
            <w:tcW w:w="7699" w:type="dxa"/>
            <w:shd w:val="clear" w:color="auto" w:fill="E5ECF7"/>
            <w:tcMar>
              <w:top w:w="100" w:type="dxa"/>
              <w:left w:w="100" w:type="dxa"/>
              <w:bottom w:w="100" w:type="dxa"/>
              <w:right w:w="100" w:type="dxa"/>
            </w:tcMar>
            <w:vAlign w:val="center"/>
            <w:tcPrChange w:author="LauraPGM" w:date="2025-10-01T20:18:00Z" w:id="6187">
              <w:tcPr>
                <w:tcW w:w="7840" w:type="dxa"/>
                <w:tcMar>
                  <w:top w:w="100" w:type="dxa"/>
                  <w:left w:w="100" w:type="dxa"/>
                  <w:bottom w:w="100" w:type="dxa"/>
                  <w:right w:w="100" w:type="dxa"/>
                </w:tcMar>
              </w:tcPr>
            </w:tcPrChange>
          </w:tcPr>
          <w:p w:rsidRPr="0001225A" w:rsidR="00866E70" w:rsidP="00866E70" w:rsidRDefault="001E6E27" w14:paraId="6E1A888A" w14:textId="4445F9DE">
            <w:pPr>
              <w:pStyle w:val="Normal0"/>
              <w:spacing w:line="360" w:lineRule="auto"/>
              <w:rPr>
                <w:ins w:author="LauraPGM" w:date="2025-10-01T15:54:00Z" w:id="6188"/>
                <w:b w:val="0"/>
                <w:sz w:val="20"/>
                <w:szCs w:val="20"/>
                <w:rPrChange w:author="LauraPGM" w:date="2025-10-09T06:41:00Z" w:id="6189">
                  <w:rPr>
                    <w:ins w:author="LauraPGM" w:date="2025-10-01T15:54:00Z" w:id="6190"/>
                    <w:rFonts w:ascii="Calibri" w:hAnsi="Calibri" w:cs="Calibri"/>
                    <w:b w:val="0"/>
                    <w:sz w:val="22"/>
                    <w:szCs w:val="22"/>
                  </w:rPr>
                </w:rPrChange>
              </w:rPr>
            </w:pPr>
            <w:ins w:author="LauraPGM" w:date="2025-10-01T15:57:00Z" w:id="6191">
              <w:r w:rsidRPr="0001225A">
                <w:rPr>
                  <w:sz w:val="20"/>
                  <w:szCs w:val="20"/>
                  <w:rPrChange w:author="LauraPGM" w:date="2025-10-09T06:41:00Z" w:id="6192">
                    <w:rPr>
                      <w:rFonts w:ascii="Calibri" w:hAnsi="Calibri" w:cs="Calibri"/>
                    </w:rPr>
                  </w:rPrChange>
                </w:rPr>
                <w:t>p</w:t>
              </w:r>
              <w:r w:rsidRPr="0001225A" w:rsidR="00963B0E">
                <w:rPr>
                  <w:b w:val="0"/>
                  <w:sz w:val="20"/>
                  <w:szCs w:val="20"/>
                </w:rPr>
                <w:t>lan de gestión e</w:t>
              </w:r>
              <w:r w:rsidRPr="0001225A" w:rsidR="00866E70">
                <w:rPr>
                  <w:sz w:val="20"/>
                  <w:szCs w:val="20"/>
                  <w:rPrChange w:author="LauraPGM" w:date="2025-10-09T06:41:00Z" w:id="6193">
                    <w:rPr/>
                  </w:rPrChange>
                </w:rPr>
                <w:t>nergética. Documento que describe las acciones específicas, responsabilidades, recursos y plazos para lograr los objetivos y metas energéticas.</w:t>
              </w:r>
            </w:ins>
          </w:p>
        </w:tc>
      </w:tr>
      <w:tr w:rsidRPr="004913C1" w:rsidR="00866E70" w:rsidTr="00375FF2" w14:paraId="378CB06D" w14:textId="77777777">
        <w:trPr>
          <w:trHeight w:val="521"/>
          <w:ins w:author="LauraPGM" w:date="2025-10-01T15:54:00Z" w:id="6194"/>
          <w:trPrChange w:author="LauraPGM" w:date="2025-10-01T20:18:00Z" w:id="6195">
            <w:trPr>
              <w:trHeight w:val="521"/>
            </w:trPr>
          </w:trPrChange>
        </w:trPr>
        <w:tc>
          <w:tcPr>
            <w:tcW w:w="2263" w:type="dxa"/>
            <w:shd w:val="clear" w:color="auto" w:fill="E5ECF7"/>
            <w:tcMar>
              <w:top w:w="100" w:type="dxa"/>
              <w:left w:w="100" w:type="dxa"/>
              <w:bottom w:w="100" w:type="dxa"/>
              <w:right w:w="100" w:type="dxa"/>
            </w:tcMar>
            <w:vAlign w:val="center"/>
            <w:tcPrChange w:author="LauraPGM" w:date="2025-10-01T20:18:00Z" w:id="6196">
              <w:tcPr>
                <w:tcW w:w="2122" w:type="dxa"/>
                <w:tcMar>
                  <w:top w:w="100" w:type="dxa"/>
                  <w:left w:w="100" w:type="dxa"/>
                  <w:bottom w:w="100" w:type="dxa"/>
                  <w:right w:w="100" w:type="dxa"/>
                </w:tcMar>
              </w:tcPr>
            </w:tcPrChange>
          </w:tcPr>
          <w:p w:rsidRPr="004913C1" w:rsidR="00866E70" w:rsidP="00866E70" w:rsidRDefault="00375FF2" w14:paraId="7422388C" w14:textId="7636D42F">
            <w:pPr>
              <w:pStyle w:val="Normal0"/>
              <w:spacing w:line="360" w:lineRule="auto"/>
              <w:rPr>
                <w:ins w:author="LauraPGM" w:date="2025-10-01T15:54:00Z" w:id="6197"/>
                <w:sz w:val="20"/>
                <w:szCs w:val="20"/>
                <w:rPrChange w:author="LauraPGM" w:date="2025-10-07T08:45:00Z" w:id="6198">
                  <w:rPr>
                    <w:ins w:author="LauraPGM" w:date="2025-10-01T15:54:00Z" w:id="6199"/>
                    <w:rFonts w:ascii="Calibri" w:hAnsi="Calibri" w:cs="Calibri"/>
                    <w:sz w:val="22"/>
                    <w:szCs w:val="22"/>
                  </w:rPr>
                </w:rPrChange>
              </w:rPr>
            </w:pPr>
            <w:ins w:author="LauraPGM" w:date="2025-10-01T15:57:00Z" w:id="6200">
              <w:r w:rsidRPr="004913C1">
                <w:rPr>
                  <w:sz w:val="20"/>
                  <w:szCs w:val="20"/>
                  <w:rPrChange w:author="LauraPGM" w:date="2025-10-07T08:45:00Z" w:id="6201">
                    <w:rPr>
                      <w:rFonts w:ascii="Calibri" w:hAnsi="Calibri" w:cs="Calibri"/>
                    </w:rPr>
                  </w:rPrChange>
                </w:rPr>
                <w:t>Factor de e</w:t>
              </w:r>
              <w:r w:rsidRPr="004913C1" w:rsidR="00866E70">
                <w:rPr>
                  <w:sz w:val="20"/>
                  <w:szCs w:val="20"/>
                  <w:rPrChange w:author="LauraPGM" w:date="2025-10-07T08:45:00Z" w:id="6202">
                    <w:rPr/>
                  </w:rPrChange>
                </w:rPr>
                <w:t>misión</w:t>
              </w:r>
            </w:ins>
            <w:ins w:author="LauraPGM" w:date="2025-10-01T20:19:00Z" w:id="6203">
              <w:r w:rsidRPr="004913C1">
                <w:rPr>
                  <w:sz w:val="20"/>
                  <w:szCs w:val="20"/>
                  <w:rPrChange w:author="LauraPGM" w:date="2025-10-07T08:45:00Z" w:id="6204">
                    <w:rPr>
                      <w:rFonts w:ascii="Calibri" w:hAnsi="Calibri" w:cs="Calibri"/>
                    </w:rPr>
                  </w:rPrChange>
                </w:rPr>
                <w:t>:</w:t>
              </w:r>
            </w:ins>
          </w:p>
        </w:tc>
        <w:tc>
          <w:tcPr>
            <w:tcW w:w="7699" w:type="dxa"/>
            <w:shd w:val="clear" w:color="auto" w:fill="E5ECF7"/>
            <w:tcMar>
              <w:top w:w="100" w:type="dxa"/>
              <w:left w:w="100" w:type="dxa"/>
              <w:bottom w:w="100" w:type="dxa"/>
              <w:right w:w="100" w:type="dxa"/>
            </w:tcMar>
            <w:vAlign w:val="center"/>
            <w:tcPrChange w:author="LauraPGM" w:date="2025-10-01T20:18:00Z" w:id="6205">
              <w:tcPr>
                <w:tcW w:w="7840" w:type="dxa"/>
                <w:tcMar>
                  <w:top w:w="100" w:type="dxa"/>
                  <w:left w:w="100" w:type="dxa"/>
                  <w:bottom w:w="100" w:type="dxa"/>
                  <w:right w:w="100" w:type="dxa"/>
                </w:tcMar>
              </w:tcPr>
            </w:tcPrChange>
          </w:tcPr>
          <w:p w:rsidRPr="0001225A" w:rsidR="00866E70" w:rsidP="00866E70" w:rsidRDefault="001E6E27" w14:paraId="5FE03636" w14:textId="66E471F7">
            <w:pPr>
              <w:spacing w:line="360" w:lineRule="auto"/>
              <w:rPr>
                <w:ins w:author="LauraPGM" w:date="2025-10-01T15:54:00Z" w:id="6206"/>
                <w:b w:val="0"/>
                <w:sz w:val="20"/>
                <w:szCs w:val="20"/>
                <w:rPrChange w:author="LauraPGM" w:date="2025-10-09T06:41:00Z" w:id="6207">
                  <w:rPr>
                    <w:ins w:author="LauraPGM" w:date="2025-10-01T15:54:00Z" w:id="6208"/>
                    <w:rFonts w:ascii="Calibri" w:hAnsi="Calibri" w:cs="Calibri"/>
                    <w:b w:val="0"/>
                    <w:sz w:val="22"/>
                    <w:szCs w:val="22"/>
                  </w:rPr>
                </w:rPrChange>
              </w:rPr>
            </w:pPr>
            <w:ins w:author="LauraPGM" w:date="2025-10-01T15:57:00Z" w:id="6209">
              <w:r w:rsidRPr="0001225A">
                <w:rPr>
                  <w:sz w:val="20"/>
                  <w:szCs w:val="20"/>
                  <w:rPrChange w:author="LauraPGM" w:date="2025-10-09T06:41:00Z" w:id="6210">
                    <w:rPr>
                      <w:rFonts w:ascii="Calibri" w:hAnsi="Calibri" w:cs="Calibri"/>
                    </w:rPr>
                  </w:rPrChange>
                </w:rPr>
                <w:t>v</w:t>
              </w:r>
              <w:r w:rsidRPr="0001225A" w:rsidR="00866E70">
                <w:rPr>
                  <w:sz w:val="20"/>
                  <w:szCs w:val="20"/>
                  <w:rPrChange w:author="LauraPGM" w:date="2025-10-09T06:41:00Z" w:id="6211">
                    <w:rPr/>
                  </w:rPrChange>
                </w:rPr>
                <w:t>alor numérico que relaciona la cantidad de una sustancia liber</w:t>
              </w:r>
              <w:r w:rsidRPr="0001225A" w:rsidR="001106B8">
                <w:rPr>
                  <w:b w:val="0"/>
                  <w:sz w:val="20"/>
                  <w:szCs w:val="20"/>
                </w:rPr>
                <w:t>ada a la atmósfera (ejemplo, CO</w:t>
              </w:r>
            </w:ins>
            <w:ins w:author="LauraPGM" w:date="2025-10-07T09:05:00Z" w:id="6212">
              <w:r w:rsidRPr="0001225A" w:rsidR="00C225E1">
                <w:rPr>
                  <w:rFonts w:ascii="Calibri" w:hAnsi="Calibri" w:eastAsia="Times New Roman" w:cs="Calibri"/>
                  <w:lang w:eastAsia="es-CO"/>
                </w:rPr>
                <w:t>₂</w:t>
              </w:r>
            </w:ins>
            <w:ins w:author="LauraPGM" w:date="2025-10-01T15:57:00Z" w:id="6213">
              <w:r w:rsidRPr="0001225A" w:rsidR="00866E70">
                <w:rPr>
                  <w:sz w:val="20"/>
                  <w:szCs w:val="20"/>
                  <w:rPrChange w:author="LauraPGM" w:date="2025-10-09T06:41:00Z" w:id="6214">
                    <w:rPr/>
                  </w:rPrChange>
                </w:rPr>
                <w:t xml:space="preserve">) con una unidad de actividad (ejemplo, </w:t>
              </w:r>
              <w:proofErr w:type="spellStart"/>
              <w:r w:rsidRPr="0001225A" w:rsidR="00866E70">
                <w:rPr>
                  <w:sz w:val="20"/>
                  <w:szCs w:val="20"/>
                  <w:rPrChange w:author="LauraPGM" w:date="2025-10-09T06:41:00Z" w:id="6215">
                    <w:rPr/>
                  </w:rPrChange>
                </w:rPr>
                <w:t>kWh</w:t>
              </w:r>
              <w:proofErr w:type="spellEnd"/>
              <w:r w:rsidRPr="0001225A" w:rsidR="00866E70">
                <w:rPr>
                  <w:sz w:val="20"/>
                  <w:szCs w:val="20"/>
                  <w:rPrChange w:author="LauraPGM" w:date="2025-10-09T06:41:00Z" w:id="6216">
                    <w:rPr/>
                  </w:rPrChange>
                </w:rPr>
                <w:t xml:space="preserve"> de electricidad, litro de combustible). Permite calcular el impacto ambiental del consumo de energía.</w:t>
              </w:r>
            </w:ins>
          </w:p>
        </w:tc>
      </w:tr>
      <w:tr w:rsidRPr="004913C1" w:rsidR="00866E70" w:rsidTr="00375FF2" w14:paraId="20984A1B" w14:textId="77777777">
        <w:trPr>
          <w:trHeight w:val="253"/>
          <w:ins w:author="LauraPGM" w:date="2025-10-01T15:54:00Z" w:id="6217"/>
          <w:trPrChange w:author="LauraPGM" w:date="2025-10-01T20:18:00Z" w:id="6218">
            <w:trPr>
              <w:trHeight w:val="253"/>
            </w:trPr>
          </w:trPrChange>
        </w:trPr>
        <w:tc>
          <w:tcPr>
            <w:tcW w:w="2263" w:type="dxa"/>
            <w:shd w:val="clear" w:color="auto" w:fill="E5ECF7"/>
            <w:tcMar>
              <w:top w:w="100" w:type="dxa"/>
              <w:left w:w="100" w:type="dxa"/>
              <w:bottom w:w="100" w:type="dxa"/>
              <w:right w:w="100" w:type="dxa"/>
            </w:tcMar>
            <w:vAlign w:val="center"/>
            <w:tcPrChange w:author="LauraPGM" w:date="2025-10-01T20:18:00Z" w:id="6219">
              <w:tcPr>
                <w:tcW w:w="2122" w:type="dxa"/>
                <w:tcMar>
                  <w:top w:w="100" w:type="dxa"/>
                  <w:left w:w="100" w:type="dxa"/>
                  <w:bottom w:w="100" w:type="dxa"/>
                  <w:right w:w="100" w:type="dxa"/>
                </w:tcMar>
              </w:tcPr>
            </w:tcPrChange>
          </w:tcPr>
          <w:p w:rsidRPr="004913C1" w:rsidR="00866E70" w:rsidP="00866E70" w:rsidRDefault="00375FF2" w14:paraId="2B591446" w14:textId="0E18070E">
            <w:pPr>
              <w:pStyle w:val="Normal0"/>
              <w:spacing w:line="360" w:lineRule="auto"/>
              <w:rPr>
                <w:ins w:author="LauraPGM" w:date="2025-10-01T15:54:00Z" w:id="6220"/>
                <w:sz w:val="20"/>
                <w:szCs w:val="20"/>
                <w:rPrChange w:author="LauraPGM" w:date="2025-10-07T08:45:00Z" w:id="6221">
                  <w:rPr>
                    <w:ins w:author="LauraPGM" w:date="2025-10-01T15:54:00Z" w:id="6222"/>
                    <w:rFonts w:ascii="Calibri" w:hAnsi="Calibri" w:cs="Calibri"/>
                    <w:sz w:val="22"/>
                    <w:szCs w:val="22"/>
                  </w:rPr>
                </w:rPrChange>
              </w:rPr>
            </w:pPr>
            <w:ins w:author="LauraPGM" w:date="2025-10-01T15:57:00Z" w:id="6223">
              <w:r w:rsidRPr="004913C1">
                <w:rPr>
                  <w:sz w:val="20"/>
                  <w:szCs w:val="20"/>
                  <w:rPrChange w:author="LauraPGM" w:date="2025-10-07T08:45:00Z" w:id="6224">
                    <w:rPr>
                      <w:rFonts w:ascii="Calibri" w:hAnsi="Calibri" w:cs="Calibri"/>
                    </w:rPr>
                  </w:rPrChange>
                </w:rPr>
                <w:t>Gestión e</w:t>
              </w:r>
              <w:r w:rsidRPr="004913C1" w:rsidR="00866E70">
                <w:rPr>
                  <w:sz w:val="20"/>
                  <w:szCs w:val="20"/>
                  <w:rPrChange w:author="LauraPGM" w:date="2025-10-07T08:45:00Z" w:id="6225">
                    <w:rPr/>
                  </w:rPrChange>
                </w:rPr>
                <w:t>nergética</w:t>
              </w:r>
            </w:ins>
            <w:ins w:author="LauraPGM" w:date="2025-10-01T20:19:00Z" w:id="6226">
              <w:r w:rsidRPr="004913C1">
                <w:rPr>
                  <w:sz w:val="20"/>
                  <w:szCs w:val="20"/>
                  <w:rPrChange w:author="LauraPGM" w:date="2025-10-07T08:45:00Z" w:id="6227">
                    <w:rPr>
                      <w:rFonts w:ascii="Calibri" w:hAnsi="Calibri" w:cs="Calibri"/>
                    </w:rPr>
                  </w:rPrChange>
                </w:rPr>
                <w:t>:</w:t>
              </w:r>
            </w:ins>
          </w:p>
        </w:tc>
        <w:tc>
          <w:tcPr>
            <w:tcW w:w="7699" w:type="dxa"/>
            <w:shd w:val="clear" w:color="auto" w:fill="E5ECF7"/>
            <w:tcMar>
              <w:top w:w="100" w:type="dxa"/>
              <w:left w:w="100" w:type="dxa"/>
              <w:bottom w:w="100" w:type="dxa"/>
              <w:right w:w="100" w:type="dxa"/>
            </w:tcMar>
            <w:vAlign w:val="center"/>
            <w:tcPrChange w:author="LauraPGM" w:date="2025-10-01T20:18:00Z" w:id="6228">
              <w:tcPr>
                <w:tcW w:w="7840" w:type="dxa"/>
                <w:tcMar>
                  <w:top w:w="100" w:type="dxa"/>
                  <w:left w:w="100" w:type="dxa"/>
                  <w:bottom w:w="100" w:type="dxa"/>
                  <w:right w:w="100" w:type="dxa"/>
                </w:tcMar>
              </w:tcPr>
            </w:tcPrChange>
          </w:tcPr>
          <w:p w:rsidRPr="0001225A" w:rsidR="00866E70" w:rsidP="00866E70" w:rsidRDefault="001E6E27" w14:paraId="136B90A2" w14:textId="465B14E4">
            <w:pPr>
              <w:pStyle w:val="Normal0"/>
              <w:spacing w:line="360" w:lineRule="auto"/>
              <w:rPr>
                <w:ins w:author="LauraPGM" w:date="2025-10-01T15:54:00Z" w:id="6229"/>
                <w:b w:val="0"/>
                <w:sz w:val="20"/>
                <w:szCs w:val="20"/>
                <w:rPrChange w:author="LauraPGM" w:date="2025-10-09T06:41:00Z" w:id="6230">
                  <w:rPr>
                    <w:ins w:author="LauraPGM" w:date="2025-10-01T15:54:00Z" w:id="6231"/>
                    <w:rFonts w:ascii="Calibri" w:hAnsi="Calibri" w:cs="Calibri"/>
                    <w:b w:val="0"/>
                    <w:sz w:val="22"/>
                    <w:szCs w:val="22"/>
                  </w:rPr>
                </w:rPrChange>
              </w:rPr>
            </w:pPr>
            <w:ins w:author="LauraPGM" w:date="2025-10-01T15:57:00Z" w:id="6232">
              <w:r w:rsidRPr="0001225A">
                <w:rPr>
                  <w:sz w:val="20"/>
                  <w:szCs w:val="20"/>
                  <w:rPrChange w:author="LauraPGM" w:date="2025-10-09T06:41:00Z" w:id="6233">
                    <w:rPr>
                      <w:rFonts w:ascii="Calibri" w:hAnsi="Calibri" w:cs="Calibri"/>
                    </w:rPr>
                  </w:rPrChange>
                </w:rPr>
                <w:t>p</w:t>
              </w:r>
              <w:r w:rsidRPr="0001225A" w:rsidR="00866E70">
                <w:rPr>
                  <w:sz w:val="20"/>
                  <w:szCs w:val="20"/>
                  <w:rPrChange w:author="LauraPGM" w:date="2025-10-09T06:41:00Z" w:id="6234">
                    <w:rPr/>
                  </w:rPrChange>
                </w:rPr>
                <w:t>roceso sistemático y continuo para optimizar el uso y el consumo de energía de una organización, con el fin de mejorar su desempeño energético.</w:t>
              </w:r>
            </w:ins>
          </w:p>
        </w:tc>
      </w:tr>
      <w:tr w:rsidRPr="004913C1" w:rsidR="00866E70" w:rsidTr="00375FF2" w14:paraId="1C8F5EA3" w14:textId="77777777">
        <w:trPr>
          <w:trHeight w:val="253"/>
          <w:ins w:author="LauraPGM" w:date="2025-10-01T15:54:00Z" w:id="6235"/>
          <w:trPrChange w:author="LauraPGM" w:date="2025-10-01T20:18:00Z" w:id="6236">
            <w:trPr>
              <w:trHeight w:val="253"/>
            </w:trPr>
          </w:trPrChange>
        </w:trPr>
        <w:tc>
          <w:tcPr>
            <w:tcW w:w="2263" w:type="dxa"/>
            <w:shd w:val="clear" w:color="auto" w:fill="E5ECF7"/>
            <w:tcMar>
              <w:top w:w="100" w:type="dxa"/>
              <w:left w:w="100" w:type="dxa"/>
              <w:bottom w:w="100" w:type="dxa"/>
              <w:right w:w="100" w:type="dxa"/>
            </w:tcMar>
            <w:vAlign w:val="center"/>
            <w:tcPrChange w:author="LauraPGM" w:date="2025-10-01T20:18:00Z" w:id="6237">
              <w:tcPr>
                <w:tcW w:w="2122" w:type="dxa"/>
                <w:tcMar>
                  <w:top w:w="100" w:type="dxa"/>
                  <w:left w:w="100" w:type="dxa"/>
                  <w:bottom w:w="100" w:type="dxa"/>
                  <w:right w:w="100" w:type="dxa"/>
                </w:tcMar>
              </w:tcPr>
            </w:tcPrChange>
          </w:tcPr>
          <w:p w:rsidRPr="004913C1" w:rsidR="00866E70" w:rsidP="00866E70" w:rsidRDefault="00866E70" w14:paraId="0D5FAA94" w14:textId="7253D41E">
            <w:pPr>
              <w:pStyle w:val="Normal0"/>
              <w:spacing w:line="360" w:lineRule="auto"/>
              <w:rPr>
                <w:ins w:author="LauraPGM" w:date="2025-10-01T15:54:00Z" w:id="6238"/>
                <w:sz w:val="20"/>
                <w:szCs w:val="20"/>
                <w:rPrChange w:author="LauraPGM" w:date="2025-10-07T08:45:00Z" w:id="6239">
                  <w:rPr>
                    <w:ins w:author="LauraPGM" w:date="2025-10-01T15:54:00Z" w:id="6240"/>
                    <w:rFonts w:ascii="Calibri" w:hAnsi="Calibri" w:cs="Calibri"/>
                    <w:sz w:val="22"/>
                    <w:szCs w:val="22"/>
                  </w:rPr>
                </w:rPrChange>
              </w:rPr>
            </w:pPr>
            <w:ins w:author="LauraPGM" w:date="2025-10-01T15:57:00Z" w:id="6241">
              <w:r w:rsidRPr="004913C1">
                <w:rPr>
                  <w:sz w:val="20"/>
                  <w:szCs w:val="20"/>
                  <w:rPrChange w:author="LauraPGM" w:date="2025-10-07T08:45:00Z" w:id="6242">
                    <w:rPr/>
                  </w:rPrChange>
                </w:rPr>
                <w:t>IDE (Indicador de Desempeño Energético)</w:t>
              </w:r>
            </w:ins>
            <w:ins w:author="LauraPGM" w:date="2025-10-01T20:19:00Z" w:id="6243">
              <w:r w:rsidRPr="004913C1" w:rsidR="00375FF2">
                <w:rPr>
                  <w:sz w:val="20"/>
                  <w:szCs w:val="20"/>
                  <w:rPrChange w:author="LauraPGM" w:date="2025-10-07T08:45:00Z" w:id="6244">
                    <w:rPr>
                      <w:rFonts w:ascii="Calibri" w:hAnsi="Calibri" w:cs="Calibri"/>
                    </w:rPr>
                  </w:rPrChange>
                </w:rPr>
                <w:t>:</w:t>
              </w:r>
            </w:ins>
          </w:p>
        </w:tc>
        <w:tc>
          <w:tcPr>
            <w:tcW w:w="7699" w:type="dxa"/>
            <w:shd w:val="clear" w:color="auto" w:fill="E5ECF7"/>
            <w:tcMar>
              <w:top w:w="100" w:type="dxa"/>
              <w:left w:w="100" w:type="dxa"/>
              <w:bottom w:w="100" w:type="dxa"/>
              <w:right w:w="100" w:type="dxa"/>
            </w:tcMar>
            <w:vAlign w:val="center"/>
            <w:tcPrChange w:author="LauraPGM" w:date="2025-10-01T20:18:00Z" w:id="6245">
              <w:tcPr>
                <w:tcW w:w="7840" w:type="dxa"/>
                <w:tcMar>
                  <w:top w:w="100" w:type="dxa"/>
                  <w:left w:w="100" w:type="dxa"/>
                  <w:bottom w:w="100" w:type="dxa"/>
                  <w:right w:w="100" w:type="dxa"/>
                </w:tcMar>
              </w:tcPr>
            </w:tcPrChange>
          </w:tcPr>
          <w:p w:rsidRPr="0001225A" w:rsidR="00866E70" w:rsidP="00866E70" w:rsidRDefault="001E6E27" w14:paraId="2A1FAF28" w14:textId="6907593E">
            <w:pPr>
              <w:pStyle w:val="Normal0"/>
              <w:spacing w:line="360" w:lineRule="auto"/>
              <w:rPr>
                <w:ins w:author="LauraPGM" w:date="2025-10-01T15:54:00Z" w:id="6246"/>
                <w:b w:val="0"/>
                <w:sz w:val="20"/>
                <w:szCs w:val="20"/>
                <w:rPrChange w:author="LauraPGM" w:date="2025-10-09T06:41:00Z" w:id="6247">
                  <w:rPr>
                    <w:ins w:author="LauraPGM" w:date="2025-10-01T15:54:00Z" w:id="6248"/>
                    <w:rFonts w:ascii="Calibri" w:hAnsi="Calibri" w:cs="Calibri"/>
                    <w:b w:val="0"/>
                    <w:sz w:val="22"/>
                    <w:szCs w:val="22"/>
                  </w:rPr>
                </w:rPrChange>
              </w:rPr>
            </w:pPr>
            <w:ins w:author="LauraPGM" w:date="2025-10-01T15:57:00Z" w:id="6249">
              <w:r w:rsidRPr="0001225A">
                <w:rPr>
                  <w:sz w:val="20"/>
                  <w:szCs w:val="20"/>
                  <w:rPrChange w:author="LauraPGM" w:date="2025-10-09T06:41:00Z" w:id="6250">
                    <w:rPr>
                      <w:rFonts w:ascii="Calibri" w:hAnsi="Calibri" w:cs="Calibri"/>
                    </w:rPr>
                  </w:rPrChange>
                </w:rPr>
                <w:t>m</w:t>
              </w:r>
              <w:r w:rsidRPr="0001225A" w:rsidR="00866E70">
                <w:rPr>
                  <w:sz w:val="20"/>
                  <w:szCs w:val="20"/>
                  <w:rPrChange w:author="LauraPGM" w:date="2025-10-09T06:41:00Z" w:id="6251">
                    <w:rPr/>
                  </w:rPrChange>
                </w:rPr>
                <w:t>edida cuantificable del desempeño energético (ejemplo, intensidad energética, consumo específico, eficiencia de equipo, consumo total). Su valor se compara con la LBE para evaluar la mejora.</w:t>
              </w:r>
            </w:ins>
          </w:p>
        </w:tc>
      </w:tr>
      <w:tr w:rsidRPr="004913C1" w:rsidR="00866E70" w:rsidTr="00375FF2" w14:paraId="337C49FD" w14:textId="77777777">
        <w:trPr>
          <w:trHeight w:val="253"/>
          <w:ins w:author="LauraPGM" w:date="2025-10-01T15:54:00Z" w:id="6252"/>
          <w:trPrChange w:author="LauraPGM" w:date="2025-10-01T20:18:00Z" w:id="6253">
            <w:trPr>
              <w:trHeight w:val="253"/>
            </w:trPr>
          </w:trPrChange>
        </w:trPr>
        <w:tc>
          <w:tcPr>
            <w:tcW w:w="2263" w:type="dxa"/>
            <w:shd w:val="clear" w:color="auto" w:fill="E5ECF7"/>
            <w:tcMar>
              <w:top w:w="100" w:type="dxa"/>
              <w:left w:w="100" w:type="dxa"/>
              <w:bottom w:w="100" w:type="dxa"/>
              <w:right w:w="100" w:type="dxa"/>
            </w:tcMar>
            <w:vAlign w:val="center"/>
            <w:tcPrChange w:author="LauraPGM" w:date="2025-10-01T20:18:00Z" w:id="6254">
              <w:tcPr>
                <w:tcW w:w="2122" w:type="dxa"/>
                <w:tcMar>
                  <w:top w:w="100" w:type="dxa"/>
                  <w:left w:w="100" w:type="dxa"/>
                  <w:bottom w:w="100" w:type="dxa"/>
                  <w:right w:w="100" w:type="dxa"/>
                </w:tcMar>
              </w:tcPr>
            </w:tcPrChange>
          </w:tcPr>
          <w:p w:rsidRPr="004913C1" w:rsidR="00866E70" w:rsidP="00866E70" w:rsidRDefault="00375FF2" w14:paraId="432E432B" w14:textId="77020A18">
            <w:pPr>
              <w:pStyle w:val="Normal0"/>
              <w:spacing w:line="360" w:lineRule="auto"/>
              <w:rPr>
                <w:ins w:author="LauraPGM" w:date="2025-10-01T15:54:00Z" w:id="6255"/>
                <w:sz w:val="20"/>
                <w:szCs w:val="20"/>
                <w:rPrChange w:author="LauraPGM" w:date="2025-10-07T08:45:00Z" w:id="6256">
                  <w:rPr>
                    <w:ins w:author="LauraPGM" w:date="2025-10-01T15:54:00Z" w:id="6257"/>
                    <w:rFonts w:ascii="Calibri" w:hAnsi="Calibri" w:cs="Calibri"/>
                    <w:sz w:val="22"/>
                    <w:szCs w:val="22"/>
                  </w:rPr>
                </w:rPrChange>
              </w:rPr>
            </w:pPr>
            <w:ins w:author="LauraPGM" w:date="2025-10-01T15:57:00Z" w:id="6258">
              <w:r w:rsidRPr="004913C1">
                <w:rPr>
                  <w:sz w:val="20"/>
                  <w:szCs w:val="20"/>
                  <w:rPrChange w:author="LauraPGM" w:date="2025-10-07T08:45:00Z" w:id="6259">
                    <w:rPr>
                      <w:rFonts w:ascii="Calibri" w:hAnsi="Calibri" w:cs="Calibri"/>
                    </w:rPr>
                  </w:rPrChange>
                </w:rPr>
                <w:t>Intensidad e</w:t>
              </w:r>
              <w:r w:rsidRPr="004913C1" w:rsidR="00866E70">
                <w:rPr>
                  <w:sz w:val="20"/>
                  <w:szCs w:val="20"/>
                  <w:rPrChange w:author="LauraPGM" w:date="2025-10-07T08:45:00Z" w:id="6260">
                    <w:rPr/>
                  </w:rPrChange>
                </w:rPr>
                <w:t>nergética</w:t>
              </w:r>
            </w:ins>
            <w:ins w:author="LauraPGM" w:date="2025-10-01T20:19:00Z" w:id="6261">
              <w:r w:rsidRPr="004913C1">
                <w:rPr>
                  <w:sz w:val="20"/>
                  <w:szCs w:val="20"/>
                  <w:rPrChange w:author="LauraPGM" w:date="2025-10-07T08:45:00Z" w:id="6262">
                    <w:rPr>
                      <w:rFonts w:ascii="Calibri" w:hAnsi="Calibri" w:cs="Calibri"/>
                    </w:rPr>
                  </w:rPrChange>
                </w:rPr>
                <w:t>:</w:t>
              </w:r>
            </w:ins>
          </w:p>
        </w:tc>
        <w:tc>
          <w:tcPr>
            <w:tcW w:w="7699" w:type="dxa"/>
            <w:shd w:val="clear" w:color="auto" w:fill="E5ECF7"/>
            <w:tcMar>
              <w:top w:w="100" w:type="dxa"/>
              <w:left w:w="100" w:type="dxa"/>
              <w:bottom w:w="100" w:type="dxa"/>
              <w:right w:w="100" w:type="dxa"/>
            </w:tcMar>
            <w:vAlign w:val="center"/>
            <w:tcPrChange w:author="LauraPGM" w:date="2025-10-01T20:18:00Z" w:id="6263">
              <w:tcPr>
                <w:tcW w:w="7840" w:type="dxa"/>
                <w:tcMar>
                  <w:top w:w="100" w:type="dxa"/>
                  <w:left w:w="100" w:type="dxa"/>
                  <w:bottom w:w="100" w:type="dxa"/>
                  <w:right w:w="100" w:type="dxa"/>
                </w:tcMar>
              </w:tcPr>
            </w:tcPrChange>
          </w:tcPr>
          <w:p w:rsidRPr="0001225A" w:rsidR="00866E70" w:rsidP="00866E70" w:rsidRDefault="001E6E27" w14:paraId="60D3AC0D" w14:textId="6F5E2798">
            <w:pPr>
              <w:pStyle w:val="Normal0"/>
              <w:spacing w:line="360" w:lineRule="auto"/>
              <w:rPr>
                <w:ins w:author="LauraPGM" w:date="2025-10-01T15:54:00Z" w:id="6264"/>
                <w:b w:val="0"/>
                <w:sz w:val="20"/>
                <w:szCs w:val="20"/>
                <w:rPrChange w:author="LauraPGM" w:date="2025-10-09T06:41:00Z" w:id="6265">
                  <w:rPr>
                    <w:ins w:author="LauraPGM" w:date="2025-10-01T15:54:00Z" w:id="6266"/>
                    <w:rFonts w:ascii="Calibri" w:hAnsi="Calibri" w:cs="Calibri"/>
                    <w:b w:val="0"/>
                    <w:sz w:val="22"/>
                    <w:szCs w:val="22"/>
                  </w:rPr>
                </w:rPrChange>
              </w:rPr>
            </w:pPr>
            <w:ins w:author="LauraPGM" w:date="2025-10-01T15:57:00Z" w:id="6267">
              <w:r w:rsidRPr="0001225A">
                <w:rPr>
                  <w:sz w:val="20"/>
                  <w:szCs w:val="20"/>
                  <w:rPrChange w:author="LauraPGM" w:date="2025-10-09T06:41:00Z" w:id="6268">
                    <w:rPr>
                      <w:rFonts w:ascii="Calibri" w:hAnsi="Calibri" w:cs="Calibri"/>
                    </w:rPr>
                  </w:rPrChange>
                </w:rPr>
                <w:t>c</w:t>
              </w:r>
              <w:r w:rsidRPr="0001225A" w:rsidR="00866E70">
                <w:rPr>
                  <w:sz w:val="20"/>
                  <w:szCs w:val="20"/>
                  <w:rPrChange w:author="LauraPGM" w:date="2025-10-09T06:41:00Z" w:id="6269">
                    <w:rPr/>
                  </w:rPrChange>
                </w:rPr>
                <w:t xml:space="preserve">antidad de energía consumida por unidad de actividad, producción, superficie o volumen (ejemplo, </w:t>
              </w:r>
              <w:proofErr w:type="spellStart"/>
              <w:r w:rsidRPr="0001225A" w:rsidR="00866E70">
                <w:rPr>
                  <w:sz w:val="20"/>
                  <w:szCs w:val="20"/>
                  <w:rPrChange w:author="LauraPGM" w:date="2025-10-09T06:41:00Z" w:id="6270">
                    <w:rPr/>
                  </w:rPrChange>
                </w:rPr>
                <w:t>kWh</w:t>
              </w:r>
            </w:ins>
            <w:proofErr w:type="spellEnd"/>
            <w:ins w:author="LauraPGM" w:date="2025-10-01T18:17:00Z" w:id="6271">
              <w:r w:rsidRPr="0001225A">
                <w:rPr>
                  <w:sz w:val="20"/>
                  <w:szCs w:val="20"/>
                  <w:rPrChange w:author="LauraPGM" w:date="2025-10-09T06:41:00Z" w:id="6272">
                    <w:rPr>
                      <w:rFonts w:ascii="Calibri" w:hAnsi="Calibri" w:cs="Calibri"/>
                    </w:rPr>
                  </w:rPrChange>
                </w:rPr>
                <w:t xml:space="preserve"> </w:t>
              </w:r>
            </w:ins>
            <w:ins w:author="LauraPGM" w:date="2025-10-01T15:57:00Z" w:id="6273">
              <w:r w:rsidRPr="0001225A" w:rsidR="00866E70">
                <w:rPr>
                  <w:sz w:val="20"/>
                  <w:szCs w:val="20"/>
                  <w:rPrChange w:author="LauraPGM" w:date="2025-10-09T06:41:00Z" w:id="6274">
                    <w:rPr/>
                  </w:rPrChange>
                </w:rPr>
                <w:t>/</w:t>
              </w:r>
            </w:ins>
            <w:ins w:author="LauraPGM" w:date="2025-10-01T18:17:00Z" w:id="6275">
              <w:r w:rsidRPr="0001225A">
                <w:rPr>
                  <w:sz w:val="20"/>
                  <w:szCs w:val="20"/>
                  <w:rPrChange w:author="LauraPGM" w:date="2025-10-09T06:41:00Z" w:id="6276">
                    <w:rPr>
                      <w:rFonts w:ascii="Calibri" w:hAnsi="Calibri" w:cs="Calibri"/>
                    </w:rPr>
                  </w:rPrChange>
                </w:rPr>
                <w:t xml:space="preserve"> </w:t>
              </w:r>
            </w:ins>
            <w:ins w:author="LauraPGM" w:date="2025-10-01T15:57:00Z" w:id="6277">
              <w:r w:rsidRPr="0001225A" w:rsidR="00866E70">
                <w:rPr>
                  <w:sz w:val="20"/>
                  <w:szCs w:val="20"/>
                  <w:rPrChange w:author="LauraPGM" w:date="2025-10-09T06:41:00Z" w:id="6278">
                    <w:rPr/>
                  </w:rPrChange>
                </w:rPr>
                <w:t>m², GJ</w:t>
              </w:r>
            </w:ins>
            <w:ins w:author="LauraPGM" w:date="2025-10-01T18:17:00Z" w:id="6279">
              <w:r w:rsidRPr="0001225A">
                <w:rPr>
                  <w:sz w:val="20"/>
                  <w:szCs w:val="20"/>
                  <w:rPrChange w:author="LauraPGM" w:date="2025-10-09T06:41:00Z" w:id="6280">
                    <w:rPr>
                      <w:rFonts w:ascii="Calibri" w:hAnsi="Calibri" w:cs="Calibri"/>
                    </w:rPr>
                  </w:rPrChange>
                </w:rPr>
                <w:t xml:space="preserve"> </w:t>
              </w:r>
            </w:ins>
            <w:ins w:author="LauraPGM" w:date="2025-10-01T15:57:00Z" w:id="6281">
              <w:r w:rsidRPr="0001225A" w:rsidR="00866E70">
                <w:rPr>
                  <w:sz w:val="20"/>
                  <w:szCs w:val="20"/>
                  <w:rPrChange w:author="LauraPGM" w:date="2025-10-09T06:41:00Z" w:id="6282">
                    <w:rPr/>
                  </w:rPrChange>
                </w:rPr>
                <w:t>/</w:t>
              </w:r>
            </w:ins>
            <w:ins w:author="LauraPGM" w:date="2025-10-01T18:17:00Z" w:id="6283">
              <w:r w:rsidRPr="0001225A">
                <w:rPr>
                  <w:sz w:val="20"/>
                  <w:szCs w:val="20"/>
                  <w:rPrChange w:author="LauraPGM" w:date="2025-10-09T06:41:00Z" w:id="6284">
                    <w:rPr>
                      <w:rFonts w:ascii="Calibri" w:hAnsi="Calibri" w:cs="Calibri"/>
                    </w:rPr>
                  </w:rPrChange>
                </w:rPr>
                <w:t xml:space="preserve"> </w:t>
              </w:r>
            </w:ins>
            <w:ins w:author="LauraPGM" w:date="2025-10-01T15:57:00Z" w:id="6285">
              <w:r w:rsidRPr="0001225A" w:rsidR="00866E70">
                <w:rPr>
                  <w:sz w:val="20"/>
                  <w:szCs w:val="20"/>
                  <w:rPrChange w:author="LauraPGM" w:date="2025-10-09T06:41:00Z" w:id="6286">
                    <w:rPr/>
                  </w:rPrChange>
                </w:rPr>
                <w:t xml:space="preserve">tonelada de producto, </w:t>
              </w:r>
              <w:proofErr w:type="spellStart"/>
              <w:r w:rsidRPr="0001225A" w:rsidR="00866E70">
                <w:rPr>
                  <w:sz w:val="20"/>
                  <w:szCs w:val="20"/>
                  <w:rPrChange w:author="LauraPGM" w:date="2025-10-09T06:41:00Z" w:id="6287">
                    <w:rPr/>
                  </w:rPrChange>
                </w:rPr>
                <w:t>MWh</w:t>
              </w:r>
            </w:ins>
            <w:proofErr w:type="spellEnd"/>
            <w:ins w:author="LauraPGM" w:date="2025-10-01T18:17:00Z" w:id="6288">
              <w:r w:rsidRPr="0001225A">
                <w:rPr>
                  <w:sz w:val="20"/>
                  <w:szCs w:val="20"/>
                  <w:rPrChange w:author="LauraPGM" w:date="2025-10-09T06:41:00Z" w:id="6289">
                    <w:rPr>
                      <w:rFonts w:ascii="Calibri" w:hAnsi="Calibri" w:cs="Calibri"/>
                    </w:rPr>
                  </w:rPrChange>
                </w:rPr>
                <w:t xml:space="preserve"> </w:t>
              </w:r>
            </w:ins>
            <w:ins w:author="LauraPGM" w:date="2025-10-01T15:57:00Z" w:id="6290">
              <w:r w:rsidRPr="0001225A" w:rsidR="00866E70">
                <w:rPr>
                  <w:sz w:val="20"/>
                  <w:szCs w:val="20"/>
                  <w:rPrChange w:author="LauraPGM" w:date="2025-10-09T06:41:00Z" w:id="6291">
                    <w:rPr/>
                  </w:rPrChange>
                </w:rPr>
                <w:t>/</w:t>
              </w:r>
            </w:ins>
            <w:ins w:author="LauraPGM" w:date="2025-10-01T18:17:00Z" w:id="6292">
              <w:r w:rsidRPr="0001225A">
                <w:rPr>
                  <w:sz w:val="20"/>
                  <w:szCs w:val="20"/>
                  <w:rPrChange w:author="LauraPGM" w:date="2025-10-09T06:41:00Z" w:id="6293">
                    <w:rPr>
                      <w:rFonts w:ascii="Calibri" w:hAnsi="Calibri" w:cs="Calibri"/>
                    </w:rPr>
                  </w:rPrChange>
                </w:rPr>
                <w:t xml:space="preserve"> </w:t>
              </w:r>
            </w:ins>
            <w:ins w:author="LauraPGM" w:date="2025-10-01T15:57:00Z" w:id="6294">
              <w:r w:rsidRPr="0001225A" w:rsidR="00866E70">
                <w:rPr>
                  <w:sz w:val="20"/>
                  <w:szCs w:val="20"/>
                  <w:rPrChange w:author="LauraPGM" w:date="2025-10-09T06:41:00Z" w:id="6295">
                    <w:rPr/>
                  </w:rPrChange>
                </w:rPr>
                <w:t>empleado).</w:t>
              </w:r>
            </w:ins>
          </w:p>
        </w:tc>
      </w:tr>
      <w:tr w:rsidRPr="004913C1" w:rsidR="00866E70" w:rsidTr="00375FF2" w14:paraId="3DA51A44" w14:textId="77777777">
        <w:trPr>
          <w:trHeight w:val="253"/>
          <w:ins w:author="LauraPGM" w:date="2025-10-01T15:54:00Z" w:id="6296"/>
          <w:trPrChange w:author="LauraPGM" w:date="2025-10-01T20:18:00Z" w:id="6297">
            <w:trPr>
              <w:trHeight w:val="253"/>
            </w:trPr>
          </w:trPrChange>
        </w:trPr>
        <w:tc>
          <w:tcPr>
            <w:tcW w:w="2263" w:type="dxa"/>
            <w:shd w:val="clear" w:color="auto" w:fill="E5ECF7"/>
            <w:tcMar>
              <w:top w:w="100" w:type="dxa"/>
              <w:left w:w="100" w:type="dxa"/>
              <w:bottom w:w="100" w:type="dxa"/>
              <w:right w:w="100" w:type="dxa"/>
            </w:tcMar>
            <w:vAlign w:val="center"/>
            <w:tcPrChange w:author="LauraPGM" w:date="2025-10-01T20:18:00Z" w:id="6298">
              <w:tcPr>
                <w:tcW w:w="2122" w:type="dxa"/>
                <w:tcMar>
                  <w:top w:w="100" w:type="dxa"/>
                  <w:left w:w="100" w:type="dxa"/>
                  <w:bottom w:w="100" w:type="dxa"/>
                  <w:right w:w="100" w:type="dxa"/>
                </w:tcMar>
              </w:tcPr>
            </w:tcPrChange>
          </w:tcPr>
          <w:p w:rsidRPr="004913C1" w:rsidR="00866E70" w:rsidP="00866E70" w:rsidRDefault="00866E70" w14:paraId="422F2B87" w14:textId="435FBEC0">
            <w:pPr>
              <w:pStyle w:val="Normal0"/>
              <w:spacing w:line="360" w:lineRule="auto"/>
              <w:rPr>
                <w:ins w:author="LauraPGM" w:date="2025-10-01T15:54:00Z" w:id="6299"/>
                <w:sz w:val="20"/>
                <w:szCs w:val="20"/>
                <w:rPrChange w:author="LauraPGM" w:date="2025-10-07T08:45:00Z" w:id="6300">
                  <w:rPr>
                    <w:ins w:author="LauraPGM" w:date="2025-10-01T15:54:00Z" w:id="6301"/>
                    <w:rFonts w:ascii="Calibri" w:hAnsi="Calibri" w:cs="Calibri"/>
                    <w:sz w:val="22"/>
                    <w:szCs w:val="22"/>
                  </w:rPr>
                </w:rPrChange>
              </w:rPr>
            </w:pPr>
            <w:ins w:author="LauraPGM" w:date="2025-10-01T15:57:00Z" w:id="6302">
              <w:r w:rsidRPr="004913C1">
                <w:rPr>
                  <w:sz w:val="20"/>
                  <w:szCs w:val="20"/>
                  <w:rPrChange w:author="LauraPGM" w:date="2025-10-07T08:45:00Z" w:id="6303">
                    <w:rPr/>
                  </w:rPrChange>
                </w:rPr>
                <w:t>ISO 50001</w:t>
              </w:r>
            </w:ins>
          </w:p>
        </w:tc>
        <w:tc>
          <w:tcPr>
            <w:tcW w:w="7699" w:type="dxa"/>
            <w:shd w:val="clear" w:color="auto" w:fill="E5ECF7"/>
            <w:tcMar>
              <w:top w:w="100" w:type="dxa"/>
              <w:left w:w="100" w:type="dxa"/>
              <w:bottom w:w="100" w:type="dxa"/>
              <w:right w:w="100" w:type="dxa"/>
            </w:tcMar>
            <w:vAlign w:val="center"/>
            <w:tcPrChange w:author="LauraPGM" w:date="2025-10-01T20:18:00Z" w:id="6304">
              <w:tcPr>
                <w:tcW w:w="7840" w:type="dxa"/>
                <w:tcMar>
                  <w:top w:w="100" w:type="dxa"/>
                  <w:left w:w="100" w:type="dxa"/>
                  <w:bottom w:w="100" w:type="dxa"/>
                  <w:right w:w="100" w:type="dxa"/>
                </w:tcMar>
              </w:tcPr>
            </w:tcPrChange>
          </w:tcPr>
          <w:p w:rsidRPr="0001225A" w:rsidR="00866E70" w:rsidP="00866E70" w:rsidRDefault="001E6E27" w14:paraId="26A5B1DC" w14:textId="2DCD53E9">
            <w:pPr>
              <w:pStyle w:val="Normal0"/>
              <w:spacing w:line="360" w:lineRule="auto"/>
              <w:rPr>
                <w:ins w:author="LauraPGM" w:date="2025-10-01T15:54:00Z" w:id="6305"/>
                <w:b w:val="0"/>
                <w:sz w:val="20"/>
                <w:szCs w:val="20"/>
                <w:rPrChange w:author="LauraPGM" w:date="2025-10-09T06:41:00Z" w:id="6306">
                  <w:rPr>
                    <w:ins w:author="LauraPGM" w:date="2025-10-01T15:54:00Z" w:id="6307"/>
                    <w:rFonts w:ascii="Calibri" w:hAnsi="Calibri" w:cs="Calibri"/>
                    <w:b w:val="0"/>
                    <w:sz w:val="22"/>
                    <w:szCs w:val="22"/>
                  </w:rPr>
                </w:rPrChange>
              </w:rPr>
            </w:pPr>
            <w:ins w:author="LauraPGM" w:date="2025-10-01T15:57:00Z" w:id="6308">
              <w:r w:rsidRPr="0001225A">
                <w:rPr>
                  <w:sz w:val="20"/>
                  <w:szCs w:val="20"/>
                  <w:rPrChange w:author="LauraPGM" w:date="2025-10-09T06:41:00Z" w:id="6309">
                    <w:rPr>
                      <w:rFonts w:ascii="Calibri" w:hAnsi="Calibri" w:cs="Calibri"/>
                    </w:rPr>
                  </w:rPrChange>
                </w:rPr>
                <w:t>n</w:t>
              </w:r>
              <w:r w:rsidRPr="0001225A" w:rsidR="00866E70">
                <w:rPr>
                  <w:sz w:val="20"/>
                  <w:szCs w:val="20"/>
                  <w:rPrChange w:author="LauraPGM" w:date="2025-10-09T06:41:00Z" w:id="6310">
                    <w:rPr/>
                  </w:rPrChange>
                </w:rPr>
                <w:t>orma internacional que especifica los requisitos para establecer, implementar, mantener y mejorar un Sistema de Gestión de la Energía (</w:t>
              </w:r>
              <w:proofErr w:type="spellStart"/>
              <w:r w:rsidRPr="0001225A" w:rsidR="00866E70">
                <w:rPr>
                  <w:sz w:val="20"/>
                  <w:szCs w:val="20"/>
                  <w:rPrChange w:author="LauraPGM" w:date="2025-10-09T06:41:00Z" w:id="6311">
                    <w:rPr/>
                  </w:rPrChange>
                </w:rPr>
                <w:t>SGEn</w:t>
              </w:r>
              <w:proofErr w:type="spellEnd"/>
              <w:r w:rsidRPr="0001225A" w:rsidR="00866E70">
                <w:rPr>
                  <w:sz w:val="20"/>
                  <w:szCs w:val="20"/>
                  <w:rPrChange w:author="LauraPGM" w:date="2025-10-09T06:41:00Z" w:id="6312">
                    <w:rPr/>
                  </w:rPrChange>
                </w:rPr>
                <w:t>), con el propósito de permitir que una organización siga un enfoque sistemático para lograr la mejora continua del desempeño energético.</w:t>
              </w:r>
            </w:ins>
          </w:p>
        </w:tc>
      </w:tr>
      <w:tr w:rsidRPr="004913C1" w:rsidR="00866E70" w:rsidTr="00375FF2" w14:paraId="4345613F" w14:textId="77777777">
        <w:trPr>
          <w:trHeight w:val="253"/>
          <w:ins w:author="LauraPGM" w:date="2025-10-01T15:54:00Z" w:id="6313"/>
          <w:trPrChange w:author="LauraPGM" w:date="2025-10-01T20:18:00Z" w:id="6314">
            <w:trPr>
              <w:trHeight w:val="253"/>
            </w:trPr>
          </w:trPrChange>
        </w:trPr>
        <w:tc>
          <w:tcPr>
            <w:tcW w:w="2263" w:type="dxa"/>
            <w:shd w:val="clear" w:color="auto" w:fill="E5ECF7"/>
            <w:tcMar>
              <w:top w:w="100" w:type="dxa"/>
              <w:left w:w="100" w:type="dxa"/>
              <w:bottom w:w="100" w:type="dxa"/>
              <w:right w:w="100" w:type="dxa"/>
            </w:tcMar>
            <w:vAlign w:val="center"/>
            <w:tcPrChange w:author="LauraPGM" w:date="2025-10-01T20:18:00Z" w:id="6315">
              <w:tcPr>
                <w:tcW w:w="2122" w:type="dxa"/>
                <w:tcMar>
                  <w:top w:w="100" w:type="dxa"/>
                  <w:left w:w="100" w:type="dxa"/>
                  <w:bottom w:w="100" w:type="dxa"/>
                  <w:right w:w="100" w:type="dxa"/>
                </w:tcMar>
              </w:tcPr>
            </w:tcPrChange>
          </w:tcPr>
          <w:p w:rsidRPr="004913C1" w:rsidR="00866E70" w:rsidP="00866E70" w:rsidRDefault="00866E70" w14:paraId="01ED7846" w14:textId="357ED65E">
            <w:pPr>
              <w:pStyle w:val="Normal0"/>
              <w:spacing w:line="360" w:lineRule="auto"/>
              <w:rPr>
                <w:ins w:author="LauraPGM" w:date="2025-10-01T15:54:00Z" w:id="6316"/>
                <w:sz w:val="20"/>
                <w:szCs w:val="20"/>
                <w:rPrChange w:author="LauraPGM" w:date="2025-10-07T08:45:00Z" w:id="6317">
                  <w:rPr>
                    <w:ins w:author="LauraPGM" w:date="2025-10-01T15:54:00Z" w:id="6318"/>
                    <w:rFonts w:ascii="Calibri" w:hAnsi="Calibri" w:cs="Calibri"/>
                    <w:sz w:val="22"/>
                    <w:szCs w:val="22"/>
                  </w:rPr>
                </w:rPrChange>
              </w:rPr>
            </w:pPr>
            <w:ins w:author="LauraPGM" w:date="2025-10-01T15:57:00Z" w:id="6319">
              <w:r w:rsidRPr="004913C1">
                <w:rPr>
                  <w:sz w:val="20"/>
                  <w:szCs w:val="20"/>
                  <w:rPrChange w:author="LauraPGM" w:date="2025-10-07T08:45:00Z" w:id="6320">
                    <w:rPr/>
                  </w:rPrChange>
                </w:rPr>
                <w:t>LBE (Línea Base Energética)</w:t>
              </w:r>
            </w:ins>
            <w:ins w:author="LauraPGM" w:date="2025-10-01T20:20:00Z" w:id="6321">
              <w:r w:rsidRPr="004913C1" w:rsidR="00375FF2">
                <w:rPr>
                  <w:sz w:val="20"/>
                  <w:szCs w:val="20"/>
                  <w:rPrChange w:author="LauraPGM" w:date="2025-10-07T08:45:00Z" w:id="6322">
                    <w:rPr>
                      <w:rFonts w:ascii="Calibri" w:hAnsi="Calibri" w:cs="Calibri"/>
                    </w:rPr>
                  </w:rPrChange>
                </w:rPr>
                <w:t>:</w:t>
              </w:r>
            </w:ins>
          </w:p>
        </w:tc>
        <w:tc>
          <w:tcPr>
            <w:tcW w:w="7699" w:type="dxa"/>
            <w:shd w:val="clear" w:color="auto" w:fill="E5ECF7"/>
            <w:tcMar>
              <w:top w:w="100" w:type="dxa"/>
              <w:left w:w="100" w:type="dxa"/>
              <w:bottom w:w="100" w:type="dxa"/>
              <w:right w:w="100" w:type="dxa"/>
            </w:tcMar>
            <w:vAlign w:val="center"/>
            <w:tcPrChange w:author="LauraPGM" w:date="2025-10-01T20:18:00Z" w:id="6323">
              <w:tcPr>
                <w:tcW w:w="7840" w:type="dxa"/>
                <w:tcMar>
                  <w:top w:w="100" w:type="dxa"/>
                  <w:left w:w="100" w:type="dxa"/>
                  <w:bottom w:w="100" w:type="dxa"/>
                  <w:right w:w="100" w:type="dxa"/>
                </w:tcMar>
              </w:tcPr>
            </w:tcPrChange>
          </w:tcPr>
          <w:p w:rsidRPr="0001225A" w:rsidR="00866E70" w:rsidP="00866E70" w:rsidRDefault="001E6E27" w14:paraId="0E2BD98B" w14:textId="4B52E584">
            <w:pPr>
              <w:pStyle w:val="Normal0"/>
              <w:spacing w:line="360" w:lineRule="auto"/>
              <w:rPr>
                <w:ins w:author="LauraPGM" w:date="2025-10-01T15:54:00Z" w:id="6324"/>
                <w:b w:val="0"/>
                <w:sz w:val="20"/>
                <w:szCs w:val="20"/>
                <w:rPrChange w:author="LauraPGM" w:date="2025-10-09T06:41:00Z" w:id="6325">
                  <w:rPr>
                    <w:ins w:author="LauraPGM" w:date="2025-10-01T15:54:00Z" w:id="6326"/>
                    <w:rFonts w:ascii="Calibri" w:hAnsi="Calibri" w:cs="Calibri"/>
                    <w:b w:val="0"/>
                    <w:sz w:val="22"/>
                    <w:szCs w:val="22"/>
                  </w:rPr>
                </w:rPrChange>
              </w:rPr>
            </w:pPr>
            <w:ins w:author="LauraPGM" w:date="2025-10-01T15:57:00Z" w:id="6327">
              <w:r w:rsidRPr="0001225A">
                <w:rPr>
                  <w:sz w:val="20"/>
                  <w:szCs w:val="20"/>
                  <w:rPrChange w:author="LauraPGM" w:date="2025-10-09T06:41:00Z" w:id="6328">
                    <w:rPr>
                      <w:rFonts w:ascii="Calibri" w:hAnsi="Calibri" w:cs="Calibri"/>
                    </w:rPr>
                  </w:rPrChange>
                </w:rPr>
                <w:t>p</w:t>
              </w:r>
              <w:r w:rsidRPr="0001225A" w:rsidR="00866E70">
                <w:rPr>
                  <w:sz w:val="20"/>
                  <w:szCs w:val="20"/>
                  <w:rPrChange w:author="LauraPGM" w:date="2025-10-09T06:41:00Z" w:id="6329">
                    <w:rPr/>
                  </w:rPrChange>
                </w:rPr>
                <w:t>unto de referencia cuantitativo del desempeño energético, establecido durante un período de tiempo definido y bajo condiciones específicas, contra el cual se compara el desempeño energético actual y futuro. Es crucial para demostrar la mejora.</w:t>
              </w:r>
            </w:ins>
          </w:p>
        </w:tc>
      </w:tr>
      <w:tr w:rsidRPr="004913C1" w:rsidR="00866E70" w:rsidTr="00375FF2" w14:paraId="1ED46C75" w14:textId="77777777">
        <w:trPr>
          <w:trHeight w:val="253"/>
          <w:ins w:author="LauraPGM" w:date="2025-10-01T15:54:00Z" w:id="6330"/>
          <w:trPrChange w:author="LauraPGM" w:date="2025-10-01T20:18:00Z" w:id="6331">
            <w:trPr>
              <w:trHeight w:val="253"/>
            </w:trPr>
          </w:trPrChange>
        </w:trPr>
        <w:tc>
          <w:tcPr>
            <w:tcW w:w="2263" w:type="dxa"/>
            <w:shd w:val="clear" w:color="auto" w:fill="E5ECF7"/>
            <w:tcMar>
              <w:top w:w="100" w:type="dxa"/>
              <w:left w:w="100" w:type="dxa"/>
              <w:bottom w:w="100" w:type="dxa"/>
              <w:right w:w="100" w:type="dxa"/>
            </w:tcMar>
            <w:vAlign w:val="center"/>
            <w:tcPrChange w:author="LauraPGM" w:date="2025-10-01T20:18:00Z" w:id="6332">
              <w:tcPr>
                <w:tcW w:w="2122" w:type="dxa"/>
                <w:tcMar>
                  <w:top w:w="100" w:type="dxa"/>
                  <w:left w:w="100" w:type="dxa"/>
                  <w:bottom w:w="100" w:type="dxa"/>
                  <w:right w:w="100" w:type="dxa"/>
                </w:tcMar>
              </w:tcPr>
            </w:tcPrChange>
          </w:tcPr>
          <w:p w:rsidRPr="004913C1" w:rsidR="00866E70" w:rsidP="00866E70" w:rsidRDefault="00866E70" w14:paraId="57B07DC2" w14:textId="2C402951">
            <w:pPr>
              <w:pStyle w:val="Normal0"/>
              <w:spacing w:line="360" w:lineRule="auto"/>
              <w:rPr>
                <w:ins w:author="LauraPGM" w:date="2025-10-01T15:54:00Z" w:id="6333"/>
                <w:sz w:val="20"/>
                <w:szCs w:val="20"/>
                <w:rPrChange w:author="LauraPGM" w:date="2025-10-07T08:45:00Z" w:id="6334">
                  <w:rPr>
                    <w:ins w:author="LauraPGM" w:date="2025-10-01T15:54:00Z" w:id="6335"/>
                    <w:rFonts w:ascii="Calibri" w:hAnsi="Calibri" w:cs="Calibri"/>
                    <w:sz w:val="22"/>
                    <w:szCs w:val="22"/>
                  </w:rPr>
                </w:rPrChange>
              </w:rPr>
            </w:pPr>
            <w:ins w:author="LauraPGM" w:date="2025-10-01T15:57:00Z" w:id="6336">
              <w:r w:rsidRPr="004913C1">
                <w:rPr>
                  <w:sz w:val="20"/>
                  <w:szCs w:val="20"/>
                  <w:rPrChange w:author="LauraPGM" w:date="2025-10-07T08:45:00Z" w:id="6337">
                    <w:rPr/>
                  </w:rPrChange>
                </w:rPr>
                <w:t>Medida de Ahorro Energético (MAE)</w:t>
              </w:r>
            </w:ins>
            <w:ins w:author="LauraPGM" w:date="2025-10-01T20:20:00Z" w:id="6338">
              <w:r w:rsidRPr="004913C1" w:rsidR="00375FF2">
                <w:rPr>
                  <w:sz w:val="20"/>
                  <w:szCs w:val="20"/>
                  <w:rPrChange w:author="LauraPGM" w:date="2025-10-07T08:45:00Z" w:id="6339">
                    <w:rPr>
                      <w:rFonts w:ascii="Calibri" w:hAnsi="Calibri" w:cs="Calibri"/>
                    </w:rPr>
                  </w:rPrChange>
                </w:rPr>
                <w:t>:</w:t>
              </w:r>
            </w:ins>
          </w:p>
        </w:tc>
        <w:tc>
          <w:tcPr>
            <w:tcW w:w="7699" w:type="dxa"/>
            <w:shd w:val="clear" w:color="auto" w:fill="E5ECF7"/>
            <w:tcMar>
              <w:top w:w="100" w:type="dxa"/>
              <w:left w:w="100" w:type="dxa"/>
              <w:bottom w:w="100" w:type="dxa"/>
              <w:right w:w="100" w:type="dxa"/>
            </w:tcMar>
            <w:vAlign w:val="center"/>
            <w:tcPrChange w:author="LauraPGM" w:date="2025-10-01T20:18:00Z" w:id="6340">
              <w:tcPr>
                <w:tcW w:w="7840" w:type="dxa"/>
                <w:tcMar>
                  <w:top w:w="100" w:type="dxa"/>
                  <w:left w:w="100" w:type="dxa"/>
                  <w:bottom w:w="100" w:type="dxa"/>
                  <w:right w:w="100" w:type="dxa"/>
                </w:tcMar>
              </w:tcPr>
            </w:tcPrChange>
          </w:tcPr>
          <w:p w:rsidRPr="0001225A" w:rsidR="00866E70" w:rsidP="00866E70" w:rsidRDefault="001E6E27" w14:paraId="28D56D72" w14:textId="5F551493">
            <w:pPr>
              <w:spacing w:line="360" w:lineRule="auto"/>
              <w:rPr>
                <w:ins w:author="LauraPGM" w:date="2025-10-01T15:54:00Z" w:id="6341"/>
                <w:b w:val="0"/>
                <w:sz w:val="20"/>
                <w:szCs w:val="20"/>
                <w:rPrChange w:author="LauraPGM" w:date="2025-10-09T06:41:00Z" w:id="6342">
                  <w:rPr>
                    <w:ins w:author="LauraPGM" w:date="2025-10-01T15:54:00Z" w:id="6343"/>
                    <w:rFonts w:ascii="Calibri" w:hAnsi="Calibri" w:cs="Calibri"/>
                    <w:b w:val="0"/>
                    <w:sz w:val="22"/>
                    <w:szCs w:val="22"/>
                  </w:rPr>
                </w:rPrChange>
              </w:rPr>
            </w:pPr>
            <w:ins w:author="LauraPGM" w:date="2025-10-01T15:57:00Z" w:id="6344">
              <w:r w:rsidRPr="0001225A">
                <w:rPr>
                  <w:sz w:val="20"/>
                  <w:szCs w:val="20"/>
                  <w:rPrChange w:author="LauraPGM" w:date="2025-10-09T06:41:00Z" w:id="6345">
                    <w:rPr>
                      <w:rFonts w:ascii="Calibri" w:hAnsi="Calibri" w:cs="Calibri"/>
                    </w:rPr>
                  </w:rPrChange>
                </w:rPr>
                <w:t>a</w:t>
              </w:r>
              <w:r w:rsidRPr="0001225A" w:rsidR="00866E70">
                <w:rPr>
                  <w:sz w:val="20"/>
                  <w:szCs w:val="20"/>
                  <w:rPrChange w:author="LauraPGM" w:date="2025-10-09T06:41:00Z" w:id="6346">
                    <w:rPr/>
                  </w:rPrChange>
                </w:rPr>
                <w:t>cción o conjunto de acciones específicas implementadas con el propósito de reducir el consumo o mejorar la eficiencia de la energía.</w:t>
              </w:r>
            </w:ins>
          </w:p>
        </w:tc>
      </w:tr>
      <w:tr w:rsidRPr="004913C1" w:rsidR="00866E70" w:rsidTr="00375FF2" w14:paraId="0CC171A6" w14:textId="77777777">
        <w:trPr>
          <w:trHeight w:val="253"/>
          <w:ins w:author="LauraPGM" w:date="2025-10-01T15:54:00Z" w:id="6347"/>
          <w:trPrChange w:author="LauraPGM" w:date="2025-10-01T20:18:00Z" w:id="6348">
            <w:trPr>
              <w:trHeight w:val="253"/>
            </w:trPr>
          </w:trPrChange>
        </w:trPr>
        <w:tc>
          <w:tcPr>
            <w:tcW w:w="2263" w:type="dxa"/>
            <w:shd w:val="clear" w:color="auto" w:fill="E5ECF7"/>
            <w:tcMar>
              <w:top w:w="100" w:type="dxa"/>
              <w:left w:w="100" w:type="dxa"/>
              <w:bottom w:w="100" w:type="dxa"/>
              <w:right w:w="100" w:type="dxa"/>
            </w:tcMar>
            <w:vAlign w:val="center"/>
            <w:tcPrChange w:author="LauraPGM" w:date="2025-10-01T20:18:00Z" w:id="6349">
              <w:tcPr>
                <w:tcW w:w="2122" w:type="dxa"/>
                <w:tcMar>
                  <w:top w:w="100" w:type="dxa"/>
                  <w:left w:w="100" w:type="dxa"/>
                  <w:bottom w:w="100" w:type="dxa"/>
                  <w:right w:w="100" w:type="dxa"/>
                </w:tcMar>
              </w:tcPr>
            </w:tcPrChange>
          </w:tcPr>
          <w:p w:rsidRPr="004913C1" w:rsidR="00866E70" w:rsidP="00866E70" w:rsidRDefault="00375FF2" w14:paraId="56518744" w14:textId="430C3E89">
            <w:pPr>
              <w:pStyle w:val="Normal0"/>
              <w:spacing w:line="360" w:lineRule="auto"/>
              <w:rPr>
                <w:ins w:author="LauraPGM" w:date="2025-10-01T15:54:00Z" w:id="6350"/>
                <w:sz w:val="20"/>
                <w:szCs w:val="20"/>
                <w:rPrChange w:author="LauraPGM" w:date="2025-10-07T08:45:00Z" w:id="6351">
                  <w:rPr>
                    <w:ins w:author="LauraPGM" w:date="2025-10-01T15:54:00Z" w:id="6352"/>
                    <w:rFonts w:ascii="Calibri" w:hAnsi="Calibri" w:cs="Calibri"/>
                    <w:sz w:val="22"/>
                    <w:szCs w:val="22"/>
                  </w:rPr>
                </w:rPrChange>
              </w:rPr>
            </w:pPr>
            <w:ins w:author="LauraPGM" w:date="2025-10-01T15:57:00Z" w:id="6353">
              <w:r w:rsidRPr="004913C1">
                <w:rPr>
                  <w:sz w:val="20"/>
                  <w:szCs w:val="20"/>
                  <w:rPrChange w:author="LauraPGM" w:date="2025-10-07T08:45:00Z" w:id="6354">
                    <w:rPr>
                      <w:rFonts w:ascii="Calibri" w:hAnsi="Calibri" w:cs="Calibri"/>
                    </w:rPr>
                  </w:rPrChange>
                </w:rPr>
                <w:t>Normalización e</w:t>
              </w:r>
              <w:r w:rsidRPr="004913C1" w:rsidR="00866E70">
                <w:rPr>
                  <w:sz w:val="20"/>
                  <w:szCs w:val="20"/>
                  <w:rPrChange w:author="LauraPGM" w:date="2025-10-07T08:45:00Z" w:id="6355">
                    <w:rPr/>
                  </w:rPrChange>
                </w:rPr>
                <w:t>nergética</w:t>
              </w:r>
            </w:ins>
            <w:ins w:author="LauraPGM" w:date="2025-10-01T20:20:00Z" w:id="6356">
              <w:r w:rsidRPr="004913C1">
                <w:rPr>
                  <w:sz w:val="20"/>
                  <w:szCs w:val="20"/>
                  <w:rPrChange w:author="LauraPGM" w:date="2025-10-07T08:45:00Z" w:id="6357">
                    <w:rPr>
                      <w:rFonts w:ascii="Calibri" w:hAnsi="Calibri" w:cs="Calibri"/>
                    </w:rPr>
                  </w:rPrChange>
                </w:rPr>
                <w:t>:</w:t>
              </w:r>
            </w:ins>
          </w:p>
        </w:tc>
        <w:tc>
          <w:tcPr>
            <w:tcW w:w="7699" w:type="dxa"/>
            <w:shd w:val="clear" w:color="auto" w:fill="E5ECF7"/>
            <w:tcMar>
              <w:top w:w="100" w:type="dxa"/>
              <w:left w:w="100" w:type="dxa"/>
              <w:bottom w:w="100" w:type="dxa"/>
              <w:right w:w="100" w:type="dxa"/>
            </w:tcMar>
            <w:vAlign w:val="center"/>
            <w:tcPrChange w:author="LauraPGM" w:date="2025-10-01T20:18:00Z" w:id="6358">
              <w:tcPr>
                <w:tcW w:w="7840" w:type="dxa"/>
                <w:tcMar>
                  <w:top w:w="100" w:type="dxa"/>
                  <w:left w:w="100" w:type="dxa"/>
                  <w:bottom w:w="100" w:type="dxa"/>
                  <w:right w:w="100" w:type="dxa"/>
                </w:tcMar>
              </w:tcPr>
            </w:tcPrChange>
          </w:tcPr>
          <w:p w:rsidRPr="0001225A" w:rsidR="00866E70" w:rsidP="00866E70" w:rsidRDefault="001E6E27" w14:paraId="10BF0F7A" w14:textId="232A63E7">
            <w:pPr>
              <w:spacing w:line="360" w:lineRule="auto"/>
              <w:rPr>
                <w:ins w:author="LauraPGM" w:date="2025-10-01T15:54:00Z" w:id="6359"/>
                <w:b w:val="0"/>
                <w:sz w:val="20"/>
                <w:szCs w:val="20"/>
                <w:rPrChange w:author="LauraPGM" w:date="2025-10-09T06:41:00Z" w:id="6360">
                  <w:rPr>
                    <w:ins w:author="LauraPGM" w:date="2025-10-01T15:54:00Z" w:id="6361"/>
                    <w:rFonts w:ascii="Calibri" w:hAnsi="Calibri" w:cs="Calibri"/>
                    <w:b w:val="0"/>
                    <w:sz w:val="22"/>
                    <w:szCs w:val="22"/>
                  </w:rPr>
                </w:rPrChange>
              </w:rPr>
            </w:pPr>
            <w:ins w:author="LauraPGM" w:date="2025-10-01T15:57:00Z" w:id="6362">
              <w:r w:rsidRPr="0001225A">
                <w:rPr>
                  <w:sz w:val="20"/>
                  <w:szCs w:val="20"/>
                  <w:rPrChange w:author="LauraPGM" w:date="2025-10-09T06:41:00Z" w:id="6363">
                    <w:rPr>
                      <w:rFonts w:ascii="Calibri" w:hAnsi="Calibri" w:cs="Calibri"/>
                    </w:rPr>
                  </w:rPrChange>
                </w:rPr>
                <w:t>p</w:t>
              </w:r>
              <w:r w:rsidRPr="0001225A" w:rsidR="00866E70">
                <w:rPr>
                  <w:sz w:val="20"/>
                  <w:szCs w:val="20"/>
                  <w:rPrChange w:author="LauraPGM" w:date="2025-10-09T06:41:00Z" w:id="6364">
                    <w:rPr/>
                  </w:rPrChange>
                </w:rPr>
                <w:t xml:space="preserve">roceso de ajustar los datos de consumo de energía (o los </w:t>
              </w:r>
              <w:proofErr w:type="spellStart"/>
              <w:r w:rsidRPr="0001225A" w:rsidR="00866E70">
                <w:rPr>
                  <w:sz w:val="20"/>
                  <w:szCs w:val="20"/>
                  <w:rPrChange w:author="LauraPGM" w:date="2025-10-09T06:41:00Z" w:id="6365">
                    <w:rPr/>
                  </w:rPrChange>
                </w:rPr>
                <w:t>IDEs</w:t>
              </w:r>
              <w:proofErr w:type="spellEnd"/>
              <w:r w:rsidRPr="0001225A" w:rsidR="00866E70">
                <w:rPr>
                  <w:sz w:val="20"/>
                  <w:szCs w:val="20"/>
                  <w:rPrChange w:author="LauraPGM" w:date="2025-10-09T06:41:00Z" w:id="6366">
                    <w:rPr/>
                  </w:rPrChange>
                </w:rPr>
                <w:t>) para compensar la influencia de variables relevantes (ejemplo, clima, producción, horas de operación) que afectan el consumo, pero que no son controlables directamente. Permite una comparación justa.</w:t>
              </w:r>
            </w:ins>
          </w:p>
        </w:tc>
      </w:tr>
      <w:tr w:rsidRPr="004913C1" w:rsidR="00FF258C" w:rsidDel="00866E70" w:rsidTr="00375FF2" w14:paraId="4A65FD8B" w14:textId="0C35FF64">
        <w:trPr>
          <w:trHeight w:val="214"/>
          <w:del w:author="LauraPGM" w:date="2025-10-01T15:54:00Z" w:id="6367"/>
          <w:trPrChange w:author="LauraPGM" w:date="2025-10-01T20:18:00Z" w:id="6368">
            <w:trPr>
              <w:trHeight w:val="214"/>
            </w:trPr>
          </w:trPrChange>
        </w:trPr>
        <w:tc>
          <w:tcPr>
            <w:tcW w:w="2263" w:type="dxa"/>
            <w:shd w:val="clear" w:color="auto" w:fill="F9CB9C"/>
            <w:tcMar>
              <w:top w:w="100" w:type="dxa"/>
              <w:left w:w="100" w:type="dxa"/>
              <w:bottom w:w="100" w:type="dxa"/>
              <w:right w:w="100" w:type="dxa"/>
            </w:tcMar>
            <w:tcPrChange w:author="LauraPGM" w:date="2025-10-01T20:18:00Z" w:id="6369">
              <w:tcPr>
                <w:tcW w:w="2122" w:type="dxa"/>
                <w:shd w:val="clear" w:color="auto" w:fill="F9CB9C"/>
                <w:tcMar>
                  <w:top w:w="100" w:type="dxa"/>
                  <w:left w:w="100" w:type="dxa"/>
                  <w:bottom w:w="100" w:type="dxa"/>
                  <w:right w:w="100" w:type="dxa"/>
                </w:tcMar>
              </w:tcPr>
            </w:tcPrChange>
          </w:tcPr>
          <w:p w:rsidRPr="004913C1" w:rsidR="00FF258C" w:rsidDel="00866E70" w:rsidRDefault="00D376E1" w14:paraId="000000A4" w14:textId="2DDEFE74">
            <w:pPr>
              <w:pStyle w:val="Normal0"/>
              <w:spacing w:line="360" w:lineRule="auto"/>
              <w:jc w:val="center"/>
              <w:rPr>
                <w:del w:author="LauraPGM" w:date="2025-10-01T15:54:00Z" w:id="6370"/>
                <w:color w:val="000000"/>
                <w:sz w:val="20"/>
                <w:szCs w:val="20"/>
                <w:rPrChange w:author="LauraPGM" w:date="2025-10-07T08:45:00Z" w:id="6371">
                  <w:rPr>
                    <w:del w:author="LauraPGM" w:date="2025-10-01T15:54:00Z" w:id="6372"/>
                    <w:color w:val="000000"/>
                    <w:sz w:val="22"/>
                    <w:szCs w:val="22"/>
                  </w:rPr>
                </w:rPrChange>
              </w:rPr>
              <w:pPrChange w:author="LauraPGM" w:date="2025-10-01T09:45:00Z" w:id="6373">
                <w:pPr>
                  <w:pStyle w:val="Normal0"/>
                  <w:jc w:val="center"/>
                </w:pPr>
              </w:pPrChange>
            </w:pPr>
            <w:del w:author="LauraPGM" w:date="2025-10-01T15:54:00Z" w:id="6374">
              <w:r w:rsidRPr="004913C1" w:rsidDel="00866E70">
                <w:rPr>
                  <w:sz w:val="20"/>
                  <w:szCs w:val="20"/>
                  <w:rPrChange w:author="LauraPGM" w:date="2025-10-07T08:45:00Z" w:id="6375">
                    <w:rPr/>
                  </w:rPrChange>
                </w:rPr>
                <w:delText>TÉRMINO</w:delText>
              </w:r>
            </w:del>
          </w:p>
        </w:tc>
        <w:tc>
          <w:tcPr>
            <w:tcW w:w="7699" w:type="dxa"/>
            <w:shd w:val="clear" w:color="auto" w:fill="F9CB9C"/>
            <w:tcMar>
              <w:top w:w="100" w:type="dxa"/>
              <w:left w:w="100" w:type="dxa"/>
              <w:bottom w:w="100" w:type="dxa"/>
              <w:right w:w="100" w:type="dxa"/>
            </w:tcMar>
            <w:tcPrChange w:author="LauraPGM" w:date="2025-10-01T20:18:00Z" w:id="6376">
              <w:tcPr>
                <w:tcW w:w="7840" w:type="dxa"/>
                <w:shd w:val="clear" w:color="auto" w:fill="F9CB9C"/>
                <w:tcMar>
                  <w:top w:w="100" w:type="dxa"/>
                  <w:left w:w="100" w:type="dxa"/>
                  <w:bottom w:w="100" w:type="dxa"/>
                  <w:right w:w="100" w:type="dxa"/>
                </w:tcMar>
              </w:tcPr>
            </w:tcPrChange>
          </w:tcPr>
          <w:p w:rsidRPr="004913C1" w:rsidR="00FF258C" w:rsidDel="00866E70" w:rsidRDefault="00D376E1" w14:paraId="000000A5" w14:textId="73AB42FE">
            <w:pPr>
              <w:pStyle w:val="Normal0"/>
              <w:spacing w:line="360" w:lineRule="auto"/>
              <w:jc w:val="center"/>
              <w:rPr>
                <w:del w:author="LauraPGM" w:date="2025-10-01T15:54:00Z" w:id="6377"/>
                <w:color w:val="000000"/>
                <w:sz w:val="20"/>
                <w:szCs w:val="20"/>
                <w:rPrChange w:author="LauraPGM" w:date="2025-10-07T08:45:00Z" w:id="6378">
                  <w:rPr>
                    <w:del w:author="LauraPGM" w:date="2025-10-01T15:54:00Z" w:id="6379"/>
                    <w:color w:val="000000"/>
                    <w:sz w:val="22"/>
                    <w:szCs w:val="22"/>
                  </w:rPr>
                </w:rPrChange>
              </w:rPr>
              <w:pPrChange w:author="LauraPGM" w:date="2025-10-01T09:45:00Z" w:id="6380">
                <w:pPr>
                  <w:pStyle w:val="Normal0"/>
                  <w:jc w:val="center"/>
                </w:pPr>
              </w:pPrChange>
            </w:pPr>
            <w:del w:author="LauraPGM" w:date="2025-10-01T15:54:00Z" w:id="6381">
              <w:r w:rsidRPr="004913C1" w:rsidDel="00866E70">
                <w:rPr>
                  <w:color w:val="000000"/>
                  <w:sz w:val="20"/>
                  <w:szCs w:val="20"/>
                  <w:rPrChange w:author="LauraPGM" w:date="2025-10-07T08:45:00Z" w:id="6382">
                    <w:rPr>
                      <w:color w:val="000000"/>
                    </w:rPr>
                  </w:rPrChange>
                </w:rPr>
                <w:delText>SIGNIFICADO</w:delText>
              </w:r>
            </w:del>
          </w:p>
        </w:tc>
      </w:tr>
      <w:tr w:rsidRPr="004913C1" w:rsidR="00FF258C" w:rsidDel="00866E70" w:rsidTr="00375FF2" w14:paraId="5DAB6C7B" w14:textId="1F83692B">
        <w:trPr>
          <w:trHeight w:val="253"/>
          <w:del w:author="LauraPGM" w:date="2025-10-01T15:54:00Z" w:id="6383"/>
          <w:trPrChange w:author="LauraPGM" w:date="2025-10-01T20:18:00Z" w:id="6384">
            <w:trPr>
              <w:trHeight w:val="253"/>
            </w:trPr>
          </w:trPrChange>
        </w:trPr>
        <w:tc>
          <w:tcPr>
            <w:tcW w:w="2263" w:type="dxa"/>
            <w:tcMar>
              <w:top w:w="100" w:type="dxa"/>
              <w:left w:w="100" w:type="dxa"/>
              <w:bottom w:w="100" w:type="dxa"/>
              <w:right w:w="100" w:type="dxa"/>
            </w:tcMar>
            <w:tcPrChange w:author="LauraPGM" w:date="2025-10-01T20:18:00Z" w:id="6385">
              <w:tcPr>
                <w:tcW w:w="2122" w:type="dxa"/>
                <w:tcMar>
                  <w:top w:w="100" w:type="dxa"/>
                  <w:left w:w="100" w:type="dxa"/>
                  <w:bottom w:w="100" w:type="dxa"/>
                  <w:right w:w="100" w:type="dxa"/>
                </w:tcMar>
              </w:tcPr>
            </w:tcPrChange>
          </w:tcPr>
          <w:p w:rsidRPr="004913C1" w:rsidR="00FF258C" w:rsidDel="00866E70" w:rsidRDefault="00911044" w14:paraId="000000A6" w14:textId="445280B7">
            <w:pPr>
              <w:pStyle w:val="Normal0"/>
              <w:spacing w:line="360" w:lineRule="auto"/>
              <w:rPr>
                <w:del w:author="LauraPGM" w:date="2025-10-01T15:54:00Z" w:id="6386"/>
                <w:sz w:val="20"/>
                <w:szCs w:val="20"/>
                <w:rPrChange w:author="LauraPGM" w:date="2025-10-07T08:45:00Z" w:id="6387">
                  <w:rPr>
                    <w:del w:author="LauraPGM" w:date="2025-10-01T15:54:00Z" w:id="6388"/>
                    <w:sz w:val="22"/>
                    <w:szCs w:val="22"/>
                  </w:rPr>
                </w:rPrChange>
              </w:rPr>
              <w:pPrChange w:author="LauraPGM" w:date="2025-10-01T09:45:00Z" w:id="6389">
                <w:pPr>
                  <w:pStyle w:val="Normal0"/>
                </w:pPr>
              </w:pPrChange>
            </w:pPr>
            <w:del w:author="LauraPGM" w:date="2025-10-01T15:54:00Z" w:id="6390">
              <w:r w:rsidRPr="004913C1" w:rsidDel="00866E70">
                <w:rPr>
                  <w:bCs/>
                  <w:sz w:val="20"/>
                  <w:szCs w:val="20"/>
                  <w:rPrChange w:author="LauraPGM" w:date="2025-10-07T08:45:00Z" w:id="6391">
                    <w:rPr>
                      <w:bCs/>
                    </w:rPr>
                  </w:rPrChange>
                </w:rPr>
                <w:delText>Balance inicial:</w:delText>
              </w:r>
            </w:del>
          </w:p>
        </w:tc>
        <w:tc>
          <w:tcPr>
            <w:tcW w:w="7699" w:type="dxa"/>
            <w:tcMar>
              <w:top w:w="100" w:type="dxa"/>
              <w:left w:w="100" w:type="dxa"/>
              <w:bottom w:w="100" w:type="dxa"/>
              <w:right w:w="100" w:type="dxa"/>
            </w:tcMar>
            <w:tcPrChange w:author="LauraPGM" w:date="2025-10-01T20:18:00Z" w:id="6392">
              <w:tcPr>
                <w:tcW w:w="7840" w:type="dxa"/>
                <w:tcMar>
                  <w:top w:w="100" w:type="dxa"/>
                  <w:left w:w="100" w:type="dxa"/>
                  <w:bottom w:w="100" w:type="dxa"/>
                  <w:right w:w="100" w:type="dxa"/>
                </w:tcMar>
              </w:tcPr>
            </w:tcPrChange>
          </w:tcPr>
          <w:p w:rsidRPr="004913C1" w:rsidR="00FF258C" w:rsidDel="00866E70" w:rsidRDefault="00911044" w14:paraId="000000A7" w14:textId="0139BFE5">
            <w:pPr>
              <w:pStyle w:val="Normal0"/>
              <w:spacing w:line="360" w:lineRule="auto"/>
              <w:rPr>
                <w:del w:author="LauraPGM" w:date="2025-10-01T15:54:00Z" w:id="6393"/>
                <w:b w:val="0"/>
                <w:sz w:val="20"/>
                <w:szCs w:val="20"/>
                <w:rPrChange w:author="LauraPGM" w:date="2025-10-07T08:45:00Z" w:id="6394">
                  <w:rPr>
                    <w:del w:author="LauraPGM" w:date="2025-10-01T15:54:00Z" w:id="6395"/>
                    <w:b w:val="0"/>
                    <w:sz w:val="22"/>
                    <w:szCs w:val="22"/>
                  </w:rPr>
                </w:rPrChange>
              </w:rPr>
              <w:pPrChange w:author="LauraPGM" w:date="2025-10-01T09:45:00Z" w:id="6396">
                <w:pPr>
                  <w:pStyle w:val="Normal0"/>
                </w:pPr>
              </w:pPrChange>
            </w:pPr>
            <w:del w:author="LauraPGM" w:date="2025-10-01T15:54:00Z" w:id="6397">
              <w:r w:rsidRPr="004913C1" w:rsidDel="00866E70">
                <w:rPr>
                  <w:sz w:val="20"/>
                  <w:szCs w:val="20"/>
                  <w:rPrChange w:author="LauraPGM" w:date="2025-10-07T08:45:00Z" w:id="6398">
                    <w:rPr/>
                  </w:rPrChange>
                </w:rPr>
                <w:delText>estado financiero que muestra los activos, pasivos y patrimonio de la empresa al comenzar su operación.</w:delText>
              </w:r>
            </w:del>
          </w:p>
        </w:tc>
      </w:tr>
      <w:tr w:rsidRPr="004913C1" w:rsidR="000D0714" w:rsidDel="00866E70" w:rsidTr="00375FF2" w14:paraId="6AEBA686" w14:textId="03A7093C">
        <w:trPr>
          <w:trHeight w:val="253"/>
          <w:del w:author="LauraPGM" w:date="2025-10-01T15:54:00Z" w:id="6399"/>
          <w:trPrChange w:author="LauraPGM" w:date="2025-10-01T20:18:00Z" w:id="6400">
            <w:trPr>
              <w:trHeight w:val="253"/>
            </w:trPr>
          </w:trPrChange>
        </w:trPr>
        <w:tc>
          <w:tcPr>
            <w:tcW w:w="2263" w:type="dxa"/>
            <w:tcMar>
              <w:top w:w="100" w:type="dxa"/>
              <w:left w:w="100" w:type="dxa"/>
              <w:bottom w:w="100" w:type="dxa"/>
              <w:right w:w="100" w:type="dxa"/>
            </w:tcMar>
            <w:tcPrChange w:author="LauraPGM" w:date="2025-10-01T20:18:00Z" w:id="6401">
              <w:tcPr>
                <w:tcW w:w="2122" w:type="dxa"/>
                <w:tcMar>
                  <w:top w:w="100" w:type="dxa"/>
                  <w:left w:w="100" w:type="dxa"/>
                  <w:bottom w:w="100" w:type="dxa"/>
                  <w:right w:w="100" w:type="dxa"/>
                </w:tcMar>
              </w:tcPr>
            </w:tcPrChange>
          </w:tcPr>
          <w:p w:rsidRPr="004913C1" w:rsidR="000D0714" w:rsidDel="00866E70" w:rsidRDefault="00911044" w14:paraId="305C196E" w14:textId="649F8273">
            <w:pPr>
              <w:pStyle w:val="Normal0"/>
              <w:spacing w:line="360" w:lineRule="auto"/>
              <w:rPr>
                <w:del w:author="LauraPGM" w:date="2025-10-01T15:54:00Z" w:id="6402"/>
                <w:sz w:val="20"/>
                <w:szCs w:val="20"/>
                <w:rPrChange w:author="LauraPGM" w:date="2025-10-07T08:45:00Z" w:id="6403">
                  <w:rPr>
                    <w:del w:author="LauraPGM" w:date="2025-10-01T15:54:00Z" w:id="6404"/>
                    <w:sz w:val="22"/>
                    <w:szCs w:val="22"/>
                  </w:rPr>
                </w:rPrChange>
              </w:rPr>
              <w:pPrChange w:author="LauraPGM" w:date="2025-10-01T09:45:00Z" w:id="6405">
                <w:pPr>
                  <w:pStyle w:val="Normal0"/>
                </w:pPr>
              </w:pPrChange>
            </w:pPr>
            <w:del w:author="LauraPGM" w:date="2025-10-01T15:54:00Z" w:id="6406">
              <w:r w:rsidRPr="004913C1" w:rsidDel="00866E70">
                <w:rPr>
                  <w:sz w:val="20"/>
                  <w:szCs w:val="20"/>
                  <w:rPrChange w:author="LauraPGM" w:date="2025-10-07T08:45:00Z" w:id="6407">
                    <w:rPr/>
                  </w:rPrChange>
                </w:rPr>
                <w:delText>Costo de capital:</w:delText>
              </w:r>
            </w:del>
          </w:p>
        </w:tc>
        <w:tc>
          <w:tcPr>
            <w:tcW w:w="7699" w:type="dxa"/>
            <w:tcMar>
              <w:top w:w="100" w:type="dxa"/>
              <w:left w:w="100" w:type="dxa"/>
              <w:bottom w:w="100" w:type="dxa"/>
              <w:right w:w="100" w:type="dxa"/>
            </w:tcMar>
            <w:tcPrChange w:author="LauraPGM" w:date="2025-10-01T20:18:00Z" w:id="6408">
              <w:tcPr>
                <w:tcW w:w="7840" w:type="dxa"/>
                <w:tcMar>
                  <w:top w:w="100" w:type="dxa"/>
                  <w:left w:w="100" w:type="dxa"/>
                  <w:bottom w:w="100" w:type="dxa"/>
                  <w:right w:w="100" w:type="dxa"/>
                </w:tcMar>
              </w:tcPr>
            </w:tcPrChange>
          </w:tcPr>
          <w:p w:rsidRPr="004913C1" w:rsidR="000D0714" w:rsidDel="00866E70" w:rsidRDefault="00911044" w14:paraId="58485B83" w14:textId="4D9C63A1">
            <w:pPr>
              <w:pStyle w:val="Normal0"/>
              <w:spacing w:line="360" w:lineRule="auto"/>
              <w:rPr>
                <w:del w:author="LauraPGM" w:date="2025-10-01T15:54:00Z" w:id="6409"/>
                <w:b w:val="0"/>
                <w:sz w:val="20"/>
                <w:szCs w:val="20"/>
                <w:rPrChange w:author="LauraPGM" w:date="2025-10-07T08:45:00Z" w:id="6410">
                  <w:rPr>
                    <w:del w:author="LauraPGM" w:date="2025-10-01T15:54:00Z" w:id="6411"/>
                    <w:b w:val="0"/>
                    <w:sz w:val="22"/>
                    <w:szCs w:val="22"/>
                  </w:rPr>
                </w:rPrChange>
              </w:rPr>
              <w:pPrChange w:author="LauraPGM" w:date="2025-10-01T09:45:00Z" w:id="6412">
                <w:pPr>
                  <w:pStyle w:val="Normal0"/>
                </w:pPr>
              </w:pPrChange>
            </w:pPr>
            <w:del w:author="LauraPGM" w:date="2025-10-01T15:54:00Z" w:id="6413">
              <w:r w:rsidRPr="004913C1" w:rsidDel="00866E70">
                <w:rPr>
                  <w:sz w:val="20"/>
                  <w:szCs w:val="20"/>
                  <w:rPrChange w:author="LauraPGM" w:date="2025-10-07T08:45:00Z" w:id="6414">
                    <w:rPr/>
                  </w:rPrChange>
                </w:rPr>
                <w:delText>tasa que representa el costo de los recursos financieros utilizados en un proyecto, incluyendo tanto capital propio como ajeno.</w:delText>
              </w:r>
            </w:del>
          </w:p>
        </w:tc>
      </w:tr>
      <w:tr w:rsidRPr="004913C1" w:rsidR="000D0714" w:rsidDel="00866E70" w:rsidTr="00375FF2" w14:paraId="02EB378F" w14:textId="6AA86EEC">
        <w:trPr>
          <w:trHeight w:val="253"/>
          <w:del w:author="LauraPGM" w:date="2025-10-01T15:54:00Z" w:id="6415"/>
          <w:trPrChange w:author="LauraPGM" w:date="2025-10-01T20:18:00Z" w:id="6416">
            <w:trPr>
              <w:trHeight w:val="253"/>
            </w:trPr>
          </w:trPrChange>
        </w:trPr>
        <w:tc>
          <w:tcPr>
            <w:tcW w:w="2263" w:type="dxa"/>
            <w:tcMar>
              <w:top w:w="100" w:type="dxa"/>
              <w:left w:w="100" w:type="dxa"/>
              <w:bottom w:w="100" w:type="dxa"/>
              <w:right w:w="100" w:type="dxa"/>
            </w:tcMar>
            <w:tcPrChange w:author="LauraPGM" w:date="2025-10-01T20:18:00Z" w:id="6417">
              <w:tcPr>
                <w:tcW w:w="2122" w:type="dxa"/>
                <w:tcMar>
                  <w:top w:w="100" w:type="dxa"/>
                  <w:left w:w="100" w:type="dxa"/>
                  <w:bottom w:w="100" w:type="dxa"/>
                  <w:right w:w="100" w:type="dxa"/>
                </w:tcMar>
              </w:tcPr>
            </w:tcPrChange>
          </w:tcPr>
          <w:p w:rsidRPr="004913C1" w:rsidR="000D0714" w:rsidDel="00866E70" w:rsidRDefault="00911044" w14:paraId="000000A8" w14:textId="0F7CFEF4">
            <w:pPr>
              <w:pStyle w:val="Normal0"/>
              <w:spacing w:line="360" w:lineRule="auto"/>
              <w:rPr>
                <w:del w:author="LauraPGM" w:date="2025-10-01T15:54:00Z" w:id="6418"/>
                <w:sz w:val="20"/>
                <w:szCs w:val="20"/>
                <w:rPrChange w:author="LauraPGM" w:date="2025-10-07T08:45:00Z" w:id="6419">
                  <w:rPr>
                    <w:del w:author="LauraPGM" w:date="2025-10-01T15:54:00Z" w:id="6420"/>
                    <w:sz w:val="22"/>
                    <w:szCs w:val="22"/>
                  </w:rPr>
                </w:rPrChange>
              </w:rPr>
              <w:pPrChange w:author="LauraPGM" w:date="2025-10-01T09:45:00Z" w:id="6421">
                <w:pPr>
                  <w:pStyle w:val="Normal0"/>
                </w:pPr>
              </w:pPrChange>
            </w:pPr>
            <w:del w:author="LauraPGM" w:date="2025-10-01T15:54:00Z" w:id="6422">
              <w:r w:rsidRPr="004913C1" w:rsidDel="00866E70">
                <w:rPr>
                  <w:sz w:val="20"/>
                  <w:szCs w:val="20"/>
                  <w:rPrChange w:author="LauraPGM" w:date="2025-10-07T08:45:00Z" w:id="6423">
                    <w:rPr/>
                  </w:rPrChange>
                </w:rPr>
                <w:delText>Costo unitario:</w:delText>
              </w:r>
            </w:del>
          </w:p>
        </w:tc>
        <w:tc>
          <w:tcPr>
            <w:tcW w:w="7699" w:type="dxa"/>
            <w:tcMar>
              <w:top w:w="100" w:type="dxa"/>
              <w:left w:w="100" w:type="dxa"/>
              <w:bottom w:w="100" w:type="dxa"/>
              <w:right w:w="100" w:type="dxa"/>
            </w:tcMar>
            <w:tcPrChange w:author="LauraPGM" w:date="2025-10-01T20:18:00Z" w:id="6424">
              <w:tcPr>
                <w:tcW w:w="7840" w:type="dxa"/>
                <w:tcMar>
                  <w:top w:w="100" w:type="dxa"/>
                  <w:left w:w="100" w:type="dxa"/>
                  <w:bottom w:w="100" w:type="dxa"/>
                  <w:right w:w="100" w:type="dxa"/>
                </w:tcMar>
              </w:tcPr>
            </w:tcPrChange>
          </w:tcPr>
          <w:p w:rsidRPr="004913C1" w:rsidR="000D0714" w:rsidDel="00866E70" w:rsidRDefault="00911044" w14:paraId="000000A9" w14:textId="3DA47EFC">
            <w:pPr>
              <w:pStyle w:val="Normal0"/>
              <w:spacing w:line="360" w:lineRule="auto"/>
              <w:rPr>
                <w:del w:author="LauraPGM" w:date="2025-10-01T15:54:00Z" w:id="6425"/>
                <w:b w:val="0"/>
                <w:sz w:val="20"/>
                <w:szCs w:val="20"/>
                <w:rPrChange w:author="LauraPGM" w:date="2025-10-07T08:45:00Z" w:id="6426">
                  <w:rPr>
                    <w:del w:author="LauraPGM" w:date="2025-10-01T15:54:00Z" w:id="6427"/>
                    <w:b w:val="0"/>
                    <w:sz w:val="22"/>
                    <w:szCs w:val="22"/>
                  </w:rPr>
                </w:rPrChange>
              </w:rPr>
              <w:pPrChange w:author="LauraPGM" w:date="2025-10-01T09:45:00Z" w:id="6428">
                <w:pPr>
                  <w:pStyle w:val="Normal0"/>
                </w:pPr>
              </w:pPrChange>
            </w:pPr>
            <w:del w:author="LauraPGM" w:date="2025-10-01T15:54:00Z" w:id="6429">
              <w:r w:rsidRPr="004913C1" w:rsidDel="00866E70">
                <w:rPr>
                  <w:sz w:val="20"/>
                  <w:szCs w:val="20"/>
                  <w:rPrChange w:author="LauraPGM" w:date="2025-10-07T08:45:00Z" w:id="6430">
                    <w:rPr/>
                  </w:rPrChange>
                </w:rPr>
                <w:delText>valor total que representa producir una sola unidad de producto, considerando los costos fijos y variables.</w:delText>
              </w:r>
            </w:del>
          </w:p>
        </w:tc>
      </w:tr>
      <w:tr w:rsidRPr="004913C1" w:rsidR="000D0714" w:rsidDel="00866E70" w:rsidTr="00375FF2" w14:paraId="359B1477" w14:textId="77EFC4B2">
        <w:trPr>
          <w:trHeight w:val="253"/>
          <w:del w:author="LauraPGM" w:date="2025-10-01T15:54:00Z" w:id="6431"/>
          <w:trPrChange w:author="LauraPGM" w:date="2025-10-01T20:18:00Z" w:id="6432">
            <w:trPr>
              <w:trHeight w:val="253"/>
            </w:trPr>
          </w:trPrChange>
        </w:trPr>
        <w:tc>
          <w:tcPr>
            <w:tcW w:w="2263" w:type="dxa"/>
            <w:tcMar>
              <w:top w:w="100" w:type="dxa"/>
              <w:left w:w="100" w:type="dxa"/>
              <w:bottom w:w="100" w:type="dxa"/>
              <w:right w:w="100" w:type="dxa"/>
            </w:tcMar>
            <w:tcPrChange w:author="LauraPGM" w:date="2025-10-01T20:18:00Z" w:id="6433">
              <w:tcPr>
                <w:tcW w:w="2122" w:type="dxa"/>
                <w:tcMar>
                  <w:top w:w="100" w:type="dxa"/>
                  <w:left w:w="100" w:type="dxa"/>
                  <w:bottom w:w="100" w:type="dxa"/>
                  <w:right w:w="100" w:type="dxa"/>
                </w:tcMar>
              </w:tcPr>
            </w:tcPrChange>
          </w:tcPr>
          <w:p w:rsidRPr="004913C1" w:rsidR="000D0714" w:rsidDel="00866E70" w:rsidRDefault="00911044" w14:paraId="508F4553" w14:textId="51A35FC4">
            <w:pPr>
              <w:pStyle w:val="Normal0"/>
              <w:spacing w:line="360" w:lineRule="auto"/>
              <w:rPr>
                <w:del w:author="LauraPGM" w:date="2025-10-01T15:54:00Z" w:id="6434"/>
                <w:sz w:val="20"/>
                <w:szCs w:val="20"/>
                <w:rPrChange w:author="LauraPGM" w:date="2025-10-07T08:45:00Z" w:id="6435">
                  <w:rPr>
                    <w:del w:author="LauraPGM" w:date="2025-10-01T15:54:00Z" w:id="6436"/>
                    <w:sz w:val="22"/>
                    <w:szCs w:val="22"/>
                  </w:rPr>
                </w:rPrChange>
              </w:rPr>
              <w:pPrChange w:author="LauraPGM" w:date="2025-10-01T09:45:00Z" w:id="6437">
                <w:pPr>
                  <w:pStyle w:val="Normal0"/>
                </w:pPr>
              </w:pPrChange>
            </w:pPr>
            <w:del w:author="LauraPGM" w:date="2025-10-01T15:54:00Z" w:id="6438">
              <w:r w:rsidRPr="004913C1" w:rsidDel="00866E70">
                <w:rPr>
                  <w:bCs/>
                  <w:sz w:val="20"/>
                  <w:szCs w:val="20"/>
                  <w:rPrChange w:author="LauraPGM" w:date="2025-10-07T08:45:00Z" w:id="6439">
                    <w:rPr>
                      <w:bCs/>
                    </w:rPr>
                  </w:rPrChange>
                </w:rPr>
                <w:delText>Costos fijos:</w:delText>
              </w:r>
            </w:del>
          </w:p>
        </w:tc>
        <w:tc>
          <w:tcPr>
            <w:tcW w:w="7699" w:type="dxa"/>
            <w:tcMar>
              <w:top w:w="100" w:type="dxa"/>
              <w:left w:w="100" w:type="dxa"/>
              <w:bottom w:w="100" w:type="dxa"/>
              <w:right w:w="100" w:type="dxa"/>
            </w:tcMar>
            <w:tcPrChange w:author="LauraPGM" w:date="2025-10-01T20:18:00Z" w:id="6440">
              <w:tcPr>
                <w:tcW w:w="7840" w:type="dxa"/>
                <w:tcMar>
                  <w:top w:w="100" w:type="dxa"/>
                  <w:left w:w="100" w:type="dxa"/>
                  <w:bottom w:w="100" w:type="dxa"/>
                  <w:right w:w="100" w:type="dxa"/>
                </w:tcMar>
              </w:tcPr>
            </w:tcPrChange>
          </w:tcPr>
          <w:p w:rsidRPr="004913C1" w:rsidR="000D0714" w:rsidDel="00866E70" w:rsidRDefault="00911044" w14:paraId="23635AB2" w14:textId="020AEB41">
            <w:pPr>
              <w:pStyle w:val="Normal0"/>
              <w:spacing w:line="360" w:lineRule="auto"/>
              <w:rPr>
                <w:del w:author="LauraPGM" w:date="2025-10-01T15:54:00Z" w:id="6441"/>
                <w:b w:val="0"/>
                <w:sz w:val="20"/>
                <w:szCs w:val="20"/>
                <w:rPrChange w:author="LauraPGM" w:date="2025-10-07T08:45:00Z" w:id="6442">
                  <w:rPr>
                    <w:del w:author="LauraPGM" w:date="2025-10-01T15:54:00Z" w:id="6443"/>
                    <w:b w:val="0"/>
                    <w:sz w:val="22"/>
                    <w:szCs w:val="22"/>
                  </w:rPr>
                </w:rPrChange>
              </w:rPr>
              <w:pPrChange w:author="LauraPGM" w:date="2025-10-01T09:45:00Z" w:id="6444">
                <w:pPr>
                  <w:pStyle w:val="Normal0"/>
                </w:pPr>
              </w:pPrChange>
            </w:pPr>
            <w:del w:author="LauraPGM" w:date="2025-10-01T15:54:00Z" w:id="6445">
              <w:r w:rsidRPr="004913C1" w:rsidDel="00866E70">
                <w:rPr>
                  <w:sz w:val="20"/>
                  <w:szCs w:val="20"/>
                  <w:rPrChange w:author="LauraPGM" w:date="2025-10-07T08:45:00Z" w:id="6446">
                    <w:rPr/>
                  </w:rPrChange>
                </w:rPr>
                <w:delText>gastos que se mantienen constantes independientemente del nivel de producción o ventas, como alquileres o salarios administrativos.</w:delText>
              </w:r>
            </w:del>
          </w:p>
        </w:tc>
      </w:tr>
      <w:tr w:rsidRPr="004913C1" w:rsidR="000D0714" w:rsidDel="00866E70" w:rsidTr="00375FF2" w14:paraId="271DA9EB" w14:textId="44EB42F9">
        <w:trPr>
          <w:trHeight w:val="253"/>
          <w:del w:author="LauraPGM" w:date="2025-10-01T15:54:00Z" w:id="6447"/>
          <w:trPrChange w:author="LauraPGM" w:date="2025-10-01T20:18:00Z" w:id="6448">
            <w:trPr>
              <w:trHeight w:val="253"/>
            </w:trPr>
          </w:trPrChange>
        </w:trPr>
        <w:tc>
          <w:tcPr>
            <w:tcW w:w="2263" w:type="dxa"/>
            <w:tcMar>
              <w:top w:w="100" w:type="dxa"/>
              <w:left w:w="100" w:type="dxa"/>
              <w:bottom w:w="100" w:type="dxa"/>
              <w:right w:w="100" w:type="dxa"/>
            </w:tcMar>
            <w:tcPrChange w:author="LauraPGM" w:date="2025-10-01T20:18:00Z" w:id="6449">
              <w:tcPr>
                <w:tcW w:w="2122" w:type="dxa"/>
                <w:tcMar>
                  <w:top w:w="100" w:type="dxa"/>
                  <w:left w:w="100" w:type="dxa"/>
                  <w:bottom w:w="100" w:type="dxa"/>
                  <w:right w:w="100" w:type="dxa"/>
                </w:tcMar>
              </w:tcPr>
            </w:tcPrChange>
          </w:tcPr>
          <w:p w:rsidRPr="004913C1" w:rsidR="000D0714" w:rsidDel="00866E70" w:rsidRDefault="001C78C6" w14:paraId="77F3C58D" w14:textId="481A21A1">
            <w:pPr>
              <w:pStyle w:val="Normal0"/>
              <w:spacing w:line="360" w:lineRule="auto"/>
              <w:rPr>
                <w:del w:author="LauraPGM" w:date="2025-10-01T15:54:00Z" w:id="6450"/>
                <w:sz w:val="20"/>
                <w:szCs w:val="20"/>
                <w:rPrChange w:author="LauraPGM" w:date="2025-10-07T08:45:00Z" w:id="6451">
                  <w:rPr>
                    <w:del w:author="LauraPGM" w:date="2025-10-01T15:54:00Z" w:id="6452"/>
                    <w:sz w:val="22"/>
                    <w:szCs w:val="22"/>
                  </w:rPr>
                </w:rPrChange>
              </w:rPr>
              <w:pPrChange w:author="LauraPGM" w:date="2025-10-01T09:45:00Z" w:id="6453">
                <w:pPr>
                  <w:pStyle w:val="Normal0"/>
                </w:pPr>
              </w:pPrChange>
            </w:pPr>
            <w:del w:author="LauraPGM" w:date="2025-10-01T15:54:00Z" w:id="6454">
              <w:r w:rsidRPr="004913C1" w:rsidDel="00866E70">
                <w:rPr>
                  <w:sz w:val="20"/>
                  <w:szCs w:val="20"/>
                  <w:rPrChange w:author="LauraPGM" w:date="2025-10-07T08:45:00Z" w:id="6455">
                    <w:rPr/>
                  </w:rPrChange>
                </w:rPr>
                <w:delText>Costos variables:</w:delText>
              </w:r>
            </w:del>
          </w:p>
        </w:tc>
        <w:tc>
          <w:tcPr>
            <w:tcW w:w="7699" w:type="dxa"/>
            <w:tcMar>
              <w:top w:w="100" w:type="dxa"/>
              <w:left w:w="100" w:type="dxa"/>
              <w:bottom w:w="100" w:type="dxa"/>
              <w:right w:w="100" w:type="dxa"/>
            </w:tcMar>
            <w:tcPrChange w:author="LauraPGM" w:date="2025-10-01T20:18:00Z" w:id="6456">
              <w:tcPr>
                <w:tcW w:w="7840" w:type="dxa"/>
                <w:tcMar>
                  <w:top w:w="100" w:type="dxa"/>
                  <w:left w:w="100" w:type="dxa"/>
                  <w:bottom w:w="100" w:type="dxa"/>
                  <w:right w:w="100" w:type="dxa"/>
                </w:tcMar>
              </w:tcPr>
            </w:tcPrChange>
          </w:tcPr>
          <w:p w:rsidRPr="004913C1" w:rsidR="000D0714" w:rsidDel="00866E70" w:rsidRDefault="001C78C6" w14:paraId="5DEEA430" w14:textId="7B6DF8B5">
            <w:pPr>
              <w:pStyle w:val="Normal0"/>
              <w:spacing w:line="360" w:lineRule="auto"/>
              <w:rPr>
                <w:del w:author="LauraPGM" w:date="2025-10-01T15:54:00Z" w:id="6457"/>
                <w:b w:val="0"/>
                <w:sz w:val="20"/>
                <w:szCs w:val="20"/>
                <w:rPrChange w:author="LauraPGM" w:date="2025-10-07T08:45:00Z" w:id="6458">
                  <w:rPr>
                    <w:del w:author="LauraPGM" w:date="2025-10-01T15:54:00Z" w:id="6459"/>
                    <w:b w:val="0"/>
                    <w:sz w:val="22"/>
                    <w:szCs w:val="22"/>
                  </w:rPr>
                </w:rPrChange>
              </w:rPr>
              <w:pPrChange w:author="LauraPGM" w:date="2025-10-01T09:45:00Z" w:id="6460">
                <w:pPr>
                  <w:pStyle w:val="Normal0"/>
                </w:pPr>
              </w:pPrChange>
            </w:pPr>
            <w:del w:author="LauraPGM" w:date="2025-10-01T15:54:00Z" w:id="6461">
              <w:r w:rsidRPr="004913C1" w:rsidDel="00866E70">
                <w:rPr>
                  <w:sz w:val="20"/>
                  <w:szCs w:val="20"/>
                  <w:rPrChange w:author="LauraPGM" w:date="2025-10-07T08:45:00Z" w:id="6462">
                    <w:rPr/>
                  </w:rPrChange>
                </w:rPr>
                <w:delText>gastos que cambian en función del volumen de producción o ventas, como materias primas o comisiones.</w:delText>
              </w:r>
            </w:del>
          </w:p>
        </w:tc>
      </w:tr>
      <w:tr w:rsidRPr="004913C1" w:rsidR="000D0714" w:rsidDel="00866E70" w:rsidTr="00375FF2" w14:paraId="45B2B169" w14:textId="7E88D594">
        <w:trPr>
          <w:trHeight w:val="253"/>
          <w:del w:author="LauraPGM" w:date="2025-10-01T15:54:00Z" w:id="6463"/>
          <w:trPrChange w:author="LauraPGM" w:date="2025-10-01T20:18:00Z" w:id="6464">
            <w:trPr>
              <w:trHeight w:val="253"/>
            </w:trPr>
          </w:trPrChange>
        </w:trPr>
        <w:tc>
          <w:tcPr>
            <w:tcW w:w="2263" w:type="dxa"/>
            <w:tcMar>
              <w:top w:w="100" w:type="dxa"/>
              <w:left w:w="100" w:type="dxa"/>
              <w:bottom w:w="100" w:type="dxa"/>
              <w:right w:w="100" w:type="dxa"/>
            </w:tcMar>
            <w:tcPrChange w:author="LauraPGM" w:date="2025-10-01T20:18:00Z" w:id="6465">
              <w:tcPr>
                <w:tcW w:w="2122" w:type="dxa"/>
                <w:tcMar>
                  <w:top w:w="100" w:type="dxa"/>
                  <w:left w:w="100" w:type="dxa"/>
                  <w:bottom w:w="100" w:type="dxa"/>
                  <w:right w:w="100" w:type="dxa"/>
                </w:tcMar>
              </w:tcPr>
            </w:tcPrChange>
          </w:tcPr>
          <w:p w:rsidRPr="004913C1" w:rsidR="000D0714" w:rsidDel="00866E70" w:rsidRDefault="001A699A" w14:paraId="3FFB2BE7" w14:textId="7612EAE7">
            <w:pPr>
              <w:pStyle w:val="Normal0"/>
              <w:spacing w:line="360" w:lineRule="auto"/>
              <w:rPr>
                <w:del w:author="LauraPGM" w:date="2025-10-01T15:54:00Z" w:id="6466"/>
                <w:sz w:val="20"/>
                <w:szCs w:val="20"/>
                <w:rPrChange w:author="LauraPGM" w:date="2025-10-07T08:45:00Z" w:id="6467">
                  <w:rPr>
                    <w:del w:author="LauraPGM" w:date="2025-10-01T15:54:00Z" w:id="6468"/>
                    <w:sz w:val="22"/>
                    <w:szCs w:val="22"/>
                  </w:rPr>
                </w:rPrChange>
              </w:rPr>
              <w:pPrChange w:author="LauraPGM" w:date="2025-10-01T09:45:00Z" w:id="6469">
                <w:pPr>
                  <w:pStyle w:val="Normal0"/>
                </w:pPr>
              </w:pPrChange>
            </w:pPr>
            <w:del w:author="LauraPGM" w:date="2025-10-01T15:54:00Z" w:id="6470">
              <w:r w:rsidRPr="004913C1" w:rsidDel="00866E70">
                <w:rPr>
                  <w:bCs/>
                  <w:sz w:val="20"/>
                  <w:szCs w:val="20"/>
                  <w:rPrChange w:author="LauraPGM" w:date="2025-10-07T08:45:00Z" w:id="6471">
                    <w:rPr>
                      <w:bCs/>
                    </w:rPr>
                  </w:rPrChange>
                </w:rPr>
                <w:delText>Egresos:</w:delText>
              </w:r>
            </w:del>
          </w:p>
        </w:tc>
        <w:tc>
          <w:tcPr>
            <w:tcW w:w="7699" w:type="dxa"/>
            <w:tcMar>
              <w:top w:w="100" w:type="dxa"/>
              <w:left w:w="100" w:type="dxa"/>
              <w:bottom w:w="100" w:type="dxa"/>
              <w:right w:w="100" w:type="dxa"/>
            </w:tcMar>
            <w:tcPrChange w:author="LauraPGM" w:date="2025-10-01T20:18:00Z" w:id="6472">
              <w:tcPr>
                <w:tcW w:w="7840" w:type="dxa"/>
                <w:tcMar>
                  <w:top w:w="100" w:type="dxa"/>
                  <w:left w:w="100" w:type="dxa"/>
                  <w:bottom w:w="100" w:type="dxa"/>
                  <w:right w:w="100" w:type="dxa"/>
                </w:tcMar>
              </w:tcPr>
            </w:tcPrChange>
          </w:tcPr>
          <w:p w:rsidRPr="004913C1" w:rsidR="000D0714" w:rsidDel="00866E70" w:rsidRDefault="001A699A" w14:paraId="21D00DEB" w14:textId="45B9A8AD">
            <w:pPr>
              <w:pStyle w:val="Normal0"/>
              <w:spacing w:line="360" w:lineRule="auto"/>
              <w:rPr>
                <w:del w:author="LauraPGM" w:date="2025-10-01T15:54:00Z" w:id="6473"/>
                <w:b w:val="0"/>
                <w:sz w:val="20"/>
                <w:szCs w:val="20"/>
                <w:rPrChange w:author="LauraPGM" w:date="2025-10-07T08:45:00Z" w:id="6474">
                  <w:rPr>
                    <w:del w:author="LauraPGM" w:date="2025-10-01T15:54:00Z" w:id="6475"/>
                    <w:b w:val="0"/>
                    <w:sz w:val="22"/>
                    <w:szCs w:val="22"/>
                  </w:rPr>
                </w:rPrChange>
              </w:rPr>
              <w:pPrChange w:author="LauraPGM" w:date="2025-10-01T09:45:00Z" w:id="6476">
                <w:pPr>
                  <w:pStyle w:val="Normal0"/>
                </w:pPr>
              </w:pPrChange>
            </w:pPr>
            <w:del w:author="LauraPGM" w:date="2025-10-01T15:54:00Z" w:id="6477">
              <w:r w:rsidRPr="004913C1" w:rsidDel="00866E70">
                <w:rPr>
                  <w:sz w:val="20"/>
                  <w:szCs w:val="20"/>
                  <w:rPrChange w:author="LauraPGM" w:date="2025-10-07T08:45:00Z" w:id="6478">
                    <w:rPr/>
                  </w:rPrChange>
                </w:rPr>
                <w:delText>salidas de dinero correspondientes a gastos operativos, financieros o de inversión necesarios para el funcionamiento del negocio.</w:delText>
              </w:r>
            </w:del>
          </w:p>
        </w:tc>
      </w:tr>
      <w:tr w:rsidRPr="004913C1" w:rsidR="000D0714" w:rsidDel="00866E70" w:rsidTr="00375FF2" w14:paraId="4F7BABB0" w14:textId="30CAF98F">
        <w:trPr>
          <w:trHeight w:val="253"/>
          <w:del w:author="LauraPGM" w:date="2025-10-01T15:54:00Z" w:id="6479"/>
          <w:trPrChange w:author="LauraPGM" w:date="2025-10-01T20:18:00Z" w:id="6480">
            <w:trPr>
              <w:trHeight w:val="253"/>
            </w:trPr>
          </w:trPrChange>
        </w:trPr>
        <w:tc>
          <w:tcPr>
            <w:tcW w:w="2263" w:type="dxa"/>
            <w:tcMar>
              <w:top w:w="100" w:type="dxa"/>
              <w:left w:w="100" w:type="dxa"/>
              <w:bottom w:w="100" w:type="dxa"/>
              <w:right w:w="100" w:type="dxa"/>
            </w:tcMar>
            <w:tcPrChange w:author="LauraPGM" w:date="2025-10-01T20:18:00Z" w:id="6481">
              <w:tcPr>
                <w:tcW w:w="2122" w:type="dxa"/>
                <w:tcMar>
                  <w:top w:w="100" w:type="dxa"/>
                  <w:left w:w="100" w:type="dxa"/>
                  <w:bottom w:w="100" w:type="dxa"/>
                  <w:right w:w="100" w:type="dxa"/>
                </w:tcMar>
              </w:tcPr>
            </w:tcPrChange>
          </w:tcPr>
          <w:p w:rsidRPr="004913C1" w:rsidR="000D0714" w:rsidDel="00866E70" w:rsidRDefault="002739B3" w14:paraId="734CD618" w14:textId="7674D326">
            <w:pPr>
              <w:pStyle w:val="Normal0"/>
              <w:spacing w:line="360" w:lineRule="auto"/>
              <w:rPr>
                <w:del w:author="LauraPGM" w:date="2025-10-01T15:54:00Z" w:id="6482"/>
                <w:sz w:val="20"/>
                <w:szCs w:val="20"/>
                <w:rPrChange w:author="LauraPGM" w:date="2025-10-07T08:45:00Z" w:id="6483">
                  <w:rPr>
                    <w:del w:author="LauraPGM" w:date="2025-10-01T15:54:00Z" w:id="6484"/>
                    <w:sz w:val="22"/>
                    <w:szCs w:val="22"/>
                  </w:rPr>
                </w:rPrChange>
              </w:rPr>
              <w:pPrChange w:author="LauraPGM" w:date="2025-10-01T09:45:00Z" w:id="6485">
                <w:pPr>
                  <w:pStyle w:val="Normal0"/>
                </w:pPr>
              </w:pPrChange>
            </w:pPr>
            <w:del w:author="LauraPGM" w:date="2025-10-01T15:54:00Z" w:id="6486">
              <w:r w:rsidRPr="004913C1" w:rsidDel="00866E70">
                <w:rPr>
                  <w:sz w:val="20"/>
                  <w:szCs w:val="20"/>
                  <w:rPrChange w:author="LauraPGM" w:date="2025-10-07T08:45:00Z" w:id="6487">
                    <w:rPr/>
                  </w:rPrChange>
                </w:rPr>
                <w:delText>Estados financieros:</w:delText>
              </w:r>
            </w:del>
          </w:p>
        </w:tc>
        <w:tc>
          <w:tcPr>
            <w:tcW w:w="7699" w:type="dxa"/>
            <w:tcMar>
              <w:top w:w="100" w:type="dxa"/>
              <w:left w:w="100" w:type="dxa"/>
              <w:bottom w:w="100" w:type="dxa"/>
              <w:right w:w="100" w:type="dxa"/>
            </w:tcMar>
            <w:tcPrChange w:author="LauraPGM" w:date="2025-10-01T20:18:00Z" w:id="6488">
              <w:tcPr>
                <w:tcW w:w="7840" w:type="dxa"/>
                <w:tcMar>
                  <w:top w:w="100" w:type="dxa"/>
                  <w:left w:w="100" w:type="dxa"/>
                  <w:bottom w:w="100" w:type="dxa"/>
                  <w:right w:w="100" w:type="dxa"/>
                </w:tcMar>
              </w:tcPr>
            </w:tcPrChange>
          </w:tcPr>
          <w:p w:rsidRPr="004913C1" w:rsidR="000D0714" w:rsidDel="00866E70" w:rsidRDefault="002739B3" w14:paraId="65BE4576" w14:textId="65881643">
            <w:pPr>
              <w:pStyle w:val="Normal0"/>
              <w:spacing w:line="360" w:lineRule="auto"/>
              <w:rPr>
                <w:del w:author="LauraPGM" w:date="2025-10-01T15:54:00Z" w:id="6489"/>
                <w:b w:val="0"/>
                <w:sz w:val="20"/>
                <w:szCs w:val="20"/>
                <w:rPrChange w:author="LauraPGM" w:date="2025-10-07T08:45:00Z" w:id="6490">
                  <w:rPr>
                    <w:del w:author="LauraPGM" w:date="2025-10-01T15:54:00Z" w:id="6491"/>
                    <w:b w:val="0"/>
                    <w:sz w:val="22"/>
                    <w:szCs w:val="22"/>
                  </w:rPr>
                </w:rPrChange>
              </w:rPr>
              <w:pPrChange w:author="LauraPGM" w:date="2025-10-01T09:45:00Z" w:id="6492">
                <w:pPr>
                  <w:pStyle w:val="Normal0"/>
                </w:pPr>
              </w:pPrChange>
            </w:pPr>
            <w:del w:author="LauraPGM" w:date="2025-10-01T15:54:00Z" w:id="6493">
              <w:r w:rsidRPr="004913C1" w:rsidDel="00866E70">
                <w:rPr>
                  <w:sz w:val="20"/>
                  <w:szCs w:val="20"/>
                  <w:rPrChange w:author="LauraPGM" w:date="2025-10-07T08:45:00Z" w:id="6494">
                    <w:rPr/>
                  </w:rPrChange>
                </w:rPr>
                <w:delText>documentos contables que reflejan la situación económica de una empresa en un momento determinado o proyectado.</w:delText>
              </w:r>
            </w:del>
          </w:p>
        </w:tc>
      </w:tr>
      <w:tr w:rsidRPr="004913C1" w:rsidR="000D0714" w:rsidDel="00866E70" w:rsidTr="00375FF2" w14:paraId="058EE71F" w14:textId="642B6905">
        <w:trPr>
          <w:trHeight w:val="521"/>
          <w:del w:author="LauraPGM" w:date="2025-10-01T15:54:00Z" w:id="6495"/>
          <w:trPrChange w:author="LauraPGM" w:date="2025-10-01T20:18:00Z" w:id="6496">
            <w:trPr>
              <w:trHeight w:val="521"/>
            </w:trPr>
          </w:trPrChange>
        </w:trPr>
        <w:tc>
          <w:tcPr>
            <w:tcW w:w="2263" w:type="dxa"/>
            <w:tcMar>
              <w:top w:w="100" w:type="dxa"/>
              <w:left w:w="100" w:type="dxa"/>
              <w:bottom w:w="100" w:type="dxa"/>
              <w:right w:w="100" w:type="dxa"/>
            </w:tcMar>
            <w:tcPrChange w:author="LauraPGM" w:date="2025-10-01T20:18:00Z" w:id="6497">
              <w:tcPr>
                <w:tcW w:w="2122" w:type="dxa"/>
                <w:tcMar>
                  <w:top w:w="100" w:type="dxa"/>
                  <w:left w:w="100" w:type="dxa"/>
                  <w:bottom w:w="100" w:type="dxa"/>
                  <w:right w:w="100" w:type="dxa"/>
                </w:tcMar>
              </w:tcPr>
            </w:tcPrChange>
          </w:tcPr>
          <w:p w:rsidRPr="004913C1" w:rsidR="000D0714" w:rsidDel="00866E70" w:rsidRDefault="002739B3" w14:paraId="3766D4CD" w14:textId="7A3F26E0">
            <w:pPr>
              <w:pStyle w:val="Normal0"/>
              <w:spacing w:line="360" w:lineRule="auto"/>
              <w:rPr>
                <w:del w:author="LauraPGM" w:date="2025-10-01T15:54:00Z" w:id="6498"/>
                <w:sz w:val="20"/>
                <w:szCs w:val="20"/>
                <w:rPrChange w:author="LauraPGM" w:date="2025-10-07T08:45:00Z" w:id="6499">
                  <w:rPr>
                    <w:del w:author="LauraPGM" w:date="2025-10-01T15:54:00Z" w:id="6500"/>
                    <w:sz w:val="22"/>
                    <w:szCs w:val="22"/>
                  </w:rPr>
                </w:rPrChange>
              </w:rPr>
              <w:pPrChange w:author="LauraPGM" w:date="2025-10-01T09:45:00Z" w:id="6501">
                <w:pPr>
                  <w:pStyle w:val="Normal0"/>
                </w:pPr>
              </w:pPrChange>
            </w:pPr>
            <w:del w:author="LauraPGM" w:date="2025-10-01T15:54:00Z" w:id="6502">
              <w:r w:rsidRPr="004913C1" w:rsidDel="00866E70">
                <w:rPr>
                  <w:bCs/>
                  <w:sz w:val="20"/>
                  <w:szCs w:val="20"/>
                  <w:rPrChange w:author="LauraPGM" w:date="2025-10-07T08:45:00Z" w:id="6503">
                    <w:rPr>
                      <w:bCs/>
                    </w:rPr>
                  </w:rPrChange>
                </w:rPr>
                <w:delText>Flujo de caja:</w:delText>
              </w:r>
            </w:del>
          </w:p>
        </w:tc>
        <w:tc>
          <w:tcPr>
            <w:tcW w:w="7699" w:type="dxa"/>
            <w:tcMar>
              <w:top w:w="100" w:type="dxa"/>
              <w:left w:w="100" w:type="dxa"/>
              <w:bottom w:w="100" w:type="dxa"/>
              <w:right w:w="100" w:type="dxa"/>
            </w:tcMar>
            <w:tcPrChange w:author="LauraPGM" w:date="2025-10-01T20:18:00Z" w:id="6504">
              <w:tcPr>
                <w:tcW w:w="7840" w:type="dxa"/>
                <w:tcMar>
                  <w:top w:w="100" w:type="dxa"/>
                  <w:left w:w="100" w:type="dxa"/>
                  <w:bottom w:w="100" w:type="dxa"/>
                  <w:right w:w="100" w:type="dxa"/>
                </w:tcMar>
              </w:tcPr>
            </w:tcPrChange>
          </w:tcPr>
          <w:p w:rsidRPr="004913C1" w:rsidR="000D0714" w:rsidDel="00866E70" w:rsidRDefault="002739B3" w14:paraId="7EFE8706" w14:textId="1B77F62A">
            <w:pPr>
              <w:spacing w:line="360" w:lineRule="auto"/>
              <w:rPr>
                <w:del w:author="LauraPGM" w:date="2025-10-01T15:54:00Z" w:id="6505"/>
                <w:b w:val="0"/>
                <w:sz w:val="20"/>
                <w:szCs w:val="20"/>
                <w:rPrChange w:author="LauraPGM" w:date="2025-10-07T08:45:00Z" w:id="6506">
                  <w:rPr>
                    <w:del w:author="LauraPGM" w:date="2025-10-01T15:54:00Z" w:id="6507"/>
                    <w:b w:val="0"/>
                    <w:sz w:val="22"/>
                    <w:szCs w:val="22"/>
                  </w:rPr>
                </w:rPrChange>
              </w:rPr>
              <w:pPrChange w:author="LauraPGM" w:date="2025-10-01T09:45:00Z" w:id="6508">
                <w:pPr/>
              </w:pPrChange>
            </w:pPr>
            <w:del w:author="LauraPGM" w:date="2025-10-01T15:54:00Z" w:id="6509">
              <w:r w:rsidRPr="004913C1" w:rsidDel="00866E70">
                <w:rPr>
                  <w:sz w:val="20"/>
                  <w:szCs w:val="20"/>
                  <w:rPrChange w:author="LauraPGM" w:date="2025-10-07T08:45:00Z" w:id="6510">
                    <w:rPr/>
                  </w:rPrChange>
                </w:rPr>
                <w:delText>registro de los ingresos y egresos de efectivo durante un periodo, útil para evaluar la liquidez del negocio.</w:delText>
              </w:r>
            </w:del>
          </w:p>
        </w:tc>
      </w:tr>
      <w:tr w:rsidRPr="004913C1" w:rsidR="007716C9" w:rsidDel="00866E70" w:rsidTr="00375FF2" w14:paraId="48B020E6" w14:textId="052C311B">
        <w:trPr>
          <w:trHeight w:val="253"/>
          <w:del w:author="LauraPGM" w:date="2025-10-01T15:54:00Z" w:id="6511"/>
          <w:trPrChange w:author="LauraPGM" w:date="2025-10-01T20:18:00Z" w:id="6512">
            <w:trPr>
              <w:trHeight w:val="253"/>
            </w:trPr>
          </w:trPrChange>
        </w:trPr>
        <w:tc>
          <w:tcPr>
            <w:tcW w:w="2263" w:type="dxa"/>
            <w:tcMar>
              <w:top w:w="100" w:type="dxa"/>
              <w:left w:w="100" w:type="dxa"/>
              <w:bottom w:w="100" w:type="dxa"/>
              <w:right w:w="100" w:type="dxa"/>
            </w:tcMar>
            <w:tcPrChange w:author="LauraPGM" w:date="2025-10-01T20:18:00Z" w:id="6513">
              <w:tcPr>
                <w:tcW w:w="2122" w:type="dxa"/>
                <w:tcMar>
                  <w:top w:w="100" w:type="dxa"/>
                  <w:left w:w="100" w:type="dxa"/>
                  <w:bottom w:w="100" w:type="dxa"/>
                  <w:right w:w="100" w:type="dxa"/>
                </w:tcMar>
              </w:tcPr>
            </w:tcPrChange>
          </w:tcPr>
          <w:p w:rsidRPr="004913C1" w:rsidR="007716C9" w:rsidDel="00866E70" w:rsidRDefault="007F43BB" w14:paraId="66205820" w14:textId="00B6FE8E">
            <w:pPr>
              <w:pStyle w:val="Normal0"/>
              <w:spacing w:line="360" w:lineRule="auto"/>
              <w:rPr>
                <w:del w:author="LauraPGM" w:date="2025-10-01T15:54:00Z" w:id="6514"/>
                <w:sz w:val="20"/>
                <w:szCs w:val="20"/>
                <w:rPrChange w:author="LauraPGM" w:date="2025-10-07T08:45:00Z" w:id="6515">
                  <w:rPr>
                    <w:del w:author="LauraPGM" w:date="2025-10-01T15:54:00Z" w:id="6516"/>
                    <w:sz w:val="22"/>
                    <w:szCs w:val="22"/>
                  </w:rPr>
                </w:rPrChange>
              </w:rPr>
              <w:pPrChange w:author="LauraPGM" w:date="2025-10-01T09:45:00Z" w:id="6517">
                <w:pPr>
                  <w:pStyle w:val="Normal0"/>
                </w:pPr>
              </w:pPrChange>
            </w:pPr>
            <w:del w:author="LauraPGM" w:date="2025-10-01T15:54:00Z" w:id="6518">
              <w:r w:rsidRPr="004913C1" w:rsidDel="00866E70">
                <w:rPr>
                  <w:bCs/>
                  <w:sz w:val="20"/>
                  <w:szCs w:val="20"/>
                  <w:rPrChange w:author="LauraPGM" w:date="2025-10-07T08:45:00Z" w:id="6519">
                    <w:rPr>
                      <w:bCs/>
                    </w:rPr>
                  </w:rPrChange>
                </w:rPr>
                <w:delText>Ingresos:</w:delText>
              </w:r>
            </w:del>
          </w:p>
        </w:tc>
        <w:tc>
          <w:tcPr>
            <w:tcW w:w="7699" w:type="dxa"/>
            <w:tcMar>
              <w:top w:w="100" w:type="dxa"/>
              <w:left w:w="100" w:type="dxa"/>
              <w:bottom w:w="100" w:type="dxa"/>
              <w:right w:w="100" w:type="dxa"/>
            </w:tcMar>
            <w:tcPrChange w:author="LauraPGM" w:date="2025-10-01T20:18:00Z" w:id="6520">
              <w:tcPr>
                <w:tcW w:w="7840" w:type="dxa"/>
                <w:tcMar>
                  <w:top w:w="100" w:type="dxa"/>
                  <w:left w:w="100" w:type="dxa"/>
                  <w:bottom w:w="100" w:type="dxa"/>
                  <w:right w:w="100" w:type="dxa"/>
                </w:tcMar>
              </w:tcPr>
            </w:tcPrChange>
          </w:tcPr>
          <w:p w:rsidRPr="004913C1" w:rsidR="007716C9" w:rsidDel="00866E70" w:rsidRDefault="007F43BB" w14:paraId="01E1A629" w14:textId="2E978092">
            <w:pPr>
              <w:pStyle w:val="Normal0"/>
              <w:spacing w:line="360" w:lineRule="auto"/>
              <w:rPr>
                <w:del w:author="LauraPGM" w:date="2025-10-01T15:54:00Z" w:id="6521"/>
                <w:b w:val="0"/>
                <w:sz w:val="20"/>
                <w:szCs w:val="20"/>
                <w:rPrChange w:author="LauraPGM" w:date="2025-10-07T08:45:00Z" w:id="6522">
                  <w:rPr>
                    <w:del w:author="LauraPGM" w:date="2025-10-01T15:54:00Z" w:id="6523"/>
                    <w:b w:val="0"/>
                    <w:sz w:val="22"/>
                    <w:szCs w:val="22"/>
                  </w:rPr>
                </w:rPrChange>
              </w:rPr>
              <w:pPrChange w:author="LauraPGM" w:date="2025-10-01T09:45:00Z" w:id="6524">
                <w:pPr>
                  <w:pStyle w:val="Normal0"/>
                </w:pPr>
              </w:pPrChange>
            </w:pPr>
            <w:del w:author="LauraPGM" w:date="2025-10-01T15:54:00Z" w:id="6525">
              <w:r w:rsidRPr="004913C1" w:rsidDel="00866E70">
                <w:rPr>
                  <w:sz w:val="20"/>
                  <w:szCs w:val="20"/>
                  <w:rPrChange w:author="LauraPGM" w:date="2025-10-07T08:45:00Z" w:id="6526">
                    <w:rPr/>
                  </w:rPrChange>
                </w:rPr>
                <w:delText>entradas de dinero que la empresa recibe por la venta de bienes o prestación de servicios.</w:delText>
              </w:r>
            </w:del>
          </w:p>
        </w:tc>
      </w:tr>
      <w:tr w:rsidRPr="004913C1" w:rsidR="007716C9" w:rsidDel="00866E70" w:rsidTr="00375FF2" w14:paraId="59DBBBE1" w14:textId="4C68EF3F">
        <w:trPr>
          <w:trHeight w:val="253"/>
          <w:del w:author="LauraPGM" w:date="2025-10-01T15:54:00Z" w:id="6527"/>
          <w:trPrChange w:author="LauraPGM" w:date="2025-10-01T20:18:00Z" w:id="6528">
            <w:trPr>
              <w:trHeight w:val="253"/>
            </w:trPr>
          </w:trPrChange>
        </w:trPr>
        <w:tc>
          <w:tcPr>
            <w:tcW w:w="2263" w:type="dxa"/>
            <w:tcMar>
              <w:top w:w="100" w:type="dxa"/>
              <w:left w:w="100" w:type="dxa"/>
              <w:bottom w:w="100" w:type="dxa"/>
              <w:right w:w="100" w:type="dxa"/>
            </w:tcMar>
            <w:tcPrChange w:author="LauraPGM" w:date="2025-10-01T20:18:00Z" w:id="6529">
              <w:tcPr>
                <w:tcW w:w="2122" w:type="dxa"/>
                <w:tcMar>
                  <w:top w:w="100" w:type="dxa"/>
                  <w:left w:w="100" w:type="dxa"/>
                  <w:bottom w:w="100" w:type="dxa"/>
                  <w:right w:w="100" w:type="dxa"/>
                </w:tcMar>
              </w:tcPr>
            </w:tcPrChange>
          </w:tcPr>
          <w:p w:rsidRPr="004913C1" w:rsidR="007716C9" w:rsidDel="00866E70" w:rsidRDefault="00540254" w14:paraId="3C7D45CB" w14:textId="28C31DBD">
            <w:pPr>
              <w:pStyle w:val="Normal0"/>
              <w:spacing w:line="360" w:lineRule="auto"/>
              <w:rPr>
                <w:del w:author="LauraPGM" w:date="2025-10-01T15:54:00Z" w:id="6530"/>
                <w:sz w:val="20"/>
                <w:szCs w:val="20"/>
                <w:rPrChange w:author="LauraPGM" w:date="2025-10-07T08:45:00Z" w:id="6531">
                  <w:rPr>
                    <w:del w:author="LauraPGM" w:date="2025-10-01T15:54:00Z" w:id="6532"/>
                    <w:sz w:val="22"/>
                    <w:szCs w:val="22"/>
                  </w:rPr>
                </w:rPrChange>
              </w:rPr>
              <w:pPrChange w:author="LauraPGM" w:date="2025-10-01T09:45:00Z" w:id="6533">
                <w:pPr>
                  <w:pStyle w:val="Normal0"/>
                </w:pPr>
              </w:pPrChange>
            </w:pPr>
            <w:del w:author="LauraPGM" w:date="2025-10-01T15:54:00Z" w:id="6534">
              <w:r w:rsidRPr="004913C1" w:rsidDel="00866E70">
                <w:rPr>
                  <w:bCs/>
                  <w:sz w:val="20"/>
                  <w:szCs w:val="20"/>
                  <w:rPrChange w:author="LauraPGM" w:date="2025-10-07T08:45:00Z" w:id="6535">
                    <w:rPr>
                      <w:bCs/>
                    </w:rPr>
                  </w:rPrChange>
                </w:rPr>
                <w:delText>P</w:delText>
              </w:r>
              <w:r w:rsidRPr="004913C1" w:rsidDel="00866E70" w:rsidR="00BE39D0">
                <w:rPr>
                  <w:bCs/>
                  <w:sz w:val="20"/>
                  <w:szCs w:val="20"/>
                  <w:rPrChange w:author="LauraPGM" w:date="2025-10-07T08:45:00Z" w:id="6536">
                    <w:rPr>
                      <w:bCs/>
                    </w:rPr>
                  </w:rPrChange>
                </w:rPr>
                <w:delText>u</w:delText>
              </w:r>
              <w:r w:rsidRPr="004913C1" w:rsidDel="00866E70">
                <w:rPr>
                  <w:bCs/>
                  <w:sz w:val="20"/>
                  <w:szCs w:val="20"/>
                  <w:rPrChange w:author="LauraPGM" w:date="2025-10-07T08:45:00Z" w:id="6537">
                    <w:rPr>
                      <w:bCs/>
                    </w:rPr>
                  </w:rPrChange>
                </w:rPr>
                <w:delText>nto de equilibrio:</w:delText>
              </w:r>
            </w:del>
          </w:p>
        </w:tc>
        <w:tc>
          <w:tcPr>
            <w:tcW w:w="7699" w:type="dxa"/>
            <w:tcMar>
              <w:top w:w="100" w:type="dxa"/>
              <w:left w:w="100" w:type="dxa"/>
              <w:bottom w:w="100" w:type="dxa"/>
              <w:right w:w="100" w:type="dxa"/>
            </w:tcMar>
            <w:tcPrChange w:author="LauraPGM" w:date="2025-10-01T20:18:00Z" w:id="6538">
              <w:tcPr>
                <w:tcW w:w="7840" w:type="dxa"/>
                <w:tcMar>
                  <w:top w:w="100" w:type="dxa"/>
                  <w:left w:w="100" w:type="dxa"/>
                  <w:bottom w:w="100" w:type="dxa"/>
                  <w:right w:w="100" w:type="dxa"/>
                </w:tcMar>
              </w:tcPr>
            </w:tcPrChange>
          </w:tcPr>
          <w:p w:rsidRPr="004913C1" w:rsidR="007716C9" w:rsidDel="00866E70" w:rsidRDefault="00540254" w14:paraId="2CEB4C52" w14:textId="62BECA6F">
            <w:pPr>
              <w:pStyle w:val="Normal0"/>
              <w:spacing w:line="360" w:lineRule="auto"/>
              <w:rPr>
                <w:del w:author="LauraPGM" w:date="2025-10-01T15:54:00Z" w:id="6539"/>
                <w:b w:val="0"/>
                <w:sz w:val="20"/>
                <w:szCs w:val="20"/>
                <w:rPrChange w:author="LauraPGM" w:date="2025-10-07T08:45:00Z" w:id="6540">
                  <w:rPr>
                    <w:del w:author="LauraPGM" w:date="2025-10-01T15:54:00Z" w:id="6541"/>
                    <w:b w:val="0"/>
                    <w:sz w:val="22"/>
                    <w:szCs w:val="22"/>
                  </w:rPr>
                </w:rPrChange>
              </w:rPr>
              <w:pPrChange w:author="LauraPGM" w:date="2025-10-01T09:45:00Z" w:id="6542">
                <w:pPr>
                  <w:pStyle w:val="Normal0"/>
                </w:pPr>
              </w:pPrChange>
            </w:pPr>
            <w:del w:author="LauraPGM" w:date="2025-10-01T15:54:00Z" w:id="6543">
              <w:r w:rsidRPr="004913C1" w:rsidDel="00866E70">
                <w:rPr>
                  <w:sz w:val="20"/>
                  <w:szCs w:val="20"/>
                  <w:rPrChange w:author="LauraPGM" w:date="2025-10-07T08:45:00Z" w:id="6544">
                    <w:rPr/>
                  </w:rPrChange>
                </w:rPr>
                <w:delText>nivel mínimo de ventas o producción en el que los ingresos igualan a los costos totales, sin generar pérdidas ni utilidades.</w:delText>
              </w:r>
            </w:del>
          </w:p>
        </w:tc>
      </w:tr>
      <w:tr w:rsidRPr="004913C1" w:rsidR="000D0714" w:rsidDel="00866E70" w:rsidTr="00375FF2" w14:paraId="43086A84" w14:textId="317E7A73">
        <w:trPr>
          <w:trHeight w:val="253"/>
          <w:del w:author="LauraPGM" w:date="2025-10-01T15:54:00Z" w:id="6545"/>
          <w:trPrChange w:author="LauraPGM" w:date="2025-10-01T20:18:00Z" w:id="6546">
            <w:trPr>
              <w:trHeight w:val="253"/>
            </w:trPr>
          </w:trPrChange>
        </w:trPr>
        <w:tc>
          <w:tcPr>
            <w:tcW w:w="2263" w:type="dxa"/>
            <w:tcMar>
              <w:top w:w="100" w:type="dxa"/>
              <w:left w:w="100" w:type="dxa"/>
              <w:bottom w:w="100" w:type="dxa"/>
              <w:right w:w="100" w:type="dxa"/>
            </w:tcMar>
            <w:tcPrChange w:author="LauraPGM" w:date="2025-10-01T20:18:00Z" w:id="6547">
              <w:tcPr>
                <w:tcW w:w="2122" w:type="dxa"/>
                <w:tcMar>
                  <w:top w:w="100" w:type="dxa"/>
                  <w:left w:w="100" w:type="dxa"/>
                  <w:bottom w:w="100" w:type="dxa"/>
                  <w:right w:w="100" w:type="dxa"/>
                </w:tcMar>
              </w:tcPr>
            </w:tcPrChange>
          </w:tcPr>
          <w:p w:rsidRPr="004913C1" w:rsidR="000D0714" w:rsidDel="00866E70" w:rsidRDefault="00882F7F" w14:paraId="56454024" w14:textId="0A3C4CED">
            <w:pPr>
              <w:pStyle w:val="Normal0"/>
              <w:spacing w:line="360" w:lineRule="auto"/>
              <w:rPr>
                <w:del w:author="LauraPGM" w:date="2025-10-01T15:54:00Z" w:id="6548"/>
                <w:sz w:val="20"/>
                <w:szCs w:val="20"/>
                <w:rPrChange w:author="LauraPGM" w:date="2025-10-07T08:45:00Z" w:id="6549">
                  <w:rPr>
                    <w:del w:author="LauraPGM" w:date="2025-10-01T15:54:00Z" w:id="6550"/>
                    <w:sz w:val="22"/>
                    <w:szCs w:val="22"/>
                  </w:rPr>
                </w:rPrChange>
              </w:rPr>
              <w:pPrChange w:author="LauraPGM" w:date="2025-10-01T09:45:00Z" w:id="6551">
                <w:pPr>
                  <w:pStyle w:val="Normal0"/>
                </w:pPr>
              </w:pPrChange>
            </w:pPr>
            <w:del w:author="LauraPGM" w:date="2025-10-01T15:54:00Z" w:id="6552">
              <w:r w:rsidRPr="004913C1" w:rsidDel="00866E70">
                <w:rPr>
                  <w:bCs/>
                  <w:sz w:val="20"/>
                  <w:szCs w:val="20"/>
                  <w:rPrChange w:author="LauraPGM" w:date="2025-10-07T08:45:00Z" w:id="6553">
                    <w:rPr>
                      <w:bCs/>
                    </w:rPr>
                  </w:rPrChange>
                </w:rPr>
                <w:delText>Precio de venta:</w:delText>
              </w:r>
            </w:del>
          </w:p>
        </w:tc>
        <w:tc>
          <w:tcPr>
            <w:tcW w:w="7699" w:type="dxa"/>
            <w:tcMar>
              <w:top w:w="100" w:type="dxa"/>
              <w:left w:w="100" w:type="dxa"/>
              <w:bottom w:w="100" w:type="dxa"/>
              <w:right w:w="100" w:type="dxa"/>
            </w:tcMar>
            <w:tcPrChange w:author="LauraPGM" w:date="2025-10-01T20:18:00Z" w:id="6554">
              <w:tcPr>
                <w:tcW w:w="7840" w:type="dxa"/>
                <w:tcMar>
                  <w:top w:w="100" w:type="dxa"/>
                  <w:left w:w="100" w:type="dxa"/>
                  <w:bottom w:w="100" w:type="dxa"/>
                  <w:right w:w="100" w:type="dxa"/>
                </w:tcMar>
              </w:tcPr>
            </w:tcPrChange>
          </w:tcPr>
          <w:p w:rsidRPr="004913C1" w:rsidR="000D0714" w:rsidDel="00866E70" w:rsidRDefault="00882F7F" w14:paraId="39BA818A" w14:textId="64D744FD">
            <w:pPr>
              <w:pStyle w:val="Normal0"/>
              <w:spacing w:line="360" w:lineRule="auto"/>
              <w:rPr>
                <w:del w:author="LauraPGM" w:date="2025-10-01T15:54:00Z" w:id="6555"/>
                <w:b w:val="0"/>
                <w:sz w:val="20"/>
                <w:szCs w:val="20"/>
                <w:rPrChange w:author="LauraPGM" w:date="2025-10-07T08:45:00Z" w:id="6556">
                  <w:rPr>
                    <w:del w:author="LauraPGM" w:date="2025-10-01T15:54:00Z" w:id="6557"/>
                    <w:b w:val="0"/>
                    <w:sz w:val="22"/>
                    <w:szCs w:val="22"/>
                  </w:rPr>
                </w:rPrChange>
              </w:rPr>
              <w:pPrChange w:author="LauraPGM" w:date="2025-10-01T09:45:00Z" w:id="6558">
                <w:pPr>
                  <w:pStyle w:val="Normal0"/>
                </w:pPr>
              </w:pPrChange>
            </w:pPr>
            <w:del w:author="LauraPGM" w:date="2025-10-01T15:54:00Z" w:id="6559">
              <w:r w:rsidRPr="004913C1" w:rsidDel="00866E70">
                <w:rPr>
                  <w:sz w:val="20"/>
                  <w:szCs w:val="20"/>
                  <w:rPrChange w:author="LauraPGM" w:date="2025-10-07T08:45:00Z" w:id="6560">
                    <w:rPr/>
                  </w:rPrChange>
                </w:rPr>
                <w:delText>valor al que se ofrece un producto o servicio al cliente, calculado a partir del costo unitario más el margen de utilidad deseado.</w:delText>
              </w:r>
            </w:del>
          </w:p>
        </w:tc>
      </w:tr>
      <w:tr w:rsidRPr="004913C1" w:rsidR="000D0714" w:rsidDel="00866E70" w:rsidTr="00375FF2" w14:paraId="0C6ADCAD" w14:textId="4823BF8E">
        <w:trPr>
          <w:trHeight w:val="253"/>
          <w:del w:author="LauraPGM" w:date="2025-10-01T15:54:00Z" w:id="6561"/>
          <w:trPrChange w:author="LauraPGM" w:date="2025-10-01T20:18:00Z" w:id="6562">
            <w:trPr>
              <w:trHeight w:val="253"/>
            </w:trPr>
          </w:trPrChange>
        </w:trPr>
        <w:tc>
          <w:tcPr>
            <w:tcW w:w="2263" w:type="dxa"/>
            <w:tcMar>
              <w:top w:w="100" w:type="dxa"/>
              <w:left w:w="100" w:type="dxa"/>
              <w:bottom w:w="100" w:type="dxa"/>
              <w:right w:w="100" w:type="dxa"/>
            </w:tcMar>
            <w:tcPrChange w:author="LauraPGM" w:date="2025-10-01T20:18:00Z" w:id="6563">
              <w:tcPr>
                <w:tcW w:w="2122" w:type="dxa"/>
                <w:tcMar>
                  <w:top w:w="100" w:type="dxa"/>
                  <w:left w:w="100" w:type="dxa"/>
                  <w:bottom w:w="100" w:type="dxa"/>
                  <w:right w:w="100" w:type="dxa"/>
                </w:tcMar>
              </w:tcPr>
            </w:tcPrChange>
          </w:tcPr>
          <w:p w:rsidRPr="004913C1" w:rsidR="000D0714" w:rsidDel="00866E70" w:rsidRDefault="007354BC" w14:paraId="1461A44F" w14:textId="2AB036B0">
            <w:pPr>
              <w:pStyle w:val="Normal0"/>
              <w:spacing w:line="360" w:lineRule="auto"/>
              <w:rPr>
                <w:del w:author="LauraPGM" w:date="2025-10-01T15:54:00Z" w:id="6564"/>
                <w:sz w:val="20"/>
                <w:szCs w:val="20"/>
                <w:rPrChange w:author="LauraPGM" w:date="2025-10-07T08:45:00Z" w:id="6565">
                  <w:rPr>
                    <w:del w:author="LauraPGM" w:date="2025-10-01T15:54:00Z" w:id="6566"/>
                    <w:sz w:val="22"/>
                    <w:szCs w:val="22"/>
                  </w:rPr>
                </w:rPrChange>
              </w:rPr>
              <w:pPrChange w:author="LauraPGM" w:date="2025-10-01T09:45:00Z" w:id="6567">
                <w:pPr>
                  <w:pStyle w:val="Normal0"/>
                </w:pPr>
              </w:pPrChange>
            </w:pPr>
            <w:del w:author="LauraPGM" w:date="2025-10-01T15:54:00Z" w:id="6568">
              <w:r w:rsidRPr="004913C1" w:rsidDel="00866E70">
                <w:rPr>
                  <w:bCs/>
                  <w:sz w:val="20"/>
                  <w:szCs w:val="20"/>
                  <w:rPrChange w:author="LauraPGM" w:date="2025-10-07T08:45:00Z" w:id="6569">
                    <w:rPr>
                      <w:bCs/>
                    </w:rPr>
                  </w:rPrChange>
                </w:rPr>
                <w:delText>Presupuesto de costos:</w:delText>
              </w:r>
            </w:del>
          </w:p>
        </w:tc>
        <w:tc>
          <w:tcPr>
            <w:tcW w:w="7699" w:type="dxa"/>
            <w:tcMar>
              <w:top w:w="100" w:type="dxa"/>
              <w:left w:w="100" w:type="dxa"/>
              <w:bottom w:w="100" w:type="dxa"/>
              <w:right w:w="100" w:type="dxa"/>
            </w:tcMar>
            <w:tcPrChange w:author="LauraPGM" w:date="2025-10-01T20:18:00Z" w:id="6570">
              <w:tcPr>
                <w:tcW w:w="7840" w:type="dxa"/>
                <w:tcMar>
                  <w:top w:w="100" w:type="dxa"/>
                  <w:left w:w="100" w:type="dxa"/>
                  <w:bottom w:w="100" w:type="dxa"/>
                  <w:right w:w="100" w:type="dxa"/>
                </w:tcMar>
              </w:tcPr>
            </w:tcPrChange>
          </w:tcPr>
          <w:p w:rsidRPr="004913C1" w:rsidR="000D0714" w:rsidDel="00866E70" w:rsidRDefault="007354BC" w14:paraId="00E92CDD" w14:textId="62433A62">
            <w:pPr>
              <w:pStyle w:val="Normal0"/>
              <w:spacing w:line="360" w:lineRule="auto"/>
              <w:rPr>
                <w:del w:author="LauraPGM" w:date="2025-10-01T15:54:00Z" w:id="6571"/>
                <w:b w:val="0"/>
                <w:sz w:val="20"/>
                <w:szCs w:val="20"/>
                <w:rPrChange w:author="LauraPGM" w:date="2025-10-07T08:45:00Z" w:id="6572">
                  <w:rPr>
                    <w:del w:author="LauraPGM" w:date="2025-10-01T15:54:00Z" w:id="6573"/>
                    <w:b w:val="0"/>
                    <w:sz w:val="22"/>
                    <w:szCs w:val="22"/>
                  </w:rPr>
                </w:rPrChange>
              </w:rPr>
              <w:pPrChange w:author="LauraPGM" w:date="2025-10-01T09:45:00Z" w:id="6574">
                <w:pPr>
                  <w:pStyle w:val="Normal0"/>
                </w:pPr>
              </w:pPrChange>
            </w:pPr>
            <w:del w:author="LauraPGM" w:date="2025-10-01T15:54:00Z" w:id="6575">
              <w:r w:rsidRPr="004913C1" w:rsidDel="00866E70">
                <w:rPr>
                  <w:sz w:val="20"/>
                  <w:szCs w:val="20"/>
                  <w:rPrChange w:author="LauraPGM" w:date="2025-10-07T08:45:00Z" w:id="6576">
                    <w:rPr/>
                  </w:rPrChange>
                </w:rPr>
                <w:delText>estimación anticipada de los gastos necesarios para producir bienes o prestar servicios dentro de un proyecto empresarial.</w:delText>
              </w:r>
            </w:del>
          </w:p>
        </w:tc>
      </w:tr>
      <w:tr w:rsidRPr="004913C1" w:rsidR="000D0714" w:rsidDel="00866E70" w:rsidTr="00375FF2" w14:paraId="52C82CF2" w14:textId="305FD0BB">
        <w:trPr>
          <w:trHeight w:val="253"/>
          <w:del w:author="LauraPGM" w:date="2025-10-01T15:54:00Z" w:id="6577"/>
          <w:trPrChange w:author="LauraPGM" w:date="2025-10-01T20:18:00Z" w:id="6578">
            <w:trPr>
              <w:trHeight w:val="253"/>
            </w:trPr>
          </w:trPrChange>
        </w:trPr>
        <w:tc>
          <w:tcPr>
            <w:tcW w:w="2263" w:type="dxa"/>
            <w:tcMar>
              <w:top w:w="100" w:type="dxa"/>
              <w:left w:w="100" w:type="dxa"/>
              <w:bottom w:w="100" w:type="dxa"/>
              <w:right w:w="100" w:type="dxa"/>
            </w:tcMar>
            <w:tcPrChange w:author="LauraPGM" w:date="2025-10-01T20:18:00Z" w:id="6579">
              <w:tcPr>
                <w:tcW w:w="2122" w:type="dxa"/>
                <w:tcMar>
                  <w:top w:w="100" w:type="dxa"/>
                  <w:left w:w="100" w:type="dxa"/>
                  <w:bottom w:w="100" w:type="dxa"/>
                  <w:right w:w="100" w:type="dxa"/>
                </w:tcMar>
              </w:tcPr>
            </w:tcPrChange>
          </w:tcPr>
          <w:p w:rsidRPr="004913C1" w:rsidR="000D0714" w:rsidDel="00866E70" w:rsidRDefault="008C2F35" w14:paraId="7AA089C6" w14:textId="126E64E6">
            <w:pPr>
              <w:pStyle w:val="Normal0"/>
              <w:spacing w:line="360" w:lineRule="auto"/>
              <w:rPr>
                <w:del w:author="LauraPGM" w:date="2025-10-01T15:54:00Z" w:id="6580"/>
                <w:sz w:val="20"/>
                <w:szCs w:val="20"/>
                <w:rPrChange w:author="LauraPGM" w:date="2025-10-07T08:45:00Z" w:id="6581">
                  <w:rPr>
                    <w:del w:author="LauraPGM" w:date="2025-10-01T15:54:00Z" w:id="6582"/>
                    <w:sz w:val="22"/>
                    <w:szCs w:val="22"/>
                  </w:rPr>
                </w:rPrChange>
              </w:rPr>
              <w:pPrChange w:author="LauraPGM" w:date="2025-10-01T09:45:00Z" w:id="6583">
                <w:pPr>
                  <w:pStyle w:val="Normal0"/>
                </w:pPr>
              </w:pPrChange>
            </w:pPr>
            <w:del w:author="LauraPGM" w:date="2025-10-01T15:54:00Z" w:id="6584">
              <w:r w:rsidRPr="004913C1" w:rsidDel="00866E70">
                <w:rPr>
                  <w:bCs/>
                  <w:sz w:val="20"/>
                  <w:szCs w:val="20"/>
                  <w:rPrChange w:author="LauraPGM" w:date="2025-10-07T08:45:00Z" w:id="6585">
                    <w:rPr>
                      <w:bCs/>
                    </w:rPr>
                  </w:rPrChange>
                </w:rPr>
                <w:delText>Tasa Interna de Oportunidad (TIO):</w:delText>
              </w:r>
            </w:del>
          </w:p>
        </w:tc>
        <w:tc>
          <w:tcPr>
            <w:tcW w:w="7699" w:type="dxa"/>
            <w:tcMar>
              <w:top w:w="100" w:type="dxa"/>
              <w:left w:w="100" w:type="dxa"/>
              <w:bottom w:w="100" w:type="dxa"/>
              <w:right w:w="100" w:type="dxa"/>
            </w:tcMar>
            <w:tcPrChange w:author="LauraPGM" w:date="2025-10-01T20:18:00Z" w:id="6586">
              <w:tcPr>
                <w:tcW w:w="7840" w:type="dxa"/>
                <w:tcMar>
                  <w:top w:w="100" w:type="dxa"/>
                  <w:left w:w="100" w:type="dxa"/>
                  <w:bottom w:w="100" w:type="dxa"/>
                  <w:right w:w="100" w:type="dxa"/>
                </w:tcMar>
              </w:tcPr>
            </w:tcPrChange>
          </w:tcPr>
          <w:p w:rsidRPr="004913C1" w:rsidR="000D0714" w:rsidDel="00866E70" w:rsidRDefault="00D67C34" w14:paraId="7BD26DB8" w14:textId="74D1D185">
            <w:pPr>
              <w:pStyle w:val="Normal0"/>
              <w:spacing w:line="360" w:lineRule="auto"/>
              <w:rPr>
                <w:del w:author="LauraPGM" w:date="2025-10-01T15:54:00Z" w:id="6587"/>
                <w:b w:val="0"/>
                <w:sz w:val="20"/>
                <w:szCs w:val="20"/>
                <w:rPrChange w:author="LauraPGM" w:date="2025-10-07T08:45:00Z" w:id="6588">
                  <w:rPr>
                    <w:del w:author="LauraPGM" w:date="2025-10-01T15:54:00Z" w:id="6589"/>
                    <w:b w:val="0"/>
                    <w:sz w:val="22"/>
                    <w:szCs w:val="22"/>
                  </w:rPr>
                </w:rPrChange>
              </w:rPr>
              <w:pPrChange w:author="LauraPGM" w:date="2025-10-01T09:45:00Z" w:id="6590">
                <w:pPr>
                  <w:pStyle w:val="Normal0"/>
                </w:pPr>
              </w:pPrChange>
            </w:pPr>
            <w:del w:author="LauraPGM" w:date="2025-10-01T15:54:00Z" w:id="6591">
              <w:r w:rsidRPr="004913C1" w:rsidDel="00866E70">
                <w:rPr>
                  <w:sz w:val="20"/>
                  <w:szCs w:val="20"/>
                  <w:rPrChange w:author="LauraPGM" w:date="2025-10-07T08:45:00Z" w:id="6592">
                    <w:rPr/>
                  </w:rPrChange>
                </w:rPr>
                <w:delText>r</w:delText>
              </w:r>
              <w:r w:rsidRPr="004913C1" w:rsidDel="00866E70" w:rsidR="008C2F35">
                <w:rPr>
                  <w:sz w:val="20"/>
                  <w:szCs w:val="20"/>
                  <w:rPrChange w:author="LauraPGM" w:date="2025-10-07T08:45:00Z" w:id="6593">
                    <w:rPr/>
                  </w:rPrChange>
                </w:rPr>
                <w:delText>entabilidad mínima exigida por un inversionista considerando otras alternativas de inversión.</w:delText>
              </w:r>
            </w:del>
          </w:p>
        </w:tc>
      </w:tr>
      <w:tr w:rsidRPr="004913C1" w:rsidR="000D0714" w:rsidDel="00866E70" w:rsidTr="00375FF2" w14:paraId="6899865C" w14:textId="3B9B05BF">
        <w:trPr>
          <w:trHeight w:val="253"/>
          <w:del w:author="LauraPGM" w:date="2025-10-01T15:54:00Z" w:id="6594"/>
          <w:trPrChange w:author="LauraPGM" w:date="2025-10-01T20:18:00Z" w:id="6595">
            <w:trPr>
              <w:trHeight w:val="253"/>
            </w:trPr>
          </w:trPrChange>
        </w:trPr>
        <w:tc>
          <w:tcPr>
            <w:tcW w:w="2263" w:type="dxa"/>
            <w:tcMar>
              <w:top w:w="100" w:type="dxa"/>
              <w:left w:w="100" w:type="dxa"/>
              <w:bottom w:w="100" w:type="dxa"/>
              <w:right w:w="100" w:type="dxa"/>
            </w:tcMar>
            <w:tcPrChange w:author="LauraPGM" w:date="2025-10-01T20:18:00Z" w:id="6596">
              <w:tcPr>
                <w:tcW w:w="2122" w:type="dxa"/>
                <w:tcMar>
                  <w:top w:w="100" w:type="dxa"/>
                  <w:left w:w="100" w:type="dxa"/>
                  <w:bottom w:w="100" w:type="dxa"/>
                  <w:right w:w="100" w:type="dxa"/>
                </w:tcMar>
              </w:tcPr>
            </w:tcPrChange>
          </w:tcPr>
          <w:p w:rsidRPr="004913C1" w:rsidR="000D0714" w:rsidDel="00866E70" w:rsidRDefault="008C2F35" w14:paraId="4A3DA428" w14:textId="6FCB68EA">
            <w:pPr>
              <w:pStyle w:val="Normal0"/>
              <w:spacing w:line="360" w:lineRule="auto"/>
              <w:rPr>
                <w:del w:author="LauraPGM" w:date="2025-10-01T15:54:00Z" w:id="6597"/>
                <w:sz w:val="20"/>
                <w:szCs w:val="20"/>
                <w:rPrChange w:author="LauraPGM" w:date="2025-10-07T08:45:00Z" w:id="6598">
                  <w:rPr>
                    <w:del w:author="LauraPGM" w:date="2025-10-01T15:54:00Z" w:id="6599"/>
                    <w:sz w:val="22"/>
                    <w:szCs w:val="22"/>
                  </w:rPr>
                </w:rPrChange>
              </w:rPr>
              <w:pPrChange w:author="LauraPGM" w:date="2025-10-01T09:45:00Z" w:id="6600">
                <w:pPr>
                  <w:pStyle w:val="Normal0"/>
                </w:pPr>
              </w:pPrChange>
            </w:pPr>
            <w:del w:author="LauraPGM" w:date="2025-10-01T15:54:00Z" w:id="6601">
              <w:r w:rsidRPr="004913C1" w:rsidDel="00866E70">
                <w:rPr>
                  <w:bCs/>
                  <w:sz w:val="20"/>
                  <w:szCs w:val="20"/>
                  <w:rPrChange w:author="LauraPGM" w:date="2025-10-07T08:45:00Z" w:id="6602">
                    <w:rPr>
                      <w:bCs/>
                    </w:rPr>
                  </w:rPrChange>
                </w:rPr>
                <w:delText>Tasa Interna de Retorno (TIR):</w:delText>
              </w:r>
            </w:del>
          </w:p>
        </w:tc>
        <w:tc>
          <w:tcPr>
            <w:tcW w:w="7699" w:type="dxa"/>
            <w:tcMar>
              <w:top w:w="100" w:type="dxa"/>
              <w:left w:w="100" w:type="dxa"/>
              <w:bottom w:w="100" w:type="dxa"/>
              <w:right w:w="100" w:type="dxa"/>
            </w:tcMar>
            <w:tcPrChange w:author="LauraPGM" w:date="2025-10-01T20:18:00Z" w:id="6603">
              <w:tcPr>
                <w:tcW w:w="7840" w:type="dxa"/>
                <w:tcMar>
                  <w:top w:w="100" w:type="dxa"/>
                  <w:left w:w="100" w:type="dxa"/>
                  <w:bottom w:w="100" w:type="dxa"/>
                  <w:right w:w="100" w:type="dxa"/>
                </w:tcMar>
              </w:tcPr>
            </w:tcPrChange>
          </w:tcPr>
          <w:p w:rsidRPr="004913C1" w:rsidR="000D0714" w:rsidDel="00866E70" w:rsidRDefault="00D67C34" w14:paraId="39CF8120" w14:textId="4AA51ECA">
            <w:pPr>
              <w:spacing w:line="360" w:lineRule="auto"/>
              <w:rPr>
                <w:del w:author="LauraPGM" w:date="2025-10-01T15:54:00Z" w:id="6604"/>
                <w:b w:val="0"/>
                <w:sz w:val="20"/>
                <w:szCs w:val="20"/>
                <w:rPrChange w:author="LauraPGM" w:date="2025-10-07T08:45:00Z" w:id="6605">
                  <w:rPr>
                    <w:del w:author="LauraPGM" w:date="2025-10-01T15:54:00Z" w:id="6606"/>
                    <w:b w:val="0"/>
                    <w:sz w:val="22"/>
                    <w:szCs w:val="22"/>
                  </w:rPr>
                </w:rPrChange>
              </w:rPr>
              <w:pPrChange w:author="LauraPGM" w:date="2025-10-01T09:45:00Z" w:id="6607">
                <w:pPr/>
              </w:pPrChange>
            </w:pPr>
            <w:del w:author="LauraPGM" w:date="2025-10-01T15:54:00Z" w:id="6608">
              <w:r w:rsidRPr="004913C1" w:rsidDel="00866E70">
                <w:rPr>
                  <w:sz w:val="20"/>
                  <w:szCs w:val="20"/>
                  <w:rPrChange w:author="LauraPGM" w:date="2025-10-07T08:45:00Z" w:id="6609">
                    <w:rPr/>
                  </w:rPrChange>
                </w:rPr>
                <w:delText>t</w:delText>
              </w:r>
              <w:r w:rsidRPr="004913C1" w:rsidDel="00866E70" w:rsidR="008C2F35">
                <w:rPr>
                  <w:sz w:val="20"/>
                  <w:szCs w:val="20"/>
                  <w:rPrChange w:author="LauraPGM" w:date="2025-10-07T08:45:00Z" w:id="6610">
                    <w:rPr/>
                  </w:rPrChange>
                </w:rPr>
                <w:delText>asa de rentabilidad que iguala los ingresos y egresos futuros de un proyecto; debe ser mayor al costo de capital para que el proyecto sea viable.</w:delText>
              </w:r>
            </w:del>
          </w:p>
        </w:tc>
      </w:tr>
      <w:tr w:rsidRPr="004913C1" w:rsidR="000D0714" w:rsidDel="00866E70" w:rsidTr="00375FF2" w14:paraId="16AF0A79" w14:textId="5F34CC6A">
        <w:trPr>
          <w:trHeight w:val="253"/>
          <w:del w:author="LauraPGM" w:date="2025-10-01T15:54:00Z" w:id="6611"/>
          <w:trPrChange w:author="LauraPGM" w:date="2025-10-01T20:18:00Z" w:id="6612">
            <w:trPr>
              <w:trHeight w:val="253"/>
            </w:trPr>
          </w:trPrChange>
        </w:trPr>
        <w:tc>
          <w:tcPr>
            <w:tcW w:w="2263" w:type="dxa"/>
            <w:tcMar>
              <w:top w:w="100" w:type="dxa"/>
              <w:left w:w="100" w:type="dxa"/>
              <w:bottom w:w="100" w:type="dxa"/>
              <w:right w:w="100" w:type="dxa"/>
            </w:tcMar>
            <w:tcPrChange w:author="LauraPGM" w:date="2025-10-01T20:18:00Z" w:id="6613">
              <w:tcPr>
                <w:tcW w:w="2122" w:type="dxa"/>
                <w:tcMar>
                  <w:top w:w="100" w:type="dxa"/>
                  <w:left w:w="100" w:type="dxa"/>
                  <w:bottom w:w="100" w:type="dxa"/>
                  <w:right w:w="100" w:type="dxa"/>
                </w:tcMar>
              </w:tcPr>
            </w:tcPrChange>
          </w:tcPr>
          <w:p w:rsidRPr="004913C1" w:rsidR="000D0714" w:rsidDel="00866E70" w:rsidRDefault="008C2F35" w14:paraId="64C45A2D" w14:textId="1BDAA0DD">
            <w:pPr>
              <w:pStyle w:val="Normal0"/>
              <w:spacing w:line="360" w:lineRule="auto"/>
              <w:rPr>
                <w:del w:author="LauraPGM" w:date="2025-10-01T15:54:00Z" w:id="6614"/>
                <w:sz w:val="20"/>
                <w:szCs w:val="20"/>
                <w:rPrChange w:author="LauraPGM" w:date="2025-10-07T08:45:00Z" w:id="6615">
                  <w:rPr>
                    <w:del w:author="LauraPGM" w:date="2025-10-01T15:54:00Z" w:id="6616"/>
                    <w:sz w:val="22"/>
                    <w:szCs w:val="22"/>
                  </w:rPr>
                </w:rPrChange>
              </w:rPr>
              <w:pPrChange w:author="LauraPGM" w:date="2025-10-01T09:45:00Z" w:id="6617">
                <w:pPr>
                  <w:pStyle w:val="Normal0"/>
                </w:pPr>
              </w:pPrChange>
            </w:pPr>
            <w:del w:author="LauraPGM" w:date="2025-10-01T15:54:00Z" w:id="6618">
              <w:r w:rsidRPr="004913C1" w:rsidDel="00866E70">
                <w:rPr>
                  <w:sz w:val="20"/>
                  <w:szCs w:val="20"/>
                  <w:rPrChange w:author="LauraPGM" w:date="2025-10-07T08:45:00Z" w:id="6619">
                    <w:rPr/>
                  </w:rPrChange>
                </w:rPr>
                <w:delText>Valor Actual Neto (VAN):</w:delText>
              </w:r>
            </w:del>
          </w:p>
        </w:tc>
        <w:tc>
          <w:tcPr>
            <w:tcW w:w="7699" w:type="dxa"/>
            <w:tcMar>
              <w:top w:w="100" w:type="dxa"/>
              <w:left w:w="100" w:type="dxa"/>
              <w:bottom w:w="100" w:type="dxa"/>
              <w:right w:w="100" w:type="dxa"/>
            </w:tcMar>
            <w:tcPrChange w:author="LauraPGM" w:date="2025-10-01T20:18:00Z" w:id="6620">
              <w:tcPr>
                <w:tcW w:w="7840" w:type="dxa"/>
                <w:tcMar>
                  <w:top w:w="100" w:type="dxa"/>
                  <w:left w:w="100" w:type="dxa"/>
                  <w:bottom w:w="100" w:type="dxa"/>
                  <w:right w:w="100" w:type="dxa"/>
                </w:tcMar>
              </w:tcPr>
            </w:tcPrChange>
          </w:tcPr>
          <w:p w:rsidRPr="004913C1" w:rsidR="000D0714" w:rsidDel="00866E70" w:rsidRDefault="00D67C34" w14:paraId="5BC4599F" w14:textId="72631BF7">
            <w:pPr>
              <w:spacing w:line="360" w:lineRule="auto"/>
              <w:rPr>
                <w:del w:author="LauraPGM" w:date="2025-10-01T15:54:00Z" w:id="6621"/>
                <w:b w:val="0"/>
                <w:sz w:val="20"/>
                <w:szCs w:val="20"/>
                <w:rPrChange w:author="LauraPGM" w:date="2025-10-07T08:45:00Z" w:id="6622">
                  <w:rPr>
                    <w:del w:author="LauraPGM" w:date="2025-10-01T15:54:00Z" w:id="6623"/>
                    <w:b w:val="0"/>
                    <w:sz w:val="22"/>
                    <w:szCs w:val="22"/>
                  </w:rPr>
                </w:rPrChange>
              </w:rPr>
              <w:pPrChange w:author="LauraPGM" w:date="2025-10-01T09:45:00Z" w:id="6624">
                <w:pPr/>
              </w:pPrChange>
            </w:pPr>
            <w:del w:author="LauraPGM" w:date="2025-10-01T15:54:00Z" w:id="6625">
              <w:r w:rsidRPr="004913C1" w:rsidDel="00866E70">
                <w:rPr>
                  <w:sz w:val="20"/>
                  <w:szCs w:val="20"/>
                  <w:rPrChange w:author="LauraPGM" w:date="2025-10-07T08:45:00Z" w:id="6626">
                    <w:rPr/>
                  </w:rPrChange>
                </w:rPr>
                <w:delText>i</w:delText>
              </w:r>
              <w:r w:rsidRPr="004913C1" w:rsidDel="00866E70" w:rsidR="008C2F35">
                <w:rPr>
                  <w:sz w:val="20"/>
                  <w:szCs w:val="20"/>
                  <w:rPrChange w:author="LauraPGM" w:date="2025-10-07T08:45:00Z" w:id="6627">
                    <w:rPr/>
                  </w:rPrChange>
                </w:rPr>
                <w:delText>ndicador que muestra el valor presente de los flujos netos de un proyecto; si es positivo, el proyecto es rentable.</w:delText>
              </w:r>
            </w:del>
          </w:p>
        </w:tc>
      </w:tr>
    </w:tbl>
    <w:p w:rsidRPr="00D645B6" w:rsidR="00FF258C" w:rsidRDefault="00FF258C" w14:paraId="000000AA" w14:textId="77777777">
      <w:pPr>
        <w:pStyle w:val="Normal0"/>
        <w:spacing w:line="360" w:lineRule="auto"/>
        <w:rPr>
          <w:rFonts w:ascii="Calibri" w:hAnsi="Calibri" w:cs="Calibri"/>
          <w:rPrChange w:author="LauraPGM" w:date="2025-10-01T09:45:00Z" w:id="6628">
            <w:rPr/>
          </w:rPrChange>
        </w:rPr>
        <w:pPrChange w:author="LauraPGM" w:date="2025-10-01T09:45:00Z" w:id="6629">
          <w:pPr>
            <w:pStyle w:val="Normal0"/>
          </w:pPr>
        </w:pPrChange>
      </w:pPr>
    </w:p>
    <w:p w:rsidRPr="00D645B6" w:rsidR="00FF258C" w:rsidRDefault="00FF258C" w14:paraId="000000AB" w14:textId="77777777">
      <w:pPr>
        <w:pStyle w:val="Normal0"/>
        <w:spacing w:line="360" w:lineRule="auto"/>
        <w:rPr>
          <w:rFonts w:ascii="Calibri" w:hAnsi="Calibri" w:cs="Calibri"/>
          <w:rPrChange w:author="LauraPGM" w:date="2025-10-01T09:45:00Z" w:id="6630">
            <w:rPr/>
          </w:rPrChange>
        </w:rPr>
        <w:pPrChange w:author="LauraPGM" w:date="2025-10-01T09:45:00Z" w:id="6631">
          <w:pPr>
            <w:pStyle w:val="Normal0"/>
          </w:pPr>
        </w:pPrChange>
      </w:pPr>
    </w:p>
    <w:p w:rsidRPr="00D645B6" w:rsidR="00FF258C" w:rsidRDefault="00D376E1" w14:paraId="000000AC" w14:textId="77777777">
      <w:pPr>
        <w:pStyle w:val="Normal0"/>
        <w:numPr>
          <w:ilvl w:val="0"/>
          <w:numId w:val="5"/>
        </w:numPr>
        <w:pBdr>
          <w:top w:val="nil"/>
          <w:left w:val="nil"/>
          <w:bottom w:val="nil"/>
          <w:right w:val="nil"/>
          <w:between w:val="nil"/>
        </w:pBdr>
        <w:spacing w:line="360" w:lineRule="auto"/>
        <w:jc w:val="both"/>
        <w:rPr>
          <w:rFonts w:ascii="Calibri" w:hAnsi="Calibri" w:cs="Calibri"/>
          <w:b/>
          <w:color w:val="000000"/>
          <w:rPrChange w:author="LauraPGM" w:date="2025-10-01T09:45:00Z" w:id="6632">
            <w:rPr>
              <w:b/>
              <w:color w:val="000000"/>
            </w:rPr>
          </w:rPrChange>
        </w:rPr>
        <w:pPrChange w:author="LauraPGM" w:date="2025-10-01T09:45:00Z" w:id="6633">
          <w:pPr>
            <w:pStyle w:val="Normal0"/>
            <w:numPr>
              <w:numId w:val="5"/>
            </w:numPr>
            <w:pBdr>
              <w:top w:val="nil"/>
              <w:left w:val="nil"/>
              <w:bottom w:val="nil"/>
              <w:right w:val="nil"/>
              <w:between w:val="nil"/>
            </w:pBdr>
            <w:ind w:left="720" w:hanging="360"/>
            <w:jc w:val="both"/>
          </w:pPr>
        </w:pPrChange>
      </w:pPr>
      <w:r w:rsidRPr="00D645B6">
        <w:rPr>
          <w:rFonts w:ascii="Calibri" w:hAnsi="Calibri" w:cs="Calibri"/>
          <w:b/>
          <w:color w:val="000000"/>
          <w:rPrChange w:author="LauraPGM" w:date="2025-10-01T09:45:00Z" w:id="6634">
            <w:rPr>
              <w:b/>
              <w:color w:val="000000"/>
            </w:rPr>
          </w:rPrChange>
        </w:rPr>
        <w:t xml:space="preserve">REFERENCIAS BIBLIOGRÁFICAS: </w:t>
      </w:r>
    </w:p>
    <w:p w:rsidRPr="00626049" w:rsidR="00626049" w:rsidRDefault="00685C66" w14:paraId="56096FE0" w14:textId="364ADE21">
      <w:pPr>
        <w:pStyle w:val="NormalWeb"/>
        <w:spacing w:line="360" w:lineRule="auto"/>
        <w:rPr>
          <w:ins w:author="LauraPGM" w:date="2025-10-07T10:03:00Z" w:id="6635"/>
          <w:rFonts w:ascii="Arial" w:hAnsi="Arial" w:cs="Arial"/>
          <w:sz w:val="20"/>
          <w:szCs w:val="20"/>
          <w:rPrChange w:author="LauraPGM" w:date="2025-10-07T10:03:00Z" w:id="6636">
            <w:rPr>
              <w:ins w:author="LauraPGM" w:date="2025-10-07T10:03:00Z" w:id="6637"/>
            </w:rPr>
          </w:rPrChange>
        </w:rPr>
        <w:pPrChange w:author="LauraPGM" w:date="2025-10-07T10:03:00Z" w:id="6638">
          <w:pPr>
            <w:pStyle w:val="NormalWeb"/>
          </w:pPr>
        </w:pPrChange>
      </w:pPr>
      <w:ins w:author="LauraPGM" w:date="2025-10-07T10:03:00Z" w:id="6639">
        <w:r w:rsidRPr="00685C66">
          <w:rPr>
            <w:rFonts w:ascii="Arial" w:hAnsi="Arial" w:cs="Arial"/>
            <w:sz w:val="20"/>
            <w:szCs w:val="20"/>
          </w:rPr>
          <w:t>Banco Mundial. (2015</w:t>
        </w:r>
        <w:r w:rsidRPr="00626049" w:rsidR="00626049">
          <w:rPr>
            <w:rFonts w:ascii="Arial" w:hAnsi="Arial" w:cs="Arial"/>
            <w:sz w:val="20"/>
            <w:szCs w:val="20"/>
            <w:rPrChange w:author="LauraPGM" w:date="2025-10-07T10:03:00Z" w:id="6640">
              <w:rPr/>
            </w:rPrChange>
          </w:rPr>
          <w:t xml:space="preserve">). </w:t>
        </w:r>
        <w:r w:rsidRPr="00626049" w:rsidR="00626049">
          <w:rPr>
            <w:rStyle w:val="nfasis"/>
            <w:rFonts w:ascii="Arial" w:hAnsi="Arial" w:cs="Arial"/>
            <w:sz w:val="20"/>
            <w:szCs w:val="20"/>
            <w:rPrChange w:author="LauraPGM" w:date="2025-10-07T10:03:00Z" w:id="6641">
              <w:rPr>
                <w:rStyle w:val="nfasis"/>
              </w:rPr>
            </w:rPrChange>
          </w:rPr>
          <w:t>Nueva edición de Little Green Data Book pinta un panorama inquietante de la contaminación</w:t>
        </w:r>
        <w:r w:rsidRPr="00626049" w:rsidR="00626049">
          <w:rPr>
            <w:rFonts w:ascii="Arial" w:hAnsi="Arial" w:cs="Arial"/>
            <w:sz w:val="20"/>
            <w:szCs w:val="20"/>
            <w:rPrChange w:author="LauraPGM" w:date="2025-10-07T10:03:00Z" w:id="6642">
              <w:rPr/>
            </w:rPrChange>
          </w:rPr>
          <w:t xml:space="preserve">. Banco Mundial. </w:t>
        </w:r>
        <w:r w:rsidRPr="00626049" w:rsidR="00626049">
          <w:rPr>
            <w:rFonts w:ascii="Arial" w:hAnsi="Arial" w:cs="Arial"/>
            <w:sz w:val="20"/>
            <w:szCs w:val="20"/>
            <w:rPrChange w:author="LauraPGM" w:date="2025-10-07T10:03:00Z" w:id="6643">
              <w:rPr/>
            </w:rPrChange>
          </w:rPr>
          <w:fldChar w:fldCharType="begin"/>
        </w:r>
        <w:r w:rsidRPr="00626049" w:rsidR="00626049">
          <w:rPr>
            <w:rFonts w:ascii="Arial" w:hAnsi="Arial" w:cs="Arial"/>
            <w:sz w:val="20"/>
            <w:szCs w:val="20"/>
            <w:rPrChange w:author="LauraPGM" w:date="2025-10-07T10:03:00Z" w:id="6644">
              <w:rPr/>
            </w:rPrChange>
          </w:rPr>
          <w:instrText xml:space="preserve"> HYPERLINK "https://documents1.worldbank.org/curated/en/939511638965387077/pdf/New-Little-Green-Data-Book-Paints-Striking-Picture-of-Pollution.pdf" \t "_new" </w:instrText>
        </w:r>
        <w:r w:rsidRPr="00626049" w:rsidR="00626049">
          <w:rPr>
            <w:rFonts w:ascii="Arial" w:hAnsi="Arial" w:cs="Arial"/>
            <w:sz w:val="20"/>
            <w:szCs w:val="20"/>
            <w:rPrChange w:author="LauraPGM" w:date="2025-10-07T10:03:00Z" w:id="6645">
              <w:rPr/>
            </w:rPrChange>
          </w:rPr>
          <w:fldChar w:fldCharType="separate"/>
        </w:r>
        <w:r w:rsidRPr="00626049" w:rsidR="00626049">
          <w:rPr>
            <w:rStyle w:val="Hipervnculo"/>
            <w:rFonts w:ascii="Arial" w:hAnsi="Arial" w:cs="Arial"/>
            <w:sz w:val="20"/>
            <w:szCs w:val="20"/>
            <w:rPrChange w:author="LauraPGM" w:date="2025-10-07T10:03:00Z" w:id="6646">
              <w:rPr>
                <w:rStyle w:val="Hipervnculo"/>
              </w:rPr>
            </w:rPrChange>
          </w:rPr>
          <w:t>https://documents1.worldbank.org/curated/en/939511638965387077/pdf/New-Little-Green-Data-Book-Paints-Striking-Picture-of-Pollution.pdf</w:t>
        </w:r>
        <w:r w:rsidRPr="00626049" w:rsidR="00626049">
          <w:rPr>
            <w:rFonts w:ascii="Arial" w:hAnsi="Arial" w:cs="Arial"/>
            <w:sz w:val="20"/>
            <w:szCs w:val="20"/>
            <w:rPrChange w:author="LauraPGM" w:date="2025-10-07T10:03:00Z" w:id="6647">
              <w:rPr/>
            </w:rPrChange>
          </w:rPr>
          <w:fldChar w:fldCharType="end"/>
        </w:r>
      </w:ins>
    </w:p>
    <w:p w:rsidRPr="00626049" w:rsidR="00626049" w:rsidRDefault="00626049" w14:paraId="363FFDDB" w14:textId="77777777">
      <w:pPr>
        <w:pStyle w:val="NormalWeb"/>
        <w:spacing w:line="360" w:lineRule="auto"/>
        <w:rPr>
          <w:ins w:author="LauraPGM" w:date="2025-10-07T10:03:00Z" w:id="6648"/>
          <w:rFonts w:ascii="Arial" w:hAnsi="Arial" w:cs="Arial"/>
          <w:sz w:val="20"/>
          <w:szCs w:val="20"/>
          <w:rPrChange w:author="LauraPGM" w:date="2025-10-07T10:03:00Z" w:id="6649">
            <w:rPr>
              <w:ins w:author="LauraPGM" w:date="2025-10-07T10:03:00Z" w:id="6650"/>
            </w:rPr>
          </w:rPrChange>
        </w:rPr>
        <w:pPrChange w:author="LauraPGM" w:date="2025-10-07T10:03:00Z" w:id="6651">
          <w:pPr>
            <w:pStyle w:val="NormalWeb"/>
          </w:pPr>
        </w:pPrChange>
      </w:pPr>
      <w:ins w:author="LauraPGM" w:date="2025-10-07T10:03:00Z" w:id="6652">
        <w:r w:rsidRPr="00626049">
          <w:rPr>
            <w:rFonts w:ascii="Arial" w:hAnsi="Arial" w:cs="Arial"/>
            <w:sz w:val="20"/>
            <w:szCs w:val="20"/>
            <w:rPrChange w:author="LauraPGM" w:date="2025-10-07T10:03:00Z" w:id="6653">
              <w:rPr/>
            </w:rPrChange>
          </w:rPr>
          <w:t xml:space="preserve">Flores Díaz, L., &amp; Jáuregui </w:t>
        </w:r>
        <w:proofErr w:type="spellStart"/>
        <w:r w:rsidRPr="00626049">
          <w:rPr>
            <w:rFonts w:ascii="Arial" w:hAnsi="Arial" w:cs="Arial"/>
            <w:sz w:val="20"/>
            <w:szCs w:val="20"/>
            <w:rPrChange w:author="LauraPGM" w:date="2025-10-07T10:03:00Z" w:id="6654">
              <w:rPr/>
            </w:rPrChange>
          </w:rPr>
          <w:t>Nares</w:t>
        </w:r>
        <w:proofErr w:type="spellEnd"/>
        <w:r w:rsidRPr="00626049">
          <w:rPr>
            <w:rFonts w:ascii="Arial" w:hAnsi="Arial" w:cs="Arial"/>
            <w:sz w:val="20"/>
            <w:szCs w:val="20"/>
            <w:rPrChange w:author="LauraPGM" w:date="2025-10-07T10:03:00Z" w:id="6655">
              <w:rPr/>
            </w:rPrChange>
          </w:rPr>
          <w:t xml:space="preserve">, I. (2020). </w:t>
        </w:r>
        <w:r w:rsidRPr="00626049">
          <w:rPr>
            <w:rStyle w:val="nfasis"/>
            <w:rFonts w:ascii="Arial" w:hAnsi="Arial" w:cs="Arial"/>
            <w:sz w:val="20"/>
            <w:szCs w:val="20"/>
            <w:rPrChange w:author="LauraPGM" w:date="2025-10-07T10:03:00Z" w:id="6656">
              <w:rPr>
                <w:rStyle w:val="nfasis"/>
              </w:rPr>
            </w:rPrChange>
          </w:rPr>
          <w:t>Guía de implementación e interpretación de requisitos del estándar ISO 50001:2018</w:t>
        </w:r>
        <w:r w:rsidRPr="00626049">
          <w:rPr>
            <w:rFonts w:ascii="Arial" w:hAnsi="Arial" w:cs="Arial"/>
            <w:sz w:val="20"/>
            <w:szCs w:val="20"/>
            <w:rPrChange w:author="LauraPGM" w:date="2025-10-07T10:03:00Z" w:id="6657">
              <w:rPr/>
            </w:rPrChange>
          </w:rPr>
          <w:t>. Comisión Nacional para el Uso Eficiente de la Energía (</w:t>
        </w:r>
        <w:proofErr w:type="spellStart"/>
        <w:r w:rsidRPr="00626049">
          <w:rPr>
            <w:rFonts w:ascii="Arial" w:hAnsi="Arial" w:cs="Arial"/>
            <w:sz w:val="20"/>
            <w:szCs w:val="20"/>
            <w:rPrChange w:author="LauraPGM" w:date="2025-10-07T10:03:00Z" w:id="6658">
              <w:rPr/>
            </w:rPrChange>
          </w:rPr>
          <w:t>Conuee</w:t>
        </w:r>
        <w:proofErr w:type="spellEnd"/>
        <w:r w:rsidRPr="00626049">
          <w:rPr>
            <w:rFonts w:ascii="Arial" w:hAnsi="Arial" w:cs="Arial"/>
            <w:sz w:val="20"/>
            <w:szCs w:val="20"/>
            <w:rPrChange w:author="LauraPGM" w:date="2025-10-07T10:03:00Z" w:id="6659">
              <w:rPr/>
            </w:rPrChange>
          </w:rPr>
          <w:t xml:space="preserve">). </w:t>
        </w:r>
        <w:r w:rsidRPr="00626049">
          <w:rPr>
            <w:rFonts w:ascii="Arial" w:hAnsi="Arial" w:cs="Arial"/>
            <w:sz w:val="20"/>
            <w:szCs w:val="20"/>
            <w:rPrChange w:author="LauraPGM" w:date="2025-10-07T10:03:00Z" w:id="6660">
              <w:rPr/>
            </w:rPrChange>
          </w:rPr>
          <w:fldChar w:fldCharType="begin"/>
        </w:r>
        <w:r w:rsidRPr="00626049">
          <w:rPr>
            <w:rFonts w:ascii="Arial" w:hAnsi="Arial" w:cs="Arial"/>
            <w:sz w:val="20"/>
            <w:szCs w:val="20"/>
            <w:rPrChange w:author="LauraPGM" w:date="2025-10-07T10:03:00Z" w:id="6661">
              <w:rPr/>
            </w:rPrChange>
          </w:rPr>
          <w:instrText xml:space="preserve"> HYPERLINK "https://www.conuee.gob.mx/transparencia/boletines/SGEn/manuales/Guia_ISO_50001_2018_paginas_web1.pdf" \t "_new" </w:instrText>
        </w:r>
        <w:r w:rsidRPr="00626049">
          <w:rPr>
            <w:rFonts w:ascii="Arial" w:hAnsi="Arial" w:cs="Arial"/>
            <w:sz w:val="20"/>
            <w:szCs w:val="20"/>
            <w:rPrChange w:author="LauraPGM" w:date="2025-10-07T10:03:00Z" w:id="6662">
              <w:rPr/>
            </w:rPrChange>
          </w:rPr>
          <w:fldChar w:fldCharType="separate"/>
        </w:r>
        <w:r w:rsidRPr="00626049">
          <w:rPr>
            <w:rStyle w:val="Hipervnculo"/>
            <w:rFonts w:ascii="Arial" w:hAnsi="Arial" w:cs="Arial"/>
            <w:sz w:val="20"/>
            <w:szCs w:val="20"/>
            <w:rPrChange w:author="LauraPGM" w:date="2025-10-07T10:03:00Z" w:id="6663">
              <w:rPr>
                <w:rStyle w:val="Hipervnculo"/>
              </w:rPr>
            </w:rPrChange>
          </w:rPr>
          <w:t>https://www.conuee.gob.mx/transparencia/boletines/SGEn/manuales/Guia_ISO_50001_2018_paginas_web1.pdf</w:t>
        </w:r>
        <w:r w:rsidRPr="00626049">
          <w:rPr>
            <w:rFonts w:ascii="Arial" w:hAnsi="Arial" w:cs="Arial"/>
            <w:sz w:val="20"/>
            <w:szCs w:val="20"/>
            <w:rPrChange w:author="LauraPGM" w:date="2025-10-07T10:03:00Z" w:id="6664">
              <w:rPr/>
            </w:rPrChange>
          </w:rPr>
          <w:fldChar w:fldCharType="end"/>
        </w:r>
      </w:ins>
    </w:p>
    <w:p w:rsidRPr="00626049" w:rsidR="00626049" w:rsidRDefault="00626049" w14:paraId="4FFA9CF0" w14:textId="77777777">
      <w:pPr>
        <w:pStyle w:val="NormalWeb"/>
        <w:spacing w:line="360" w:lineRule="auto"/>
        <w:rPr>
          <w:ins w:author="LauraPGM" w:date="2025-10-07T10:03:00Z" w:id="6665"/>
          <w:rFonts w:ascii="Arial" w:hAnsi="Arial" w:cs="Arial"/>
          <w:sz w:val="20"/>
          <w:szCs w:val="20"/>
          <w:rPrChange w:author="LauraPGM" w:date="2025-10-07T10:03:00Z" w:id="6666">
            <w:rPr>
              <w:ins w:author="LauraPGM" w:date="2025-10-07T10:03:00Z" w:id="6667"/>
            </w:rPr>
          </w:rPrChange>
        </w:rPr>
        <w:pPrChange w:author="LauraPGM" w:date="2025-10-07T10:03:00Z" w:id="6668">
          <w:pPr>
            <w:pStyle w:val="NormalWeb"/>
          </w:pPr>
        </w:pPrChange>
      </w:pPr>
      <w:ins w:author="LauraPGM" w:date="2025-10-07T10:03:00Z" w:id="6669">
        <w:r w:rsidRPr="00626049">
          <w:rPr>
            <w:rFonts w:ascii="Arial" w:hAnsi="Arial" w:cs="Arial"/>
            <w:sz w:val="20"/>
            <w:szCs w:val="20"/>
            <w:rPrChange w:author="LauraPGM" w:date="2025-10-07T10:03:00Z" w:id="6670">
              <w:rPr/>
            </w:rPrChange>
          </w:rPr>
          <w:t xml:space="preserve">International </w:t>
        </w:r>
        <w:proofErr w:type="spellStart"/>
        <w:r w:rsidRPr="00626049">
          <w:rPr>
            <w:rFonts w:ascii="Arial" w:hAnsi="Arial" w:cs="Arial"/>
            <w:sz w:val="20"/>
            <w:szCs w:val="20"/>
            <w:rPrChange w:author="LauraPGM" w:date="2025-10-07T10:03:00Z" w:id="6671">
              <w:rPr/>
            </w:rPrChange>
          </w:rPr>
          <w:t>Energy</w:t>
        </w:r>
        <w:proofErr w:type="spellEnd"/>
        <w:r w:rsidRPr="00626049">
          <w:rPr>
            <w:rFonts w:ascii="Arial" w:hAnsi="Arial" w:cs="Arial"/>
            <w:sz w:val="20"/>
            <w:szCs w:val="20"/>
            <w:rPrChange w:author="LauraPGM" w:date="2025-10-07T10:03:00Z" w:id="6672">
              <w:rPr/>
            </w:rPrChange>
          </w:rPr>
          <w:t xml:space="preserve"> Agency (IEA). (2015). </w:t>
        </w:r>
        <w:r w:rsidRPr="00626049">
          <w:rPr>
            <w:rStyle w:val="nfasis"/>
            <w:rFonts w:ascii="Arial" w:hAnsi="Arial" w:cs="Arial"/>
            <w:sz w:val="20"/>
            <w:szCs w:val="20"/>
            <w:rPrChange w:author="LauraPGM" w:date="2025-10-07T10:03:00Z" w:id="6673">
              <w:rPr>
                <w:rStyle w:val="nfasis"/>
              </w:rPr>
            </w:rPrChange>
          </w:rPr>
          <w:t>Indicadores de eficiencia energética: Bases esenciales para el establecimiento de políticas</w:t>
        </w:r>
        <w:r w:rsidRPr="00626049">
          <w:rPr>
            <w:rFonts w:ascii="Arial" w:hAnsi="Arial" w:cs="Arial"/>
            <w:sz w:val="20"/>
            <w:szCs w:val="20"/>
            <w:rPrChange w:author="LauraPGM" w:date="2025-10-07T10:03:00Z" w:id="6674">
              <w:rPr/>
            </w:rPrChange>
          </w:rPr>
          <w:t xml:space="preserve">. OCDE/IEA. </w:t>
        </w:r>
        <w:r w:rsidRPr="00626049">
          <w:rPr>
            <w:rFonts w:ascii="Arial" w:hAnsi="Arial" w:cs="Arial"/>
            <w:sz w:val="20"/>
            <w:szCs w:val="20"/>
            <w:rPrChange w:author="LauraPGM" w:date="2025-10-07T10:03:00Z" w:id="6675">
              <w:rPr/>
            </w:rPrChange>
          </w:rPr>
          <w:fldChar w:fldCharType="begin"/>
        </w:r>
        <w:r w:rsidRPr="00626049">
          <w:rPr>
            <w:rFonts w:ascii="Arial" w:hAnsi="Arial" w:cs="Arial"/>
            <w:sz w:val="20"/>
            <w:szCs w:val="20"/>
            <w:rPrChange w:author="LauraPGM" w:date="2025-10-07T10:03:00Z" w:id="6676">
              <w:rPr/>
            </w:rPrChange>
          </w:rPr>
          <w:instrText xml:space="preserve"> HYPERLINK "https://biblioteca.olade.org/opac-tmpl/Documentos/cg00333.pdf" \t "_new" </w:instrText>
        </w:r>
        <w:r w:rsidRPr="00626049">
          <w:rPr>
            <w:rFonts w:ascii="Arial" w:hAnsi="Arial" w:cs="Arial"/>
            <w:sz w:val="20"/>
            <w:szCs w:val="20"/>
            <w:rPrChange w:author="LauraPGM" w:date="2025-10-07T10:03:00Z" w:id="6677">
              <w:rPr/>
            </w:rPrChange>
          </w:rPr>
          <w:fldChar w:fldCharType="separate"/>
        </w:r>
        <w:r w:rsidRPr="00626049">
          <w:rPr>
            <w:rStyle w:val="Hipervnculo"/>
            <w:rFonts w:ascii="Arial" w:hAnsi="Arial" w:cs="Arial"/>
            <w:sz w:val="20"/>
            <w:szCs w:val="20"/>
            <w:rPrChange w:author="LauraPGM" w:date="2025-10-07T10:03:00Z" w:id="6678">
              <w:rPr>
                <w:rStyle w:val="Hipervnculo"/>
              </w:rPr>
            </w:rPrChange>
          </w:rPr>
          <w:t>https://biblioteca.olade.org/opac-tmpl/Documentos/cg00333.pdf</w:t>
        </w:r>
        <w:r w:rsidRPr="00626049">
          <w:rPr>
            <w:rFonts w:ascii="Arial" w:hAnsi="Arial" w:cs="Arial"/>
            <w:sz w:val="20"/>
            <w:szCs w:val="20"/>
            <w:rPrChange w:author="LauraPGM" w:date="2025-10-07T10:03:00Z" w:id="6679">
              <w:rPr/>
            </w:rPrChange>
          </w:rPr>
          <w:fldChar w:fldCharType="end"/>
        </w:r>
      </w:ins>
    </w:p>
    <w:p w:rsidR="00FA4927" w:rsidRDefault="00FA4927" w14:paraId="52CE63AE" w14:textId="74517B3C">
      <w:pPr>
        <w:pStyle w:val="NormalWeb"/>
        <w:spacing w:line="360" w:lineRule="auto"/>
        <w:rPr>
          <w:ins w:author="LauraPGM" w:date="2025-10-09T06:44:00Z" w:id="6680"/>
          <w:rFonts w:ascii="Arial" w:hAnsi="Arial" w:cs="Arial"/>
          <w:sz w:val="20"/>
          <w:szCs w:val="20"/>
        </w:rPr>
        <w:pPrChange w:author="LauraPGM" w:date="2025-10-07T10:03:00Z" w:id="6681">
          <w:pPr>
            <w:pStyle w:val="NormalWeb"/>
          </w:pPr>
        </w:pPrChange>
      </w:pPr>
      <w:ins w:author="LauraPGM" w:date="2025-10-09T06:44:00Z" w:id="6682">
        <w:r w:rsidRPr="00FA4927">
          <w:rPr>
            <w:rFonts w:ascii="Arial" w:hAnsi="Arial" w:cs="Arial"/>
            <w:sz w:val="20"/>
            <w:szCs w:val="20"/>
          </w:rPr>
          <w:t xml:space="preserve">Resolución 70/1 de 2015 (Asamblea General de las Naciones Unidas). Por la cual se aprueba la Agenda 2023 para el Desarrollo Sostenible. 25 de septiembre  de 2015. </w:t>
        </w:r>
        <w:r>
          <w:rPr>
            <w:rFonts w:ascii="Arial" w:hAnsi="Arial" w:cs="Arial"/>
            <w:sz w:val="20"/>
            <w:szCs w:val="20"/>
          </w:rPr>
          <w:fldChar w:fldCharType="begin"/>
        </w:r>
        <w:r>
          <w:rPr>
            <w:rFonts w:ascii="Arial" w:hAnsi="Arial" w:cs="Arial"/>
            <w:sz w:val="20"/>
            <w:szCs w:val="20"/>
          </w:rPr>
          <w:instrText xml:space="preserve"> HYPERLINK "</w:instrText>
        </w:r>
        <w:r w:rsidRPr="00FA4927">
          <w:rPr>
            <w:rFonts w:ascii="Arial" w:hAnsi="Arial" w:cs="Arial"/>
            <w:sz w:val="20"/>
            <w:szCs w:val="20"/>
          </w:rPr>
          <w:instrText>https://unctad.org/system/files/official-document/ares70d1_es.pdf</w:instrText>
        </w:r>
        <w:r>
          <w:rPr>
            <w:rFonts w:ascii="Arial" w:hAnsi="Arial" w:cs="Arial"/>
            <w:sz w:val="20"/>
            <w:szCs w:val="20"/>
          </w:rPr>
          <w:instrText xml:space="preserve">" </w:instrText>
        </w:r>
        <w:r>
          <w:rPr>
            <w:rFonts w:ascii="Arial" w:hAnsi="Arial" w:cs="Arial"/>
            <w:sz w:val="20"/>
            <w:szCs w:val="20"/>
          </w:rPr>
          <w:fldChar w:fldCharType="separate"/>
        </w:r>
        <w:r w:rsidRPr="00997B00">
          <w:rPr>
            <w:rStyle w:val="Hipervnculo"/>
            <w:rFonts w:ascii="Arial" w:hAnsi="Arial" w:cs="Arial"/>
            <w:sz w:val="20"/>
            <w:szCs w:val="20"/>
          </w:rPr>
          <w:t>https://unctad.org/system/files/official-document/ares70d1_es.pdf</w:t>
        </w:r>
        <w:r>
          <w:rPr>
            <w:rFonts w:ascii="Arial" w:hAnsi="Arial" w:cs="Arial"/>
            <w:sz w:val="20"/>
            <w:szCs w:val="20"/>
          </w:rPr>
          <w:fldChar w:fldCharType="end"/>
        </w:r>
      </w:ins>
    </w:p>
    <w:p w:rsidRPr="00626049" w:rsidR="00626049" w:rsidRDefault="00626049" w14:paraId="7297867E" w14:textId="52D2FEB9">
      <w:pPr>
        <w:pStyle w:val="NormalWeb"/>
        <w:spacing w:line="360" w:lineRule="auto"/>
        <w:rPr>
          <w:ins w:author="LauraPGM" w:date="2025-10-07T10:03:00Z" w:id="6683"/>
          <w:rFonts w:ascii="Arial" w:hAnsi="Arial" w:cs="Arial"/>
          <w:sz w:val="20"/>
          <w:szCs w:val="20"/>
          <w:rPrChange w:author="LauraPGM" w:date="2025-10-07T10:03:00Z" w:id="6684">
            <w:rPr>
              <w:ins w:author="LauraPGM" w:date="2025-10-07T10:03:00Z" w:id="6685"/>
            </w:rPr>
          </w:rPrChange>
        </w:rPr>
        <w:pPrChange w:author="LauraPGM" w:date="2025-10-07T10:03:00Z" w:id="6686">
          <w:pPr>
            <w:pStyle w:val="NormalWeb"/>
          </w:pPr>
        </w:pPrChange>
      </w:pPr>
      <w:ins w:author="LauraPGM" w:date="2025-10-07T10:03:00Z" w:id="6687">
        <w:r w:rsidRPr="00626049">
          <w:rPr>
            <w:rFonts w:ascii="Arial" w:hAnsi="Arial" w:cs="Arial"/>
            <w:sz w:val="20"/>
            <w:szCs w:val="20"/>
            <w:rPrChange w:author="LauraPGM" w:date="2025-10-07T10:03:00Z" w:id="6688">
              <w:rPr/>
            </w:rPrChange>
          </w:rPr>
          <w:t xml:space="preserve">NQA. (s. f.). </w:t>
        </w:r>
        <w:r w:rsidRPr="00626049">
          <w:rPr>
            <w:rStyle w:val="nfasis"/>
            <w:rFonts w:ascii="Arial" w:hAnsi="Arial" w:cs="Arial"/>
            <w:sz w:val="20"/>
            <w:szCs w:val="20"/>
            <w:rPrChange w:author="LauraPGM" w:date="2025-10-07T10:03:00Z" w:id="6689">
              <w:rPr>
                <w:rStyle w:val="nfasis"/>
              </w:rPr>
            </w:rPrChange>
          </w:rPr>
          <w:t>ISO 50001:2018. Guía de implantación del sistema de gestión de la energía</w:t>
        </w:r>
        <w:r w:rsidRPr="00626049">
          <w:rPr>
            <w:rFonts w:ascii="Arial" w:hAnsi="Arial" w:cs="Arial"/>
            <w:sz w:val="20"/>
            <w:szCs w:val="20"/>
            <w:rPrChange w:author="LauraPGM" w:date="2025-10-07T10:03:00Z" w:id="6690">
              <w:rPr/>
            </w:rPrChange>
          </w:rPr>
          <w:t xml:space="preserve">. NQA. </w:t>
        </w:r>
        <w:r w:rsidRPr="00626049">
          <w:rPr>
            <w:rFonts w:ascii="Arial" w:hAnsi="Arial" w:cs="Arial"/>
            <w:sz w:val="20"/>
            <w:szCs w:val="20"/>
            <w:rPrChange w:author="LauraPGM" w:date="2025-10-07T10:03:00Z" w:id="6691">
              <w:rPr/>
            </w:rPrChange>
          </w:rPr>
          <w:fldChar w:fldCharType="begin"/>
        </w:r>
        <w:r w:rsidRPr="00626049">
          <w:rPr>
            <w:rFonts w:ascii="Arial" w:hAnsi="Arial" w:cs="Arial"/>
            <w:sz w:val="20"/>
            <w:szCs w:val="20"/>
            <w:rPrChange w:author="LauraPGM" w:date="2025-10-07T10:03:00Z" w:id="6692">
              <w:rPr/>
            </w:rPrChange>
          </w:rPr>
          <w:instrText xml:space="preserve"> HYPERLINK "https://www.nqa.com/medialibraries/NQA/NQA-Media-Library/PDFs/Spanish%20QRFs%20and%20PDFs/NQA-ISO-50001-Guia-de-implantacion.pdf" \t "_new" </w:instrText>
        </w:r>
        <w:r w:rsidRPr="00626049">
          <w:rPr>
            <w:rFonts w:ascii="Arial" w:hAnsi="Arial" w:cs="Arial"/>
            <w:sz w:val="20"/>
            <w:szCs w:val="20"/>
            <w:rPrChange w:author="LauraPGM" w:date="2025-10-07T10:03:00Z" w:id="6693">
              <w:rPr/>
            </w:rPrChange>
          </w:rPr>
          <w:fldChar w:fldCharType="separate"/>
        </w:r>
        <w:r w:rsidRPr="00626049">
          <w:rPr>
            <w:rStyle w:val="Hipervnculo"/>
            <w:rFonts w:ascii="Arial" w:hAnsi="Arial" w:cs="Arial"/>
            <w:sz w:val="20"/>
            <w:szCs w:val="20"/>
            <w:rPrChange w:author="LauraPGM" w:date="2025-10-07T10:03:00Z" w:id="6694">
              <w:rPr>
                <w:rStyle w:val="Hipervnculo"/>
              </w:rPr>
            </w:rPrChange>
          </w:rPr>
          <w:t>https://www.nqa.com/medialibraries/NQA/NQA-Media-Library/PDFs/Spanish%20QRFs%20and%20PDFs/NQA-ISO-50001-Guia-de-implantacion.pdf</w:t>
        </w:r>
        <w:r w:rsidRPr="00626049">
          <w:rPr>
            <w:rFonts w:ascii="Arial" w:hAnsi="Arial" w:cs="Arial"/>
            <w:sz w:val="20"/>
            <w:szCs w:val="20"/>
            <w:rPrChange w:author="LauraPGM" w:date="2025-10-07T10:03:00Z" w:id="6695">
              <w:rPr/>
            </w:rPrChange>
          </w:rPr>
          <w:fldChar w:fldCharType="end"/>
        </w:r>
      </w:ins>
    </w:p>
    <w:p w:rsidRPr="00626049" w:rsidR="00626049" w:rsidRDefault="00626049" w14:paraId="3A0F88B5" w14:textId="77777777">
      <w:pPr>
        <w:pStyle w:val="NormalWeb"/>
        <w:spacing w:line="360" w:lineRule="auto"/>
        <w:rPr>
          <w:ins w:author="LauraPGM" w:date="2025-10-07T10:03:00Z" w:id="6696"/>
          <w:rFonts w:ascii="Arial" w:hAnsi="Arial" w:cs="Arial"/>
          <w:sz w:val="20"/>
          <w:szCs w:val="20"/>
          <w:rPrChange w:author="LauraPGM" w:date="2025-10-07T10:03:00Z" w:id="6697">
            <w:rPr>
              <w:ins w:author="LauraPGM" w:date="2025-10-07T10:03:00Z" w:id="6698"/>
            </w:rPr>
          </w:rPrChange>
        </w:rPr>
        <w:pPrChange w:author="LauraPGM" w:date="2025-10-07T10:03:00Z" w:id="6699">
          <w:pPr>
            <w:pStyle w:val="NormalWeb"/>
          </w:pPr>
        </w:pPrChange>
      </w:pPr>
      <w:ins w:author="LauraPGM" w:date="2025-10-07T10:03:00Z" w:id="6700">
        <w:r w:rsidRPr="00626049">
          <w:rPr>
            <w:rFonts w:ascii="Arial" w:hAnsi="Arial" w:cs="Arial"/>
            <w:sz w:val="20"/>
            <w:szCs w:val="20"/>
            <w:rPrChange w:author="LauraPGM" w:date="2025-10-07T10:03:00Z" w:id="6701">
              <w:rPr/>
            </w:rPrChange>
          </w:rPr>
          <w:t xml:space="preserve">Pinzón, J. D., Corredor, A., Hernández, J. A., &amp; Trujillo, C. L. (2014). </w:t>
        </w:r>
        <w:r w:rsidRPr="00626049">
          <w:rPr>
            <w:rStyle w:val="nfasis"/>
            <w:rFonts w:ascii="Arial" w:hAnsi="Arial" w:cs="Arial"/>
            <w:sz w:val="20"/>
            <w:szCs w:val="20"/>
            <w:rPrChange w:author="LauraPGM" w:date="2025-10-07T10:03:00Z" w:id="6702">
              <w:rPr>
                <w:rStyle w:val="nfasis"/>
              </w:rPr>
            </w:rPrChange>
          </w:rPr>
          <w:t>Implementación de indicadores energéticos en centros educativos: Caso de estudio edificio Alejandro Suárez Copete, Universidad Distrital Francisco José de Caldas</w:t>
        </w:r>
        <w:r w:rsidRPr="00626049">
          <w:rPr>
            <w:rFonts w:ascii="Arial" w:hAnsi="Arial" w:cs="Arial"/>
            <w:sz w:val="20"/>
            <w:szCs w:val="20"/>
            <w:rPrChange w:author="LauraPGM" w:date="2025-10-07T10:03:00Z" w:id="6703">
              <w:rPr/>
            </w:rPrChange>
          </w:rPr>
          <w:t xml:space="preserve">. </w:t>
        </w:r>
        <w:r w:rsidRPr="00626049">
          <w:rPr>
            <w:rStyle w:val="nfasis"/>
            <w:rFonts w:ascii="Arial" w:hAnsi="Arial" w:cs="Arial"/>
            <w:sz w:val="20"/>
            <w:szCs w:val="20"/>
            <w:rPrChange w:author="LauraPGM" w:date="2025-10-07T10:03:00Z" w:id="6704">
              <w:rPr>
                <w:rStyle w:val="nfasis"/>
              </w:rPr>
            </w:rPrChange>
          </w:rPr>
          <w:t>Revista Escuela de Administración de Negocios, (77)</w:t>
        </w:r>
        <w:r w:rsidRPr="00626049">
          <w:rPr>
            <w:rFonts w:ascii="Arial" w:hAnsi="Arial" w:cs="Arial"/>
            <w:sz w:val="20"/>
            <w:szCs w:val="20"/>
            <w:rPrChange w:author="LauraPGM" w:date="2025-10-07T10:03:00Z" w:id="6705">
              <w:rPr/>
            </w:rPrChange>
          </w:rPr>
          <w:t xml:space="preserve">, 186–200. </w:t>
        </w:r>
        <w:r w:rsidRPr="00626049">
          <w:rPr>
            <w:rFonts w:ascii="Arial" w:hAnsi="Arial" w:cs="Arial"/>
            <w:sz w:val="20"/>
            <w:szCs w:val="20"/>
            <w:rPrChange w:author="LauraPGM" w:date="2025-10-07T10:03:00Z" w:id="6706">
              <w:rPr/>
            </w:rPrChange>
          </w:rPr>
          <w:fldChar w:fldCharType="begin"/>
        </w:r>
        <w:r w:rsidRPr="00626049">
          <w:rPr>
            <w:rFonts w:ascii="Arial" w:hAnsi="Arial" w:cs="Arial"/>
            <w:sz w:val="20"/>
            <w:szCs w:val="20"/>
            <w:rPrChange w:author="LauraPGM" w:date="2025-10-07T10:03:00Z" w:id="6707">
              <w:rPr/>
            </w:rPrChange>
          </w:rPr>
          <w:instrText xml:space="preserve"> HYPERLINK "https://www.redalyc.org/articulo.oa?id=20633274013" \t "_new" </w:instrText>
        </w:r>
        <w:r w:rsidRPr="00626049">
          <w:rPr>
            <w:rFonts w:ascii="Arial" w:hAnsi="Arial" w:cs="Arial"/>
            <w:sz w:val="20"/>
            <w:szCs w:val="20"/>
            <w:rPrChange w:author="LauraPGM" w:date="2025-10-07T10:03:00Z" w:id="6708">
              <w:rPr/>
            </w:rPrChange>
          </w:rPr>
          <w:fldChar w:fldCharType="separate"/>
        </w:r>
        <w:r w:rsidRPr="00626049">
          <w:rPr>
            <w:rStyle w:val="Hipervnculo"/>
            <w:rFonts w:ascii="Arial" w:hAnsi="Arial" w:cs="Arial"/>
            <w:sz w:val="20"/>
            <w:szCs w:val="20"/>
            <w:rPrChange w:author="LauraPGM" w:date="2025-10-07T10:03:00Z" w:id="6709">
              <w:rPr>
                <w:rStyle w:val="Hipervnculo"/>
              </w:rPr>
            </w:rPrChange>
          </w:rPr>
          <w:t>https://www.redalyc.org/articulo.oa?id=20633274013</w:t>
        </w:r>
        <w:r w:rsidRPr="00626049">
          <w:rPr>
            <w:rFonts w:ascii="Arial" w:hAnsi="Arial" w:cs="Arial"/>
            <w:sz w:val="20"/>
            <w:szCs w:val="20"/>
            <w:rPrChange w:author="LauraPGM" w:date="2025-10-07T10:03:00Z" w:id="6710">
              <w:rPr/>
            </w:rPrChange>
          </w:rPr>
          <w:fldChar w:fldCharType="end"/>
        </w:r>
      </w:ins>
    </w:p>
    <w:p w:rsidRPr="00626049" w:rsidR="00626049" w:rsidRDefault="00626049" w14:paraId="00FC6831" w14:textId="77777777">
      <w:pPr>
        <w:pStyle w:val="NormalWeb"/>
        <w:spacing w:line="360" w:lineRule="auto"/>
        <w:rPr>
          <w:ins w:author="LauraPGM" w:date="2025-10-07T10:03:00Z" w:id="6711"/>
          <w:rFonts w:ascii="Arial" w:hAnsi="Arial" w:cs="Arial"/>
          <w:sz w:val="20"/>
          <w:szCs w:val="20"/>
          <w:rPrChange w:author="LauraPGM" w:date="2025-10-07T10:03:00Z" w:id="6712">
            <w:rPr>
              <w:ins w:author="LauraPGM" w:date="2025-10-07T10:03:00Z" w:id="6713"/>
            </w:rPr>
          </w:rPrChange>
        </w:rPr>
        <w:pPrChange w:author="LauraPGM" w:date="2025-10-07T10:03:00Z" w:id="6714">
          <w:pPr>
            <w:pStyle w:val="NormalWeb"/>
          </w:pPr>
        </w:pPrChange>
      </w:pPr>
      <w:ins w:author="LauraPGM" w:date="2025-10-07T10:03:00Z" w:id="6715">
        <w:r w:rsidRPr="00626049">
          <w:rPr>
            <w:rFonts w:ascii="Arial" w:hAnsi="Arial" w:cs="Arial"/>
            <w:sz w:val="20"/>
            <w:szCs w:val="20"/>
            <w:rPrChange w:author="LauraPGM" w:date="2025-10-07T10:03:00Z" w:id="6716">
              <w:rPr/>
            </w:rPrChange>
          </w:rPr>
          <w:t xml:space="preserve">Unidad de Planeación Minero Energética (UPME). (2018). </w:t>
        </w:r>
        <w:r w:rsidRPr="00626049">
          <w:rPr>
            <w:rStyle w:val="nfasis"/>
            <w:rFonts w:ascii="Arial" w:hAnsi="Arial" w:cs="Arial"/>
            <w:sz w:val="20"/>
            <w:szCs w:val="20"/>
            <w:rPrChange w:author="LauraPGM" w:date="2025-10-07T10:03:00Z" w:id="6717">
              <w:rPr>
                <w:rStyle w:val="nfasis"/>
              </w:rPr>
            </w:rPrChange>
          </w:rPr>
          <w:t xml:space="preserve">Guía para la formulación e implementación de planes de gestión eficiente de la energía en entidades públicas, </w:t>
        </w:r>
        <w:r w:rsidRPr="00007C8C">
          <w:rPr>
            <w:rStyle w:val="nfasis"/>
            <w:rFonts w:ascii="Arial" w:hAnsi="Arial" w:cs="Arial"/>
            <w:i w:val="0"/>
            <w:sz w:val="20"/>
            <w:szCs w:val="20"/>
            <w:rPrChange w:author="LauraPGM" w:date="2025-10-09T06:46:00Z" w:id="6718">
              <w:rPr>
                <w:rStyle w:val="nfasis"/>
              </w:rPr>
            </w:rPrChange>
          </w:rPr>
          <w:t>PGEE-EP</w:t>
        </w:r>
        <w:r w:rsidRPr="00626049">
          <w:rPr>
            <w:rFonts w:ascii="Arial" w:hAnsi="Arial" w:cs="Arial"/>
            <w:sz w:val="20"/>
            <w:szCs w:val="20"/>
            <w:rPrChange w:author="LauraPGM" w:date="2025-10-07T10:03:00Z" w:id="6719">
              <w:rPr/>
            </w:rPrChange>
          </w:rPr>
          <w:t xml:space="preserve">. UPME. </w:t>
        </w:r>
        <w:r w:rsidRPr="00626049">
          <w:rPr>
            <w:rFonts w:ascii="Arial" w:hAnsi="Arial" w:cs="Arial"/>
            <w:sz w:val="20"/>
            <w:szCs w:val="20"/>
            <w:rPrChange w:author="LauraPGM" w:date="2025-10-07T10:03:00Z" w:id="6720">
              <w:rPr/>
            </w:rPrChange>
          </w:rPr>
          <w:fldChar w:fldCharType="begin"/>
        </w:r>
        <w:r w:rsidRPr="00626049">
          <w:rPr>
            <w:rFonts w:ascii="Arial" w:hAnsi="Arial" w:cs="Arial"/>
            <w:sz w:val="20"/>
            <w:szCs w:val="20"/>
            <w:rPrChange w:author="LauraPGM" w:date="2025-10-07T10:03:00Z" w:id="6721">
              <w:rPr/>
            </w:rPrChange>
          </w:rPr>
          <w:instrText xml:space="preserve"> HYPERLINK "https://www1.upme.gov.co/DemandaEnergetica/UPME_Guia_implementacion_PGEE_EE.pdf" \t "_new" </w:instrText>
        </w:r>
        <w:r w:rsidRPr="00626049">
          <w:rPr>
            <w:rFonts w:ascii="Arial" w:hAnsi="Arial" w:cs="Arial"/>
            <w:sz w:val="20"/>
            <w:szCs w:val="20"/>
            <w:rPrChange w:author="LauraPGM" w:date="2025-10-07T10:03:00Z" w:id="6722">
              <w:rPr/>
            </w:rPrChange>
          </w:rPr>
          <w:fldChar w:fldCharType="separate"/>
        </w:r>
        <w:r w:rsidRPr="00626049">
          <w:rPr>
            <w:rStyle w:val="Hipervnculo"/>
            <w:rFonts w:ascii="Arial" w:hAnsi="Arial" w:cs="Arial"/>
            <w:sz w:val="20"/>
            <w:szCs w:val="20"/>
            <w:rPrChange w:author="LauraPGM" w:date="2025-10-07T10:03:00Z" w:id="6723">
              <w:rPr>
                <w:rStyle w:val="Hipervnculo"/>
              </w:rPr>
            </w:rPrChange>
          </w:rPr>
          <w:t>https://www1.upme.gov.co/DemandaEnergetica/UPME_Guia_implementacion_PGEE_EE.pdf</w:t>
        </w:r>
        <w:r w:rsidRPr="00626049">
          <w:rPr>
            <w:rFonts w:ascii="Arial" w:hAnsi="Arial" w:cs="Arial"/>
            <w:sz w:val="20"/>
            <w:szCs w:val="20"/>
            <w:rPrChange w:author="LauraPGM" w:date="2025-10-07T10:03:00Z" w:id="6724">
              <w:rPr/>
            </w:rPrChange>
          </w:rPr>
          <w:fldChar w:fldCharType="end"/>
        </w:r>
      </w:ins>
    </w:p>
    <w:p w:rsidRPr="00626049" w:rsidR="00626049" w:rsidRDefault="00626049" w14:paraId="6E35CA82" w14:textId="22D231F9">
      <w:pPr>
        <w:pStyle w:val="NormalWeb"/>
        <w:spacing w:line="360" w:lineRule="auto"/>
        <w:rPr>
          <w:ins w:author="LauraPGM" w:date="2025-10-07T10:03:00Z" w:id="6725"/>
          <w:rFonts w:ascii="Arial" w:hAnsi="Arial" w:cs="Arial"/>
          <w:sz w:val="20"/>
          <w:szCs w:val="20"/>
          <w:rPrChange w:author="LauraPGM" w:date="2025-10-07T10:03:00Z" w:id="6726">
            <w:rPr>
              <w:ins w:author="LauraPGM" w:date="2025-10-07T10:03:00Z" w:id="6727"/>
            </w:rPr>
          </w:rPrChange>
        </w:rPr>
        <w:pPrChange w:author="LauraPGM" w:date="2025-10-07T10:03:00Z" w:id="6728">
          <w:pPr>
            <w:pStyle w:val="NormalWeb"/>
          </w:pPr>
        </w:pPrChange>
      </w:pPr>
      <w:ins w:author="LauraPGM" w:date="2025-10-07T10:03:00Z" w:id="6729">
        <w:r w:rsidRPr="00626049">
          <w:rPr>
            <w:rFonts w:ascii="Arial" w:hAnsi="Arial" w:cs="Arial"/>
            <w:sz w:val="20"/>
            <w:szCs w:val="20"/>
            <w:rPrChange w:author="LauraPGM" w:date="2025-10-07T10:03:00Z" w:id="6730">
              <w:rPr/>
            </w:rPrChange>
          </w:rPr>
          <w:t>Universidad Exte</w:t>
        </w:r>
        <w:r w:rsidRPr="00007C8C" w:rsidR="001341CE">
          <w:rPr>
            <w:rFonts w:ascii="Arial" w:hAnsi="Arial" w:cs="Arial"/>
            <w:sz w:val="20"/>
            <w:szCs w:val="20"/>
          </w:rPr>
          <w:t>rnado de Colombia. (2025</w:t>
        </w:r>
        <w:r w:rsidRPr="00626049">
          <w:rPr>
            <w:rFonts w:ascii="Arial" w:hAnsi="Arial" w:cs="Arial"/>
            <w:sz w:val="20"/>
            <w:szCs w:val="20"/>
            <w:rPrChange w:author="LauraPGM" w:date="2025-10-07T10:03:00Z" w:id="6731">
              <w:rPr/>
            </w:rPrChange>
          </w:rPr>
          <w:t xml:space="preserve">). </w:t>
        </w:r>
        <w:r w:rsidRPr="00626049">
          <w:rPr>
            <w:rStyle w:val="nfasis"/>
            <w:rFonts w:ascii="Arial" w:hAnsi="Arial" w:cs="Arial"/>
            <w:sz w:val="20"/>
            <w:szCs w:val="20"/>
            <w:rPrChange w:author="LauraPGM" w:date="2025-10-07T10:03:00Z" w:id="6732">
              <w:rPr>
                <w:rStyle w:val="nfasis"/>
              </w:rPr>
            </w:rPrChange>
          </w:rPr>
          <w:t xml:space="preserve">El informe </w:t>
        </w:r>
        <w:proofErr w:type="spellStart"/>
        <w:r w:rsidRPr="00626049">
          <w:rPr>
            <w:rStyle w:val="nfasis"/>
            <w:rFonts w:ascii="Arial" w:hAnsi="Arial" w:cs="Arial"/>
            <w:sz w:val="20"/>
            <w:szCs w:val="20"/>
            <w:rPrChange w:author="LauraPGM" w:date="2025-10-07T10:03:00Z" w:id="6733">
              <w:rPr>
                <w:rStyle w:val="nfasis"/>
              </w:rPr>
            </w:rPrChange>
          </w:rPr>
          <w:t>Brundtland</w:t>
        </w:r>
        <w:proofErr w:type="spellEnd"/>
        <w:r w:rsidRPr="00626049">
          <w:rPr>
            <w:rStyle w:val="nfasis"/>
            <w:rFonts w:ascii="Arial" w:hAnsi="Arial" w:cs="Arial"/>
            <w:sz w:val="20"/>
            <w:szCs w:val="20"/>
            <w:rPrChange w:author="LauraPGM" w:date="2025-10-07T10:03:00Z" w:id="6734">
              <w:rPr>
                <w:rStyle w:val="nfasis"/>
              </w:rPr>
            </w:rPrChange>
          </w:rPr>
          <w:t>: El origen jurídico del desarrollo sostenible y la participación colombiana</w:t>
        </w:r>
        <w:r w:rsidRPr="00626049">
          <w:rPr>
            <w:rFonts w:ascii="Arial" w:hAnsi="Arial" w:cs="Arial"/>
            <w:sz w:val="20"/>
            <w:szCs w:val="20"/>
            <w:rPrChange w:author="LauraPGM" w:date="2025-10-07T10:03:00Z" w:id="6735">
              <w:rPr/>
            </w:rPrChange>
          </w:rPr>
          <w:t xml:space="preserve">. Centro de Investigación en Derecho del Medio Ambiente. </w:t>
        </w:r>
        <w:r w:rsidRPr="00626049">
          <w:rPr>
            <w:rFonts w:ascii="Arial" w:hAnsi="Arial" w:cs="Arial"/>
            <w:sz w:val="20"/>
            <w:szCs w:val="20"/>
            <w:rPrChange w:author="LauraPGM" w:date="2025-10-07T10:03:00Z" w:id="6736">
              <w:rPr/>
            </w:rPrChange>
          </w:rPr>
          <w:fldChar w:fldCharType="begin"/>
        </w:r>
        <w:r w:rsidRPr="00626049">
          <w:rPr>
            <w:rFonts w:ascii="Arial" w:hAnsi="Arial" w:cs="Arial"/>
            <w:sz w:val="20"/>
            <w:szCs w:val="20"/>
            <w:rPrChange w:author="LauraPGM" w:date="2025-10-07T10:03:00Z" w:id="6737">
              <w:rPr/>
            </w:rPrChange>
          </w:rPr>
          <w:instrText xml:space="preserve"> HYPERLINK "https://medioambiente.uexternado.edu.co/el-informe-brundtland-el-origen-juridico-del-desarrollo-sostenible-y-la-participacion-colombiana/" \t "_new" </w:instrText>
        </w:r>
        <w:r w:rsidRPr="00626049">
          <w:rPr>
            <w:rFonts w:ascii="Arial" w:hAnsi="Arial" w:cs="Arial"/>
            <w:sz w:val="20"/>
            <w:szCs w:val="20"/>
            <w:rPrChange w:author="LauraPGM" w:date="2025-10-07T10:03:00Z" w:id="6738">
              <w:rPr/>
            </w:rPrChange>
          </w:rPr>
          <w:fldChar w:fldCharType="separate"/>
        </w:r>
        <w:r w:rsidRPr="00626049">
          <w:rPr>
            <w:rStyle w:val="Hipervnculo"/>
            <w:rFonts w:ascii="Arial" w:hAnsi="Arial" w:cs="Arial"/>
            <w:sz w:val="20"/>
            <w:szCs w:val="20"/>
            <w:rPrChange w:author="LauraPGM" w:date="2025-10-07T10:03:00Z" w:id="6739">
              <w:rPr>
                <w:rStyle w:val="Hipervnculo"/>
              </w:rPr>
            </w:rPrChange>
          </w:rPr>
          <w:t>https://medioambiente.uexternado.edu.co/el-informe-brundtland-el-origen-juridico-del-desarrollo-sostenible-y-la-participacion-colombiana/</w:t>
        </w:r>
        <w:r w:rsidRPr="00626049">
          <w:rPr>
            <w:rFonts w:ascii="Arial" w:hAnsi="Arial" w:cs="Arial"/>
            <w:sz w:val="20"/>
            <w:szCs w:val="20"/>
            <w:rPrChange w:author="LauraPGM" w:date="2025-10-07T10:03:00Z" w:id="6740">
              <w:rPr/>
            </w:rPrChange>
          </w:rPr>
          <w:fldChar w:fldCharType="end"/>
        </w:r>
      </w:ins>
    </w:p>
    <w:p w:rsidRPr="00D645B6" w:rsidR="00B72C73" w:rsidRDefault="00B72C73" w14:paraId="7706C03A" w14:textId="77777777">
      <w:pPr>
        <w:autoSpaceDE w:val="0"/>
        <w:autoSpaceDN w:val="0"/>
        <w:adjustRightInd w:val="0"/>
        <w:spacing w:line="360" w:lineRule="auto"/>
        <w:rPr>
          <w:rFonts w:ascii="Calibri" w:hAnsi="Calibri" w:cs="Calibri"/>
          <w:rPrChange w:author="LauraPGM" w:date="2025-10-01T09:45:00Z" w:id="6741">
            <w:rPr/>
          </w:rPrChange>
        </w:rPr>
        <w:pPrChange w:author="LauraPGM" w:date="2025-10-01T09:45:00Z" w:id="6742">
          <w:pPr>
            <w:autoSpaceDE w:val="0"/>
            <w:autoSpaceDN w:val="0"/>
            <w:adjustRightInd w:val="0"/>
            <w:spacing w:line="240" w:lineRule="auto"/>
          </w:pPr>
        </w:pPrChange>
      </w:pPr>
    </w:p>
    <w:p w:rsidRPr="00D645B6" w:rsidR="00C02EAF" w:rsidDel="001E6E27" w:rsidRDefault="00C02EAF" w14:paraId="2DD2C360" w14:textId="2D304798">
      <w:pPr>
        <w:autoSpaceDE w:val="0"/>
        <w:autoSpaceDN w:val="0"/>
        <w:adjustRightInd w:val="0"/>
        <w:spacing w:line="360" w:lineRule="auto"/>
        <w:rPr>
          <w:del w:author="LauraPGM" w:date="2025-10-01T18:12:00Z" w:id="6743"/>
          <w:rFonts w:ascii="Calibri" w:hAnsi="Calibri" w:cs="Calibri"/>
          <w:iCs/>
          <w:rPrChange w:author="LauraPGM" w:date="2025-10-01T09:45:00Z" w:id="6744">
            <w:rPr>
              <w:del w:author="LauraPGM" w:date="2025-10-01T18:12:00Z" w:id="6745"/>
              <w:iCs/>
            </w:rPr>
          </w:rPrChange>
        </w:rPr>
        <w:pPrChange w:author="LauraPGM" w:date="2025-10-01T09:45:00Z" w:id="6746">
          <w:pPr>
            <w:autoSpaceDE w:val="0"/>
            <w:autoSpaceDN w:val="0"/>
            <w:adjustRightInd w:val="0"/>
            <w:spacing w:line="240" w:lineRule="auto"/>
          </w:pPr>
        </w:pPrChange>
      </w:pPr>
      <w:del w:author="LauraPGM" w:date="2025-10-01T18:12:00Z" w:id="6747">
        <w:r w:rsidRPr="00D645B6" w:rsidDel="001E6E27">
          <w:rPr>
            <w:rFonts w:ascii="Calibri" w:hAnsi="Calibri" w:cs="Calibri"/>
            <w:iCs/>
            <w:rPrChange w:author="LauraPGM" w:date="2025-10-01T09:45:00Z" w:id="6748">
              <w:rPr>
                <w:iCs/>
              </w:rPr>
            </w:rPrChange>
          </w:rPr>
          <w:delText>Asensio del Aco, E., &amp; Vazquez,B. (2016). Empresa e Iniciativa Emprendedora.Madrid.España: Paraninfo.</w:delText>
        </w:r>
      </w:del>
    </w:p>
    <w:p w:rsidRPr="00D645B6" w:rsidR="00C02EAF" w:rsidDel="001E6E27" w:rsidRDefault="00C02EAF" w14:paraId="447564D6" w14:textId="30375295">
      <w:pPr>
        <w:autoSpaceDE w:val="0"/>
        <w:autoSpaceDN w:val="0"/>
        <w:adjustRightInd w:val="0"/>
        <w:spacing w:line="360" w:lineRule="auto"/>
        <w:rPr>
          <w:del w:author="LauraPGM" w:date="2025-10-01T18:12:00Z" w:id="6749"/>
          <w:rFonts w:ascii="Calibri" w:hAnsi="Calibri" w:cs="Calibri"/>
          <w:iCs/>
          <w:rPrChange w:author="LauraPGM" w:date="2025-10-01T09:45:00Z" w:id="6750">
            <w:rPr>
              <w:del w:author="LauraPGM" w:date="2025-10-01T18:12:00Z" w:id="6751"/>
              <w:iCs/>
            </w:rPr>
          </w:rPrChange>
        </w:rPr>
        <w:pPrChange w:author="LauraPGM" w:date="2025-10-01T09:45:00Z" w:id="6752">
          <w:pPr>
            <w:autoSpaceDE w:val="0"/>
            <w:autoSpaceDN w:val="0"/>
            <w:adjustRightInd w:val="0"/>
            <w:spacing w:line="240" w:lineRule="auto"/>
          </w:pPr>
        </w:pPrChange>
      </w:pPr>
    </w:p>
    <w:p w:rsidRPr="00D645B6" w:rsidR="00C02EAF" w:rsidDel="001E6E27" w:rsidRDefault="00C02EAF" w14:paraId="099E05DB" w14:textId="5567F917">
      <w:pPr>
        <w:autoSpaceDE w:val="0"/>
        <w:autoSpaceDN w:val="0"/>
        <w:adjustRightInd w:val="0"/>
        <w:spacing w:line="360" w:lineRule="auto"/>
        <w:rPr>
          <w:del w:author="LauraPGM" w:date="2025-10-01T18:12:00Z" w:id="6753"/>
          <w:rFonts w:ascii="Calibri" w:hAnsi="Calibri" w:cs="Calibri"/>
          <w:iCs/>
          <w:rPrChange w:author="LauraPGM" w:date="2025-10-01T09:45:00Z" w:id="6754">
            <w:rPr>
              <w:del w:author="LauraPGM" w:date="2025-10-01T18:12:00Z" w:id="6755"/>
              <w:iCs/>
            </w:rPr>
          </w:rPrChange>
        </w:rPr>
        <w:pPrChange w:author="LauraPGM" w:date="2025-10-01T09:45:00Z" w:id="6756">
          <w:pPr>
            <w:autoSpaceDE w:val="0"/>
            <w:autoSpaceDN w:val="0"/>
            <w:adjustRightInd w:val="0"/>
            <w:spacing w:line="240" w:lineRule="auto"/>
          </w:pPr>
        </w:pPrChange>
      </w:pPr>
      <w:del w:author="LauraPGM" w:date="2025-10-01T18:12:00Z" w:id="6757">
        <w:r w:rsidRPr="00D645B6" w:rsidDel="001E6E27">
          <w:rPr>
            <w:rFonts w:ascii="Calibri" w:hAnsi="Calibri" w:cs="Calibri"/>
            <w:iCs/>
            <w:rPrChange w:author="LauraPGM" w:date="2025-10-01T09:45:00Z" w:id="6758">
              <w:rPr>
                <w:iCs/>
              </w:rPr>
            </w:rPrChange>
          </w:rPr>
          <w:delText>Montero Moreno, C. (2014). Modelos Prácticos de Administración de Riegos. México: Ediciones Fiscales ISEF.</w:delText>
        </w:r>
      </w:del>
    </w:p>
    <w:p w:rsidRPr="00D645B6" w:rsidR="00C02EAF" w:rsidDel="001E6E27" w:rsidRDefault="00C02EAF" w14:paraId="66AA3FE1" w14:textId="10CBD4D4">
      <w:pPr>
        <w:autoSpaceDE w:val="0"/>
        <w:autoSpaceDN w:val="0"/>
        <w:adjustRightInd w:val="0"/>
        <w:spacing w:line="360" w:lineRule="auto"/>
        <w:rPr>
          <w:del w:author="LauraPGM" w:date="2025-10-01T18:12:00Z" w:id="6759"/>
          <w:rFonts w:ascii="Calibri" w:hAnsi="Calibri" w:cs="Calibri"/>
          <w:iCs/>
          <w:rPrChange w:author="LauraPGM" w:date="2025-10-01T09:45:00Z" w:id="6760">
            <w:rPr>
              <w:del w:author="LauraPGM" w:date="2025-10-01T18:12:00Z" w:id="6761"/>
              <w:iCs/>
            </w:rPr>
          </w:rPrChange>
        </w:rPr>
        <w:pPrChange w:author="LauraPGM" w:date="2025-10-01T09:45:00Z" w:id="6762">
          <w:pPr>
            <w:autoSpaceDE w:val="0"/>
            <w:autoSpaceDN w:val="0"/>
            <w:adjustRightInd w:val="0"/>
            <w:spacing w:line="240" w:lineRule="auto"/>
          </w:pPr>
        </w:pPrChange>
      </w:pPr>
    </w:p>
    <w:p w:rsidRPr="00D645B6" w:rsidR="00C02EAF" w:rsidDel="001E6E27" w:rsidRDefault="00C02EAF" w14:paraId="0E535D15" w14:textId="76B08AF3">
      <w:pPr>
        <w:autoSpaceDE w:val="0"/>
        <w:autoSpaceDN w:val="0"/>
        <w:adjustRightInd w:val="0"/>
        <w:spacing w:line="360" w:lineRule="auto"/>
        <w:rPr>
          <w:del w:author="LauraPGM" w:date="2025-10-01T18:12:00Z" w:id="6763"/>
          <w:rFonts w:ascii="Calibri" w:hAnsi="Calibri" w:cs="Calibri"/>
          <w:iCs/>
          <w:rPrChange w:author="LauraPGM" w:date="2025-10-01T09:45:00Z" w:id="6764">
            <w:rPr>
              <w:del w:author="LauraPGM" w:date="2025-10-01T18:12:00Z" w:id="6765"/>
              <w:iCs/>
            </w:rPr>
          </w:rPrChange>
        </w:rPr>
        <w:pPrChange w:author="LauraPGM" w:date="2025-10-01T09:45:00Z" w:id="6766">
          <w:pPr>
            <w:autoSpaceDE w:val="0"/>
            <w:autoSpaceDN w:val="0"/>
            <w:adjustRightInd w:val="0"/>
            <w:spacing w:line="240" w:lineRule="auto"/>
          </w:pPr>
        </w:pPrChange>
      </w:pPr>
      <w:del w:author="LauraPGM" w:date="2025-10-01T18:12:00Z" w:id="6767">
        <w:r w:rsidRPr="00D645B6" w:rsidDel="001E6E27">
          <w:rPr>
            <w:rFonts w:ascii="Calibri" w:hAnsi="Calibri" w:cs="Calibri"/>
            <w:iCs/>
            <w:rPrChange w:author="LauraPGM" w:date="2025-10-01T09:45:00Z" w:id="6768">
              <w:rPr>
                <w:iCs/>
              </w:rPr>
            </w:rPrChange>
          </w:rPr>
          <w:delText>Puchol, L.(2012). Dirección y Gestión de Recursos Humanos. Madrid-Buenos Aires - México: Díaz de Santos.</w:delText>
        </w:r>
      </w:del>
    </w:p>
    <w:p w:rsidRPr="00D645B6" w:rsidR="00C02EAF" w:rsidDel="001E6E27" w:rsidRDefault="00C02EAF" w14:paraId="2C618849" w14:textId="6DCF867C">
      <w:pPr>
        <w:autoSpaceDE w:val="0"/>
        <w:autoSpaceDN w:val="0"/>
        <w:adjustRightInd w:val="0"/>
        <w:spacing w:line="360" w:lineRule="auto"/>
        <w:rPr>
          <w:del w:author="LauraPGM" w:date="2025-10-01T18:12:00Z" w:id="6769"/>
          <w:rFonts w:ascii="Calibri" w:hAnsi="Calibri" w:cs="Calibri"/>
          <w:iCs/>
          <w:rPrChange w:author="LauraPGM" w:date="2025-10-01T09:45:00Z" w:id="6770">
            <w:rPr>
              <w:del w:author="LauraPGM" w:date="2025-10-01T18:12:00Z" w:id="6771"/>
              <w:iCs/>
            </w:rPr>
          </w:rPrChange>
        </w:rPr>
        <w:pPrChange w:author="LauraPGM" w:date="2025-10-01T09:45:00Z" w:id="6772">
          <w:pPr>
            <w:autoSpaceDE w:val="0"/>
            <w:autoSpaceDN w:val="0"/>
            <w:adjustRightInd w:val="0"/>
            <w:spacing w:line="240" w:lineRule="auto"/>
          </w:pPr>
        </w:pPrChange>
      </w:pPr>
    </w:p>
    <w:p w:rsidRPr="00D645B6" w:rsidR="00C02EAF" w:rsidDel="001E6E27" w:rsidRDefault="00C02EAF" w14:paraId="2F269CC9" w14:textId="14CC4B8C">
      <w:pPr>
        <w:autoSpaceDE w:val="0"/>
        <w:autoSpaceDN w:val="0"/>
        <w:adjustRightInd w:val="0"/>
        <w:spacing w:line="360" w:lineRule="auto"/>
        <w:rPr>
          <w:del w:author="LauraPGM" w:date="2025-10-01T18:12:00Z" w:id="6773"/>
          <w:rFonts w:ascii="Calibri" w:hAnsi="Calibri" w:cs="Calibri"/>
          <w:iCs/>
          <w:rPrChange w:author="LauraPGM" w:date="2025-10-01T09:45:00Z" w:id="6774">
            <w:rPr>
              <w:del w:author="LauraPGM" w:date="2025-10-01T18:12:00Z" w:id="6775"/>
              <w:iCs/>
            </w:rPr>
          </w:rPrChange>
        </w:rPr>
        <w:pPrChange w:author="LauraPGM" w:date="2025-10-01T09:45:00Z" w:id="6776">
          <w:pPr>
            <w:autoSpaceDE w:val="0"/>
            <w:autoSpaceDN w:val="0"/>
            <w:adjustRightInd w:val="0"/>
            <w:spacing w:line="240" w:lineRule="auto"/>
          </w:pPr>
        </w:pPrChange>
      </w:pPr>
      <w:del w:author="LauraPGM" w:date="2025-10-01T18:12:00Z" w:id="6777">
        <w:r w:rsidRPr="00D645B6" w:rsidDel="001E6E27">
          <w:rPr>
            <w:rFonts w:ascii="Calibri" w:hAnsi="Calibri" w:cs="Calibri"/>
            <w:iCs/>
            <w:rPrChange w:author="LauraPGM" w:date="2025-10-01T09:45:00Z" w:id="6778">
              <w:rPr>
                <w:iCs/>
              </w:rPr>
            </w:rPrChange>
          </w:rPr>
          <w:delText>Salazar, I.P. (2010). Guía Práctica para la identificación, formulación y evaluación de proyectos.Bogotá.</w:delText>
        </w:r>
        <w:r w:rsidRPr="00D645B6" w:rsidDel="001E6E27" w:rsidR="00D9261C">
          <w:rPr>
            <w:rFonts w:ascii="Calibri" w:hAnsi="Calibri" w:cs="Calibri"/>
            <w:iCs/>
            <w:rPrChange w:author="LauraPGM" w:date="2025-10-01T09:45:00Z" w:id="6779">
              <w:rPr>
                <w:iCs/>
              </w:rPr>
            </w:rPrChange>
          </w:rPr>
          <w:delText xml:space="preserve"> </w:delText>
        </w:r>
        <w:r w:rsidRPr="00D645B6" w:rsidDel="001E6E27">
          <w:rPr>
            <w:rFonts w:ascii="Calibri" w:hAnsi="Calibri" w:cs="Calibri"/>
            <w:iCs/>
            <w:rPrChange w:author="LauraPGM" w:date="2025-10-01T09:45:00Z" w:id="6780">
              <w:rPr>
                <w:iCs/>
              </w:rPr>
            </w:rPrChange>
          </w:rPr>
          <w:delText>Editorial Universidad del Rosario.</w:delText>
        </w:r>
      </w:del>
    </w:p>
    <w:p w:rsidRPr="00D645B6" w:rsidR="00C02EAF" w:rsidDel="001E6E27" w:rsidRDefault="00C02EAF" w14:paraId="34B6216D" w14:textId="7C7AE8B0">
      <w:pPr>
        <w:autoSpaceDE w:val="0"/>
        <w:autoSpaceDN w:val="0"/>
        <w:adjustRightInd w:val="0"/>
        <w:spacing w:line="360" w:lineRule="auto"/>
        <w:rPr>
          <w:del w:author="LauraPGM" w:date="2025-10-01T18:12:00Z" w:id="6781"/>
          <w:rFonts w:ascii="Calibri" w:hAnsi="Calibri" w:cs="Calibri"/>
          <w:iCs/>
          <w:rPrChange w:author="LauraPGM" w:date="2025-10-01T09:45:00Z" w:id="6782">
            <w:rPr>
              <w:del w:author="LauraPGM" w:date="2025-10-01T18:12:00Z" w:id="6783"/>
              <w:iCs/>
            </w:rPr>
          </w:rPrChange>
        </w:rPr>
        <w:pPrChange w:author="LauraPGM" w:date="2025-10-01T09:45:00Z" w:id="6784">
          <w:pPr>
            <w:autoSpaceDE w:val="0"/>
            <w:autoSpaceDN w:val="0"/>
            <w:adjustRightInd w:val="0"/>
            <w:spacing w:line="240" w:lineRule="auto"/>
          </w:pPr>
        </w:pPrChange>
      </w:pPr>
    </w:p>
    <w:p w:rsidRPr="00D645B6" w:rsidR="00B05DCB" w:rsidDel="001E6E27" w:rsidRDefault="00C02EAF" w14:paraId="64629179" w14:textId="2765A1B6">
      <w:pPr>
        <w:autoSpaceDE w:val="0"/>
        <w:autoSpaceDN w:val="0"/>
        <w:adjustRightInd w:val="0"/>
        <w:spacing w:line="360" w:lineRule="auto"/>
        <w:rPr>
          <w:del w:author="LauraPGM" w:date="2025-10-01T18:12:00Z" w:id="6785"/>
          <w:rFonts w:ascii="Calibri" w:hAnsi="Calibri" w:cs="Calibri"/>
          <w:rPrChange w:author="LauraPGM" w:date="2025-10-01T09:45:00Z" w:id="6786">
            <w:rPr>
              <w:del w:author="LauraPGM" w:date="2025-10-01T18:12:00Z" w:id="6787"/>
            </w:rPr>
          </w:rPrChange>
        </w:rPr>
        <w:pPrChange w:author="LauraPGM" w:date="2025-10-01T09:45:00Z" w:id="6788">
          <w:pPr>
            <w:autoSpaceDE w:val="0"/>
            <w:autoSpaceDN w:val="0"/>
            <w:adjustRightInd w:val="0"/>
            <w:spacing w:line="240" w:lineRule="auto"/>
          </w:pPr>
        </w:pPrChange>
      </w:pPr>
      <w:del w:author="LauraPGM" w:date="2025-10-01T18:12:00Z" w:id="6789">
        <w:r w:rsidRPr="00D645B6" w:rsidDel="001E6E27">
          <w:rPr>
            <w:rFonts w:ascii="Calibri" w:hAnsi="Calibri" w:cs="Calibri"/>
            <w:iCs/>
            <w:rPrChange w:author="LauraPGM" w:date="2025-10-01T09:45:00Z" w:id="6790">
              <w:rPr>
                <w:iCs/>
              </w:rPr>
            </w:rPrChange>
          </w:rPr>
          <w:delText>Veiga,J.F.C.(2015). La Gestión Financiera de la Empresa. Madrid: Esic Editorial.</w:delText>
        </w:r>
      </w:del>
    </w:p>
    <w:p w:rsidRPr="00D645B6" w:rsidR="00B05DCB" w:rsidDel="00626049" w:rsidRDefault="00B05DCB" w14:paraId="3473B0F7" w14:textId="77777777">
      <w:pPr>
        <w:autoSpaceDE w:val="0"/>
        <w:autoSpaceDN w:val="0"/>
        <w:adjustRightInd w:val="0"/>
        <w:spacing w:line="360" w:lineRule="auto"/>
        <w:rPr>
          <w:del w:author="LauraPGM" w:date="2025-10-07T10:01:00Z" w:id="6791"/>
          <w:rFonts w:ascii="Calibri" w:hAnsi="Calibri" w:cs="Calibri"/>
          <w:rPrChange w:author="LauraPGM" w:date="2025-10-01T09:45:00Z" w:id="6792">
            <w:rPr>
              <w:del w:author="LauraPGM" w:date="2025-10-07T10:01:00Z" w:id="6793"/>
            </w:rPr>
          </w:rPrChange>
        </w:rPr>
        <w:pPrChange w:author="LauraPGM" w:date="2025-10-01T09:45:00Z" w:id="6794">
          <w:pPr>
            <w:autoSpaceDE w:val="0"/>
            <w:autoSpaceDN w:val="0"/>
            <w:adjustRightInd w:val="0"/>
            <w:spacing w:line="240" w:lineRule="auto"/>
          </w:pPr>
        </w:pPrChange>
      </w:pPr>
    </w:p>
    <w:p w:rsidRPr="00D645B6" w:rsidR="00B05DCB" w:rsidDel="00626049" w:rsidRDefault="00B05DCB" w14:paraId="5558BDAF" w14:textId="77777777">
      <w:pPr>
        <w:autoSpaceDE w:val="0"/>
        <w:autoSpaceDN w:val="0"/>
        <w:adjustRightInd w:val="0"/>
        <w:spacing w:line="360" w:lineRule="auto"/>
        <w:rPr>
          <w:del w:author="LauraPGM" w:date="2025-10-07T10:01:00Z" w:id="6795"/>
          <w:rFonts w:ascii="Calibri" w:hAnsi="Calibri" w:cs="Calibri"/>
          <w:rPrChange w:author="LauraPGM" w:date="2025-10-01T09:45:00Z" w:id="6796">
            <w:rPr>
              <w:del w:author="LauraPGM" w:date="2025-10-07T10:01:00Z" w:id="6797"/>
            </w:rPr>
          </w:rPrChange>
        </w:rPr>
        <w:pPrChange w:author="LauraPGM" w:date="2025-10-01T09:45:00Z" w:id="6798">
          <w:pPr>
            <w:autoSpaceDE w:val="0"/>
            <w:autoSpaceDN w:val="0"/>
            <w:adjustRightInd w:val="0"/>
            <w:spacing w:line="240" w:lineRule="auto"/>
          </w:pPr>
        </w:pPrChange>
      </w:pPr>
    </w:p>
    <w:p w:rsidRPr="00D645B6" w:rsidR="00FF258C" w:rsidDel="00626049" w:rsidRDefault="00FF258C" w14:paraId="000000AF" w14:textId="77777777">
      <w:pPr>
        <w:pStyle w:val="Normal0"/>
        <w:spacing w:line="360" w:lineRule="auto"/>
        <w:rPr>
          <w:del w:author="LauraPGM" w:date="2025-10-07T10:01:00Z" w:id="6799"/>
          <w:rFonts w:ascii="Calibri" w:hAnsi="Calibri" w:cs="Calibri"/>
          <w:rPrChange w:author="LauraPGM" w:date="2025-10-01T09:45:00Z" w:id="6800">
            <w:rPr>
              <w:del w:author="LauraPGM" w:date="2025-10-07T10:01:00Z" w:id="6801"/>
            </w:rPr>
          </w:rPrChange>
        </w:rPr>
        <w:pPrChange w:author="LauraPGM" w:date="2025-10-01T09:45:00Z" w:id="6802">
          <w:pPr>
            <w:pStyle w:val="Normal0"/>
          </w:pPr>
        </w:pPrChange>
      </w:pPr>
    </w:p>
    <w:p w:rsidRPr="00D645B6" w:rsidR="0050664B" w:rsidDel="00626049" w:rsidRDefault="0050664B" w14:paraId="192D07BC" w14:textId="77777777">
      <w:pPr>
        <w:pStyle w:val="Normal0"/>
        <w:spacing w:line="360" w:lineRule="auto"/>
        <w:rPr>
          <w:del w:author="LauraPGM" w:date="2025-10-07T10:01:00Z" w:id="6803"/>
          <w:rFonts w:ascii="Calibri" w:hAnsi="Calibri" w:cs="Calibri"/>
          <w:rPrChange w:author="LauraPGM" w:date="2025-10-01T09:45:00Z" w:id="6804">
            <w:rPr>
              <w:del w:author="LauraPGM" w:date="2025-10-07T10:01:00Z" w:id="6805"/>
            </w:rPr>
          </w:rPrChange>
        </w:rPr>
        <w:pPrChange w:author="LauraPGM" w:date="2025-10-01T09:45:00Z" w:id="6806">
          <w:pPr>
            <w:pStyle w:val="Normal0"/>
          </w:pPr>
        </w:pPrChange>
      </w:pPr>
    </w:p>
    <w:p w:rsidRPr="00D645B6" w:rsidR="0050664B" w:rsidDel="00626049" w:rsidRDefault="0050664B" w14:paraId="6F8E78C8" w14:textId="77777777">
      <w:pPr>
        <w:pStyle w:val="Normal0"/>
        <w:spacing w:line="360" w:lineRule="auto"/>
        <w:rPr>
          <w:del w:author="LauraPGM" w:date="2025-10-07T10:01:00Z" w:id="6807"/>
          <w:rFonts w:ascii="Calibri" w:hAnsi="Calibri" w:cs="Calibri"/>
          <w:rPrChange w:author="LauraPGM" w:date="2025-10-01T09:45:00Z" w:id="6808">
            <w:rPr>
              <w:del w:author="LauraPGM" w:date="2025-10-07T10:01:00Z" w:id="6809"/>
            </w:rPr>
          </w:rPrChange>
        </w:rPr>
        <w:pPrChange w:author="LauraPGM" w:date="2025-10-01T09:45:00Z" w:id="6810">
          <w:pPr>
            <w:pStyle w:val="Normal0"/>
          </w:pPr>
        </w:pPrChange>
      </w:pPr>
    </w:p>
    <w:p w:rsidRPr="00D645B6" w:rsidR="0050664B" w:rsidDel="00626049" w:rsidRDefault="0050664B" w14:paraId="47BC876B" w14:textId="77777777">
      <w:pPr>
        <w:pStyle w:val="Normal0"/>
        <w:spacing w:line="360" w:lineRule="auto"/>
        <w:rPr>
          <w:del w:author="LauraPGM" w:date="2025-10-07T10:01:00Z" w:id="6811"/>
          <w:rFonts w:ascii="Calibri" w:hAnsi="Calibri" w:cs="Calibri"/>
          <w:rPrChange w:author="LauraPGM" w:date="2025-10-01T09:45:00Z" w:id="6812">
            <w:rPr>
              <w:del w:author="LauraPGM" w:date="2025-10-07T10:01:00Z" w:id="6813"/>
            </w:rPr>
          </w:rPrChange>
        </w:rPr>
        <w:pPrChange w:author="LauraPGM" w:date="2025-10-01T09:45:00Z" w:id="6814">
          <w:pPr>
            <w:pStyle w:val="Normal0"/>
          </w:pPr>
        </w:pPrChange>
      </w:pPr>
    </w:p>
    <w:p w:rsidRPr="00D645B6" w:rsidR="0050664B" w:rsidDel="00626049" w:rsidRDefault="0050664B" w14:paraId="26A3E9F7" w14:textId="7BAFB66C">
      <w:pPr>
        <w:pStyle w:val="Normal0"/>
        <w:spacing w:line="360" w:lineRule="auto"/>
        <w:rPr>
          <w:del w:author="LauraPGM" w:date="2025-10-07T10:02:00Z" w:id="6815"/>
          <w:rFonts w:ascii="Calibri" w:hAnsi="Calibri" w:cs="Calibri"/>
          <w:rPrChange w:author="LauraPGM" w:date="2025-10-01T09:45:00Z" w:id="6816">
            <w:rPr>
              <w:del w:author="LauraPGM" w:date="2025-10-07T10:02:00Z" w:id="6817"/>
            </w:rPr>
          </w:rPrChange>
        </w:rPr>
        <w:pPrChange w:author="LauraPGM" w:date="2025-10-01T09:45:00Z" w:id="6818">
          <w:pPr>
            <w:pStyle w:val="Normal0"/>
          </w:pPr>
        </w:pPrChange>
      </w:pPr>
    </w:p>
    <w:p w:rsidRPr="00D645B6" w:rsidR="0050664B" w:rsidDel="00626049" w:rsidRDefault="0050664B" w14:paraId="79537741" w14:textId="1EF6383C">
      <w:pPr>
        <w:pStyle w:val="Normal0"/>
        <w:spacing w:line="360" w:lineRule="auto"/>
        <w:rPr>
          <w:del w:author="LauraPGM" w:date="2025-10-07T10:02:00Z" w:id="6819"/>
          <w:rFonts w:ascii="Calibri" w:hAnsi="Calibri" w:cs="Calibri"/>
          <w:rPrChange w:author="LauraPGM" w:date="2025-10-01T09:45:00Z" w:id="6820">
            <w:rPr>
              <w:del w:author="LauraPGM" w:date="2025-10-07T10:02:00Z" w:id="6821"/>
            </w:rPr>
          </w:rPrChange>
        </w:rPr>
        <w:pPrChange w:author="LauraPGM" w:date="2025-10-01T09:45:00Z" w:id="6822">
          <w:pPr>
            <w:pStyle w:val="Normal0"/>
          </w:pPr>
        </w:pPrChange>
      </w:pPr>
    </w:p>
    <w:p w:rsidRPr="00D645B6" w:rsidR="00FF258C" w:rsidRDefault="00D376E1" w14:paraId="000000B0" w14:textId="77777777">
      <w:pPr>
        <w:pStyle w:val="Normal0"/>
        <w:numPr>
          <w:ilvl w:val="0"/>
          <w:numId w:val="6"/>
        </w:numPr>
        <w:pBdr>
          <w:top w:val="nil"/>
          <w:left w:val="nil"/>
          <w:bottom w:val="nil"/>
          <w:right w:val="nil"/>
          <w:between w:val="nil"/>
        </w:pBdr>
        <w:spacing w:line="360" w:lineRule="auto"/>
        <w:jc w:val="both"/>
        <w:rPr>
          <w:rFonts w:ascii="Calibri" w:hAnsi="Calibri" w:cs="Calibri"/>
          <w:b/>
          <w:color w:val="000000"/>
          <w:rPrChange w:author="LauraPGM" w:date="2025-10-01T09:45:00Z" w:id="6823">
            <w:rPr>
              <w:b/>
              <w:color w:val="000000"/>
            </w:rPr>
          </w:rPrChange>
        </w:rPr>
        <w:pPrChange w:author="LauraPGM" w:date="2025-10-01T09:45:00Z" w:id="6824">
          <w:pPr>
            <w:pStyle w:val="Normal0"/>
            <w:numPr>
              <w:numId w:val="6"/>
            </w:numPr>
            <w:pBdr>
              <w:top w:val="nil"/>
              <w:left w:val="nil"/>
              <w:bottom w:val="nil"/>
              <w:right w:val="nil"/>
              <w:between w:val="nil"/>
            </w:pBdr>
            <w:ind w:left="720" w:hanging="360"/>
            <w:jc w:val="both"/>
          </w:pPr>
        </w:pPrChange>
      </w:pPr>
      <w:r w:rsidRPr="00D645B6">
        <w:rPr>
          <w:rFonts w:ascii="Calibri" w:hAnsi="Calibri" w:cs="Calibri"/>
          <w:b/>
          <w:color w:val="000000"/>
          <w:rPrChange w:author="LauraPGM" w:date="2025-10-01T09:45:00Z" w:id="6825">
            <w:rPr>
              <w:b/>
              <w:color w:val="000000"/>
            </w:rPr>
          </w:rPrChange>
        </w:rPr>
        <w:t>CONTROL DEL DOCUMENTO</w:t>
      </w:r>
    </w:p>
    <w:p w:rsidRPr="00D645B6" w:rsidR="00FF258C" w:rsidRDefault="00FF258C" w14:paraId="000000B1" w14:textId="77777777">
      <w:pPr>
        <w:pStyle w:val="Normal0"/>
        <w:spacing w:line="360" w:lineRule="auto"/>
        <w:jc w:val="both"/>
        <w:rPr>
          <w:rFonts w:ascii="Calibri" w:hAnsi="Calibri" w:cs="Calibri"/>
          <w:b/>
          <w:rPrChange w:author="LauraPGM" w:date="2025-10-01T09:45:00Z" w:id="6826">
            <w:rPr>
              <w:b/>
            </w:rPr>
          </w:rPrChange>
        </w:rPr>
        <w:pPrChange w:author="LauraPGM" w:date="2025-10-01T09:45:00Z" w:id="6827">
          <w:pPr>
            <w:pStyle w:val="Normal0"/>
            <w:jc w:val="both"/>
          </w:pPr>
        </w:pPrChange>
      </w:pPr>
    </w:p>
    <w:tbl>
      <w:tblPr>
        <w:tblW w:w="991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260"/>
        <w:gridCol w:w="1980"/>
        <w:gridCol w:w="1545"/>
        <w:gridCol w:w="3255"/>
        <w:gridCol w:w="1875"/>
        <w:tblGridChange w:id="6828">
          <w:tblGrid>
            <w:gridCol w:w="16"/>
            <w:gridCol w:w="1244"/>
            <w:gridCol w:w="16"/>
            <w:gridCol w:w="1964"/>
            <w:gridCol w:w="16"/>
            <w:gridCol w:w="1529"/>
            <w:gridCol w:w="16"/>
            <w:gridCol w:w="3239"/>
            <w:gridCol w:w="16"/>
            <w:gridCol w:w="1859"/>
            <w:gridCol w:w="16"/>
          </w:tblGrid>
        </w:tblGridChange>
      </w:tblGrid>
      <w:tr w:rsidRPr="00D645B6" w:rsidR="005F44E1" w:rsidTr="00F22E8A" w14:paraId="754D8379" w14:textId="77777777">
        <w:trPr>
          <w:trHeight w:val="300"/>
        </w:trPr>
        <w:tc>
          <w:tcPr>
            <w:tcW w:w="1260" w:type="dxa"/>
            <w:tcBorders>
              <w:top w:val="nil"/>
              <w:left w:val="nil"/>
              <w:bottom w:val="single" w:color="000000" w:sz="6" w:space="0"/>
              <w:right w:val="single" w:color="000000" w:sz="6" w:space="0"/>
            </w:tcBorders>
            <w:shd w:val="clear" w:color="auto" w:fill="auto"/>
            <w:hideMark/>
          </w:tcPr>
          <w:p w:rsidRPr="00D645B6" w:rsidR="005F44E1" w:rsidRDefault="005F44E1" w14:paraId="68953494" w14:textId="77777777">
            <w:pPr>
              <w:spacing w:line="360" w:lineRule="auto"/>
              <w:jc w:val="both"/>
              <w:textAlignment w:val="baseline"/>
              <w:rPr>
                <w:rFonts w:ascii="Calibri" w:hAnsi="Calibri" w:eastAsia="Times New Roman" w:cs="Calibri"/>
                <w:b/>
                <w:bCs/>
                <w:lang w:eastAsia="es-CO"/>
                <w:rPrChange w:author="LauraPGM" w:date="2025-10-01T09:45:00Z" w:id="6829">
                  <w:rPr>
                    <w:rFonts w:eastAsia="Times New Roman"/>
                    <w:b/>
                    <w:bCs/>
                    <w:lang w:eastAsia="es-CO"/>
                  </w:rPr>
                </w:rPrChange>
              </w:rPr>
              <w:pPrChange w:author="LauraPGM" w:date="2025-10-01T09:45:00Z" w:id="6830">
                <w:pPr>
                  <w:spacing w:line="240" w:lineRule="auto"/>
                  <w:jc w:val="both"/>
                  <w:textAlignment w:val="baseline"/>
                </w:pPr>
              </w:pPrChange>
            </w:pPr>
            <w:r w:rsidRPr="00D645B6">
              <w:rPr>
                <w:rFonts w:ascii="Calibri" w:hAnsi="Calibri" w:eastAsia="Times New Roman" w:cs="Calibri"/>
                <w:b/>
                <w:bCs/>
                <w:lang w:eastAsia="es-CO"/>
                <w:rPrChange w:author="LauraPGM" w:date="2025-10-01T09:45:00Z" w:id="6831">
                  <w:rPr>
                    <w:rFonts w:eastAsia="Times New Roman"/>
                    <w:b/>
                    <w:bCs/>
                    <w:lang w:eastAsia="es-CO"/>
                  </w:rPr>
                </w:rPrChange>
              </w:rPr>
              <w:t> </w:t>
            </w:r>
          </w:p>
        </w:tc>
        <w:tc>
          <w:tcPr>
            <w:tcW w:w="1980" w:type="dxa"/>
            <w:tcBorders>
              <w:top w:val="single" w:color="000000" w:sz="6" w:space="0"/>
              <w:left w:val="single" w:color="000000" w:sz="6" w:space="0"/>
              <w:bottom w:val="single" w:color="000000" w:sz="6" w:space="0"/>
              <w:right w:val="single" w:color="000000" w:sz="6" w:space="0"/>
            </w:tcBorders>
            <w:shd w:val="clear" w:color="auto" w:fill="EDF2F8"/>
            <w:vAlign w:val="center"/>
            <w:hideMark/>
          </w:tcPr>
          <w:p w:rsidRPr="00D645B6" w:rsidR="005F44E1" w:rsidRDefault="005F44E1" w14:paraId="3F0F0D53" w14:textId="77777777">
            <w:pPr>
              <w:spacing w:line="360" w:lineRule="auto"/>
              <w:textAlignment w:val="baseline"/>
              <w:rPr>
                <w:rFonts w:ascii="Calibri" w:hAnsi="Calibri" w:eastAsia="Times New Roman" w:cs="Calibri"/>
                <w:b/>
                <w:bCs/>
                <w:lang w:eastAsia="es-CO"/>
                <w:rPrChange w:author="LauraPGM" w:date="2025-10-01T09:45:00Z" w:id="6832">
                  <w:rPr>
                    <w:rFonts w:eastAsia="Times New Roman"/>
                    <w:b/>
                    <w:bCs/>
                    <w:lang w:eastAsia="es-CO"/>
                  </w:rPr>
                </w:rPrChange>
              </w:rPr>
              <w:pPrChange w:author="LauraPGM" w:date="2025-10-01T09:45:00Z" w:id="6833">
                <w:pPr>
                  <w:spacing w:line="240" w:lineRule="auto"/>
                  <w:textAlignment w:val="baseline"/>
                </w:pPr>
              </w:pPrChange>
            </w:pPr>
            <w:r w:rsidRPr="00D645B6">
              <w:rPr>
                <w:rFonts w:ascii="Calibri" w:hAnsi="Calibri" w:eastAsia="Times New Roman" w:cs="Calibri"/>
                <w:b/>
                <w:bCs/>
                <w:lang w:eastAsia="es-CO"/>
                <w:rPrChange w:author="LauraPGM" w:date="2025-10-01T09:45:00Z" w:id="6834">
                  <w:rPr>
                    <w:rFonts w:eastAsia="Times New Roman"/>
                    <w:b/>
                    <w:bCs/>
                    <w:lang w:eastAsia="es-CO"/>
                  </w:rPr>
                </w:rPrChange>
              </w:rPr>
              <w:t>Nombre </w:t>
            </w:r>
          </w:p>
        </w:tc>
        <w:tc>
          <w:tcPr>
            <w:tcW w:w="1545" w:type="dxa"/>
            <w:tcBorders>
              <w:top w:val="single" w:color="000000" w:sz="6" w:space="0"/>
              <w:left w:val="single" w:color="000000" w:sz="6" w:space="0"/>
              <w:bottom w:val="single" w:color="000000" w:sz="6" w:space="0"/>
              <w:right w:val="single" w:color="000000" w:sz="6" w:space="0"/>
            </w:tcBorders>
            <w:shd w:val="clear" w:color="auto" w:fill="EDF2F8"/>
            <w:vAlign w:val="center"/>
            <w:hideMark/>
          </w:tcPr>
          <w:p w:rsidRPr="00D645B6" w:rsidR="005F44E1" w:rsidRDefault="005F44E1" w14:paraId="3F7EF0C9" w14:textId="77777777">
            <w:pPr>
              <w:spacing w:line="360" w:lineRule="auto"/>
              <w:textAlignment w:val="baseline"/>
              <w:rPr>
                <w:rFonts w:ascii="Calibri" w:hAnsi="Calibri" w:eastAsia="Times New Roman" w:cs="Calibri"/>
                <w:b/>
                <w:bCs/>
                <w:lang w:eastAsia="es-CO"/>
                <w:rPrChange w:author="LauraPGM" w:date="2025-10-01T09:45:00Z" w:id="6835">
                  <w:rPr>
                    <w:rFonts w:eastAsia="Times New Roman"/>
                    <w:b/>
                    <w:bCs/>
                    <w:lang w:eastAsia="es-CO"/>
                  </w:rPr>
                </w:rPrChange>
              </w:rPr>
              <w:pPrChange w:author="LauraPGM" w:date="2025-10-01T09:45:00Z" w:id="6836">
                <w:pPr>
                  <w:spacing w:line="240" w:lineRule="auto"/>
                  <w:textAlignment w:val="baseline"/>
                </w:pPr>
              </w:pPrChange>
            </w:pPr>
            <w:r w:rsidRPr="00D645B6">
              <w:rPr>
                <w:rFonts w:ascii="Calibri" w:hAnsi="Calibri" w:eastAsia="Times New Roman" w:cs="Calibri"/>
                <w:b/>
                <w:bCs/>
                <w:lang w:eastAsia="es-CO"/>
                <w:rPrChange w:author="LauraPGM" w:date="2025-10-01T09:45:00Z" w:id="6837">
                  <w:rPr>
                    <w:rFonts w:eastAsia="Times New Roman"/>
                    <w:b/>
                    <w:bCs/>
                    <w:lang w:eastAsia="es-CO"/>
                  </w:rPr>
                </w:rPrChange>
              </w:rPr>
              <w:t>Cargo </w:t>
            </w:r>
          </w:p>
        </w:tc>
        <w:tc>
          <w:tcPr>
            <w:tcW w:w="3255" w:type="dxa"/>
            <w:tcBorders>
              <w:top w:val="single" w:color="000000" w:sz="6" w:space="0"/>
              <w:left w:val="single" w:color="000000" w:sz="6" w:space="0"/>
              <w:bottom w:val="single" w:color="000000" w:sz="6" w:space="0"/>
              <w:right w:val="single" w:color="000000" w:sz="6" w:space="0"/>
            </w:tcBorders>
            <w:shd w:val="clear" w:color="auto" w:fill="EDF2F8"/>
            <w:vAlign w:val="center"/>
            <w:hideMark/>
          </w:tcPr>
          <w:p w:rsidRPr="00D645B6" w:rsidR="005F44E1" w:rsidRDefault="00343608" w14:paraId="7A6EE8DE" w14:textId="52777D9B">
            <w:pPr>
              <w:spacing w:line="360" w:lineRule="auto"/>
              <w:textAlignment w:val="baseline"/>
              <w:rPr>
                <w:rFonts w:ascii="Calibri" w:hAnsi="Calibri" w:eastAsia="Times New Roman" w:cs="Calibri"/>
                <w:b/>
                <w:bCs/>
                <w:lang w:eastAsia="es-CO"/>
                <w:rPrChange w:author="LauraPGM" w:date="2025-10-01T09:45:00Z" w:id="6838">
                  <w:rPr>
                    <w:rFonts w:eastAsia="Times New Roman"/>
                    <w:b/>
                    <w:bCs/>
                    <w:lang w:eastAsia="es-CO"/>
                  </w:rPr>
                </w:rPrChange>
              </w:rPr>
              <w:pPrChange w:author="LauraPGM" w:date="2025-10-01T09:45:00Z" w:id="6839">
                <w:pPr>
                  <w:spacing w:line="240" w:lineRule="auto"/>
                  <w:textAlignment w:val="baseline"/>
                </w:pPr>
              </w:pPrChange>
            </w:pPr>
            <w:r w:rsidRPr="00D645B6">
              <w:rPr>
                <w:rFonts w:ascii="Calibri" w:hAnsi="Calibri" w:eastAsia="Times New Roman" w:cs="Calibri"/>
                <w:b/>
                <w:bCs/>
                <w:lang w:eastAsia="es-CO"/>
                <w:rPrChange w:author="LauraPGM" w:date="2025-10-01T09:45:00Z" w:id="6840">
                  <w:rPr>
                    <w:rFonts w:eastAsia="Times New Roman"/>
                    <w:b/>
                    <w:bCs/>
                    <w:lang w:eastAsia="es-CO"/>
                  </w:rPr>
                </w:rPrChange>
              </w:rPr>
              <w:t>Dependencia </w:t>
            </w:r>
          </w:p>
        </w:tc>
        <w:tc>
          <w:tcPr>
            <w:tcW w:w="1875" w:type="dxa"/>
            <w:tcBorders>
              <w:top w:val="single" w:color="000000" w:sz="6" w:space="0"/>
              <w:left w:val="single" w:color="000000" w:sz="6" w:space="0"/>
              <w:bottom w:val="single" w:color="000000" w:sz="6" w:space="0"/>
              <w:right w:val="single" w:color="000000" w:sz="6" w:space="0"/>
            </w:tcBorders>
            <w:shd w:val="clear" w:color="auto" w:fill="EDF2F8"/>
            <w:vAlign w:val="center"/>
            <w:hideMark/>
          </w:tcPr>
          <w:p w:rsidRPr="00D645B6" w:rsidR="005F44E1" w:rsidRDefault="005F44E1" w14:paraId="0BE8994B" w14:textId="77777777">
            <w:pPr>
              <w:spacing w:line="360" w:lineRule="auto"/>
              <w:textAlignment w:val="baseline"/>
              <w:rPr>
                <w:rFonts w:ascii="Calibri" w:hAnsi="Calibri" w:eastAsia="Times New Roman" w:cs="Calibri"/>
                <w:b/>
                <w:bCs/>
                <w:lang w:eastAsia="es-CO"/>
                <w:rPrChange w:author="LauraPGM" w:date="2025-10-01T09:45:00Z" w:id="6841">
                  <w:rPr>
                    <w:rFonts w:eastAsia="Times New Roman"/>
                    <w:b/>
                    <w:bCs/>
                    <w:lang w:eastAsia="es-CO"/>
                  </w:rPr>
                </w:rPrChange>
              </w:rPr>
              <w:pPrChange w:author="LauraPGM" w:date="2025-10-01T09:45:00Z" w:id="6842">
                <w:pPr>
                  <w:spacing w:line="240" w:lineRule="auto"/>
                  <w:textAlignment w:val="baseline"/>
                </w:pPr>
              </w:pPrChange>
            </w:pPr>
            <w:r w:rsidRPr="00D645B6">
              <w:rPr>
                <w:rFonts w:ascii="Calibri" w:hAnsi="Calibri" w:eastAsia="Times New Roman" w:cs="Calibri"/>
                <w:b/>
                <w:bCs/>
                <w:lang w:eastAsia="es-CO"/>
                <w:rPrChange w:author="LauraPGM" w:date="2025-10-01T09:45:00Z" w:id="6843">
                  <w:rPr>
                    <w:rFonts w:eastAsia="Times New Roman"/>
                    <w:b/>
                    <w:bCs/>
                    <w:lang w:eastAsia="es-CO"/>
                  </w:rPr>
                </w:rPrChange>
              </w:rPr>
              <w:t>Fecha </w:t>
            </w:r>
          </w:p>
        </w:tc>
      </w:tr>
      <w:tr w:rsidRPr="00D645B6" w:rsidR="0048121D" w:rsidTr="00F22E8A" w14:paraId="15B9E2AE" w14:textId="77777777">
        <w:trPr>
          <w:trHeight w:val="300"/>
        </w:trPr>
        <w:tc>
          <w:tcPr>
            <w:tcW w:w="1260" w:type="dxa"/>
            <w:tcBorders>
              <w:top w:val="single" w:color="000000" w:sz="6" w:space="0"/>
              <w:left w:val="single" w:color="000000" w:sz="6" w:space="0"/>
              <w:bottom w:val="single" w:color="000000" w:sz="6" w:space="0"/>
              <w:right w:val="single" w:color="000000" w:sz="6" w:space="0"/>
            </w:tcBorders>
            <w:shd w:val="clear" w:color="auto" w:fill="EDF2F8"/>
            <w:hideMark/>
          </w:tcPr>
          <w:p w:rsidRPr="00553C97" w:rsidR="0048121D" w:rsidP="00553C97" w:rsidRDefault="0048121D" w14:paraId="39B99FC2" w14:textId="77777777">
            <w:pPr>
              <w:spacing w:line="240" w:lineRule="auto"/>
              <w:jc w:val="both"/>
              <w:textAlignment w:val="baseline"/>
              <w:rPr>
                <w:rFonts w:ascii="Calibri" w:hAnsi="Calibri" w:eastAsia="Times New Roman" w:cs="Calibri"/>
                <w:b/>
                <w:bCs/>
                <w:lang w:eastAsia="es-CO"/>
              </w:rPr>
            </w:pPr>
            <w:r w:rsidRPr="00553C97">
              <w:rPr>
                <w:rFonts w:ascii="Calibri" w:hAnsi="Calibri" w:eastAsia="Times New Roman" w:cs="Calibri"/>
                <w:b/>
                <w:bCs/>
                <w:lang w:eastAsia="es-CO"/>
              </w:rPr>
              <w:t>Autor (es) </w:t>
            </w:r>
          </w:p>
        </w:tc>
        <w:tc>
          <w:tcPr>
            <w:tcW w:w="1980" w:type="dxa"/>
            <w:tcBorders>
              <w:top w:val="single" w:color="000000" w:sz="6" w:space="0"/>
              <w:left w:val="single" w:color="000000" w:sz="6" w:space="0"/>
              <w:bottom w:val="single" w:color="000000" w:sz="6" w:space="0"/>
              <w:right w:val="single" w:color="000000" w:sz="6" w:space="0"/>
            </w:tcBorders>
            <w:shd w:val="clear" w:color="auto" w:fill="EDF2F8"/>
            <w:hideMark/>
          </w:tcPr>
          <w:p w:rsidRPr="00553C97" w:rsidR="0048121D" w:rsidRDefault="0048121D" w14:paraId="2132B769" w14:textId="1FA8FFFD">
            <w:pPr>
              <w:spacing w:line="360" w:lineRule="auto"/>
              <w:textAlignment w:val="baseline"/>
              <w:rPr>
                <w:rFonts w:ascii="Calibri" w:hAnsi="Calibri" w:eastAsia="Times New Roman" w:cs="Calibri"/>
                <w:b/>
                <w:bCs/>
                <w:lang w:eastAsia="es-CO"/>
              </w:rPr>
              <w:pPrChange w:author="LauraPGM" w:date="2025-10-01T20:56:00Z" w:id="6844">
                <w:pPr>
                  <w:spacing w:line="240" w:lineRule="auto"/>
                  <w:jc w:val="both"/>
                  <w:textAlignment w:val="baseline"/>
                </w:pPr>
              </w:pPrChange>
            </w:pPr>
            <w:proofErr w:type="spellStart"/>
            <w:ins w:author="LauraPGM" w:date="2025-10-01T20:56:00Z" w:id="6845">
              <w:r w:rsidRPr="00553C97">
                <w:rPr>
                  <w:rFonts w:ascii="Calibri" w:hAnsi="Calibri" w:cs="Calibri"/>
                </w:rPr>
                <w:t>Gianmarco</w:t>
              </w:r>
              <w:proofErr w:type="spellEnd"/>
              <w:r w:rsidRPr="00553C97">
                <w:rPr>
                  <w:rFonts w:ascii="Calibri" w:hAnsi="Calibri" w:cs="Calibri"/>
                </w:rPr>
                <w:t xml:space="preserve"> Serrano </w:t>
              </w:r>
              <w:proofErr w:type="spellStart"/>
              <w:r w:rsidRPr="00553C97">
                <w:rPr>
                  <w:rFonts w:ascii="Calibri" w:hAnsi="Calibri" w:cs="Calibri"/>
                </w:rPr>
                <w:t>Cabarcas</w:t>
              </w:r>
            </w:ins>
            <w:proofErr w:type="spellEnd"/>
          </w:p>
        </w:tc>
        <w:tc>
          <w:tcPr>
            <w:tcW w:w="1545" w:type="dxa"/>
            <w:tcBorders>
              <w:top w:val="single" w:color="000000" w:sz="6" w:space="0"/>
              <w:left w:val="single" w:color="000000" w:sz="6" w:space="0"/>
              <w:bottom w:val="single" w:color="000000" w:sz="6" w:space="0"/>
              <w:right w:val="single" w:color="000000" w:sz="6" w:space="0"/>
            </w:tcBorders>
            <w:shd w:val="clear" w:color="auto" w:fill="EDF2F8"/>
            <w:hideMark/>
          </w:tcPr>
          <w:p w:rsidRPr="00553C97" w:rsidR="0048121D" w:rsidRDefault="00671B13" w14:paraId="31B2FA22" w14:textId="53A715BE">
            <w:pPr>
              <w:spacing w:line="360" w:lineRule="auto"/>
              <w:textAlignment w:val="baseline"/>
              <w:rPr>
                <w:rFonts w:ascii="Calibri" w:hAnsi="Calibri" w:eastAsia="Times New Roman" w:cs="Calibri"/>
                <w:b/>
                <w:bCs/>
                <w:lang w:eastAsia="es-CO"/>
              </w:rPr>
              <w:pPrChange w:author="LauraPGM" w:date="2025-10-01T20:56:00Z" w:id="6846">
                <w:pPr>
                  <w:spacing w:line="240" w:lineRule="auto"/>
                  <w:jc w:val="both"/>
                  <w:textAlignment w:val="baseline"/>
                </w:pPr>
              </w:pPrChange>
            </w:pPr>
            <w:ins w:author="LauraPGM" w:date="2025-10-01T20:56:00Z" w:id="6847">
              <w:r>
                <w:rPr>
                  <w:rFonts w:ascii="Calibri" w:hAnsi="Calibri" w:cs="Calibri"/>
                </w:rPr>
                <w:t>Experto t</w:t>
              </w:r>
              <w:r w:rsidRPr="006C6A56" w:rsidR="006C6A56">
                <w:rPr>
                  <w:rFonts w:ascii="Calibri" w:hAnsi="Calibri" w:cs="Calibri"/>
                </w:rPr>
                <w:t xml:space="preserve">emático </w:t>
              </w:r>
            </w:ins>
            <w:del w:author="LauraPGM" w:date="2025-10-01T20:56:00Z" w:id="6848">
              <w:r w:rsidRPr="00553C97" w:rsidDel="000964CC" w:rsidR="0048121D">
                <w:rPr>
                  <w:rFonts w:ascii="Calibri" w:hAnsi="Calibri" w:eastAsia="Times New Roman" w:cs="Calibri"/>
                  <w:b/>
                  <w:bCs/>
                  <w:lang w:eastAsia="es-CO"/>
                </w:rPr>
                <w:delText>Asesor pedagógico</w:delText>
              </w:r>
            </w:del>
          </w:p>
        </w:tc>
        <w:tc>
          <w:tcPr>
            <w:tcW w:w="3255" w:type="dxa"/>
            <w:tcBorders>
              <w:top w:val="single" w:color="000000" w:sz="6" w:space="0"/>
              <w:left w:val="single" w:color="000000" w:sz="6" w:space="0"/>
              <w:bottom w:val="single" w:color="000000" w:sz="6" w:space="0"/>
              <w:right w:val="single" w:color="000000" w:sz="6" w:space="0"/>
            </w:tcBorders>
            <w:shd w:val="clear" w:color="auto" w:fill="EDF2F8"/>
            <w:hideMark/>
          </w:tcPr>
          <w:p w:rsidRPr="00553C97" w:rsidR="0048121D" w:rsidDel="000964CC" w:rsidRDefault="00553C97" w14:paraId="7E899260" w14:textId="49BDECD0">
            <w:pPr>
              <w:spacing w:line="360" w:lineRule="auto"/>
              <w:textAlignment w:val="baseline"/>
              <w:rPr>
                <w:del w:author="LauraPGM" w:date="2025-10-01T20:56:00Z" w:id="6849"/>
                <w:rFonts w:ascii="Calibri" w:hAnsi="Calibri" w:eastAsia="Times New Roman" w:cs="Calibri"/>
                <w:b/>
                <w:bCs/>
                <w:lang w:eastAsia="es-CO"/>
              </w:rPr>
              <w:pPrChange w:author="LauraPGM" w:date="2025-10-01T20:56:00Z" w:id="6850">
                <w:pPr>
                  <w:spacing w:line="240" w:lineRule="auto"/>
                  <w:jc w:val="both"/>
                  <w:textAlignment w:val="baseline"/>
                </w:pPr>
              </w:pPrChange>
            </w:pPr>
            <w:ins w:author="LauraPGM" w:date="2025-10-01T20:56:00Z" w:id="6851">
              <w:r>
                <w:rPr>
                  <w:rFonts w:ascii="Calibri" w:hAnsi="Calibri" w:cs="Calibri"/>
                </w:rPr>
                <w:t xml:space="preserve">Centro </w:t>
              </w:r>
              <w:proofErr w:type="spellStart"/>
              <w:r>
                <w:rPr>
                  <w:rFonts w:ascii="Calibri" w:hAnsi="Calibri" w:cs="Calibri"/>
                </w:rPr>
                <w:t>Agroturístico</w:t>
              </w:r>
              <w:proofErr w:type="spellEnd"/>
              <w:r>
                <w:rPr>
                  <w:rFonts w:ascii="Calibri" w:hAnsi="Calibri" w:cs="Calibri"/>
                </w:rPr>
                <w:t xml:space="preserve"> - </w:t>
              </w:r>
              <w:r w:rsidRPr="00553C97" w:rsidR="0048121D">
                <w:rPr>
                  <w:rFonts w:ascii="Calibri" w:hAnsi="Calibri" w:cs="Calibri"/>
                </w:rPr>
                <w:t>Regional Santander</w:t>
              </w:r>
            </w:ins>
            <w:del w:author="LauraPGM" w:date="2025-10-01T20:56:00Z" w:id="6852">
              <w:r w:rsidRPr="00553C97" w:rsidDel="000964CC" w:rsidR="0048121D">
                <w:rPr>
                  <w:rFonts w:ascii="Calibri" w:hAnsi="Calibri" w:eastAsia="Times New Roman" w:cs="Calibri"/>
                  <w:b/>
                  <w:bCs/>
                  <w:lang w:eastAsia="es-CO"/>
                </w:rPr>
                <w:delText>Centro Industrial del Diseño y la Manufactura</w:delText>
              </w:r>
            </w:del>
          </w:p>
          <w:p w:rsidRPr="00553C97" w:rsidR="0048121D" w:rsidRDefault="0048121D" w14:paraId="3A32ACAA" w14:textId="623A9CB1">
            <w:pPr>
              <w:spacing w:line="360" w:lineRule="auto"/>
              <w:textAlignment w:val="baseline"/>
              <w:rPr>
                <w:rFonts w:ascii="Calibri" w:hAnsi="Calibri" w:eastAsia="Times New Roman" w:cs="Calibri"/>
                <w:b/>
                <w:bCs/>
                <w:lang w:eastAsia="es-CO"/>
              </w:rPr>
              <w:pPrChange w:author="LauraPGM" w:date="2025-10-01T20:56:00Z" w:id="6853">
                <w:pPr>
                  <w:spacing w:line="240" w:lineRule="auto"/>
                  <w:jc w:val="both"/>
                  <w:textAlignment w:val="baseline"/>
                </w:pPr>
              </w:pPrChange>
            </w:pPr>
            <w:del w:author="LauraPGM" w:date="2025-10-01T20:56:00Z" w:id="6854">
              <w:r w:rsidRPr="00553C97" w:rsidDel="000964CC">
                <w:rPr>
                  <w:rFonts w:ascii="Calibri" w:hAnsi="Calibri" w:eastAsia="Times New Roman" w:cs="Calibri"/>
                  <w:b/>
                  <w:bCs/>
                  <w:lang w:eastAsia="es-CO"/>
                </w:rPr>
                <w:delText>Regional Santander</w:delText>
              </w:r>
            </w:del>
          </w:p>
        </w:tc>
        <w:tc>
          <w:tcPr>
            <w:tcW w:w="1875" w:type="dxa"/>
            <w:tcBorders>
              <w:top w:val="single" w:color="000000" w:sz="6" w:space="0"/>
              <w:left w:val="single" w:color="000000" w:sz="6" w:space="0"/>
              <w:bottom w:val="single" w:color="000000" w:sz="6" w:space="0"/>
              <w:right w:val="single" w:color="000000" w:sz="6" w:space="0"/>
            </w:tcBorders>
            <w:shd w:val="clear" w:color="auto" w:fill="EDF2F8"/>
            <w:hideMark/>
          </w:tcPr>
          <w:p w:rsidRPr="00553C97" w:rsidR="0048121D" w:rsidRDefault="0048121D" w14:paraId="4516C615" w14:textId="2095F7A8">
            <w:pPr>
              <w:spacing w:line="360" w:lineRule="auto"/>
              <w:textAlignment w:val="baseline"/>
              <w:rPr>
                <w:rFonts w:ascii="Calibri" w:hAnsi="Calibri" w:eastAsia="Times New Roman" w:cs="Calibri"/>
                <w:b/>
                <w:bCs/>
                <w:lang w:eastAsia="es-CO"/>
              </w:rPr>
              <w:pPrChange w:author="LauraPGM" w:date="2025-10-01T20:56:00Z" w:id="6855">
                <w:pPr>
                  <w:spacing w:line="240" w:lineRule="auto"/>
                  <w:jc w:val="both"/>
                  <w:textAlignment w:val="baseline"/>
                </w:pPr>
              </w:pPrChange>
            </w:pPr>
            <w:ins w:author="LauraPGM" w:date="2025-10-01T20:56:00Z" w:id="6856">
              <w:r w:rsidRPr="00553C97">
                <w:rPr>
                  <w:rFonts w:ascii="Calibri" w:hAnsi="Calibri" w:cs="Calibri"/>
                </w:rPr>
                <w:t>Octubre 2025</w:t>
              </w:r>
            </w:ins>
            <w:del w:author="LauraPGM" w:date="2025-10-01T20:56:00Z" w:id="6857">
              <w:r w:rsidRPr="00553C97" w:rsidDel="000964CC">
                <w:rPr>
                  <w:rFonts w:ascii="Calibri" w:hAnsi="Calibri" w:eastAsia="Times New Roman" w:cs="Calibri"/>
                  <w:b/>
                  <w:bCs/>
                  <w:lang w:eastAsia="es-CO"/>
                </w:rPr>
                <w:delText>Febrero 2022</w:delText>
              </w:r>
            </w:del>
          </w:p>
        </w:tc>
      </w:tr>
      <w:tr w:rsidRPr="00D645B6" w:rsidR="00553C97" w:rsidTr="00553C97" w14:paraId="5B1F6A58" w14:textId="77777777">
        <w:tblPrEx>
          <w:tblW w:w="9915" w:type="dxa"/>
          <w:tblBorders>
            <w:top w:val="outset" w:color="auto" w:sz="6" w:space="0"/>
            <w:left w:val="outset" w:color="auto" w:sz="6" w:space="0"/>
            <w:bottom w:val="outset" w:color="auto" w:sz="6" w:space="0"/>
            <w:right w:val="outset" w:color="auto" w:sz="6" w:space="0"/>
          </w:tblBorders>
          <w:tblCellMar>
            <w:left w:w="0" w:type="dxa"/>
            <w:right w:w="0" w:type="dxa"/>
          </w:tblCellMar>
          <w:tblPrExChange w:author="LauraPGM" w:date="2025-10-07T10:00:00Z" w:id="6858">
            <w:tblPrEx>
              <w:tblW w:w="9915" w:type="dxa"/>
              <w:tblBorders>
                <w:top w:val="outset" w:color="auto" w:sz="6" w:space="0"/>
                <w:left w:val="outset" w:color="auto" w:sz="6" w:space="0"/>
                <w:bottom w:val="outset" w:color="auto" w:sz="6" w:space="0"/>
                <w:right w:val="outset" w:color="auto" w:sz="6" w:space="0"/>
              </w:tblBorders>
              <w:tblCellMar>
                <w:left w:w="0" w:type="dxa"/>
                <w:right w:w="0" w:type="dxa"/>
              </w:tblCellMar>
            </w:tblPrEx>
          </w:tblPrExChange>
        </w:tblPrEx>
        <w:trPr>
          <w:trHeight w:val="300"/>
          <w:ins w:author="LauraPGM" w:date="2025-10-07T09:59:00Z" w:id="6859"/>
          <w:trPrChange w:author="LauraPGM" w:date="2025-10-07T10:00:00Z" w:id="6860">
            <w:trPr>
              <w:gridBefore w:val="1"/>
              <w:trHeight w:val="300"/>
            </w:trPr>
          </w:trPrChange>
        </w:trPr>
        <w:tc>
          <w:tcPr>
            <w:tcW w:w="1260" w:type="dxa"/>
            <w:tcBorders>
              <w:top w:val="single" w:color="000000" w:sz="6" w:space="0"/>
              <w:left w:val="single" w:color="000000" w:sz="6" w:space="0"/>
              <w:bottom w:val="single" w:color="000000" w:sz="6" w:space="0"/>
              <w:right w:val="single" w:color="000000" w:sz="6" w:space="0"/>
            </w:tcBorders>
            <w:shd w:val="clear" w:color="auto" w:fill="EDF2F8"/>
            <w:tcPrChange w:author="LauraPGM" w:date="2025-10-07T10:00:00Z" w:id="6861">
              <w:tcPr>
                <w:tcW w:w="1260" w:type="dxa"/>
                <w:gridSpan w:val="2"/>
                <w:tcBorders>
                  <w:top w:val="single" w:color="000000" w:sz="6" w:space="0"/>
                  <w:left w:val="single" w:color="000000" w:sz="6" w:space="0"/>
                  <w:bottom w:val="single" w:color="000000" w:sz="6" w:space="0"/>
                  <w:right w:val="single" w:color="000000" w:sz="6" w:space="0"/>
                </w:tcBorders>
                <w:shd w:val="clear" w:color="auto" w:fill="EDF2F8"/>
              </w:tcPr>
            </w:tcPrChange>
          </w:tcPr>
          <w:p w:rsidRPr="00553C97" w:rsidR="00553C97" w:rsidP="00553C97" w:rsidRDefault="00553C97" w14:paraId="21C1E70A" w14:textId="77777777">
            <w:pPr>
              <w:spacing w:line="240" w:lineRule="auto"/>
              <w:jc w:val="both"/>
              <w:textAlignment w:val="baseline"/>
              <w:rPr>
                <w:ins w:author="LauraPGM" w:date="2025-10-07T09:59:00Z" w:id="6862"/>
                <w:rFonts w:ascii="Calibri" w:hAnsi="Calibri" w:eastAsia="Times New Roman" w:cs="Calibri"/>
                <w:b/>
                <w:bCs/>
                <w:lang w:eastAsia="es-CO"/>
              </w:rPr>
            </w:pPr>
          </w:p>
        </w:tc>
        <w:tc>
          <w:tcPr>
            <w:tcW w:w="1980" w:type="dxa"/>
            <w:tcBorders>
              <w:top w:val="single" w:color="000000" w:sz="6" w:space="0"/>
              <w:left w:val="single" w:color="000000" w:sz="6" w:space="0"/>
              <w:bottom w:val="single" w:color="000000" w:sz="6" w:space="0"/>
              <w:right w:val="single" w:color="000000" w:sz="6" w:space="0"/>
            </w:tcBorders>
            <w:shd w:val="clear" w:color="auto" w:fill="EBF0F9"/>
            <w:vAlign w:val="center"/>
            <w:tcPrChange w:author="LauraPGM" w:date="2025-10-07T10:00:00Z" w:id="6863">
              <w:tcPr>
                <w:tcW w:w="1980" w:type="dxa"/>
                <w:gridSpan w:val="2"/>
                <w:tcBorders>
                  <w:top w:val="single" w:color="000000" w:sz="6" w:space="0"/>
                  <w:left w:val="single" w:color="000000" w:sz="6" w:space="0"/>
                  <w:bottom w:val="single" w:color="000000" w:sz="6" w:space="0"/>
                  <w:right w:val="single" w:color="000000" w:sz="6" w:space="0"/>
                </w:tcBorders>
                <w:shd w:val="clear" w:color="auto" w:fill="EDF2F8"/>
              </w:tcPr>
            </w:tcPrChange>
          </w:tcPr>
          <w:p w:rsidRPr="00553C97" w:rsidR="00553C97" w:rsidP="00553C97" w:rsidRDefault="00553C97" w14:paraId="26C93FFA" w14:textId="46627F0C">
            <w:pPr>
              <w:spacing w:line="360" w:lineRule="auto"/>
              <w:textAlignment w:val="baseline"/>
              <w:rPr>
                <w:ins w:author="LauraPGM" w:date="2025-10-07T09:59:00Z" w:id="6864"/>
                <w:rFonts w:ascii="Calibri" w:hAnsi="Calibri" w:cs="Calibri"/>
              </w:rPr>
            </w:pPr>
            <w:ins w:author="LauraPGM" w:date="2025-10-07T09:59:00Z" w:id="6865">
              <w:r w:rsidRPr="00553C97">
                <w:rPr>
                  <w:rFonts w:ascii="Calibri" w:hAnsi="Calibri" w:cs="Calibri"/>
                  <w:rPrChange w:author="LauraPGM" w:date="2025-10-07T10:00:00Z" w:id="6866">
                    <w:rPr>
                      <w:rFonts w:ascii="Calibri" w:hAnsi="Calibri" w:eastAsia="Times New Roman" w:cs="Calibri"/>
                      <w:bCs/>
                      <w:lang w:eastAsia="es-CO"/>
                    </w:rPr>
                  </w:rPrChange>
                </w:rPr>
                <w:t>Laura Paola Gelvez Manosalva</w:t>
              </w:r>
            </w:ins>
          </w:p>
        </w:tc>
        <w:tc>
          <w:tcPr>
            <w:tcW w:w="1545" w:type="dxa"/>
            <w:tcBorders>
              <w:top w:val="single" w:color="000000" w:sz="6" w:space="0"/>
              <w:left w:val="single" w:color="000000" w:sz="6" w:space="0"/>
              <w:bottom w:val="single" w:color="000000" w:sz="6" w:space="0"/>
              <w:right w:val="single" w:color="000000" w:sz="6" w:space="0"/>
            </w:tcBorders>
            <w:shd w:val="clear" w:color="auto" w:fill="EBF0F9"/>
            <w:vAlign w:val="center"/>
            <w:tcPrChange w:author="LauraPGM" w:date="2025-10-07T10:00:00Z" w:id="6867">
              <w:tcPr>
                <w:tcW w:w="1545" w:type="dxa"/>
                <w:gridSpan w:val="2"/>
                <w:tcBorders>
                  <w:top w:val="single" w:color="000000" w:sz="6" w:space="0"/>
                  <w:left w:val="single" w:color="000000" w:sz="6" w:space="0"/>
                  <w:bottom w:val="single" w:color="000000" w:sz="6" w:space="0"/>
                  <w:right w:val="single" w:color="000000" w:sz="6" w:space="0"/>
                </w:tcBorders>
                <w:shd w:val="clear" w:color="auto" w:fill="EDF2F8"/>
              </w:tcPr>
            </w:tcPrChange>
          </w:tcPr>
          <w:p w:rsidRPr="006C6A56" w:rsidR="00553C97" w:rsidP="00553C97" w:rsidRDefault="00553C97" w14:paraId="11A82F64" w14:textId="4BB0C560">
            <w:pPr>
              <w:spacing w:line="360" w:lineRule="auto"/>
              <w:textAlignment w:val="baseline"/>
              <w:rPr>
                <w:ins w:author="LauraPGM" w:date="2025-10-07T09:59:00Z" w:id="6868"/>
                <w:rFonts w:ascii="Calibri" w:hAnsi="Calibri" w:cs="Calibri"/>
              </w:rPr>
            </w:pPr>
            <w:ins w:author="LauraPGM" w:date="2025-10-07T09:59:00Z" w:id="6869">
              <w:r w:rsidRPr="00553C97">
                <w:rPr>
                  <w:rFonts w:ascii="Calibri" w:hAnsi="Calibri" w:cs="Calibri"/>
                  <w:rPrChange w:author="LauraPGM" w:date="2025-10-07T10:00:00Z" w:id="6870">
                    <w:rPr>
                      <w:rFonts w:ascii="Calibri" w:hAnsi="Calibri" w:eastAsia="Times New Roman" w:cs="Calibri"/>
                      <w:bCs/>
                      <w:lang w:eastAsia="es-CO"/>
                    </w:rPr>
                  </w:rPrChange>
                </w:rPr>
                <w:t>Evaluadora instruccional </w:t>
              </w:r>
            </w:ins>
          </w:p>
        </w:tc>
        <w:tc>
          <w:tcPr>
            <w:tcW w:w="3255" w:type="dxa"/>
            <w:tcBorders>
              <w:top w:val="single" w:color="000000" w:sz="6" w:space="0"/>
              <w:left w:val="single" w:color="000000" w:sz="6" w:space="0"/>
              <w:bottom w:val="single" w:color="000000" w:sz="6" w:space="0"/>
              <w:right w:val="single" w:color="000000" w:sz="6" w:space="0"/>
            </w:tcBorders>
            <w:shd w:val="clear" w:color="auto" w:fill="EBF0F9"/>
            <w:vAlign w:val="center"/>
            <w:tcPrChange w:author="LauraPGM" w:date="2025-10-07T10:00:00Z" w:id="6871">
              <w:tcPr>
                <w:tcW w:w="3255" w:type="dxa"/>
                <w:gridSpan w:val="2"/>
                <w:tcBorders>
                  <w:top w:val="single" w:color="000000" w:sz="6" w:space="0"/>
                  <w:left w:val="single" w:color="000000" w:sz="6" w:space="0"/>
                  <w:bottom w:val="single" w:color="000000" w:sz="6" w:space="0"/>
                  <w:right w:val="single" w:color="000000" w:sz="6" w:space="0"/>
                </w:tcBorders>
                <w:shd w:val="clear" w:color="auto" w:fill="EDF2F8"/>
              </w:tcPr>
            </w:tcPrChange>
          </w:tcPr>
          <w:p w:rsidRPr="00553C97" w:rsidR="00553C97" w:rsidP="00553C97" w:rsidRDefault="00553C97" w14:paraId="5790E1CB" w14:textId="4DFF7423">
            <w:pPr>
              <w:spacing w:line="360" w:lineRule="auto"/>
              <w:textAlignment w:val="baseline"/>
              <w:rPr>
                <w:ins w:author="LauraPGM" w:date="2025-10-07T09:59:00Z" w:id="6872"/>
                <w:rFonts w:ascii="Calibri" w:hAnsi="Calibri" w:cs="Calibri"/>
                <w:rPrChange w:author="LauraPGM" w:date="2025-10-07T10:00:00Z" w:id="6873">
                  <w:rPr>
                    <w:ins w:author="LauraPGM" w:date="2025-10-07T09:59:00Z" w:id="6874"/>
                    <w:rFonts w:ascii="Calibri" w:hAnsi="Calibri" w:eastAsia="Times New Roman" w:cs="Calibri"/>
                    <w:bCs/>
                    <w:lang w:eastAsia="es-CO"/>
                  </w:rPr>
                </w:rPrChange>
              </w:rPr>
            </w:pPr>
            <w:ins w:author="LauraPGM" w:date="2025-10-07T09:59:00Z" w:id="6875">
              <w:r w:rsidRPr="00553C97">
                <w:rPr>
                  <w:rFonts w:ascii="Calibri" w:hAnsi="Calibri" w:cs="Calibri"/>
                  <w:rPrChange w:author="LauraPGM" w:date="2025-10-07T10:00:00Z" w:id="6876">
                    <w:rPr>
                      <w:rFonts w:ascii="Calibri" w:hAnsi="Calibri" w:eastAsia="Times New Roman" w:cs="Calibri"/>
                      <w:bCs/>
                      <w:color w:val="000000"/>
                      <w:lang w:eastAsia="es-CO"/>
                    </w:rPr>
                  </w:rPrChange>
                </w:rPr>
                <w:t xml:space="preserve">Centro </w:t>
              </w:r>
              <w:proofErr w:type="spellStart"/>
              <w:r w:rsidRPr="00553C97">
                <w:rPr>
                  <w:rFonts w:ascii="Calibri" w:hAnsi="Calibri" w:cs="Calibri"/>
                  <w:rPrChange w:author="LauraPGM" w:date="2025-10-07T10:00:00Z" w:id="6877">
                    <w:rPr>
                      <w:rFonts w:ascii="Calibri" w:hAnsi="Calibri" w:eastAsia="Times New Roman" w:cs="Calibri"/>
                      <w:bCs/>
                      <w:color w:val="000000"/>
                      <w:lang w:eastAsia="es-CO"/>
                    </w:rPr>
                  </w:rPrChange>
                </w:rPr>
                <w:t>Agroturístico</w:t>
              </w:r>
              <w:proofErr w:type="spellEnd"/>
              <w:r w:rsidRPr="00553C97">
                <w:rPr>
                  <w:rFonts w:ascii="Calibri" w:hAnsi="Calibri" w:cs="Calibri"/>
                  <w:rPrChange w:author="LauraPGM" w:date="2025-10-07T10:00:00Z" w:id="6878">
                    <w:rPr>
                      <w:rFonts w:ascii="Calibri" w:hAnsi="Calibri" w:eastAsia="Times New Roman" w:cs="Calibri"/>
                      <w:bCs/>
                      <w:color w:val="000000"/>
                      <w:lang w:eastAsia="es-CO"/>
                    </w:rPr>
                  </w:rPrChange>
                </w:rPr>
                <w:t xml:space="preserve"> </w:t>
              </w:r>
            </w:ins>
            <w:ins w:author="LauraPGM" w:date="2025-10-07T10:01:00Z" w:id="6879">
              <w:r>
                <w:rPr>
                  <w:rFonts w:ascii="Calibri" w:hAnsi="Calibri" w:cs="Calibri"/>
                </w:rPr>
                <w:t>-</w:t>
              </w:r>
            </w:ins>
            <w:ins w:author="LauraPGM" w:date="2025-10-07T09:59:00Z" w:id="6880">
              <w:r w:rsidRPr="00553C97">
                <w:rPr>
                  <w:rFonts w:ascii="Calibri" w:hAnsi="Calibri" w:cs="Calibri"/>
                  <w:rPrChange w:author="LauraPGM" w:date="2025-10-07T10:00:00Z" w:id="6881">
                    <w:rPr>
                      <w:rFonts w:ascii="Calibri" w:hAnsi="Calibri" w:eastAsia="Times New Roman" w:cs="Calibri"/>
                      <w:bCs/>
                      <w:color w:val="000000"/>
                      <w:lang w:eastAsia="es-CO"/>
                    </w:rPr>
                  </w:rPrChange>
                </w:rPr>
                <w:t>Regional   Santander  </w:t>
              </w:r>
            </w:ins>
          </w:p>
          <w:p w:rsidRPr="00553C97" w:rsidR="00553C97" w:rsidP="00553C97" w:rsidRDefault="00553C97" w14:paraId="7C2ED36F" w14:textId="6C33147E">
            <w:pPr>
              <w:spacing w:line="360" w:lineRule="auto"/>
              <w:textAlignment w:val="baseline"/>
              <w:rPr>
                <w:ins w:author="LauraPGM" w:date="2025-10-07T09:59:00Z" w:id="6882"/>
                <w:rFonts w:ascii="Calibri" w:hAnsi="Calibri" w:cs="Calibri"/>
              </w:rPr>
            </w:pPr>
            <w:ins w:author="LauraPGM" w:date="2025-10-07T09:59:00Z" w:id="6883">
              <w:r w:rsidRPr="00553C97">
                <w:rPr>
                  <w:rFonts w:ascii="Calibri" w:hAnsi="Calibri" w:cs="Calibri"/>
                  <w:rPrChange w:author="LauraPGM" w:date="2025-10-07T10:00:00Z" w:id="6884">
                    <w:rPr>
                      <w:rFonts w:ascii="Calibri" w:hAnsi="Calibri" w:eastAsia="Times New Roman" w:cs="Calibri"/>
                      <w:bCs/>
                      <w:lang w:eastAsia="es-CO"/>
                    </w:rPr>
                  </w:rPrChange>
                </w:rPr>
                <w:t> </w:t>
              </w:r>
            </w:ins>
          </w:p>
        </w:tc>
        <w:tc>
          <w:tcPr>
            <w:tcW w:w="1875" w:type="dxa"/>
            <w:tcBorders>
              <w:top w:val="single" w:color="000000" w:sz="6" w:space="0"/>
              <w:left w:val="single" w:color="000000" w:sz="6" w:space="0"/>
              <w:bottom w:val="single" w:color="000000" w:sz="6" w:space="0"/>
              <w:right w:val="single" w:color="000000" w:sz="6" w:space="0"/>
            </w:tcBorders>
            <w:shd w:val="clear" w:color="auto" w:fill="EBF0F9"/>
            <w:vAlign w:val="center"/>
            <w:tcPrChange w:author="LauraPGM" w:date="2025-10-07T10:00:00Z" w:id="6885">
              <w:tcPr>
                <w:tcW w:w="1875" w:type="dxa"/>
                <w:gridSpan w:val="2"/>
                <w:tcBorders>
                  <w:top w:val="single" w:color="000000" w:sz="6" w:space="0"/>
                  <w:left w:val="single" w:color="000000" w:sz="6" w:space="0"/>
                  <w:bottom w:val="single" w:color="000000" w:sz="6" w:space="0"/>
                  <w:right w:val="single" w:color="000000" w:sz="6" w:space="0"/>
                </w:tcBorders>
                <w:shd w:val="clear" w:color="auto" w:fill="EDF2F8"/>
              </w:tcPr>
            </w:tcPrChange>
          </w:tcPr>
          <w:p w:rsidRPr="00553C97" w:rsidR="00553C97" w:rsidP="00553C97" w:rsidRDefault="00553C97" w14:paraId="2B724DCD" w14:textId="59D1AC4E">
            <w:pPr>
              <w:spacing w:line="360" w:lineRule="auto"/>
              <w:textAlignment w:val="baseline"/>
              <w:rPr>
                <w:ins w:author="LauraPGM" w:date="2025-10-07T09:59:00Z" w:id="6886"/>
                <w:rFonts w:ascii="Calibri" w:hAnsi="Calibri" w:cs="Calibri"/>
              </w:rPr>
            </w:pPr>
            <w:ins w:author="LauraPGM" w:date="2025-10-07T09:59:00Z" w:id="6887">
              <w:r w:rsidRPr="00553C97">
                <w:rPr>
                  <w:rFonts w:ascii="Calibri" w:hAnsi="Calibri" w:cs="Calibri"/>
                  <w:rPrChange w:author="LauraPGM" w:date="2025-10-07T10:00:00Z" w:id="6888">
                    <w:rPr>
                      <w:rFonts w:ascii="Calibri" w:hAnsi="Calibri" w:eastAsia="Times New Roman" w:cs="Calibri"/>
                      <w:bCs/>
                      <w:lang w:eastAsia="es-CO"/>
                    </w:rPr>
                  </w:rPrChange>
                </w:rPr>
                <w:t>Octubre</w:t>
              </w:r>
              <w:r w:rsidRPr="00626049">
                <w:rPr>
                  <w:rFonts w:ascii="Calibri" w:hAnsi="Calibri" w:cs="Calibri"/>
                </w:rPr>
                <w:t xml:space="preserve"> </w:t>
              </w:r>
              <w:r w:rsidRPr="00553C97">
                <w:rPr>
                  <w:rFonts w:ascii="Calibri" w:hAnsi="Calibri" w:cs="Calibri"/>
                  <w:rPrChange w:author="LauraPGM" w:date="2025-10-07T10:00:00Z" w:id="6889">
                    <w:rPr>
                      <w:rFonts w:ascii="Calibri" w:hAnsi="Calibri" w:eastAsia="Times New Roman" w:cs="Calibri"/>
                      <w:bCs/>
                      <w:lang w:eastAsia="es-CO"/>
                    </w:rPr>
                  </w:rPrChange>
                </w:rPr>
                <w:t xml:space="preserve"> 2025 </w:t>
              </w:r>
            </w:ins>
          </w:p>
        </w:tc>
      </w:tr>
    </w:tbl>
    <w:p w:rsidRPr="00D645B6" w:rsidR="00FF258C" w:rsidRDefault="00FF258C" w14:paraId="000000C2" w14:textId="77777777">
      <w:pPr>
        <w:pStyle w:val="Normal0"/>
        <w:spacing w:line="360" w:lineRule="auto"/>
        <w:rPr>
          <w:rFonts w:ascii="Calibri" w:hAnsi="Calibri" w:cs="Calibri"/>
          <w:rPrChange w:author="LauraPGM" w:date="2025-10-01T09:45:00Z" w:id="6890">
            <w:rPr/>
          </w:rPrChange>
        </w:rPr>
        <w:pPrChange w:author="LauraPGM" w:date="2025-10-01T09:45:00Z" w:id="6891">
          <w:pPr>
            <w:pStyle w:val="Normal0"/>
          </w:pPr>
        </w:pPrChange>
      </w:pPr>
    </w:p>
    <w:p w:rsidRPr="00D645B6" w:rsidR="00FF258C" w:rsidRDefault="00FF258C" w14:paraId="000000C3" w14:textId="77777777">
      <w:pPr>
        <w:pStyle w:val="Normal0"/>
        <w:spacing w:line="360" w:lineRule="auto"/>
        <w:rPr>
          <w:rFonts w:ascii="Calibri" w:hAnsi="Calibri" w:cs="Calibri"/>
          <w:rPrChange w:author="LauraPGM" w:date="2025-10-01T09:45:00Z" w:id="6892">
            <w:rPr/>
          </w:rPrChange>
        </w:rPr>
        <w:pPrChange w:author="LauraPGM" w:date="2025-10-01T09:45:00Z" w:id="6893">
          <w:pPr>
            <w:pStyle w:val="Normal0"/>
          </w:pPr>
        </w:pPrChange>
      </w:pPr>
    </w:p>
    <w:p w:rsidRPr="00D645B6" w:rsidR="00F22E8A" w:rsidRDefault="00F22E8A" w14:paraId="41EFE0FB" w14:textId="77777777">
      <w:pPr>
        <w:pStyle w:val="Normal0"/>
        <w:spacing w:line="360" w:lineRule="auto"/>
        <w:rPr>
          <w:rFonts w:ascii="Calibri" w:hAnsi="Calibri" w:cs="Calibri"/>
          <w:rPrChange w:author="LauraPGM" w:date="2025-10-01T09:45:00Z" w:id="6894">
            <w:rPr/>
          </w:rPrChange>
        </w:rPr>
        <w:pPrChange w:author="LauraPGM" w:date="2025-10-01T09:45:00Z" w:id="6895">
          <w:pPr>
            <w:pStyle w:val="Normal0"/>
          </w:pPr>
        </w:pPrChange>
      </w:pPr>
    </w:p>
    <w:p w:rsidRPr="00D645B6" w:rsidR="00FF258C" w:rsidRDefault="00D376E1" w14:paraId="000000C4" w14:textId="77777777">
      <w:pPr>
        <w:pStyle w:val="Normal0"/>
        <w:numPr>
          <w:ilvl w:val="0"/>
          <w:numId w:val="7"/>
        </w:numPr>
        <w:pBdr>
          <w:top w:val="nil"/>
          <w:left w:val="nil"/>
          <w:bottom w:val="nil"/>
          <w:right w:val="nil"/>
          <w:between w:val="nil"/>
        </w:pBdr>
        <w:spacing w:line="360" w:lineRule="auto"/>
        <w:jc w:val="both"/>
        <w:rPr>
          <w:rFonts w:ascii="Calibri" w:hAnsi="Calibri" w:cs="Calibri"/>
          <w:b/>
          <w:color w:val="000000"/>
          <w:rPrChange w:author="LauraPGM" w:date="2025-10-01T09:45:00Z" w:id="6896">
            <w:rPr>
              <w:b/>
              <w:color w:val="000000"/>
            </w:rPr>
          </w:rPrChange>
        </w:rPr>
        <w:pPrChange w:author="LauraPGM" w:date="2025-10-01T09:45:00Z" w:id="6897">
          <w:pPr>
            <w:pStyle w:val="Normal0"/>
            <w:numPr>
              <w:numId w:val="7"/>
            </w:numPr>
            <w:pBdr>
              <w:top w:val="nil"/>
              <w:left w:val="nil"/>
              <w:bottom w:val="nil"/>
              <w:right w:val="nil"/>
              <w:between w:val="nil"/>
            </w:pBdr>
            <w:ind w:left="720" w:hanging="360"/>
            <w:jc w:val="both"/>
          </w:pPr>
        </w:pPrChange>
      </w:pPr>
      <w:r w:rsidRPr="00D645B6">
        <w:rPr>
          <w:rFonts w:ascii="Calibri" w:hAnsi="Calibri" w:cs="Calibri"/>
          <w:b/>
          <w:color w:val="000000"/>
          <w:rPrChange w:author="LauraPGM" w:date="2025-10-01T09:45:00Z" w:id="6898">
            <w:rPr>
              <w:b/>
              <w:color w:val="000000"/>
            </w:rPr>
          </w:rPrChange>
        </w:rPr>
        <w:t xml:space="preserve">CONTROL DE CAMBIOS </w:t>
      </w:r>
    </w:p>
    <w:p w:rsidRPr="00D645B6" w:rsidR="00FF258C" w:rsidRDefault="00FF258C" w14:paraId="000000C6" w14:textId="77777777">
      <w:pPr>
        <w:pStyle w:val="Normal0"/>
        <w:spacing w:line="360" w:lineRule="auto"/>
        <w:rPr>
          <w:rFonts w:ascii="Calibri" w:hAnsi="Calibri" w:cs="Calibri"/>
          <w:rPrChange w:author="LauraPGM" w:date="2025-10-01T09:45:00Z" w:id="6899">
            <w:rPr/>
          </w:rPrChange>
        </w:rPr>
        <w:pPrChange w:author="LauraPGM" w:date="2025-10-01T09:45:00Z" w:id="6900">
          <w:pPr>
            <w:pStyle w:val="Normal0"/>
          </w:pPr>
        </w:pPrChange>
      </w:pPr>
    </w:p>
    <w:p w:rsidRPr="00D645B6" w:rsidR="00FF258C" w:rsidRDefault="00FF258C" w14:paraId="000000D3" w14:textId="77777777">
      <w:pPr>
        <w:pStyle w:val="Normal0"/>
        <w:spacing w:line="360" w:lineRule="auto"/>
        <w:rPr>
          <w:rFonts w:ascii="Calibri" w:hAnsi="Calibri" w:cs="Calibri"/>
          <w:color w:val="000000"/>
          <w:rPrChange w:author="LauraPGM" w:date="2025-10-01T09:45:00Z" w:id="6901">
            <w:rPr>
              <w:color w:val="000000"/>
            </w:rPr>
          </w:rPrChange>
        </w:rPr>
        <w:pPrChange w:author="LauraPGM" w:date="2025-10-01T09:45:00Z" w:id="6902">
          <w:pPr>
            <w:pStyle w:val="Normal0"/>
          </w:pPr>
        </w:pPrChange>
      </w:pPr>
    </w:p>
    <w:p w:rsidRPr="00D645B6" w:rsidR="00FF258C" w:rsidRDefault="00FF258C" w14:paraId="000000D4" w14:textId="77777777">
      <w:pPr>
        <w:pStyle w:val="Normal0"/>
        <w:spacing w:line="360" w:lineRule="auto"/>
        <w:rPr>
          <w:rFonts w:ascii="Calibri" w:hAnsi="Calibri" w:cs="Calibri"/>
          <w:rPrChange w:author="LauraPGM" w:date="2025-10-01T09:45:00Z" w:id="6903">
            <w:rPr/>
          </w:rPrChange>
        </w:rPr>
        <w:pPrChange w:author="LauraPGM" w:date="2025-10-01T09:45:00Z" w:id="6904">
          <w:pPr>
            <w:pStyle w:val="Normal0"/>
          </w:pPr>
        </w:pPrChange>
      </w:pP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244"/>
        <w:gridCol w:w="2106"/>
        <w:gridCol w:w="1685"/>
        <w:gridCol w:w="1953"/>
        <w:gridCol w:w="1026"/>
        <w:gridCol w:w="1950"/>
        <w:tblGridChange w:id="6905">
          <w:tblGrid>
            <w:gridCol w:w="24"/>
            <w:gridCol w:w="1220"/>
            <w:gridCol w:w="15"/>
            <w:gridCol w:w="2091"/>
            <w:gridCol w:w="1"/>
            <w:gridCol w:w="1679"/>
            <w:gridCol w:w="5"/>
            <w:gridCol w:w="1953"/>
            <w:gridCol w:w="39"/>
            <w:gridCol w:w="987"/>
            <w:gridCol w:w="33"/>
            <w:gridCol w:w="1917"/>
            <w:gridCol w:w="24"/>
          </w:tblGrid>
        </w:tblGridChange>
      </w:tblGrid>
      <w:tr w:rsidRPr="00D645B6" w:rsidR="005F44E1" w:rsidTr="005F44E1" w14:paraId="16B7C4A6" w14:textId="77777777">
        <w:trPr>
          <w:trHeight w:val="300"/>
        </w:trPr>
        <w:tc>
          <w:tcPr>
            <w:tcW w:w="1260" w:type="dxa"/>
            <w:tcBorders>
              <w:top w:val="nil"/>
              <w:left w:val="nil"/>
              <w:bottom w:val="single" w:color="000000" w:sz="6" w:space="0"/>
              <w:right w:val="single" w:color="000000" w:sz="6" w:space="0"/>
            </w:tcBorders>
            <w:shd w:val="clear" w:color="auto" w:fill="auto"/>
            <w:hideMark/>
          </w:tcPr>
          <w:p w:rsidRPr="00D645B6" w:rsidR="005F44E1" w:rsidRDefault="005F44E1" w14:paraId="1B47FDE0" w14:textId="77777777">
            <w:pPr>
              <w:spacing w:line="360" w:lineRule="auto"/>
              <w:jc w:val="both"/>
              <w:textAlignment w:val="baseline"/>
              <w:rPr>
                <w:rFonts w:ascii="Calibri" w:hAnsi="Calibri" w:eastAsia="Times New Roman" w:cs="Calibri"/>
                <w:b/>
                <w:bCs/>
                <w:lang w:eastAsia="es-CO"/>
                <w:rPrChange w:author="LauraPGM" w:date="2025-10-01T09:45:00Z" w:id="6906">
                  <w:rPr>
                    <w:rFonts w:eastAsia="Times New Roman"/>
                    <w:b/>
                    <w:bCs/>
                    <w:lang w:eastAsia="es-CO"/>
                  </w:rPr>
                </w:rPrChange>
              </w:rPr>
              <w:pPrChange w:author="LauraPGM" w:date="2025-10-01T09:45:00Z" w:id="6907">
                <w:pPr>
                  <w:spacing w:line="240" w:lineRule="auto"/>
                  <w:jc w:val="both"/>
                  <w:textAlignment w:val="baseline"/>
                </w:pPr>
              </w:pPrChange>
            </w:pPr>
            <w:r w:rsidRPr="00D645B6">
              <w:rPr>
                <w:rFonts w:ascii="Calibri" w:hAnsi="Calibri" w:eastAsia="Times New Roman" w:cs="Calibri"/>
                <w:b/>
                <w:bCs/>
                <w:lang w:eastAsia="es-CO"/>
                <w:rPrChange w:author="LauraPGM" w:date="2025-10-01T09:45:00Z" w:id="6908">
                  <w:rPr>
                    <w:rFonts w:eastAsia="Times New Roman"/>
                    <w:b/>
                    <w:bCs/>
                    <w:lang w:eastAsia="es-CO"/>
                  </w:rPr>
                </w:rPrChange>
              </w:rPr>
              <w:t> </w:t>
            </w:r>
          </w:p>
        </w:tc>
        <w:tc>
          <w:tcPr>
            <w:tcW w:w="2130" w:type="dxa"/>
            <w:tcBorders>
              <w:top w:val="single" w:color="000000" w:sz="6" w:space="0"/>
              <w:left w:val="single" w:color="000000" w:sz="6" w:space="0"/>
              <w:bottom w:val="single" w:color="000000" w:sz="6" w:space="0"/>
              <w:right w:val="single" w:color="000000" w:sz="6" w:space="0"/>
            </w:tcBorders>
            <w:shd w:val="clear" w:color="auto" w:fill="EDF2F8"/>
            <w:hideMark/>
          </w:tcPr>
          <w:p w:rsidRPr="00D645B6" w:rsidR="005F44E1" w:rsidRDefault="005F44E1" w14:paraId="33E34A06" w14:textId="77777777">
            <w:pPr>
              <w:spacing w:line="360" w:lineRule="auto"/>
              <w:jc w:val="both"/>
              <w:textAlignment w:val="baseline"/>
              <w:rPr>
                <w:rFonts w:ascii="Calibri" w:hAnsi="Calibri" w:eastAsia="Times New Roman" w:cs="Calibri"/>
                <w:b/>
                <w:bCs/>
                <w:lang w:eastAsia="es-CO"/>
                <w:rPrChange w:author="LauraPGM" w:date="2025-10-01T09:45:00Z" w:id="6909">
                  <w:rPr>
                    <w:rFonts w:eastAsia="Times New Roman"/>
                    <w:b/>
                    <w:bCs/>
                    <w:lang w:eastAsia="es-CO"/>
                  </w:rPr>
                </w:rPrChange>
              </w:rPr>
              <w:pPrChange w:author="LauraPGM" w:date="2025-10-01T09:45:00Z" w:id="6910">
                <w:pPr>
                  <w:spacing w:line="240" w:lineRule="auto"/>
                  <w:jc w:val="both"/>
                  <w:textAlignment w:val="baseline"/>
                </w:pPr>
              </w:pPrChange>
            </w:pPr>
            <w:r w:rsidRPr="00D645B6">
              <w:rPr>
                <w:rFonts w:ascii="Calibri" w:hAnsi="Calibri" w:eastAsia="Times New Roman" w:cs="Calibri"/>
                <w:b/>
                <w:bCs/>
                <w:lang w:eastAsia="es-CO"/>
                <w:rPrChange w:author="LauraPGM" w:date="2025-10-01T09:45:00Z" w:id="6911">
                  <w:rPr>
                    <w:rFonts w:eastAsia="Times New Roman"/>
                    <w:b/>
                    <w:bCs/>
                    <w:lang w:eastAsia="es-CO"/>
                  </w:rPr>
                </w:rPrChange>
              </w:rPr>
              <w:t>Nombre </w:t>
            </w:r>
          </w:p>
        </w:tc>
        <w:tc>
          <w:tcPr>
            <w:tcW w:w="1695" w:type="dxa"/>
            <w:tcBorders>
              <w:top w:val="single" w:color="000000" w:sz="6" w:space="0"/>
              <w:left w:val="single" w:color="000000" w:sz="6" w:space="0"/>
              <w:bottom w:val="single" w:color="000000" w:sz="6" w:space="0"/>
              <w:right w:val="single" w:color="000000" w:sz="6" w:space="0"/>
            </w:tcBorders>
            <w:shd w:val="clear" w:color="auto" w:fill="EDF2F8"/>
            <w:hideMark/>
          </w:tcPr>
          <w:p w:rsidRPr="00D645B6" w:rsidR="005F44E1" w:rsidRDefault="005F44E1" w14:paraId="319BA53E" w14:textId="77777777">
            <w:pPr>
              <w:spacing w:line="360" w:lineRule="auto"/>
              <w:jc w:val="both"/>
              <w:textAlignment w:val="baseline"/>
              <w:rPr>
                <w:rFonts w:ascii="Calibri" w:hAnsi="Calibri" w:eastAsia="Times New Roman" w:cs="Calibri"/>
                <w:b/>
                <w:bCs/>
                <w:lang w:eastAsia="es-CO"/>
                <w:rPrChange w:author="LauraPGM" w:date="2025-10-01T09:45:00Z" w:id="6912">
                  <w:rPr>
                    <w:rFonts w:eastAsia="Times New Roman"/>
                    <w:b/>
                    <w:bCs/>
                    <w:lang w:eastAsia="es-CO"/>
                  </w:rPr>
                </w:rPrChange>
              </w:rPr>
              <w:pPrChange w:author="LauraPGM" w:date="2025-10-01T09:45:00Z" w:id="6913">
                <w:pPr>
                  <w:spacing w:line="240" w:lineRule="auto"/>
                  <w:jc w:val="both"/>
                  <w:textAlignment w:val="baseline"/>
                </w:pPr>
              </w:pPrChange>
            </w:pPr>
            <w:r w:rsidRPr="00D645B6">
              <w:rPr>
                <w:rFonts w:ascii="Calibri" w:hAnsi="Calibri" w:eastAsia="Times New Roman" w:cs="Calibri"/>
                <w:b/>
                <w:bCs/>
                <w:lang w:eastAsia="es-CO"/>
                <w:rPrChange w:author="LauraPGM" w:date="2025-10-01T09:45:00Z" w:id="6914">
                  <w:rPr>
                    <w:rFonts w:eastAsia="Times New Roman"/>
                    <w:b/>
                    <w:bCs/>
                    <w:lang w:eastAsia="es-CO"/>
                  </w:rPr>
                </w:rPrChange>
              </w:rPr>
              <w:t>Cargo </w:t>
            </w:r>
          </w:p>
        </w:tc>
        <w:tc>
          <w:tcPr>
            <w:tcW w:w="1830" w:type="dxa"/>
            <w:tcBorders>
              <w:top w:val="single" w:color="000000" w:sz="6" w:space="0"/>
              <w:left w:val="single" w:color="000000" w:sz="6" w:space="0"/>
              <w:bottom w:val="single" w:color="000000" w:sz="6" w:space="0"/>
              <w:right w:val="single" w:color="000000" w:sz="6" w:space="0"/>
            </w:tcBorders>
            <w:shd w:val="clear" w:color="auto" w:fill="EDF2F8"/>
            <w:hideMark/>
          </w:tcPr>
          <w:p w:rsidRPr="00D645B6" w:rsidR="005F44E1" w:rsidRDefault="005F44E1" w14:paraId="3B1F05EE" w14:textId="77777777">
            <w:pPr>
              <w:spacing w:line="360" w:lineRule="auto"/>
              <w:jc w:val="both"/>
              <w:textAlignment w:val="baseline"/>
              <w:rPr>
                <w:rFonts w:ascii="Calibri" w:hAnsi="Calibri" w:eastAsia="Times New Roman" w:cs="Calibri"/>
                <w:b/>
                <w:bCs/>
                <w:lang w:eastAsia="es-CO"/>
                <w:rPrChange w:author="LauraPGM" w:date="2025-10-01T09:45:00Z" w:id="6915">
                  <w:rPr>
                    <w:rFonts w:eastAsia="Times New Roman"/>
                    <w:b/>
                    <w:bCs/>
                    <w:lang w:eastAsia="es-CO"/>
                  </w:rPr>
                </w:rPrChange>
              </w:rPr>
              <w:pPrChange w:author="LauraPGM" w:date="2025-10-01T09:45:00Z" w:id="6916">
                <w:pPr>
                  <w:spacing w:line="240" w:lineRule="auto"/>
                  <w:jc w:val="both"/>
                  <w:textAlignment w:val="baseline"/>
                </w:pPr>
              </w:pPrChange>
            </w:pPr>
            <w:r w:rsidRPr="00D645B6">
              <w:rPr>
                <w:rFonts w:ascii="Calibri" w:hAnsi="Calibri" w:eastAsia="Times New Roman" w:cs="Calibri"/>
                <w:b/>
                <w:bCs/>
                <w:lang w:eastAsia="es-CO"/>
                <w:rPrChange w:author="LauraPGM" w:date="2025-10-01T09:45:00Z" w:id="6917">
                  <w:rPr>
                    <w:rFonts w:eastAsia="Times New Roman"/>
                    <w:b/>
                    <w:bCs/>
                    <w:lang w:eastAsia="es-CO"/>
                  </w:rPr>
                </w:rPrChange>
              </w:rPr>
              <w:t>Dependencia </w:t>
            </w:r>
          </w:p>
        </w:tc>
        <w:tc>
          <w:tcPr>
            <w:tcW w:w="1035" w:type="dxa"/>
            <w:tcBorders>
              <w:top w:val="single" w:color="000000" w:sz="6" w:space="0"/>
              <w:left w:val="single" w:color="000000" w:sz="6" w:space="0"/>
              <w:bottom w:val="single" w:color="000000" w:sz="6" w:space="0"/>
              <w:right w:val="single" w:color="000000" w:sz="6" w:space="0"/>
            </w:tcBorders>
            <w:shd w:val="clear" w:color="auto" w:fill="EDF2F8"/>
            <w:hideMark/>
          </w:tcPr>
          <w:p w:rsidRPr="00D645B6" w:rsidR="005F44E1" w:rsidRDefault="005F44E1" w14:paraId="30333D19" w14:textId="77777777">
            <w:pPr>
              <w:spacing w:line="360" w:lineRule="auto"/>
              <w:jc w:val="both"/>
              <w:textAlignment w:val="baseline"/>
              <w:rPr>
                <w:rFonts w:ascii="Calibri" w:hAnsi="Calibri" w:eastAsia="Times New Roman" w:cs="Calibri"/>
                <w:b/>
                <w:bCs/>
                <w:lang w:eastAsia="es-CO"/>
                <w:rPrChange w:author="LauraPGM" w:date="2025-10-01T09:45:00Z" w:id="6918">
                  <w:rPr>
                    <w:rFonts w:eastAsia="Times New Roman"/>
                    <w:b/>
                    <w:bCs/>
                    <w:lang w:eastAsia="es-CO"/>
                  </w:rPr>
                </w:rPrChange>
              </w:rPr>
              <w:pPrChange w:author="LauraPGM" w:date="2025-10-01T09:45:00Z" w:id="6919">
                <w:pPr>
                  <w:spacing w:line="240" w:lineRule="auto"/>
                  <w:jc w:val="both"/>
                  <w:textAlignment w:val="baseline"/>
                </w:pPr>
              </w:pPrChange>
            </w:pPr>
            <w:r w:rsidRPr="00D645B6">
              <w:rPr>
                <w:rFonts w:ascii="Calibri" w:hAnsi="Calibri" w:eastAsia="Times New Roman" w:cs="Calibri"/>
                <w:b/>
                <w:bCs/>
                <w:lang w:eastAsia="es-CO"/>
                <w:rPrChange w:author="LauraPGM" w:date="2025-10-01T09:45:00Z" w:id="6920">
                  <w:rPr>
                    <w:rFonts w:eastAsia="Times New Roman"/>
                    <w:b/>
                    <w:bCs/>
                    <w:lang w:eastAsia="es-CO"/>
                  </w:rPr>
                </w:rPrChange>
              </w:rPr>
              <w:t>Fecha </w:t>
            </w:r>
          </w:p>
        </w:tc>
        <w:tc>
          <w:tcPr>
            <w:tcW w:w="1965" w:type="dxa"/>
            <w:tcBorders>
              <w:top w:val="single" w:color="000000" w:sz="6" w:space="0"/>
              <w:left w:val="single" w:color="000000" w:sz="6" w:space="0"/>
              <w:bottom w:val="single" w:color="000000" w:sz="6" w:space="0"/>
              <w:right w:val="single" w:color="000000" w:sz="6" w:space="0"/>
            </w:tcBorders>
            <w:shd w:val="clear" w:color="auto" w:fill="EDF2F8"/>
            <w:hideMark/>
          </w:tcPr>
          <w:p w:rsidRPr="00D645B6" w:rsidR="005F44E1" w:rsidRDefault="005F44E1" w14:paraId="38BBC66B" w14:textId="77777777">
            <w:pPr>
              <w:spacing w:line="360" w:lineRule="auto"/>
              <w:jc w:val="both"/>
              <w:textAlignment w:val="baseline"/>
              <w:rPr>
                <w:rFonts w:ascii="Calibri" w:hAnsi="Calibri" w:eastAsia="Times New Roman" w:cs="Calibri"/>
                <w:b/>
                <w:bCs/>
                <w:lang w:eastAsia="es-CO"/>
                <w:rPrChange w:author="LauraPGM" w:date="2025-10-01T09:45:00Z" w:id="6921">
                  <w:rPr>
                    <w:rFonts w:eastAsia="Times New Roman"/>
                    <w:b/>
                    <w:bCs/>
                    <w:lang w:eastAsia="es-CO"/>
                  </w:rPr>
                </w:rPrChange>
              </w:rPr>
              <w:pPrChange w:author="LauraPGM" w:date="2025-10-01T09:45:00Z" w:id="6922">
                <w:pPr>
                  <w:spacing w:line="240" w:lineRule="auto"/>
                  <w:jc w:val="both"/>
                  <w:textAlignment w:val="baseline"/>
                </w:pPr>
              </w:pPrChange>
            </w:pPr>
            <w:r w:rsidRPr="00D645B6">
              <w:rPr>
                <w:rFonts w:ascii="Calibri" w:hAnsi="Calibri" w:eastAsia="Times New Roman" w:cs="Calibri"/>
                <w:b/>
                <w:bCs/>
                <w:lang w:eastAsia="es-CO"/>
                <w:rPrChange w:author="LauraPGM" w:date="2025-10-01T09:45:00Z" w:id="6923">
                  <w:rPr>
                    <w:rFonts w:eastAsia="Times New Roman"/>
                    <w:b/>
                    <w:bCs/>
                    <w:lang w:eastAsia="es-CO"/>
                  </w:rPr>
                </w:rPrChange>
              </w:rPr>
              <w:t>Razón del Cambio </w:t>
            </w:r>
          </w:p>
        </w:tc>
      </w:tr>
      <w:tr w:rsidRPr="00D645B6" w:rsidR="005F44E1" w:rsidTr="0048121D" w14:paraId="04E15B33" w14:textId="77777777">
        <w:tblPrEx>
          <w:tblW w:w="0" w:type="dxa"/>
          <w:tblBorders>
            <w:top w:val="outset" w:color="auto" w:sz="6" w:space="0"/>
            <w:left w:val="outset" w:color="auto" w:sz="6" w:space="0"/>
            <w:bottom w:val="outset" w:color="auto" w:sz="6" w:space="0"/>
            <w:right w:val="outset" w:color="auto" w:sz="6" w:space="0"/>
          </w:tblBorders>
          <w:tblCellMar>
            <w:left w:w="0" w:type="dxa"/>
            <w:right w:w="0" w:type="dxa"/>
          </w:tblCellMar>
          <w:tblPrExChange w:author="LauraPGM" w:date="2025-10-01T20:56:00Z" w:id="6924">
            <w:tblPrEx>
              <w:tblW w:w="0" w:type="dxa"/>
              <w:tblBorders>
                <w:top w:val="outset" w:color="auto" w:sz="6" w:space="0"/>
                <w:left w:val="outset" w:color="auto" w:sz="6" w:space="0"/>
                <w:bottom w:val="outset" w:color="auto" w:sz="6" w:space="0"/>
                <w:right w:val="outset" w:color="auto" w:sz="6" w:space="0"/>
              </w:tblBorders>
              <w:tblCellMar>
                <w:left w:w="0" w:type="dxa"/>
                <w:right w:w="0" w:type="dxa"/>
              </w:tblCellMar>
            </w:tblPrEx>
          </w:tblPrExChange>
        </w:tblPrEx>
        <w:trPr>
          <w:trHeight w:val="300"/>
          <w:trPrChange w:author="LauraPGM" w:date="2025-10-01T20:56:00Z" w:id="6925">
            <w:trPr>
              <w:gridBefore w:val="1"/>
              <w:trHeight w:val="300"/>
            </w:trPr>
          </w:trPrChange>
        </w:trPr>
        <w:tc>
          <w:tcPr>
            <w:tcW w:w="1260" w:type="dxa"/>
            <w:tcBorders>
              <w:top w:val="single" w:color="000000" w:sz="6" w:space="0"/>
              <w:left w:val="single" w:color="000000" w:sz="6" w:space="0"/>
              <w:bottom w:val="single" w:color="000000" w:sz="6" w:space="0"/>
              <w:right w:val="single" w:color="000000" w:sz="6" w:space="0"/>
            </w:tcBorders>
            <w:shd w:val="clear" w:color="auto" w:fill="EDF2F8"/>
            <w:hideMark/>
            <w:tcPrChange w:author="LauraPGM" w:date="2025-10-01T20:56:00Z" w:id="6926">
              <w:tcPr>
                <w:tcW w:w="1260" w:type="dxa"/>
                <w:gridSpan w:val="2"/>
                <w:tcBorders>
                  <w:top w:val="single" w:color="000000" w:sz="6" w:space="0"/>
                  <w:left w:val="single" w:color="000000" w:sz="6" w:space="0"/>
                  <w:bottom w:val="single" w:color="000000" w:sz="6" w:space="0"/>
                  <w:right w:val="single" w:color="000000" w:sz="6" w:space="0"/>
                </w:tcBorders>
                <w:shd w:val="clear" w:color="auto" w:fill="EDF2F8"/>
                <w:hideMark/>
              </w:tcPr>
            </w:tcPrChange>
          </w:tcPr>
          <w:p w:rsidRPr="00D645B6" w:rsidR="005F44E1" w:rsidRDefault="005F44E1" w14:paraId="22FFDC9D" w14:textId="77777777">
            <w:pPr>
              <w:spacing w:line="360" w:lineRule="auto"/>
              <w:jc w:val="both"/>
              <w:textAlignment w:val="baseline"/>
              <w:rPr>
                <w:rFonts w:ascii="Calibri" w:hAnsi="Calibri" w:eastAsia="Times New Roman" w:cs="Calibri"/>
                <w:b/>
                <w:bCs/>
                <w:lang w:eastAsia="es-CO"/>
                <w:rPrChange w:author="LauraPGM" w:date="2025-10-01T09:45:00Z" w:id="6927">
                  <w:rPr>
                    <w:rFonts w:eastAsia="Times New Roman"/>
                    <w:b/>
                    <w:bCs/>
                    <w:lang w:eastAsia="es-CO"/>
                  </w:rPr>
                </w:rPrChange>
              </w:rPr>
              <w:pPrChange w:author="LauraPGM" w:date="2025-10-01T09:45:00Z" w:id="6928">
                <w:pPr>
                  <w:spacing w:line="240" w:lineRule="auto"/>
                  <w:jc w:val="both"/>
                  <w:textAlignment w:val="baseline"/>
                </w:pPr>
              </w:pPrChange>
            </w:pPr>
            <w:r w:rsidRPr="00D645B6">
              <w:rPr>
                <w:rFonts w:ascii="Calibri" w:hAnsi="Calibri" w:eastAsia="Times New Roman" w:cs="Calibri"/>
                <w:b/>
                <w:bCs/>
                <w:lang w:eastAsia="es-CO"/>
                <w:rPrChange w:author="LauraPGM" w:date="2025-10-01T09:45:00Z" w:id="6929">
                  <w:rPr>
                    <w:rFonts w:eastAsia="Times New Roman"/>
                    <w:b/>
                    <w:bCs/>
                    <w:lang w:eastAsia="es-CO"/>
                  </w:rPr>
                </w:rPrChange>
              </w:rPr>
              <w:t>Autor (es) </w:t>
            </w:r>
          </w:p>
        </w:tc>
        <w:tc>
          <w:tcPr>
            <w:tcW w:w="2130" w:type="dxa"/>
            <w:tcBorders>
              <w:top w:val="single" w:color="000000" w:sz="6" w:space="0"/>
              <w:left w:val="single" w:color="000000" w:sz="6" w:space="0"/>
              <w:bottom w:val="single" w:color="000000" w:sz="6" w:space="0"/>
              <w:right w:val="single" w:color="000000" w:sz="6" w:space="0"/>
            </w:tcBorders>
            <w:shd w:val="clear" w:color="auto" w:fill="E5ECF7"/>
            <w:vAlign w:val="center"/>
            <w:hideMark/>
            <w:tcPrChange w:author="LauraPGM" w:date="2025-10-01T20:56:00Z" w:id="6930">
              <w:tcPr>
                <w:tcW w:w="2130" w:type="dxa"/>
                <w:gridSpan w:val="2"/>
                <w:tcBorders>
                  <w:top w:val="single" w:color="000000" w:sz="6" w:space="0"/>
                  <w:left w:val="single" w:color="000000" w:sz="6" w:space="0"/>
                  <w:bottom w:val="single" w:color="000000" w:sz="6" w:space="0"/>
                  <w:right w:val="single" w:color="000000" w:sz="6" w:space="0"/>
                </w:tcBorders>
                <w:shd w:val="clear" w:color="auto" w:fill="DAEEF3"/>
                <w:vAlign w:val="center"/>
                <w:hideMark/>
              </w:tcPr>
            </w:tcPrChange>
          </w:tcPr>
          <w:p w:rsidRPr="00553C97" w:rsidR="005F44E1" w:rsidRDefault="005F44E1" w14:paraId="4CBF3160" w14:textId="3EA44247">
            <w:pPr>
              <w:spacing w:line="360" w:lineRule="auto"/>
              <w:textAlignment w:val="baseline"/>
              <w:rPr>
                <w:rFonts w:ascii="Calibri" w:hAnsi="Calibri" w:cs="Calibri"/>
                <w:rPrChange w:author="LauraPGM" w:date="2025-10-07T10:00:00Z" w:id="6931">
                  <w:rPr>
                    <w:rFonts w:eastAsia="Times New Roman"/>
                    <w:b/>
                    <w:bCs/>
                    <w:lang w:eastAsia="es-CO"/>
                  </w:rPr>
                </w:rPrChange>
              </w:rPr>
              <w:pPrChange w:author="LauraPGM" w:date="2025-10-01T20:57:00Z" w:id="6932">
                <w:pPr>
                  <w:spacing w:line="240" w:lineRule="auto"/>
                  <w:textAlignment w:val="baseline"/>
                </w:pPr>
              </w:pPrChange>
            </w:pPr>
            <w:del w:author="LauraPGM" w:date="2025-10-07T09:59:00Z" w:id="6933">
              <w:r w:rsidRPr="00553C97" w:rsidDel="00553C97">
                <w:rPr>
                  <w:rFonts w:ascii="Calibri" w:hAnsi="Calibri" w:cs="Calibri"/>
                  <w:rPrChange w:author="LauraPGM" w:date="2025-10-07T10:00:00Z" w:id="6934">
                    <w:rPr>
                      <w:rFonts w:eastAsia="Times New Roman"/>
                      <w:b/>
                      <w:bCs/>
                      <w:lang w:eastAsia="es-CO"/>
                    </w:rPr>
                  </w:rPrChange>
                </w:rPr>
                <w:delText>Laura Paola Gelvez Manosalva</w:delText>
              </w:r>
            </w:del>
          </w:p>
        </w:tc>
        <w:tc>
          <w:tcPr>
            <w:tcW w:w="1695" w:type="dxa"/>
            <w:tcBorders>
              <w:top w:val="single" w:color="000000" w:sz="6" w:space="0"/>
              <w:left w:val="single" w:color="000000" w:sz="6" w:space="0"/>
              <w:bottom w:val="single" w:color="000000" w:sz="6" w:space="0"/>
              <w:right w:val="single" w:color="000000" w:sz="6" w:space="0"/>
            </w:tcBorders>
            <w:shd w:val="clear" w:color="auto" w:fill="E5ECF7"/>
            <w:vAlign w:val="center"/>
            <w:hideMark/>
            <w:tcPrChange w:author="LauraPGM" w:date="2025-10-01T20:56:00Z" w:id="6935">
              <w:tcPr>
                <w:tcW w:w="1695" w:type="dxa"/>
                <w:tcBorders>
                  <w:top w:val="single" w:color="000000" w:sz="6" w:space="0"/>
                  <w:left w:val="single" w:color="000000" w:sz="6" w:space="0"/>
                  <w:bottom w:val="single" w:color="000000" w:sz="6" w:space="0"/>
                  <w:right w:val="single" w:color="000000" w:sz="6" w:space="0"/>
                </w:tcBorders>
                <w:shd w:val="clear" w:color="auto" w:fill="DAEEF3"/>
                <w:vAlign w:val="center"/>
                <w:hideMark/>
              </w:tcPr>
            </w:tcPrChange>
          </w:tcPr>
          <w:p w:rsidRPr="00553C97" w:rsidR="005F44E1" w:rsidRDefault="005F44E1" w14:paraId="5DD60E82" w14:textId="24E568E1">
            <w:pPr>
              <w:spacing w:line="360" w:lineRule="auto"/>
              <w:textAlignment w:val="baseline"/>
              <w:rPr>
                <w:rFonts w:ascii="Calibri" w:hAnsi="Calibri" w:cs="Calibri"/>
                <w:rPrChange w:author="LauraPGM" w:date="2025-10-07T10:00:00Z" w:id="6936">
                  <w:rPr>
                    <w:rFonts w:eastAsia="Times New Roman"/>
                    <w:b/>
                    <w:bCs/>
                    <w:lang w:eastAsia="es-CO"/>
                  </w:rPr>
                </w:rPrChange>
              </w:rPr>
              <w:pPrChange w:author="LauraPGM" w:date="2025-10-01T20:57:00Z" w:id="6937">
                <w:pPr>
                  <w:spacing w:line="240" w:lineRule="auto"/>
                  <w:jc w:val="both"/>
                  <w:textAlignment w:val="baseline"/>
                </w:pPr>
              </w:pPrChange>
            </w:pPr>
            <w:del w:author="LauraPGM" w:date="2025-10-07T09:59:00Z" w:id="6938">
              <w:r w:rsidRPr="00553C97" w:rsidDel="00553C97">
                <w:rPr>
                  <w:rFonts w:ascii="Calibri" w:hAnsi="Calibri" w:cs="Calibri"/>
                  <w:rPrChange w:author="LauraPGM" w:date="2025-10-07T10:00:00Z" w:id="6939">
                    <w:rPr>
                      <w:rFonts w:eastAsia="Times New Roman"/>
                      <w:b/>
                      <w:bCs/>
                      <w:lang w:eastAsia="es-CO"/>
                    </w:rPr>
                  </w:rPrChange>
                </w:rPr>
                <w:delText>Evaluadora instruccional </w:delText>
              </w:r>
            </w:del>
          </w:p>
        </w:tc>
        <w:tc>
          <w:tcPr>
            <w:tcW w:w="1830" w:type="dxa"/>
            <w:tcBorders>
              <w:top w:val="single" w:color="000000" w:sz="6" w:space="0"/>
              <w:left w:val="single" w:color="000000" w:sz="6" w:space="0"/>
              <w:bottom w:val="single" w:color="000000" w:sz="6" w:space="0"/>
              <w:right w:val="single" w:color="000000" w:sz="6" w:space="0"/>
            </w:tcBorders>
            <w:shd w:val="clear" w:color="auto" w:fill="E5ECF7"/>
            <w:vAlign w:val="center"/>
            <w:hideMark/>
            <w:tcPrChange w:author="LauraPGM" w:date="2025-10-01T20:56:00Z" w:id="6940">
              <w:tcPr>
                <w:tcW w:w="1830" w:type="dxa"/>
                <w:gridSpan w:val="3"/>
                <w:tcBorders>
                  <w:top w:val="single" w:color="000000" w:sz="6" w:space="0"/>
                  <w:left w:val="single" w:color="000000" w:sz="6" w:space="0"/>
                  <w:bottom w:val="single" w:color="000000" w:sz="6" w:space="0"/>
                  <w:right w:val="single" w:color="000000" w:sz="6" w:space="0"/>
                </w:tcBorders>
                <w:shd w:val="clear" w:color="auto" w:fill="DAEEF3"/>
                <w:vAlign w:val="center"/>
                <w:hideMark/>
              </w:tcPr>
            </w:tcPrChange>
          </w:tcPr>
          <w:p w:rsidRPr="00553C97" w:rsidR="005F44E1" w:rsidDel="00553C97" w:rsidRDefault="00F22E8A" w14:paraId="77F77ADF" w14:textId="5B501EA2">
            <w:pPr>
              <w:spacing w:line="360" w:lineRule="auto"/>
              <w:textAlignment w:val="baseline"/>
              <w:rPr>
                <w:del w:author="LauraPGM" w:date="2025-10-07T09:59:00Z" w:id="6941"/>
                <w:rFonts w:ascii="Calibri" w:hAnsi="Calibri" w:cs="Calibri"/>
                <w:rPrChange w:author="LauraPGM" w:date="2025-10-07T10:00:00Z" w:id="6942">
                  <w:rPr>
                    <w:del w:author="LauraPGM" w:date="2025-10-07T09:59:00Z" w:id="6943"/>
                    <w:rFonts w:eastAsia="Times New Roman"/>
                    <w:b/>
                    <w:bCs/>
                    <w:lang w:eastAsia="es-CO"/>
                  </w:rPr>
                </w:rPrChange>
              </w:rPr>
              <w:pPrChange w:author="LauraPGM" w:date="2025-10-01T20:57:00Z" w:id="6944">
                <w:pPr>
                  <w:spacing w:line="240" w:lineRule="auto"/>
                  <w:textAlignment w:val="baseline"/>
                </w:pPr>
              </w:pPrChange>
            </w:pPr>
            <w:del w:author="LauraPGM" w:date="2025-10-07T09:59:00Z" w:id="6945">
              <w:r w:rsidRPr="00553C97" w:rsidDel="00553C97">
                <w:rPr>
                  <w:rFonts w:ascii="Calibri" w:hAnsi="Calibri" w:cs="Calibri"/>
                  <w:rPrChange w:author="LauraPGM" w:date="2025-10-07T10:00:00Z" w:id="6946">
                    <w:rPr>
                      <w:rFonts w:eastAsia="Times New Roman"/>
                      <w:b/>
                      <w:bCs/>
                      <w:color w:val="000000"/>
                      <w:lang w:eastAsia="es-CO"/>
                    </w:rPr>
                  </w:rPrChange>
                </w:rPr>
                <w:delText xml:space="preserve">Centro Agroturístico </w:delText>
              </w:r>
              <w:r w:rsidRPr="00553C97" w:rsidDel="00553C97" w:rsidR="005F44E1">
                <w:rPr>
                  <w:rFonts w:ascii="Calibri" w:hAnsi="Calibri" w:cs="Calibri"/>
                  <w:rPrChange w:author="LauraPGM" w:date="2025-10-07T10:00:00Z" w:id="6947">
                    <w:rPr>
                      <w:rFonts w:eastAsia="Times New Roman"/>
                      <w:b/>
                      <w:bCs/>
                      <w:color w:val="000000"/>
                      <w:lang w:eastAsia="es-CO"/>
                    </w:rPr>
                  </w:rPrChange>
                </w:rPr>
                <w:delText>Regional   Santander  </w:delText>
              </w:r>
            </w:del>
          </w:p>
          <w:p w:rsidRPr="00553C97" w:rsidR="005F44E1" w:rsidRDefault="005F44E1" w14:paraId="6C31C18F" w14:textId="77777777">
            <w:pPr>
              <w:spacing w:line="360" w:lineRule="auto"/>
              <w:textAlignment w:val="baseline"/>
              <w:rPr>
                <w:rFonts w:ascii="Calibri" w:hAnsi="Calibri" w:cs="Calibri"/>
                <w:rPrChange w:author="LauraPGM" w:date="2025-10-07T10:00:00Z" w:id="6948">
                  <w:rPr>
                    <w:rFonts w:eastAsia="Times New Roman"/>
                    <w:b/>
                    <w:bCs/>
                    <w:lang w:eastAsia="es-CO"/>
                  </w:rPr>
                </w:rPrChange>
              </w:rPr>
              <w:pPrChange w:author="LauraPGM" w:date="2025-10-01T20:57:00Z" w:id="6949">
                <w:pPr>
                  <w:spacing w:line="240" w:lineRule="auto"/>
                  <w:jc w:val="both"/>
                  <w:textAlignment w:val="baseline"/>
                </w:pPr>
              </w:pPrChange>
            </w:pPr>
            <w:r w:rsidRPr="00553C97">
              <w:rPr>
                <w:rFonts w:ascii="Calibri" w:hAnsi="Calibri" w:cs="Calibri"/>
                <w:rPrChange w:author="LauraPGM" w:date="2025-10-07T10:00:00Z" w:id="6950">
                  <w:rPr>
                    <w:rFonts w:eastAsia="Times New Roman"/>
                    <w:b/>
                    <w:bCs/>
                    <w:lang w:eastAsia="es-CO"/>
                  </w:rPr>
                </w:rPrChange>
              </w:rPr>
              <w:t> </w:t>
            </w:r>
          </w:p>
        </w:tc>
        <w:tc>
          <w:tcPr>
            <w:tcW w:w="1035" w:type="dxa"/>
            <w:tcBorders>
              <w:top w:val="single" w:color="000000" w:sz="6" w:space="0"/>
              <w:left w:val="single" w:color="000000" w:sz="6" w:space="0"/>
              <w:bottom w:val="single" w:color="000000" w:sz="6" w:space="0"/>
              <w:right w:val="single" w:color="000000" w:sz="6" w:space="0"/>
            </w:tcBorders>
            <w:shd w:val="clear" w:color="auto" w:fill="E5ECF7"/>
            <w:vAlign w:val="center"/>
            <w:hideMark/>
            <w:tcPrChange w:author="LauraPGM" w:date="2025-10-01T20:56:00Z" w:id="6951">
              <w:tcPr>
                <w:tcW w:w="1035" w:type="dxa"/>
                <w:gridSpan w:val="2"/>
                <w:tcBorders>
                  <w:top w:val="single" w:color="000000" w:sz="6" w:space="0"/>
                  <w:left w:val="single" w:color="000000" w:sz="6" w:space="0"/>
                  <w:bottom w:val="single" w:color="000000" w:sz="6" w:space="0"/>
                  <w:right w:val="single" w:color="000000" w:sz="6" w:space="0"/>
                </w:tcBorders>
                <w:shd w:val="clear" w:color="auto" w:fill="DAEEF3"/>
                <w:vAlign w:val="center"/>
                <w:hideMark/>
              </w:tcPr>
            </w:tcPrChange>
          </w:tcPr>
          <w:p w:rsidRPr="00553C97" w:rsidR="005F44E1" w:rsidRDefault="00B73515" w14:paraId="4BDB713A" w14:textId="6579F440">
            <w:pPr>
              <w:spacing w:line="360" w:lineRule="auto"/>
              <w:textAlignment w:val="baseline"/>
              <w:rPr>
                <w:rFonts w:ascii="Calibri" w:hAnsi="Calibri" w:cs="Calibri"/>
                <w:rPrChange w:author="LauraPGM" w:date="2025-10-07T10:00:00Z" w:id="6952">
                  <w:rPr>
                    <w:rFonts w:eastAsia="Times New Roman"/>
                    <w:b/>
                    <w:bCs/>
                    <w:lang w:eastAsia="es-CO"/>
                  </w:rPr>
                </w:rPrChange>
              </w:rPr>
              <w:pPrChange w:author="LauraPGM" w:date="2025-10-01T20:57:00Z" w:id="6953">
                <w:pPr>
                  <w:spacing w:line="240" w:lineRule="auto"/>
                  <w:jc w:val="both"/>
                  <w:textAlignment w:val="baseline"/>
                </w:pPr>
              </w:pPrChange>
            </w:pPr>
            <w:del w:author="LauraPGM" w:date="2025-10-01T20:57:00Z" w:id="6954">
              <w:r w:rsidRPr="00553C97" w:rsidDel="0048121D">
                <w:rPr>
                  <w:rFonts w:ascii="Calibri" w:hAnsi="Calibri" w:cs="Calibri"/>
                  <w:rPrChange w:author="LauraPGM" w:date="2025-10-07T10:00:00Z" w:id="6955">
                    <w:rPr>
                      <w:rFonts w:eastAsia="Times New Roman"/>
                      <w:b/>
                      <w:bCs/>
                      <w:lang w:eastAsia="es-CO"/>
                    </w:rPr>
                  </w:rPrChange>
                </w:rPr>
                <w:delText>Julio</w:delText>
              </w:r>
            </w:del>
            <w:del w:author="LauraPGM" w:date="2025-10-07T09:59:00Z" w:id="6956">
              <w:r w:rsidRPr="00553C97" w:rsidDel="00553C97" w:rsidR="005F44E1">
                <w:rPr>
                  <w:rFonts w:ascii="Calibri" w:hAnsi="Calibri" w:cs="Calibri"/>
                  <w:rPrChange w:author="LauraPGM" w:date="2025-10-07T10:00:00Z" w:id="6957">
                    <w:rPr>
                      <w:rFonts w:eastAsia="Times New Roman"/>
                      <w:b/>
                      <w:bCs/>
                      <w:lang w:eastAsia="es-CO"/>
                    </w:rPr>
                  </w:rPrChange>
                </w:rPr>
                <w:delText xml:space="preserve"> de 2025 </w:delText>
              </w:r>
            </w:del>
          </w:p>
        </w:tc>
        <w:tc>
          <w:tcPr>
            <w:tcW w:w="1965" w:type="dxa"/>
            <w:tcBorders>
              <w:top w:val="single" w:color="000000" w:sz="6" w:space="0"/>
              <w:left w:val="single" w:color="000000" w:sz="6" w:space="0"/>
              <w:bottom w:val="single" w:color="000000" w:sz="6" w:space="0"/>
              <w:right w:val="single" w:color="000000" w:sz="6" w:space="0"/>
            </w:tcBorders>
            <w:shd w:val="clear" w:color="auto" w:fill="E5ECF7"/>
            <w:vAlign w:val="center"/>
            <w:hideMark/>
            <w:tcPrChange w:author="LauraPGM" w:date="2025-10-01T20:56:00Z" w:id="6958">
              <w:tcPr>
                <w:tcW w:w="1965" w:type="dxa"/>
                <w:gridSpan w:val="2"/>
                <w:tcBorders>
                  <w:top w:val="single" w:color="000000" w:sz="6" w:space="0"/>
                  <w:left w:val="single" w:color="000000" w:sz="6" w:space="0"/>
                  <w:bottom w:val="single" w:color="000000" w:sz="6" w:space="0"/>
                  <w:right w:val="single" w:color="000000" w:sz="6" w:space="0"/>
                </w:tcBorders>
                <w:shd w:val="clear" w:color="auto" w:fill="DAEEF3"/>
                <w:vAlign w:val="center"/>
                <w:hideMark/>
              </w:tcPr>
            </w:tcPrChange>
          </w:tcPr>
          <w:p w:rsidRPr="00553C97" w:rsidR="005F44E1" w:rsidRDefault="005F44E1" w14:paraId="3C9395A9" w14:textId="5D2A8B83">
            <w:pPr>
              <w:spacing w:line="360" w:lineRule="auto"/>
              <w:textAlignment w:val="baseline"/>
              <w:rPr>
                <w:rFonts w:ascii="Calibri" w:hAnsi="Calibri" w:cs="Calibri"/>
                <w:rPrChange w:author="LauraPGM" w:date="2025-10-07T10:00:00Z" w:id="6959">
                  <w:rPr>
                    <w:rFonts w:eastAsia="Times New Roman"/>
                    <w:b/>
                    <w:bCs/>
                    <w:lang w:eastAsia="es-CO"/>
                  </w:rPr>
                </w:rPrChange>
              </w:rPr>
              <w:pPrChange w:author="LauraPGM" w:date="2025-10-01T20:57:00Z" w:id="6960">
                <w:pPr>
                  <w:spacing w:line="240" w:lineRule="auto"/>
                  <w:jc w:val="both"/>
                  <w:textAlignment w:val="baseline"/>
                </w:pPr>
              </w:pPrChange>
            </w:pPr>
            <w:del w:author="LauraPGM" w:date="2025-10-07T10:00:00Z" w:id="6961">
              <w:r w:rsidRPr="00553C97" w:rsidDel="00553C97">
                <w:rPr>
                  <w:rFonts w:ascii="Calibri" w:hAnsi="Calibri" w:cs="Calibri"/>
                  <w:rPrChange w:author="LauraPGM" w:date="2025-10-07T10:00:00Z" w:id="6962">
                    <w:rPr>
                      <w:rFonts w:eastAsia="Times New Roman"/>
                      <w:b/>
                      <w:bCs/>
                      <w:lang w:eastAsia="es-CO"/>
                    </w:rPr>
                  </w:rPrChange>
                </w:rPr>
                <w:delText>Adecuaciones a 2025 </w:delText>
              </w:r>
            </w:del>
          </w:p>
        </w:tc>
      </w:tr>
    </w:tbl>
    <w:p w:rsidRPr="00D645B6" w:rsidR="00FF258C" w:rsidRDefault="00FF258C" w14:paraId="530A2C2A" w14:textId="77777777">
      <w:pPr>
        <w:spacing w:line="360" w:lineRule="auto"/>
        <w:rPr>
          <w:rFonts w:ascii="Calibri" w:hAnsi="Calibri" w:cs="Calibri"/>
          <w:rPrChange w:author="LauraPGM" w:date="2025-10-01T09:45:00Z" w:id="6963">
            <w:rPr/>
          </w:rPrChange>
        </w:rPr>
        <w:pPrChange w:author="LauraPGM" w:date="2025-10-01T09:45:00Z" w:id="6964">
          <w:pPr/>
        </w:pPrChange>
      </w:pPr>
    </w:p>
    <w:sectPr w:rsidRPr="00D645B6" w:rsidR="00FF258C">
      <w:headerReference w:type="default" r:id="rId31"/>
      <w:footerReference w:type="default" r:id="rId32"/>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nitials="L" w:author="LauraPGM" w:date="2025-06-27T11:21:00Z" w:id="187">
    <w:p w:rsidR="005F0E74" w:rsidRDefault="005F0E74" w14:paraId="5391A7AF" w14:textId="28BB7F3D">
      <w:pPr>
        <w:pStyle w:val="Textocomentario"/>
      </w:pPr>
      <w:r>
        <w:rPr>
          <w:rStyle w:val="Refdecomentario"/>
        </w:rPr>
        <w:annotationRef/>
      </w:r>
      <w:r>
        <w:t>Video de introducción</w:t>
      </w:r>
    </w:p>
    <w:p w:rsidR="005F0E74" w:rsidRDefault="005F0E74" w14:paraId="3C0D11F0" w14:textId="77777777">
      <w:pPr>
        <w:pStyle w:val="Textocomentario"/>
      </w:pPr>
    </w:p>
    <w:p w:rsidR="005F0E74" w:rsidP="00870DD7" w:rsidRDefault="005F0E74" w14:paraId="6AEC27EE" w14:textId="77777777">
      <w:r>
        <w:t xml:space="preserve">Enlace del guion: </w:t>
      </w:r>
      <w:hyperlink w:history="1" r:id="rId1">
        <w:r>
          <w:rPr>
            <w:rStyle w:val="Hipervnculo"/>
          </w:rPr>
          <w:t>Videos</w:t>
        </w:r>
      </w:hyperlink>
    </w:p>
    <w:p w:rsidR="005F0E74" w:rsidRDefault="005F0E74" w14:paraId="5C7608AA" w14:textId="373751DA">
      <w:pPr>
        <w:pStyle w:val="Textocomentario"/>
      </w:pPr>
    </w:p>
  </w:comment>
  <w:comment w:initials="L" w:author="LauraPGM" w:date="2025-10-01T09:52:00Z" w:id="191">
    <w:p w:rsidR="005F0E74" w:rsidRDefault="005F0E74" w14:paraId="4EDAEB4D" w14:textId="71EEFBA2">
      <w:pPr>
        <w:pStyle w:val="Textocomentario"/>
      </w:pPr>
      <w:r>
        <w:rPr>
          <w:rStyle w:val="Refdecomentario"/>
        </w:rPr>
        <w:annotationRef/>
      </w:r>
      <w:r>
        <w:rPr>
          <w:noProof/>
        </w:rPr>
        <w:t>Se sugiere colocar una imagen como esta.</w:t>
      </w:r>
    </w:p>
  </w:comment>
  <w:comment w:initials="L" w:author="LauraPGM" w:date="2025-10-01T21:03:00Z" w:id="216">
    <w:p w:rsidR="005F0E74" w:rsidRDefault="005F0E74" w14:paraId="426743B5" w14:textId="0CCAAEB1">
      <w:pPr>
        <w:pStyle w:val="Textocomentario"/>
      </w:pPr>
      <w:r>
        <w:rPr>
          <w:rStyle w:val="Refdecomentario"/>
        </w:rPr>
        <w:annotationRef/>
      </w:r>
      <w:r>
        <w:rPr>
          <w:noProof/>
        </w:rPr>
        <w:t>Se sugiere colocar una imagen como esta.</w:t>
      </w:r>
    </w:p>
  </w:comment>
  <w:comment w:initials="L" w:author="LauraPGM" w:date="2025-10-01T21:07:00Z" w:id="220">
    <w:p w:rsidR="005F0E74" w:rsidRDefault="005F0E74" w14:paraId="05780100" w14:textId="08711C7D">
      <w:pPr>
        <w:pStyle w:val="Textocomentario"/>
      </w:pPr>
      <w:r>
        <w:rPr>
          <w:rStyle w:val="Refdecomentario"/>
        </w:rPr>
        <w:annotationRef/>
      </w:r>
      <w:r>
        <w:rPr>
          <w:noProof/>
        </w:rPr>
        <w:t xml:space="preserve">Se sugiere colocar la informacion en el siguiente recurso: </w:t>
      </w:r>
      <w:r>
        <w:rPr>
          <w:color w:val="12263F"/>
          <w:shd w:val="clear" w:color="auto" w:fill="FFFFFF"/>
        </w:rPr>
        <w:t>pasos - verticales</w:t>
      </w:r>
    </w:p>
  </w:comment>
  <w:comment w:initials="L" w:author="LauraPGM" w:date="2025-10-01T21:08:00Z" w:id="236">
    <w:p w:rsidR="005F0E74" w:rsidRDefault="005F0E74" w14:paraId="0F3495FC" w14:textId="2137114F">
      <w:pPr>
        <w:pStyle w:val="Textocomentario"/>
      </w:pPr>
      <w:r>
        <w:rPr>
          <w:rStyle w:val="Refdecomentario"/>
        </w:rPr>
        <w:annotationRef/>
      </w:r>
      <w:r>
        <w:rPr>
          <w:noProof/>
        </w:rPr>
        <w:t>Se sugire  resaltar la informacion.</w:t>
      </w:r>
    </w:p>
  </w:comment>
  <w:comment w:initials="L" w:author="LauraPGM" w:date="2025-10-01T21:09:00Z" w:id="250">
    <w:p w:rsidR="005F0E74" w:rsidRDefault="005F0E74" w14:paraId="3BC2B0D8" w14:textId="6A21FDB5">
      <w:pPr>
        <w:pStyle w:val="Textocomentario"/>
      </w:pPr>
      <w:r>
        <w:rPr>
          <w:noProof/>
        </w:rPr>
        <w:t>Se sugiere resaltar la informacion.</w:t>
      </w:r>
      <w:r>
        <w:rPr>
          <w:rStyle w:val="Refdecomentario"/>
        </w:rPr>
        <w:annotationRef/>
      </w:r>
    </w:p>
  </w:comment>
  <w:comment w:initials="L" w:author="LauraPGM" w:date="2025-10-01T21:11:00Z" w:id="319">
    <w:p w:rsidR="005F0E74" w:rsidRDefault="005F0E74" w14:paraId="1C256821" w14:textId="6218872A">
      <w:pPr>
        <w:pStyle w:val="Textocomentario"/>
      </w:pPr>
      <w:r>
        <w:rPr>
          <w:rStyle w:val="Refdecomentario"/>
        </w:rPr>
        <w:annotationRef/>
      </w:r>
      <w:r>
        <w:rPr>
          <w:noProof/>
        </w:rPr>
        <w:t>SSe sugiere resaltar la informacion.</w:t>
      </w:r>
    </w:p>
  </w:comment>
  <w:comment w:initials="L" w:author="LauraPGM" w:date="2025-09-30T11:29:00Z" w:id="438">
    <w:p w:rsidR="005F0E74" w:rsidP="00EE2A68" w:rsidRDefault="005F0E74" w14:paraId="022BF4F2" w14:textId="3B7CD898">
      <w:pPr>
        <w:pStyle w:val="Normal0"/>
        <w:spacing w:line="360" w:lineRule="auto"/>
        <w:rPr>
          <w:b/>
        </w:rPr>
      </w:pPr>
      <w:r>
        <w:rPr>
          <w:rStyle w:val="Refdecomentario"/>
        </w:rPr>
        <w:annotationRef/>
      </w:r>
      <w:r>
        <w:t xml:space="preserve">Enlace del video: </w:t>
      </w:r>
      <w:hyperlink w:history="1" r:id="rId2">
        <w:r w:rsidRPr="00AD07EC">
          <w:rPr>
            <w:rStyle w:val="Hipervnculo"/>
            <w:b/>
          </w:rPr>
          <w:t>https://www.youtube.com/watch?v=viuap_gcFn0&amp;ab_channel=FrancescFornieles</w:t>
        </w:r>
      </w:hyperlink>
    </w:p>
    <w:p w:rsidRPr="00185798" w:rsidR="005F0E74" w:rsidP="00EE2A68" w:rsidRDefault="005F0E74" w14:paraId="6B609B16" w14:textId="77777777">
      <w:pPr>
        <w:pStyle w:val="Normal0"/>
        <w:spacing w:line="360" w:lineRule="auto"/>
        <w:rPr>
          <w:b/>
        </w:rPr>
      </w:pPr>
    </w:p>
    <w:p w:rsidR="005F0E74" w:rsidRDefault="005F0E74" w14:paraId="781976B0" w14:textId="70E45208">
      <w:pPr>
        <w:pStyle w:val="Textocomentario"/>
      </w:pPr>
    </w:p>
  </w:comment>
  <w:comment w:initials="L" w:author="LauraPGM" w:date="2025-10-01T21:14:00Z" w:id="456">
    <w:p w:rsidR="005F0E74" w:rsidRDefault="005F0E74" w14:paraId="7C3FFDEE" w14:textId="63C7E76D">
      <w:pPr>
        <w:pStyle w:val="Textocomentario"/>
      </w:pPr>
      <w:r>
        <w:rPr>
          <w:rStyle w:val="Refdecomentario"/>
        </w:rPr>
        <w:annotationRef/>
      </w:r>
      <w:r>
        <w:rPr>
          <w:noProof/>
        </w:rPr>
        <w:t>Se sugiere colocar una imagen como esta.</w:t>
      </w:r>
    </w:p>
  </w:comment>
  <w:comment w:initials="L" w:author="LauraPGM" w:date="2025-10-01T21:34:00Z" w:id="482">
    <w:p w:rsidR="005F0E74" w:rsidP="00C35F14" w:rsidRDefault="005F0E74" w14:paraId="33987527" w14:textId="77777777">
      <w:pPr>
        <w:pStyle w:val="Ttulo2"/>
        <w:shd w:val="clear" w:color="auto" w:fill="FFFFFF"/>
        <w:spacing w:before="0" w:after="180"/>
        <w:textAlignment w:val="baseline"/>
        <w:rPr>
          <w:color w:val="12263F"/>
        </w:rPr>
      </w:pPr>
      <w:r>
        <w:rPr>
          <w:rStyle w:val="Refdecomentario"/>
        </w:rPr>
        <w:annotationRef/>
      </w:r>
      <w:r>
        <w:rPr>
          <w:noProof/>
        </w:rPr>
        <w:t xml:space="preserve">Se sugiere colocar la informacion en el siguiente recurso: </w:t>
      </w:r>
      <w:r>
        <w:rPr>
          <w:color w:val="12263F"/>
        </w:rPr>
        <w:t>Pasos - verticales</w:t>
      </w:r>
    </w:p>
    <w:p w:rsidR="005F0E74" w:rsidRDefault="005F0E74" w14:paraId="6E50875D" w14:textId="2265F3B9">
      <w:pPr>
        <w:pStyle w:val="Textocomentario"/>
      </w:pPr>
    </w:p>
  </w:comment>
  <w:comment w:initials="L" w:author="LauraPGM" w:date="2025-09-30T16:55:00Z" w:id="765">
    <w:p w:rsidRPr="009849B7" w:rsidR="005F0E74" w:rsidP="00424C06" w:rsidRDefault="005F0E74" w14:paraId="3B10F9A5" w14:textId="77777777">
      <w:pPr>
        <w:rPr>
          <w:lang w:eastAsia="es-MX"/>
        </w:rPr>
      </w:pPr>
      <w:r>
        <w:rPr>
          <w:rStyle w:val="Refdecomentario"/>
        </w:rPr>
        <w:annotationRef/>
      </w:r>
      <w:r>
        <w:t xml:space="preserve">Enlace del video: </w:t>
      </w:r>
      <w:hyperlink w:history="1" r:id="rId3">
        <w:r w:rsidRPr="0061486B">
          <w:rPr>
            <w:rStyle w:val="Hipervnculo"/>
            <w:lang w:eastAsia="es-MX"/>
          </w:rPr>
          <w:t>https://www.youtube.com/watch?v=CS5HenQhLtU</w:t>
        </w:r>
      </w:hyperlink>
      <w:r>
        <w:rPr>
          <w:lang w:eastAsia="es-MX"/>
        </w:rPr>
        <w:t xml:space="preserve"> </w:t>
      </w:r>
    </w:p>
    <w:p w:rsidR="005F0E74" w:rsidRDefault="005F0E74" w14:paraId="39594B45" w14:textId="486594EC">
      <w:pPr>
        <w:pStyle w:val="Textocomentario"/>
      </w:pPr>
    </w:p>
  </w:comment>
  <w:comment w:initials="L" w:author="LauraPGM" w:date="2025-10-01T21:33:00Z" w:id="787">
    <w:p w:rsidR="005F0E74" w:rsidRDefault="005F0E74" w14:paraId="7126F8E4" w14:textId="53BDEA58">
      <w:pPr>
        <w:pStyle w:val="Textocomentario"/>
      </w:pPr>
      <w:r>
        <w:rPr>
          <w:rStyle w:val="Refdecomentario"/>
        </w:rPr>
        <w:annotationRef/>
      </w:r>
      <w:r>
        <w:rPr>
          <w:noProof/>
        </w:rPr>
        <w:t>Se sugiere colocar una imagen como esta.</w:t>
      </w:r>
    </w:p>
  </w:comment>
  <w:comment w:initials="L" w:author="LauraPGM" w:date="2025-10-01T09:16:00Z" w:id="842">
    <w:p w:rsidR="005F0E74" w:rsidP="00A532F7" w:rsidRDefault="005F0E74" w14:paraId="5604FAA2" w14:textId="0AAE1278">
      <w:pPr>
        <w:pStyle w:val="Textocomentario"/>
      </w:pPr>
      <w:r>
        <w:rPr>
          <w:rStyle w:val="Refdecomentario"/>
        </w:rPr>
        <w:annotationRef/>
      </w:r>
      <w:r>
        <w:t>Texto alternativo: es una ecuación que hace referencia al cálculo de indicador de desempeño energético relativo y es igual al consumo total de energía sobre variable de actividad o producción.</w:t>
      </w:r>
    </w:p>
  </w:comment>
  <w:comment w:initials="L" w:author="LauraPGM" w:date="2025-10-01T09:17:00Z" w:id="869">
    <w:p w:rsidR="005F0E74" w:rsidP="0006551F" w:rsidRDefault="005F0E74" w14:paraId="79A78450" w14:textId="5511417F">
      <w:pPr>
        <w:pStyle w:val="Textocomentario"/>
      </w:pPr>
      <w:r>
        <w:rPr>
          <w:rStyle w:val="Refdecomentario"/>
        </w:rPr>
        <w:annotationRef/>
      </w:r>
      <w:r>
        <w:t>Texto alternativo: es una ecuación que hace referencia al cálculo de indicador de desempeño energético de rendimiento expresado en porcentaje y se calcula energía útil de salida sobre energía de entrada por cien.</w:t>
      </w:r>
    </w:p>
    <w:p w:rsidR="005F0E74" w:rsidRDefault="005F0E74" w14:paraId="081ED3CD" w14:textId="7D8886C7">
      <w:pPr>
        <w:pStyle w:val="Textocomentario"/>
      </w:pPr>
    </w:p>
  </w:comment>
  <w:comment w:initials="L" w:author="LauraPGM" w:date="2025-10-01T09:10:00Z" w:id="1018">
    <w:p w:rsidR="005F0E74" w:rsidRDefault="005F0E74" w14:paraId="311700AE" w14:textId="4439CAF2">
      <w:pPr>
        <w:pStyle w:val="Textocomentario"/>
      </w:pPr>
      <w:r>
        <w:rPr>
          <w:rStyle w:val="Refdecomentario"/>
        </w:rPr>
        <w:annotationRef/>
      </w:r>
      <w:r>
        <w:rPr>
          <w:noProof/>
        </w:rPr>
        <w:t>Texto alternativo: la grá</w:t>
      </w:r>
      <w:proofErr w:type="spellStart"/>
      <w:r>
        <w:t>fica</w:t>
      </w:r>
      <w:proofErr w:type="spellEnd"/>
      <w:r>
        <w:t xml:space="preserve"> representa la tendencia de consumo en kilovatio hora durante un año convencional, en este caso para el año 2016.</w:t>
      </w:r>
    </w:p>
  </w:comment>
  <w:comment w:initials="L" w:author="LauraPGM" w:date="2025-10-06T21:46:00Z" w:id="1019">
    <w:p w:rsidR="005F0E74" w:rsidRDefault="005F0E74" w14:paraId="396380C5" w14:textId="394FE33A">
      <w:pPr>
        <w:pStyle w:val="Textocomentario"/>
      </w:pPr>
      <w:r>
        <w:rPr>
          <w:rStyle w:val="Refdecomentario"/>
        </w:rPr>
        <w:annotationRef/>
      </w:r>
      <w:r>
        <w:rPr>
          <w:noProof/>
        </w:rPr>
        <w:t>Se sugiere rediseñar la gráfica y el titulo solo dejar la primera letra en mayuscula.</w:t>
      </w:r>
    </w:p>
  </w:comment>
  <w:comment w:initials="L" w:author="LauraPGM" w:date="2025-10-01T09:10:00Z" w:id="1030">
    <w:p w:rsidR="005F0E74" w:rsidRDefault="005F0E74" w14:paraId="4CCC49CB" w14:textId="2EB2BAD7">
      <w:pPr>
        <w:pStyle w:val="Textocomentario"/>
      </w:pPr>
      <w:r>
        <w:rPr>
          <w:rStyle w:val="Refdecomentario"/>
        </w:rPr>
        <w:annotationRef/>
      </w:r>
      <w:r>
        <w:t xml:space="preserve">Texto alternativo: </w:t>
      </w:r>
      <w:r>
        <w:rPr>
          <w:noProof/>
        </w:rPr>
        <w:t>g</w:t>
      </w:r>
      <w:r>
        <w:t>ráfico comparativo de la demanda real y la demanda estacional de energía en marzo de 2020</w:t>
      </w:r>
    </w:p>
  </w:comment>
  <w:comment w:initials="L" w:author="LauraPGM" w:date="2025-10-06T21:53:00Z" w:id="1031">
    <w:p w:rsidR="005F0E74" w:rsidRDefault="005F0E74" w14:paraId="0F4D0521" w14:textId="723635D3">
      <w:pPr>
        <w:pStyle w:val="Textocomentario"/>
      </w:pPr>
      <w:r>
        <w:rPr>
          <w:rStyle w:val="Refdecomentario"/>
        </w:rPr>
        <w:annotationRef/>
      </w:r>
      <w:r>
        <w:rPr>
          <w:noProof/>
        </w:rPr>
        <w:t xml:space="preserve">Se sugiere rediseñar la gráfica y colocar solo la primera letra del titulo en mayuscula. </w:t>
      </w:r>
    </w:p>
  </w:comment>
  <w:comment w:initials="L" w:author="LauraPGM" w:date="2025-10-01T09:06:00Z" w:id="1121">
    <w:p w:rsidR="005F0E74" w:rsidRDefault="005F0E74" w14:paraId="292A60E0" w14:textId="2C0D4011">
      <w:pPr>
        <w:pStyle w:val="Textocomentario"/>
      </w:pPr>
      <w:r>
        <w:rPr>
          <w:rStyle w:val="Refdecomentario"/>
        </w:rPr>
        <w:annotationRef/>
      </w:r>
      <w:r>
        <w:t xml:space="preserve">Enlace del video: </w:t>
      </w:r>
      <w:hyperlink w:history="1" r:id="rId4">
        <w:r w:rsidRPr="007717C6">
          <w:rPr>
            <w:color w:val="0000FF" w:themeColor="hyperlink"/>
            <w:u w:val="single"/>
          </w:rPr>
          <w:t>https://www.youtube.com/watch?v=M6eZkijypBo</w:t>
        </w:r>
      </w:hyperlink>
    </w:p>
  </w:comment>
  <w:comment w:initials="L" w:author="LauraPGM" w:date="2025-10-01T21:30:00Z" w:id="1163">
    <w:p w:rsidR="005F0E74" w:rsidRDefault="005F0E74" w14:paraId="14DA0FCC" w14:textId="44D49D5D">
      <w:pPr>
        <w:pStyle w:val="Textocomentario"/>
      </w:pPr>
      <w:r>
        <w:rPr>
          <w:noProof/>
        </w:rPr>
        <w:t>Se sugiere colocar una imagen como esta</w:t>
      </w:r>
      <w:r>
        <w:rPr>
          <w:rStyle w:val="Refdecomentario"/>
        </w:rPr>
        <w:annotationRef/>
      </w:r>
    </w:p>
  </w:comment>
  <w:comment w:initials="L" w:author="LauraPGM" w:date="2025-10-01T21:16:00Z" w:id="1182">
    <w:p w:rsidR="005F0E74" w:rsidP="00D82BFE" w:rsidRDefault="005F0E74" w14:paraId="29D4757E" w14:textId="77777777">
      <w:pPr>
        <w:pStyle w:val="Ttulo4"/>
        <w:shd w:val="clear" w:color="auto" w:fill="FFFFFF"/>
        <w:spacing w:before="0" w:after="180"/>
        <w:textAlignment w:val="baseline"/>
        <w:rPr>
          <w:color w:val="12263F"/>
          <w:sz w:val="27"/>
          <w:szCs w:val="27"/>
        </w:rPr>
      </w:pPr>
      <w:r>
        <w:rPr>
          <w:rStyle w:val="Refdecomentario"/>
        </w:rPr>
        <w:annotationRef/>
      </w:r>
      <w:r>
        <w:rPr>
          <w:noProof/>
        </w:rPr>
        <w:t xml:space="preserve">Se sugiere utilizar el siguiente recurso: </w:t>
      </w:r>
      <w:r>
        <w:rPr>
          <w:color w:val="12263F"/>
          <w:sz w:val="27"/>
          <w:szCs w:val="27"/>
        </w:rPr>
        <w:t>Listado ordenado cuadro color + separadores</w:t>
      </w:r>
    </w:p>
    <w:p w:rsidR="005F0E74" w:rsidRDefault="005F0E74" w14:paraId="5A7F7E93" w14:textId="6227E4E8">
      <w:pPr>
        <w:pStyle w:val="Textocomentario"/>
      </w:pPr>
    </w:p>
  </w:comment>
  <w:comment w:initials="L" w:author="LauraPGM" w:date="2025-10-06T22:09:00Z" w:id="1340">
    <w:p w:rsidR="005F0E74" w:rsidRDefault="005F0E74" w14:paraId="1AF12EE1" w14:textId="31A02C14">
      <w:pPr>
        <w:pStyle w:val="Textocomentario"/>
      </w:pPr>
      <w:r>
        <w:rPr>
          <w:rStyle w:val="Refdecomentario"/>
        </w:rPr>
        <w:annotationRef/>
      </w:r>
      <w:r>
        <w:rPr>
          <w:noProof/>
        </w:rPr>
        <w:t>Se sugiere que cuando se rediseñe la figura solo se coloque la primera letra de cada cuadrado en mayuscula.</w:t>
      </w:r>
    </w:p>
  </w:comment>
  <w:comment w:initials="L" w:author="LauraPGM" w:date="2025-10-01T15:38:00Z" w:id="1341">
    <w:p w:rsidR="005F0E74" w:rsidRDefault="005F0E74" w14:paraId="0AF27FBA" w14:textId="4F3FD8AA">
      <w:pPr>
        <w:pStyle w:val="Textocomentario"/>
      </w:pPr>
      <w:r>
        <w:rPr>
          <w:rStyle w:val="Refdecomentario"/>
        </w:rPr>
        <w:annotationRef/>
      </w:r>
      <w:r>
        <w:rPr>
          <w:noProof/>
        </w:rPr>
        <w:t>Texto alternativo: m</w:t>
      </w:r>
      <w:proofErr w:type="spellStart"/>
      <w:r>
        <w:t>atriz</w:t>
      </w:r>
      <w:proofErr w:type="spellEnd"/>
      <w:r>
        <w:t xml:space="preserve"> de Eisenhower con 4 cuadrantes: Hacer, Delegar, Planear y Eliminar.</w:t>
      </w:r>
    </w:p>
  </w:comment>
  <w:comment w:initials="L" w:author="LauraPGM" w:date="2025-10-09T06:40:00Z" w:id="1348">
    <w:p w:rsidRPr="008F52E8" w:rsidR="0001225A" w:rsidP="0001225A" w:rsidRDefault="0001225A" w14:paraId="1C26A6FB" w14:textId="25AE8E06">
      <w:pPr>
        <w:rPr>
          <w:lang w:val="en-US" w:eastAsia="es-MX"/>
        </w:rPr>
      </w:pPr>
      <w:r>
        <w:rPr>
          <w:rStyle w:val="Refdecomentario"/>
        </w:rPr>
        <w:annotationRef/>
      </w:r>
      <w:r w:rsidR="007530DF">
        <w:rPr>
          <w:noProof/>
        </w:rPr>
        <w:t xml:space="preserve">Enlace: </w:t>
      </w:r>
      <w:hyperlink w:history="1" r:id="rId5">
        <w:r w:rsidRPr="008F52E8">
          <w:rPr>
            <w:rStyle w:val="Hipervnculo"/>
            <w:lang w:val="en-US" w:eastAsia="es-MX"/>
          </w:rPr>
          <w:t>https://www.youtube.com/watch?v=10nlm87UULs&amp;ab_channel=Fundaci %C3 %B3nYPF</w:t>
        </w:r>
      </w:hyperlink>
      <w:r w:rsidRPr="008F52E8">
        <w:rPr>
          <w:lang w:val="en-US" w:eastAsia="es-MX"/>
        </w:rPr>
        <w:t xml:space="preserve"> </w:t>
      </w:r>
    </w:p>
    <w:p w:rsidR="0001225A" w:rsidRDefault="0001225A" w14:paraId="130F5BD3" w14:textId="4F426420">
      <w:pPr>
        <w:pStyle w:val="Textocomentario"/>
      </w:pPr>
    </w:p>
  </w:comment>
  <w:comment w:initials="L" w:author="LauraPGM" w:date="2025-10-01T14:46:00Z" w:id="1366">
    <w:p w:rsidR="005F0E74" w:rsidP="00507103" w:rsidRDefault="005F0E74" w14:paraId="20197428" w14:textId="5FA688F4">
      <w:pPr>
        <w:rPr>
          <w:rStyle w:val="Hipervnculo"/>
          <w:sz w:val="20"/>
          <w:szCs w:val="20"/>
        </w:rPr>
      </w:pPr>
      <w:r>
        <w:rPr>
          <w:rStyle w:val="Refdecomentario"/>
        </w:rPr>
        <w:annotationRef/>
      </w:r>
      <w:r>
        <w:rPr>
          <w:noProof/>
        </w:rPr>
        <w:t xml:space="preserve">Enlace del video: </w:t>
      </w:r>
      <w:hyperlink w:history="1" r:id="rId6">
        <w:r w:rsidRPr="000D589F">
          <w:rPr>
            <w:rStyle w:val="Hipervnculo"/>
            <w:sz w:val="20"/>
            <w:szCs w:val="20"/>
          </w:rPr>
          <w:t>https://www.youtube.com/watch?v=M6eZkijypBo</w:t>
        </w:r>
      </w:hyperlink>
    </w:p>
    <w:p w:rsidR="005F0E74" w:rsidRDefault="005F0E74" w14:paraId="432ACFF2" w14:textId="5C7854A6">
      <w:pPr>
        <w:pStyle w:val="Textocomentario"/>
      </w:pPr>
    </w:p>
  </w:comment>
  <w:comment w:initials="L" w:author="LauraPGM" w:date="2025-10-01T21:21:00Z" w:id="1389">
    <w:p w:rsidR="005F0E74" w:rsidRDefault="005F0E74" w14:paraId="6CFBA99C" w14:textId="0DA6B445">
      <w:pPr>
        <w:pStyle w:val="Textocomentario"/>
      </w:pPr>
      <w:r>
        <w:rPr>
          <w:rStyle w:val="Refdecomentario"/>
        </w:rPr>
        <w:annotationRef/>
      </w:r>
      <w:r>
        <w:rPr>
          <w:noProof/>
        </w:rPr>
        <w:t>S sugiere colocar una imagen como esta</w:t>
      </w:r>
    </w:p>
  </w:comment>
  <w:comment w:initials="L" w:author="LauraPGM" w:date="2025-10-01T21:24:00Z" w:id="1504">
    <w:p w:rsidR="005F0E74" w:rsidRDefault="005F0E74" w14:paraId="630D1ADB" w14:textId="2CDB1CFB">
      <w:pPr>
        <w:pStyle w:val="Textocomentario"/>
      </w:pPr>
      <w:r>
        <w:rPr>
          <w:rStyle w:val="Refdecomentario"/>
        </w:rPr>
        <w:annotationRef/>
      </w:r>
      <w:r>
        <w:rPr>
          <w:noProof/>
        </w:rPr>
        <w:t xml:space="preserve">Se sugiere colocar la informacion en el siguiente recurso: </w:t>
      </w:r>
      <w:r>
        <w:rPr>
          <w:color w:val="12263F"/>
          <w:shd w:val="clear" w:color="auto" w:fill="FFFFFF"/>
        </w:rPr>
        <w:t>tarjetas - conectadas</w:t>
      </w:r>
    </w:p>
  </w:comment>
  <w:comment w:initials="L" w:author="LauraPGM" w:date="2025-10-01T15:24:00Z" w:id="1570">
    <w:p w:rsidRPr="00653F03" w:rsidR="005F0E74" w:rsidP="00B902FC" w:rsidRDefault="005F0E74" w14:paraId="299B8F4B" w14:textId="77777777">
      <w:pPr>
        <w:rPr>
          <w:lang w:eastAsia="es-MX"/>
        </w:rPr>
      </w:pPr>
      <w:r>
        <w:rPr>
          <w:rStyle w:val="Refdecomentario"/>
        </w:rPr>
        <w:annotationRef/>
      </w:r>
      <w:r>
        <w:rPr>
          <w:noProof/>
        </w:rPr>
        <w:t xml:space="preserve">Enlace del video: </w:t>
      </w:r>
      <w:hyperlink w:history="1" r:id="rId7">
        <w:r w:rsidRPr="0061486B">
          <w:rPr>
            <w:rStyle w:val="Hipervnculo"/>
            <w:lang w:eastAsia="es-MX"/>
          </w:rPr>
          <w:t>https://www.youtube.com/watch?v=X0bVnH9GyWs&amp;ab_channel=ISOSistemasdeGesti</w:t>
        </w:r>
        <w:r>
          <w:rPr>
            <w:rStyle w:val="Hipervnculo"/>
            <w:lang w:eastAsia="es-MX"/>
          </w:rPr>
          <w:t xml:space="preserve"> %</w:t>
        </w:r>
        <w:r w:rsidRPr="0061486B">
          <w:rPr>
            <w:rStyle w:val="Hipervnculo"/>
            <w:lang w:eastAsia="es-MX"/>
          </w:rPr>
          <w:t>C3</w:t>
        </w:r>
        <w:r>
          <w:rPr>
            <w:rStyle w:val="Hipervnculo"/>
            <w:lang w:eastAsia="es-MX"/>
          </w:rPr>
          <w:t xml:space="preserve"> %</w:t>
        </w:r>
        <w:r w:rsidRPr="0061486B">
          <w:rPr>
            <w:rStyle w:val="Hipervnculo"/>
            <w:lang w:eastAsia="es-MX"/>
          </w:rPr>
          <w:t>B3n</w:t>
        </w:r>
      </w:hyperlink>
      <w:r>
        <w:rPr>
          <w:lang w:eastAsia="es-MX"/>
        </w:rPr>
        <w:t xml:space="preserve"> </w:t>
      </w:r>
    </w:p>
    <w:p w:rsidR="005F0E74" w:rsidRDefault="005F0E74" w14:paraId="4B4D52B6" w14:textId="706AF964">
      <w:pPr>
        <w:pStyle w:val="Textocomentario"/>
      </w:pPr>
    </w:p>
  </w:comment>
  <w:comment w:initials="L" w:author="LauraPGM" w:date="2025-10-01T21:26:00Z" w:id="1926">
    <w:p w:rsidR="005F0E74" w:rsidP="001346E8" w:rsidRDefault="005F0E74" w14:paraId="38DA47FF" w14:textId="2908D3AF">
      <w:pPr>
        <w:pStyle w:val="Ttulo2"/>
        <w:shd w:val="clear" w:color="auto" w:fill="FFFFFF"/>
        <w:spacing w:before="0" w:after="180"/>
        <w:textAlignment w:val="baseline"/>
        <w:rPr>
          <w:color w:val="12263F"/>
        </w:rPr>
      </w:pPr>
      <w:r>
        <w:rPr>
          <w:rStyle w:val="Refdecomentario"/>
        </w:rPr>
        <w:annotationRef/>
      </w:r>
      <w:r>
        <w:rPr>
          <w:noProof/>
        </w:rPr>
        <w:t>Se sugiere colocar la informacion en el siguiente recurso:</w:t>
      </w:r>
      <w:r w:rsidRPr="001346E8">
        <w:rPr>
          <w:color w:val="12263F"/>
        </w:rPr>
        <w:t xml:space="preserve"> </w:t>
      </w:r>
      <w:r>
        <w:rPr>
          <w:color w:val="12263F"/>
        </w:rPr>
        <w:t>Pestañas verticales</w:t>
      </w:r>
    </w:p>
    <w:p w:rsidR="005F0E74" w:rsidRDefault="005F0E74" w14:paraId="6E38D041" w14:textId="149A2DE6">
      <w:pPr>
        <w:pStyle w:val="Textocomentario"/>
      </w:pPr>
    </w:p>
  </w:comment>
  <w:comment w:initials="L" w:author="LauraPGM" w:date="2025-10-01T15:47:00Z" w:id="2047">
    <w:p w:rsidRPr="009849B7" w:rsidR="005F0E74" w:rsidP="002D34CA" w:rsidRDefault="005F0E74" w14:paraId="64E093BD" w14:textId="77777777">
      <w:pPr>
        <w:rPr>
          <w:lang w:eastAsia="es-MX"/>
        </w:rPr>
      </w:pPr>
      <w:r>
        <w:rPr>
          <w:rStyle w:val="Refdecomentario"/>
        </w:rPr>
        <w:annotationRef/>
      </w:r>
      <w:r>
        <w:rPr>
          <w:noProof/>
        </w:rPr>
        <w:t xml:space="preserve">Enlace del video: </w:t>
      </w:r>
      <w:hyperlink w:history="1" r:id="rId8">
        <w:r w:rsidRPr="0061486B">
          <w:rPr>
            <w:rStyle w:val="Hipervnculo"/>
            <w:lang w:eastAsia="es-MX"/>
          </w:rPr>
          <w:t>https://www.youtube.com/watch?v=3O9lDdzv6DQ</w:t>
        </w:r>
      </w:hyperlink>
      <w:r>
        <w:rPr>
          <w:lang w:eastAsia="es-MX"/>
        </w:rPr>
        <w:t xml:space="preserve"> </w:t>
      </w:r>
    </w:p>
    <w:p w:rsidR="005F0E74" w:rsidRDefault="005F0E74" w14:paraId="7E0961A7" w14:textId="48F44944">
      <w:pPr>
        <w:pStyle w:val="Textocomentario"/>
      </w:pPr>
    </w:p>
  </w:comment>
  <w:comment w:initials="L" w:author="LauraPGM" w:date="2025-07-02T21:51:00Z" w:id="2550">
    <w:p w:rsidR="005F0E74" w:rsidRDefault="005F0E74" w14:paraId="7896D22F" w14:textId="3AE9EC2A">
      <w:pPr>
        <w:pStyle w:val="Textocomentario"/>
      </w:pPr>
      <w:r>
        <w:rPr>
          <w:rStyle w:val="Refdecomentario"/>
        </w:rPr>
        <w:annotationRef/>
      </w:r>
      <w:r>
        <w:t>Texto alternativo: T</w:t>
      </w:r>
      <w:r w:rsidRPr="0071486D">
        <w:t>abla de costos fijos y variables con categorías de ga</w:t>
      </w:r>
      <w:r>
        <w:t>stos.</w:t>
      </w:r>
    </w:p>
  </w:comment>
  <w:comment w:initials="L" w:author="LauraPGM" w:date="2025-06-30T11:07:00Z" w:id="3111">
    <w:p w:rsidR="005F0E74" w:rsidRDefault="005F0E74" w14:paraId="15C2F80E" w14:textId="73B2EBFA">
      <w:pPr>
        <w:pStyle w:val="Textocomentario"/>
      </w:pPr>
      <w:r>
        <w:rPr>
          <w:rStyle w:val="Refdecomentario"/>
        </w:rPr>
        <w:annotationRef/>
      </w:r>
      <w:r>
        <w:t>Resaltar la información.</w:t>
      </w:r>
    </w:p>
  </w:comment>
  <w:comment w:initials="L" w:author="LauraPGM" w:date="2025-06-30T11:13:00Z" w:id="3147">
    <w:p w:rsidR="005F0E74" w:rsidP="00EB710B" w:rsidRDefault="005F0E74" w14:paraId="2A29A82A" w14:textId="3CAB642D">
      <w:pPr>
        <w:pStyle w:val="Textocomentario"/>
      </w:pPr>
      <w:r>
        <w:rPr>
          <w:rStyle w:val="Refdecomentario"/>
        </w:rPr>
        <w:annotationRef/>
      </w:r>
    </w:p>
    <w:p w:rsidR="005F0E74" w:rsidP="00EB710B" w:rsidRDefault="005F0E74" w14:paraId="1B252502" w14:textId="2FE586B8">
      <w:pPr>
        <w:pStyle w:val="Textocomentario"/>
      </w:pPr>
      <w:r>
        <w:t xml:space="preserve">Enlace: </w:t>
      </w:r>
      <w:hyperlink w:history="1" r:id="rId9">
        <w:r w:rsidRPr="004F503F">
          <w:rPr>
            <w:rStyle w:val="Hipervnculo"/>
          </w:rPr>
          <w:t>https://www.youtube.com/watch?v=maVbxjCWgKQ</w:t>
        </w:r>
      </w:hyperlink>
    </w:p>
    <w:p w:rsidR="005F0E74" w:rsidP="00EB710B" w:rsidRDefault="005F0E74" w14:paraId="6A692AFE" w14:textId="77777777">
      <w:pPr>
        <w:pStyle w:val="Textocomentario"/>
      </w:pPr>
    </w:p>
    <w:p w:rsidR="005F0E74" w:rsidP="00EB710B" w:rsidRDefault="005F0E74" w14:paraId="1B1BF5B2" w14:textId="231BE89C">
      <w:pPr>
        <w:pStyle w:val="Textocomentario"/>
      </w:pPr>
    </w:p>
  </w:comment>
  <w:comment w:initials="L" w:author="LauraPGM" w:date="2025-07-02T21:54:00Z" w:id="3427">
    <w:p w:rsidR="005F0E74" w:rsidRDefault="005F0E74" w14:paraId="0757FFC6" w14:textId="4156B18C">
      <w:pPr>
        <w:pStyle w:val="Textocomentario"/>
      </w:pPr>
      <w:r>
        <w:rPr>
          <w:rStyle w:val="Refdecomentario"/>
        </w:rPr>
        <w:annotationRef/>
      </w:r>
      <w:r>
        <w:t>Resaltar información.</w:t>
      </w:r>
    </w:p>
  </w:comment>
  <w:comment w:initials="L" w:author="LauraPGM" w:date="2025-07-07T15:11:00Z" w:id="3553">
    <w:p w:rsidR="005F0E74" w:rsidRDefault="005F0E74" w14:paraId="51ACA03C" w14:textId="28BDD20C">
      <w:pPr>
        <w:pStyle w:val="Textocomentario"/>
      </w:pPr>
      <w:r>
        <w:rPr>
          <w:rStyle w:val="Refdecomentario"/>
        </w:rPr>
        <w:annotationRef/>
      </w:r>
      <w:r>
        <w:t>Texto alternativo: Fórmula del punto de equilibrio en unidades: costos fijos divididos entre precio de venta menos costo variable unitario.</w:t>
      </w:r>
    </w:p>
  </w:comment>
  <w:comment w:initials="L" w:author="LauraPGM" w:date="2025-07-02T21:55:00Z" w:id="3597">
    <w:p w:rsidR="005F0E74" w:rsidRDefault="005F0E74" w14:paraId="5D40B4C7" w14:textId="274D6BAD">
      <w:pPr>
        <w:pStyle w:val="Textocomentario"/>
      </w:pPr>
      <w:r>
        <w:rPr>
          <w:rStyle w:val="Refdecomentario"/>
        </w:rPr>
        <w:annotationRef/>
      </w:r>
      <w:r>
        <w:t>Texto alternativo: G</w:t>
      </w:r>
      <w:r w:rsidRPr="004F3293">
        <w:t>ráfico que muestra el punto de equilibrio donde los ingresos por ventas igualan los costos totales, indicando zonas de pérdida y ganancia.</w:t>
      </w:r>
    </w:p>
  </w:comment>
  <w:comment w:initials="L" w:author="LauraPGM" w:date="2025-07-07T15:12:00Z" w:id="3888">
    <w:p w:rsidR="005F0E74" w:rsidRDefault="005F0E74" w14:paraId="118AFC92" w14:textId="77CEA390">
      <w:pPr>
        <w:pStyle w:val="Textocomentario"/>
      </w:pPr>
      <w:r>
        <w:rPr>
          <w:rStyle w:val="Refdecomentario"/>
        </w:rPr>
        <w:annotationRef/>
      </w:r>
      <w:r>
        <w:t>Texto alternativo: Fracción uno sobre paréntesis uno más i elevado a la n.</w:t>
      </w:r>
    </w:p>
  </w:comment>
  <w:comment w:initials="L" w:author="LauraPGM" w:date="2025-09-10T16:28:00Z" w:id="3925">
    <w:p w:rsidR="005F0E74" w:rsidRDefault="005F0E74" w14:paraId="6F8F5723" w14:textId="41C28B03">
      <w:pPr>
        <w:pStyle w:val="Textocomentario"/>
      </w:pPr>
      <w:r>
        <w:rPr>
          <w:rStyle w:val="Refdecomentario"/>
        </w:rPr>
        <w:annotationRef/>
      </w:r>
      <w:r>
        <w:t>Texto alternativo: VAN igual a la sumatoria desde t igual cero hasta n de ingresos menos egresos, multiplicado por uno sobre uno más i elevado a la t.</w:t>
      </w:r>
    </w:p>
  </w:comment>
  <w:comment w:initials="L" w:author="LauraPGM" w:date="2025-07-07T15:00:00Z" w:id="4015">
    <w:p w:rsidR="005F0E74" w:rsidRDefault="005F0E74" w14:paraId="6EBC9796" w14:textId="4C1E212C">
      <w:pPr>
        <w:pStyle w:val="Textocomentario"/>
      </w:pPr>
      <w:r>
        <w:rPr>
          <w:rStyle w:val="Refdecomentario"/>
        </w:rPr>
        <w:annotationRef/>
      </w:r>
      <w:r>
        <w:t>Texto alternativo: Tabla de cálculo de VAN con flujos anuales y un resultado final positivo de $1.654,71indicando rentabilidad del proyecto.</w:t>
      </w:r>
    </w:p>
  </w:comment>
  <w:comment w:initials="L" w:author="LauraPGM" w:date="2025-07-02T21:56:00Z" w:id="4657">
    <w:p w:rsidR="005F0E74" w:rsidRDefault="005F0E74" w14:paraId="3A75370B" w14:textId="4B4F5AD6">
      <w:pPr>
        <w:pStyle w:val="Textocomentario"/>
      </w:pPr>
      <w:r>
        <w:rPr>
          <w:rStyle w:val="Refdecomentario"/>
        </w:rPr>
        <w:annotationRef/>
      </w:r>
      <w:r>
        <w:t>Texto alternativo: Tabla con flujo de caja a 24 periodos, donde se registra una inversión inicial de -120.000.000 y flujos netos constantes de 4.000.000 anuales, resultantes de ingresos de 5.000.000 y egresos de 1.000.000 por periodo.</w:t>
      </w:r>
    </w:p>
  </w:comment>
  <w:comment w:initials="L" w:author="LauraPGM" w:date="2025-07-02T21:56:00Z" w:id="5567">
    <w:p w:rsidR="005F0E74" w:rsidRDefault="005F0E74" w14:paraId="3FFFB2F2" w14:textId="4C30DCAC">
      <w:pPr>
        <w:pStyle w:val="Textocomentario"/>
      </w:pPr>
      <w:r>
        <w:rPr>
          <w:rStyle w:val="Refdecomentario"/>
        </w:rPr>
        <w:annotationRef/>
      </w:r>
      <w:r>
        <w:t>Texto alternativo: Tabla con fuentes de financiación: patrimonio y bancos, sus valores, porcentajes ponderados, costos individuales y costo de capital total del 1.9795 %.</w:t>
      </w:r>
    </w:p>
  </w:comment>
  <w:comment w:initials="L" w:author="LauraPGM" w:date="2025-10-01T17:30:00Z" w:id="5741">
    <w:p w:rsidR="005F0E74" w:rsidRDefault="005F0E74" w14:paraId="333E28A6" w14:textId="571F227B">
      <w:pPr>
        <w:pStyle w:val="Textocomentario"/>
      </w:pPr>
      <w:r>
        <w:rPr>
          <w:rStyle w:val="Refdecomentario"/>
        </w:rPr>
        <w:annotationRef/>
      </w:r>
      <w:r>
        <w:rPr>
          <w:noProof/>
        </w:rPr>
        <w:t>Texto alternativo: d</w:t>
      </w:r>
      <w:proofErr w:type="spellStart"/>
      <w:r>
        <w:t>iagrama</w:t>
      </w:r>
      <w:proofErr w:type="spellEnd"/>
      <w:r>
        <w:t xml:space="preserve"> de seis etapas clave para la gestión energética: identificación de </w:t>
      </w:r>
      <w:proofErr w:type="spellStart"/>
      <w:r>
        <w:t>IDEs</w:t>
      </w:r>
      <w:proofErr w:type="spellEnd"/>
      <w:r>
        <w:t xml:space="preserve">, establecimiento de LBE, cálculo e interpretación de </w:t>
      </w:r>
      <w:proofErr w:type="spellStart"/>
      <w:r>
        <w:t>IDEs</w:t>
      </w:r>
      <w:proofErr w:type="spellEnd"/>
      <w:r>
        <w:t>, estrategias de optimización, requisitos de ISO 50001 e informes técnicos.</w:t>
      </w:r>
    </w:p>
  </w:comment>
  <w:comment w:initials="L" w:author="LauraPGM" w:date="2025-07-02T21:57:00Z" w:id="5756">
    <w:p w:rsidR="005F0E74" w:rsidRDefault="005F0E74" w14:paraId="1A2CF7B9" w14:textId="3AB31475">
      <w:pPr>
        <w:pStyle w:val="Textocomentario"/>
      </w:pPr>
      <w:r>
        <w:rPr>
          <w:rStyle w:val="Refdecomentario"/>
        </w:rPr>
        <w:annotationRef/>
      </w:r>
      <w:r>
        <w:t>Texto alternativo: Esquema de los fundamentos financieros para emprender, organizados en tres categorías: presupuesto de costos, estados financieros e indicadores financieros.</w:t>
      </w:r>
    </w:p>
  </w:comment>
  <w:comment w:initials="L" w:author="LauraPGM" w:date="2025-07-07T16:18:00Z" w:id="6002">
    <w:p w:rsidR="005F0E74" w:rsidRDefault="005F0E74" w14:paraId="5E7FEA53" w14:textId="07FCDC1C">
      <w:pPr>
        <w:pStyle w:val="Textocomentario"/>
      </w:pPr>
      <w:r>
        <w:rPr>
          <w:rStyle w:val="Refdecomentario"/>
        </w:rPr>
        <w:annotationRef/>
      </w:r>
      <w:r>
        <w:t xml:space="preserve">Se debe </w:t>
      </w:r>
      <w:r>
        <w:rPr>
          <w:rFonts w:ascii="Calibri" w:hAnsi="Calibri" w:cs="Calibri"/>
          <w:color w:val="242424"/>
          <w:sz w:val="22"/>
          <w:szCs w:val="22"/>
          <w:shd w:val="clear" w:color="auto" w:fill="FFFFFF"/>
        </w:rPr>
        <w:t>actualizar las cortinillas del video.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7608AA" w15:done="0"/>
  <w15:commentEx w15:paraId="4EDAEB4D" w15:done="0"/>
  <w15:commentEx w15:paraId="426743B5" w15:done="0"/>
  <w15:commentEx w15:paraId="05780100" w15:done="0"/>
  <w15:commentEx w15:paraId="0F3495FC" w15:done="0"/>
  <w15:commentEx w15:paraId="3BC2B0D8" w15:done="0"/>
  <w15:commentEx w15:paraId="1C256821" w15:done="0"/>
  <w15:commentEx w15:paraId="781976B0" w15:done="0"/>
  <w15:commentEx w15:paraId="7C3FFDEE" w15:done="0"/>
  <w15:commentEx w15:paraId="6E50875D" w15:done="0"/>
  <w15:commentEx w15:paraId="39594B45" w15:done="0"/>
  <w15:commentEx w15:paraId="7126F8E4" w15:done="0"/>
  <w15:commentEx w15:paraId="5604FAA2" w15:done="0"/>
  <w15:commentEx w15:paraId="081ED3CD" w15:done="0"/>
  <w15:commentEx w15:paraId="311700AE" w15:done="0"/>
  <w15:commentEx w15:paraId="396380C5" w15:done="0"/>
  <w15:commentEx w15:paraId="4CCC49CB" w15:done="0"/>
  <w15:commentEx w15:paraId="0F4D0521" w15:done="0"/>
  <w15:commentEx w15:paraId="292A60E0" w15:done="0"/>
  <w15:commentEx w15:paraId="14DA0FCC" w15:done="0"/>
  <w15:commentEx w15:paraId="5A7F7E93" w15:done="0"/>
  <w15:commentEx w15:paraId="1AF12EE1" w15:done="0"/>
  <w15:commentEx w15:paraId="0AF27FBA" w15:done="0"/>
  <w15:commentEx w15:paraId="130F5BD3" w15:done="0"/>
  <w15:commentEx w15:paraId="432ACFF2" w15:done="0"/>
  <w15:commentEx w15:paraId="6CFBA99C" w15:done="0"/>
  <w15:commentEx w15:paraId="630D1ADB" w15:done="0"/>
  <w15:commentEx w15:paraId="4B4D52B6" w15:done="0"/>
  <w15:commentEx w15:paraId="6E38D041" w15:done="0"/>
  <w15:commentEx w15:paraId="7E0961A7" w15:done="0"/>
  <w15:commentEx w15:paraId="7896D22F" w15:done="0"/>
  <w15:commentEx w15:paraId="15C2F80E" w15:done="0"/>
  <w15:commentEx w15:paraId="1B1BF5B2" w15:done="0"/>
  <w15:commentEx w15:paraId="0757FFC6" w15:done="0"/>
  <w15:commentEx w15:paraId="51ACA03C" w15:done="0"/>
  <w15:commentEx w15:paraId="5D40B4C7" w15:done="0"/>
  <w15:commentEx w15:paraId="118AFC92" w15:done="0"/>
  <w15:commentEx w15:paraId="6F8F5723" w15:done="0"/>
  <w15:commentEx w15:paraId="6EBC9796" w15:done="0"/>
  <w15:commentEx w15:paraId="3A75370B" w15:done="0"/>
  <w15:commentEx w15:paraId="3FFFB2F2" w15:done="0"/>
  <w15:commentEx w15:paraId="333E28A6" w15:done="0"/>
  <w15:commentEx w15:paraId="1A2CF7B9" w15:done="0"/>
  <w15:commentEx w15:paraId="5E7FEA5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231B" w:rsidRDefault="00E7231B" w14:paraId="43C994EA" w14:textId="77777777">
      <w:pPr>
        <w:spacing w:line="240" w:lineRule="auto"/>
      </w:pPr>
      <w:r>
        <w:separator/>
      </w:r>
    </w:p>
  </w:endnote>
  <w:endnote w:type="continuationSeparator" w:id="0">
    <w:p w:rsidR="00E7231B" w:rsidRDefault="00E7231B" w14:paraId="10E5E07B"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0E74" w:rsidRDefault="005F0E74"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5F0E74" w:rsidRDefault="005F0E74" w14:paraId="000000DB" w14:textId="77777777">
    <w:pPr>
      <w:pStyle w:val="Normal0"/>
      <w:spacing w:line="240" w:lineRule="auto"/>
      <w:ind w:left="-2" w:hanging="2"/>
      <w:jc w:val="right"/>
      <w:rPr>
        <w:rFonts w:ascii="Times New Roman" w:hAnsi="Times New Roman" w:eastAsia="Times New Roman" w:cs="Times New Roman"/>
        <w:sz w:val="24"/>
        <w:szCs w:val="24"/>
      </w:rPr>
    </w:pPr>
  </w:p>
  <w:p w:rsidR="005F0E74" w:rsidRDefault="005F0E74" w14:paraId="000000DC" w14:textId="77777777">
    <w:pPr>
      <w:pStyle w:val="Normal0"/>
      <w:spacing w:line="240" w:lineRule="auto"/>
      <w:rPr>
        <w:rFonts w:ascii="Times New Roman" w:hAnsi="Times New Roman" w:eastAsia="Times New Roman" w:cs="Times New Roman"/>
        <w:sz w:val="24"/>
        <w:szCs w:val="24"/>
      </w:rPr>
    </w:pPr>
  </w:p>
  <w:p w:rsidR="005F0E74" w:rsidRDefault="005F0E74"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5F0E74" w:rsidRDefault="005F0E74"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231B" w:rsidRDefault="00E7231B" w14:paraId="7B87C2BE" w14:textId="77777777">
      <w:pPr>
        <w:spacing w:line="240" w:lineRule="auto"/>
      </w:pPr>
      <w:r>
        <w:separator/>
      </w:r>
    </w:p>
  </w:footnote>
  <w:footnote w:type="continuationSeparator" w:id="0">
    <w:p w:rsidR="00E7231B" w:rsidRDefault="00E7231B" w14:paraId="13AF0F45" w14:textId="7777777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p w:rsidR="005F0E74" w:rsidP="00C45A3B" w:rsidRDefault="005F0E74"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eastAsia="es-CO"/>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5F0E74" w:rsidRDefault="005F0E74"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04ABB"/>
    <w:multiLevelType w:val="hybridMultilevel"/>
    <w:tmpl w:val="4B72E2FC"/>
    <w:lvl w:ilvl="0" w:tplc="6EEAA442">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0137493C"/>
    <w:multiLevelType w:val="hybridMultilevel"/>
    <w:tmpl w:val="739216C0"/>
    <w:lvl w:ilvl="0" w:tplc="C1569DCC">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2F81ABD"/>
    <w:multiLevelType w:val="multilevel"/>
    <w:tmpl w:val="03F4FBA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5FB255F"/>
    <w:multiLevelType w:val="hybridMultilevel"/>
    <w:tmpl w:val="DCA06E52"/>
    <w:lvl w:ilvl="0" w:tplc="6EEAA442">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 w15:restartNumberingAfterBreak="0">
    <w:nsid w:val="065349A9"/>
    <w:multiLevelType w:val="multilevel"/>
    <w:tmpl w:val="2388621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07AF63F1"/>
    <w:multiLevelType w:val="multilevel"/>
    <w:tmpl w:val="A63CBE8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07DC344E"/>
    <w:multiLevelType w:val="multilevel"/>
    <w:tmpl w:val="865E4D4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0A1A301D"/>
    <w:multiLevelType w:val="multilevel"/>
    <w:tmpl w:val="2CEA869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0A840EDE"/>
    <w:multiLevelType w:val="hybridMultilevel"/>
    <w:tmpl w:val="891C705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9" w15:restartNumberingAfterBreak="0">
    <w:nsid w:val="0B2A7DB0"/>
    <w:multiLevelType w:val="hybridMultilevel"/>
    <w:tmpl w:val="3EFEF2A2"/>
    <w:lvl w:ilvl="0" w:tplc="FFFFFFFF">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0" w15:restartNumberingAfterBreak="0">
    <w:nsid w:val="0C960270"/>
    <w:multiLevelType w:val="multilevel"/>
    <w:tmpl w:val="51A4619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0CE855B4"/>
    <w:multiLevelType w:val="multilevel"/>
    <w:tmpl w:val="AA889538"/>
    <w:lvl w:ilvl="0">
      <w:start w:val="4"/>
      <w:numFmt w:val="lowerLetter"/>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hint="default" w:ascii="Courier New" w:hAnsi="Courier New"/>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0E323523"/>
    <w:multiLevelType w:val="hybridMultilevel"/>
    <w:tmpl w:val="5CEE68C4"/>
    <w:lvl w:ilvl="0" w:tplc="FFFFFFFF">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0EAD417E"/>
    <w:multiLevelType w:val="multilevel"/>
    <w:tmpl w:val="A3BABB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0EFE6AEE"/>
    <w:multiLevelType w:val="multilevel"/>
    <w:tmpl w:val="10E0B38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0FA44AEA"/>
    <w:multiLevelType w:val="multilevel"/>
    <w:tmpl w:val="71C060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11146D84"/>
    <w:multiLevelType w:val="multilevel"/>
    <w:tmpl w:val="5B98583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117268D0"/>
    <w:multiLevelType w:val="hybridMultilevel"/>
    <w:tmpl w:val="69C41094"/>
    <w:lvl w:ilvl="0" w:tplc="35C05BA4">
      <w:start w:val="5"/>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12197AF6"/>
    <w:multiLevelType w:val="hybridMultilevel"/>
    <w:tmpl w:val="EA1854A4"/>
    <w:lvl w:ilvl="0" w:tplc="6EEAA442">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9" w15:restartNumberingAfterBreak="0">
    <w:nsid w:val="12340433"/>
    <w:multiLevelType w:val="multilevel"/>
    <w:tmpl w:val="9C1C50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127A0D45"/>
    <w:multiLevelType w:val="multilevel"/>
    <w:tmpl w:val="9F1A47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12BE2968"/>
    <w:multiLevelType w:val="hybridMultilevel"/>
    <w:tmpl w:val="8C9A8B4A"/>
    <w:lvl w:ilvl="0" w:tplc="6EEAA442">
      <w:start w:val="1"/>
      <w:numFmt w:val="bullet"/>
      <w:lvlText w:val=""/>
      <w:lvlJc w:val="left"/>
      <w:pPr>
        <w:ind w:left="720" w:hanging="360"/>
      </w:pPr>
      <w:rPr>
        <w:rFonts w:hint="default" w:ascii="Symbol" w:hAnsi="Symbol"/>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2" w15:restartNumberingAfterBreak="0">
    <w:nsid w:val="12DE7D01"/>
    <w:multiLevelType w:val="hybridMultilevel"/>
    <w:tmpl w:val="F2263026"/>
    <w:lvl w:ilvl="0" w:tplc="FFFFFFFF">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3" w15:restartNumberingAfterBreak="0">
    <w:nsid w:val="12E344E6"/>
    <w:multiLevelType w:val="hybridMultilevel"/>
    <w:tmpl w:val="93E8B9E4"/>
    <w:lvl w:ilvl="0" w:tplc="FFFFFFFF">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4" w15:restartNumberingAfterBreak="0">
    <w:nsid w:val="138B7BEB"/>
    <w:multiLevelType w:val="multilevel"/>
    <w:tmpl w:val="7DE2B69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97414C"/>
    <w:multiLevelType w:val="hybridMultilevel"/>
    <w:tmpl w:val="CDD4FA18"/>
    <w:lvl w:ilvl="0" w:tplc="FFFFFFFF">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6" w15:restartNumberingAfterBreak="0">
    <w:nsid w:val="13DE671F"/>
    <w:multiLevelType w:val="multilevel"/>
    <w:tmpl w:val="C9E84CBE"/>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7" w15:restartNumberingAfterBreak="0">
    <w:nsid w:val="14140627"/>
    <w:multiLevelType w:val="hybridMultilevel"/>
    <w:tmpl w:val="575E2F7E"/>
    <w:lvl w:ilvl="0" w:tplc="5748F77C">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8" w15:restartNumberingAfterBreak="0">
    <w:nsid w:val="143A3615"/>
    <w:multiLevelType w:val="hybridMultilevel"/>
    <w:tmpl w:val="16622A2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14A530C6"/>
    <w:multiLevelType w:val="multilevel"/>
    <w:tmpl w:val="AEB615B2"/>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14D01D74"/>
    <w:multiLevelType w:val="multilevel"/>
    <w:tmpl w:val="44FE4FD4"/>
    <w:lvl w:ilvl="0">
      <w:start w:val="1"/>
      <w:numFmt w:val="bullet"/>
      <w:lvlText w:val=""/>
      <w:lvlJc w:val="left"/>
      <w:pPr>
        <w:tabs>
          <w:tab w:val="num" w:pos="720"/>
        </w:tabs>
        <w:ind w:left="720" w:hanging="360"/>
      </w:pPr>
      <w:rPr>
        <w:rFonts w:hint="default" w:ascii="Symbol" w:hAnsi="Symbo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5B570A3"/>
    <w:multiLevelType w:val="multilevel"/>
    <w:tmpl w:val="EC64724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15D4148C"/>
    <w:multiLevelType w:val="hybridMultilevel"/>
    <w:tmpl w:val="4468B898"/>
    <w:lvl w:ilvl="0" w:tplc="6EEAA442">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3" w15:restartNumberingAfterBreak="0">
    <w:nsid w:val="18506BBC"/>
    <w:multiLevelType w:val="multilevel"/>
    <w:tmpl w:val="D52C75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9934014"/>
    <w:multiLevelType w:val="hybridMultilevel"/>
    <w:tmpl w:val="1E785008"/>
    <w:lvl w:ilvl="0" w:tplc="240A0001">
      <w:start w:val="1"/>
      <w:numFmt w:val="bullet"/>
      <w:lvlText w:val=""/>
      <w:lvlJc w:val="left"/>
      <w:pPr>
        <w:ind w:left="1440" w:hanging="360"/>
      </w:pPr>
      <w:rPr>
        <w:rFonts w:hint="default" w:ascii="Symbol" w:hAnsi="Symbol"/>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35" w15:restartNumberingAfterBreak="0">
    <w:nsid w:val="19A6314D"/>
    <w:multiLevelType w:val="multilevel"/>
    <w:tmpl w:val="08064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A543C33"/>
    <w:multiLevelType w:val="hybridMultilevel"/>
    <w:tmpl w:val="4E245108"/>
    <w:lvl w:ilvl="0" w:tplc="5748F77C">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37" w15:restartNumberingAfterBreak="0">
    <w:nsid w:val="1B484B0C"/>
    <w:multiLevelType w:val="multilevel"/>
    <w:tmpl w:val="C2ACEECC"/>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1CA64314"/>
    <w:multiLevelType w:val="hybridMultilevel"/>
    <w:tmpl w:val="A6A48CF2"/>
    <w:lvl w:ilvl="0" w:tplc="240A0015">
      <w:start w:val="1"/>
      <w:numFmt w:val="upperLetter"/>
      <w:lvlText w:val="%1."/>
      <w:lvlJc w:val="left"/>
      <w:pPr>
        <w:ind w:left="1070" w:hanging="360"/>
      </w:pPr>
    </w:lvl>
    <w:lvl w:ilvl="1" w:tplc="E7EE1C54">
      <w:start w:val="3"/>
      <w:numFmt w:val="bullet"/>
      <w:lvlText w:val="•"/>
      <w:lvlJc w:val="left"/>
      <w:pPr>
        <w:ind w:left="2160" w:hanging="360"/>
      </w:pPr>
      <w:rPr>
        <w:rFonts w:hint="default" w:ascii="SymbolMT" w:hAnsi="SymbolMT" w:eastAsia="Times New Roman" w:cs="Times New Roman"/>
      </w:r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9" w15:restartNumberingAfterBreak="0">
    <w:nsid w:val="1D1E3462"/>
    <w:multiLevelType w:val="multilevel"/>
    <w:tmpl w:val="ACB64B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1E8E53E8"/>
    <w:multiLevelType w:val="multilevel"/>
    <w:tmpl w:val="6C50D5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1" w15:restartNumberingAfterBreak="0">
    <w:nsid w:val="1EB77E18"/>
    <w:multiLevelType w:val="multilevel"/>
    <w:tmpl w:val="86A04E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2" w15:restartNumberingAfterBreak="0">
    <w:nsid w:val="1F4846B3"/>
    <w:multiLevelType w:val="multilevel"/>
    <w:tmpl w:val="FB46711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3" w15:restartNumberingAfterBreak="0">
    <w:nsid w:val="1FE67D87"/>
    <w:multiLevelType w:val="hybridMultilevel"/>
    <w:tmpl w:val="13E80D52"/>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20BA49E5"/>
    <w:multiLevelType w:val="hybridMultilevel"/>
    <w:tmpl w:val="32DC9DC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21932A90"/>
    <w:multiLevelType w:val="hybridMultilevel"/>
    <w:tmpl w:val="CF5CB1F8"/>
    <w:lvl w:ilvl="0" w:tplc="BAE2257A">
      <w:start w:val="6"/>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22AE214F"/>
    <w:multiLevelType w:val="multilevel"/>
    <w:tmpl w:val="3B14D83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7" w15:restartNumberingAfterBreak="0">
    <w:nsid w:val="22F96179"/>
    <w:multiLevelType w:val="hybridMultilevel"/>
    <w:tmpl w:val="13923196"/>
    <w:lvl w:ilvl="0" w:tplc="DC147B28">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15:restartNumberingAfterBreak="0">
    <w:nsid w:val="23C14BCE"/>
    <w:multiLevelType w:val="hybridMultilevel"/>
    <w:tmpl w:val="41B2B78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9" w15:restartNumberingAfterBreak="0">
    <w:nsid w:val="240763F6"/>
    <w:multiLevelType w:val="hybridMultilevel"/>
    <w:tmpl w:val="4C70BE34"/>
    <w:lvl w:ilvl="0" w:tplc="FFFFFFFF">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50" w15:restartNumberingAfterBreak="0">
    <w:nsid w:val="24093543"/>
    <w:multiLevelType w:val="multilevel"/>
    <w:tmpl w:val="FD1224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1" w15:restartNumberingAfterBreak="0">
    <w:nsid w:val="24AE5D51"/>
    <w:multiLevelType w:val="hybridMultilevel"/>
    <w:tmpl w:val="40DCADA2"/>
    <w:lvl w:ilvl="0" w:tplc="FFFFFFFF">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2" w15:restartNumberingAfterBreak="0">
    <w:nsid w:val="24C83F2E"/>
    <w:multiLevelType w:val="hybridMultilevel"/>
    <w:tmpl w:val="2D06C430"/>
    <w:lvl w:ilvl="0" w:tplc="FFFFFFFF">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3" w15:restartNumberingAfterBreak="0">
    <w:nsid w:val="255F58E4"/>
    <w:multiLevelType w:val="hybridMultilevel"/>
    <w:tmpl w:val="3496C39E"/>
    <w:lvl w:ilvl="0" w:tplc="6EEAA442">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4" w15:restartNumberingAfterBreak="0">
    <w:nsid w:val="263C11E8"/>
    <w:multiLevelType w:val="multilevel"/>
    <w:tmpl w:val="6A6C3DD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5" w15:restartNumberingAfterBreak="0">
    <w:nsid w:val="26507BB0"/>
    <w:multiLevelType w:val="multilevel"/>
    <w:tmpl w:val="E09C7F1A"/>
    <w:lvl w:ilvl="0">
      <w:start w:val="1"/>
      <w:numFmt w:val="bullet"/>
      <w:lvlText w:val=""/>
      <w:lvlJc w:val="left"/>
      <w:pPr>
        <w:tabs>
          <w:tab w:val="num" w:pos="720"/>
        </w:tabs>
        <w:ind w:left="720" w:hanging="360"/>
      </w:pPr>
      <w:rPr>
        <w:rFonts w:hint="default" w:ascii="Symbol" w:hAnsi="Symbol"/>
        <w:sz w:val="20"/>
      </w:rPr>
    </w:lvl>
    <w:lvl w:ilvl="1">
      <w:start w:val="1"/>
      <w:numFmt w:val="lowerLetter"/>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6" w15:restartNumberingAfterBreak="0">
    <w:nsid w:val="26B476F4"/>
    <w:multiLevelType w:val="multilevel"/>
    <w:tmpl w:val="757822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7" w15:restartNumberingAfterBreak="0">
    <w:nsid w:val="27841B11"/>
    <w:multiLevelType w:val="multilevel"/>
    <w:tmpl w:val="082A86F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8" w15:restartNumberingAfterBreak="0">
    <w:nsid w:val="29C10008"/>
    <w:multiLevelType w:val="multilevel"/>
    <w:tmpl w:val="E61672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9" w15:restartNumberingAfterBreak="0">
    <w:nsid w:val="29E9081D"/>
    <w:multiLevelType w:val="hybridMultilevel"/>
    <w:tmpl w:val="F1F25C8C"/>
    <w:lvl w:ilvl="0" w:tplc="2D789C2C">
      <w:start w:val="2"/>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15:restartNumberingAfterBreak="0">
    <w:nsid w:val="2AEF525F"/>
    <w:multiLevelType w:val="multilevel"/>
    <w:tmpl w:val="AD3E934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1" w15:restartNumberingAfterBreak="0">
    <w:nsid w:val="2C3B7EEF"/>
    <w:multiLevelType w:val="hybridMultilevel"/>
    <w:tmpl w:val="6E344E18"/>
    <w:lvl w:ilvl="0" w:tplc="6EEAA442">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2" w15:restartNumberingAfterBreak="0">
    <w:nsid w:val="2CF9040A"/>
    <w:multiLevelType w:val="multilevel"/>
    <w:tmpl w:val="F8DA68FA"/>
    <w:lvl w:ilvl="0">
      <w:start w:val="3"/>
      <w:numFmt w:val="decimal"/>
      <w:lvlText w:val="%1."/>
      <w:lvlJc w:val="left"/>
      <w:pPr>
        <w:ind w:left="360" w:hanging="360"/>
      </w:pPr>
      <w:rPr>
        <w:rFonts w:hint="default" w:eastAsia="Times New Roman"/>
        <w:b/>
      </w:rPr>
    </w:lvl>
    <w:lvl w:ilvl="1">
      <w:start w:val="1"/>
      <w:numFmt w:val="decimal"/>
      <w:lvlText w:val="%1.%2."/>
      <w:lvlJc w:val="left"/>
      <w:pPr>
        <w:ind w:left="720" w:hanging="360"/>
      </w:pPr>
      <w:rPr>
        <w:rFonts w:hint="default" w:eastAsia="Times New Roman"/>
        <w:b/>
      </w:rPr>
    </w:lvl>
    <w:lvl w:ilvl="2">
      <w:start w:val="1"/>
      <w:numFmt w:val="decimal"/>
      <w:lvlText w:val="%1.%2.%3."/>
      <w:lvlJc w:val="left"/>
      <w:pPr>
        <w:ind w:left="1440" w:hanging="720"/>
      </w:pPr>
      <w:rPr>
        <w:rFonts w:hint="default" w:eastAsia="Times New Roman"/>
        <w:b/>
      </w:rPr>
    </w:lvl>
    <w:lvl w:ilvl="3">
      <w:start w:val="1"/>
      <w:numFmt w:val="decimal"/>
      <w:lvlText w:val="%1.%2.%3.%4."/>
      <w:lvlJc w:val="left"/>
      <w:pPr>
        <w:ind w:left="1800" w:hanging="720"/>
      </w:pPr>
      <w:rPr>
        <w:rFonts w:hint="default" w:eastAsia="Times New Roman"/>
        <w:b/>
      </w:rPr>
    </w:lvl>
    <w:lvl w:ilvl="4">
      <w:start w:val="1"/>
      <w:numFmt w:val="decimal"/>
      <w:lvlText w:val="%1.%2.%3.%4.%5."/>
      <w:lvlJc w:val="left"/>
      <w:pPr>
        <w:ind w:left="2520" w:hanging="1080"/>
      </w:pPr>
      <w:rPr>
        <w:rFonts w:hint="default" w:eastAsia="Times New Roman"/>
        <w:b/>
      </w:rPr>
    </w:lvl>
    <w:lvl w:ilvl="5">
      <w:start w:val="1"/>
      <w:numFmt w:val="decimal"/>
      <w:lvlText w:val="%1.%2.%3.%4.%5.%6."/>
      <w:lvlJc w:val="left"/>
      <w:pPr>
        <w:ind w:left="2880" w:hanging="1080"/>
      </w:pPr>
      <w:rPr>
        <w:rFonts w:hint="default" w:eastAsia="Times New Roman"/>
        <w:b/>
      </w:rPr>
    </w:lvl>
    <w:lvl w:ilvl="6">
      <w:start w:val="1"/>
      <w:numFmt w:val="decimal"/>
      <w:lvlText w:val="%1.%2.%3.%4.%5.%6.%7."/>
      <w:lvlJc w:val="left"/>
      <w:pPr>
        <w:ind w:left="3600" w:hanging="1440"/>
      </w:pPr>
      <w:rPr>
        <w:rFonts w:hint="default" w:eastAsia="Times New Roman"/>
        <w:b/>
      </w:rPr>
    </w:lvl>
    <w:lvl w:ilvl="7">
      <w:start w:val="1"/>
      <w:numFmt w:val="decimal"/>
      <w:lvlText w:val="%1.%2.%3.%4.%5.%6.%7.%8."/>
      <w:lvlJc w:val="left"/>
      <w:pPr>
        <w:ind w:left="3960" w:hanging="1440"/>
      </w:pPr>
      <w:rPr>
        <w:rFonts w:hint="default" w:eastAsia="Times New Roman"/>
        <w:b/>
      </w:rPr>
    </w:lvl>
    <w:lvl w:ilvl="8">
      <w:start w:val="1"/>
      <w:numFmt w:val="decimal"/>
      <w:lvlText w:val="%1.%2.%3.%4.%5.%6.%7.%8.%9."/>
      <w:lvlJc w:val="left"/>
      <w:pPr>
        <w:ind w:left="4680" w:hanging="1800"/>
      </w:pPr>
      <w:rPr>
        <w:rFonts w:hint="default" w:eastAsia="Times New Roman"/>
        <w:b/>
      </w:rPr>
    </w:lvl>
  </w:abstractNum>
  <w:abstractNum w:abstractNumId="63" w15:restartNumberingAfterBreak="0">
    <w:nsid w:val="2DD62B5E"/>
    <w:multiLevelType w:val="multilevel"/>
    <w:tmpl w:val="E50A3AB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4" w15:restartNumberingAfterBreak="0">
    <w:nsid w:val="2E385879"/>
    <w:multiLevelType w:val="multilevel"/>
    <w:tmpl w:val="B3BE2A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5" w15:restartNumberingAfterBreak="0">
    <w:nsid w:val="2E455138"/>
    <w:multiLevelType w:val="multilevel"/>
    <w:tmpl w:val="0E681A3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6" w15:restartNumberingAfterBreak="0">
    <w:nsid w:val="2EAF3A92"/>
    <w:multiLevelType w:val="multilevel"/>
    <w:tmpl w:val="454000A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7" w15:restartNumberingAfterBreak="0">
    <w:nsid w:val="2F410B65"/>
    <w:multiLevelType w:val="hybridMultilevel"/>
    <w:tmpl w:val="09C07626"/>
    <w:lvl w:ilvl="0" w:tplc="240A0001">
      <w:start w:val="1"/>
      <w:numFmt w:val="bullet"/>
      <w:lvlText w:val=""/>
      <w:lvlJc w:val="left"/>
      <w:pPr>
        <w:ind w:left="720" w:hanging="360"/>
      </w:pPr>
      <w:rPr>
        <w:rFonts w:hint="default" w:ascii="Symbol" w:hAnsi="Symbol"/>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8" w15:restartNumberingAfterBreak="0">
    <w:nsid w:val="2F5E64B6"/>
    <w:multiLevelType w:val="multilevel"/>
    <w:tmpl w:val="E11450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0166C97"/>
    <w:multiLevelType w:val="hybridMultilevel"/>
    <w:tmpl w:val="CEE0092E"/>
    <w:lvl w:ilvl="0" w:tplc="6EEAA442">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0" w15:restartNumberingAfterBreak="0">
    <w:nsid w:val="320A716E"/>
    <w:multiLevelType w:val="multilevel"/>
    <w:tmpl w:val="98FCA5E2"/>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1" w15:restartNumberingAfterBreak="0">
    <w:nsid w:val="32C73CF7"/>
    <w:multiLevelType w:val="multilevel"/>
    <w:tmpl w:val="2562A3E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2" w15:restartNumberingAfterBreak="0">
    <w:nsid w:val="362C770E"/>
    <w:multiLevelType w:val="multilevel"/>
    <w:tmpl w:val="5DF2866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3" w15:restartNumberingAfterBreak="0">
    <w:nsid w:val="36564A1D"/>
    <w:multiLevelType w:val="hybridMultilevel"/>
    <w:tmpl w:val="183044C6"/>
    <w:lvl w:ilvl="0" w:tplc="3B6046B2">
      <w:start w:val="10"/>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15:restartNumberingAfterBreak="0">
    <w:nsid w:val="366218BA"/>
    <w:multiLevelType w:val="multilevel"/>
    <w:tmpl w:val="A890342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8BE1183"/>
    <w:multiLevelType w:val="hybridMultilevel"/>
    <w:tmpl w:val="25384B28"/>
    <w:lvl w:ilvl="0" w:tplc="6EEAA442">
      <w:start w:val="1"/>
      <w:numFmt w:val="bullet"/>
      <w:lvlText w:val=""/>
      <w:lvlJc w:val="left"/>
      <w:pPr>
        <w:ind w:left="720" w:hanging="360"/>
      </w:pPr>
      <w:rPr>
        <w:rFonts w:hint="default" w:ascii="Symbol" w:hAnsi="Symbol"/>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6" w15:restartNumberingAfterBreak="0">
    <w:nsid w:val="3A406F60"/>
    <w:multiLevelType w:val="multilevel"/>
    <w:tmpl w:val="FAE0FDF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7" w15:restartNumberingAfterBreak="0">
    <w:nsid w:val="3BD77320"/>
    <w:multiLevelType w:val="multilevel"/>
    <w:tmpl w:val="CF02370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8" w15:restartNumberingAfterBreak="0">
    <w:nsid w:val="3DBA417E"/>
    <w:multiLevelType w:val="hybridMultilevel"/>
    <w:tmpl w:val="9A543110"/>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9" w15:restartNumberingAfterBreak="0">
    <w:nsid w:val="3E94739D"/>
    <w:multiLevelType w:val="multilevel"/>
    <w:tmpl w:val="5A6C4AE2"/>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0" w15:restartNumberingAfterBreak="0">
    <w:nsid w:val="3F393740"/>
    <w:multiLevelType w:val="hybridMultilevel"/>
    <w:tmpl w:val="7D92A8CA"/>
    <w:lvl w:ilvl="0" w:tplc="A1108CF8">
      <w:start w:val="4"/>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1" w15:restartNumberingAfterBreak="0">
    <w:nsid w:val="3FA61021"/>
    <w:multiLevelType w:val="multilevel"/>
    <w:tmpl w:val="49BAE4C4"/>
    <w:lvl w:ilvl="0">
      <w:start w:val="1"/>
      <w:numFmt w:val="bullet"/>
      <w:lvlText w:val=""/>
      <w:lvlJc w:val="left"/>
      <w:pPr>
        <w:tabs>
          <w:tab w:val="num" w:pos="720"/>
        </w:tabs>
        <w:ind w:left="720" w:hanging="360"/>
      </w:pPr>
      <w:rPr>
        <w:rFonts w:hint="default" w:ascii="Symbol" w:hAnsi="Symbol"/>
        <w:sz w:val="20"/>
      </w:rPr>
    </w:lvl>
    <w:lvl w:ilvl="1">
      <w:start w:val="1"/>
      <w:numFmt w:val="lowerLetter"/>
      <w:lvlText w:val="%2)"/>
      <w:lvlJc w:val="left"/>
      <w:pPr>
        <w:tabs>
          <w:tab w:val="num" w:pos="1440"/>
        </w:tabs>
        <w:ind w:left="1440" w:hanging="360"/>
      </w:pPr>
      <w:rPr>
        <w:rFonts w:hint="default"/>
        <w:b/>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2" w15:restartNumberingAfterBreak="0">
    <w:nsid w:val="3FE44506"/>
    <w:multiLevelType w:val="multilevel"/>
    <w:tmpl w:val="6C2AF35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3" w15:restartNumberingAfterBreak="0">
    <w:nsid w:val="406B1D01"/>
    <w:multiLevelType w:val="hybridMultilevel"/>
    <w:tmpl w:val="B1441D8E"/>
    <w:lvl w:ilvl="0" w:tplc="651428DA">
      <w:start w:val="3"/>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4" w15:restartNumberingAfterBreak="0">
    <w:nsid w:val="40B04F5A"/>
    <w:multiLevelType w:val="multilevel"/>
    <w:tmpl w:val="07AA3F2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5" w15:restartNumberingAfterBreak="0">
    <w:nsid w:val="41AC2096"/>
    <w:multiLevelType w:val="multilevel"/>
    <w:tmpl w:val="1BF4AF10"/>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6" w15:restartNumberingAfterBreak="0">
    <w:nsid w:val="41C0272F"/>
    <w:multiLevelType w:val="hybridMultilevel"/>
    <w:tmpl w:val="815AF5E2"/>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7" w15:restartNumberingAfterBreak="0">
    <w:nsid w:val="4557641D"/>
    <w:multiLevelType w:val="multilevel"/>
    <w:tmpl w:val="EA4E72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5B3288C"/>
    <w:multiLevelType w:val="multilevel"/>
    <w:tmpl w:val="74484E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9" w15:restartNumberingAfterBreak="0">
    <w:nsid w:val="467D7718"/>
    <w:multiLevelType w:val="multilevel"/>
    <w:tmpl w:val="623AEA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0" w15:restartNumberingAfterBreak="0">
    <w:nsid w:val="46B14988"/>
    <w:multiLevelType w:val="hybridMultilevel"/>
    <w:tmpl w:val="FB4E959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1" w15:restartNumberingAfterBreak="0">
    <w:nsid w:val="47100562"/>
    <w:multiLevelType w:val="multilevel"/>
    <w:tmpl w:val="693C85A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2" w15:restartNumberingAfterBreak="0">
    <w:nsid w:val="48802D3F"/>
    <w:multiLevelType w:val="multilevel"/>
    <w:tmpl w:val="1CECD97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3" w15:restartNumberingAfterBreak="0">
    <w:nsid w:val="48FB08A8"/>
    <w:multiLevelType w:val="hybridMultilevel"/>
    <w:tmpl w:val="77461DF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4" w15:restartNumberingAfterBreak="0">
    <w:nsid w:val="4934101B"/>
    <w:multiLevelType w:val="hybridMultilevel"/>
    <w:tmpl w:val="24FA0DAA"/>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5" w15:restartNumberingAfterBreak="0">
    <w:nsid w:val="49592D96"/>
    <w:multiLevelType w:val="multilevel"/>
    <w:tmpl w:val="3E5A881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6" w15:restartNumberingAfterBreak="0">
    <w:nsid w:val="49B43BC1"/>
    <w:multiLevelType w:val="multilevel"/>
    <w:tmpl w:val="1D1AF48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7" w15:restartNumberingAfterBreak="0">
    <w:nsid w:val="4A1B3CB7"/>
    <w:multiLevelType w:val="multilevel"/>
    <w:tmpl w:val="0E96F2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8" w15:restartNumberingAfterBreak="0">
    <w:nsid w:val="4B007D5A"/>
    <w:multiLevelType w:val="hybridMultilevel"/>
    <w:tmpl w:val="67C8F90A"/>
    <w:lvl w:ilvl="0" w:tplc="3D961DAC">
      <w:start w:val="3"/>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9" w15:restartNumberingAfterBreak="0">
    <w:nsid w:val="4BF96223"/>
    <w:multiLevelType w:val="hybridMultilevel"/>
    <w:tmpl w:val="493C19FE"/>
    <w:lvl w:ilvl="0" w:tplc="6EEAA442">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00" w15:restartNumberingAfterBreak="0">
    <w:nsid w:val="4C910C9C"/>
    <w:multiLevelType w:val="multilevel"/>
    <w:tmpl w:val="E3B88D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1" w15:restartNumberingAfterBreak="0">
    <w:nsid w:val="50657A8D"/>
    <w:multiLevelType w:val="multilevel"/>
    <w:tmpl w:val="87E85FF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2" w15:restartNumberingAfterBreak="0">
    <w:nsid w:val="50836748"/>
    <w:multiLevelType w:val="multilevel"/>
    <w:tmpl w:val="229AB8D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3" w15:restartNumberingAfterBreak="0">
    <w:nsid w:val="513B1166"/>
    <w:multiLevelType w:val="multilevel"/>
    <w:tmpl w:val="4ACCCB5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4" w15:restartNumberingAfterBreak="0">
    <w:nsid w:val="530F2A3A"/>
    <w:multiLevelType w:val="hybridMultilevel"/>
    <w:tmpl w:val="56240F82"/>
    <w:lvl w:ilvl="0" w:tplc="6EEAA442">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05" w15:restartNumberingAfterBreak="0">
    <w:nsid w:val="531E7AB5"/>
    <w:multiLevelType w:val="multilevel"/>
    <w:tmpl w:val="67E2E1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32509B1"/>
    <w:multiLevelType w:val="multilevel"/>
    <w:tmpl w:val="FD32F3C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7" w15:restartNumberingAfterBreak="0">
    <w:nsid w:val="53693197"/>
    <w:multiLevelType w:val="multilevel"/>
    <w:tmpl w:val="34086D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8" w15:restartNumberingAfterBreak="0">
    <w:nsid w:val="53B211CB"/>
    <w:multiLevelType w:val="multilevel"/>
    <w:tmpl w:val="7BFE22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9" w15:restartNumberingAfterBreak="0">
    <w:nsid w:val="53C901E3"/>
    <w:multiLevelType w:val="multilevel"/>
    <w:tmpl w:val="400A203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0" w15:restartNumberingAfterBreak="0">
    <w:nsid w:val="54DB2407"/>
    <w:multiLevelType w:val="multilevel"/>
    <w:tmpl w:val="91B07B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start w:val="1"/>
      <w:numFmt w:val="lowerLetter"/>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54A40FE"/>
    <w:multiLevelType w:val="multilevel"/>
    <w:tmpl w:val="1AFA6A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2" w15:restartNumberingAfterBreak="0">
    <w:nsid w:val="55903191"/>
    <w:multiLevelType w:val="multilevel"/>
    <w:tmpl w:val="9C8089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3" w15:restartNumberingAfterBreak="0">
    <w:nsid w:val="56165BFD"/>
    <w:multiLevelType w:val="multilevel"/>
    <w:tmpl w:val="7382C9D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4" w15:restartNumberingAfterBreak="0">
    <w:nsid w:val="56D73F80"/>
    <w:multiLevelType w:val="hybridMultilevel"/>
    <w:tmpl w:val="A0B0195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5" w15:restartNumberingAfterBreak="0">
    <w:nsid w:val="58515993"/>
    <w:multiLevelType w:val="multilevel"/>
    <w:tmpl w:val="41FCADB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6" w15:restartNumberingAfterBreak="0">
    <w:nsid w:val="58A74ECD"/>
    <w:multiLevelType w:val="hybridMultilevel"/>
    <w:tmpl w:val="6E04069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7" w15:restartNumberingAfterBreak="0">
    <w:nsid w:val="59F96EE7"/>
    <w:multiLevelType w:val="hybridMultilevel"/>
    <w:tmpl w:val="8CCA961E"/>
    <w:lvl w:ilvl="0" w:tplc="9948EB34">
      <w:start w:val="3"/>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8" w15:restartNumberingAfterBreak="0">
    <w:nsid w:val="5ABC26F9"/>
    <w:multiLevelType w:val="multilevel"/>
    <w:tmpl w:val="8C88CC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9" w15:restartNumberingAfterBreak="0">
    <w:nsid w:val="5ADB4604"/>
    <w:multiLevelType w:val="hybridMultilevel"/>
    <w:tmpl w:val="70329816"/>
    <w:lvl w:ilvl="0" w:tplc="6EEAA442">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20" w15:restartNumberingAfterBreak="0">
    <w:nsid w:val="5B5F0906"/>
    <w:multiLevelType w:val="multilevel"/>
    <w:tmpl w:val="9EB8830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1" w15:restartNumberingAfterBreak="0">
    <w:nsid w:val="5B6202CE"/>
    <w:multiLevelType w:val="hybridMultilevel"/>
    <w:tmpl w:val="BC7425C2"/>
    <w:lvl w:ilvl="0" w:tplc="FFFFFFFF">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22" w15:restartNumberingAfterBreak="0">
    <w:nsid w:val="5C34031C"/>
    <w:multiLevelType w:val="multilevel"/>
    <w:tmpl w:val="FC50263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3" w15:restartNumberingAfterBreak="0">
    <w:nsid w:val="5E634427"/>
    <w:multiLevelType w:val="multilevel"/>
    <w:tmpl w:val="7EFE62F6"/>
    <w:lvl w:ilvl="0">
      <w:start w:val="1"/>
      <w:numFmt w:val="decimal"/>
      <w:lvlText w:val="%1."/>
      <w:lvlJc w:val="left"/>
      <w:pPr>
        <w:ind w:left="720" w:hanging="360"/>
      </w:pPr>
      <w:rPr>
        <w:sz w:val="20"/>
        <w:szCs w:val="20"/>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4" w15:restartNumberingAfterBreak="0">
    <w:nsid w:val="5F5879F4"/>
    <w:multiLevelType w:val="multilevel"/>
    <w:tmpl w:val="A826523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5" w15:restartNumberingAfterBreak="0">
    <w:nsid w:val="5FA0388F"/>
    <w:multiLevelType w:val="multilevel"/>
    <w:tmpl w:val="12522AD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6" w15:restartNumberingAfterBreak="0">
    <w:nsid w:val="601C6424"/>
    <w:multiLevelType w:val="hybridMultilevel"/>
    <w:tmpl w:val="2BB42568"/>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7" w15:restartNumberingAfterBreak="0">
    <w:nsid w:val="617D0445"/>
    <w:multiLevelType w:val="hybridMultilevel"/>
    <w:tmpl w:val="1B82CC06"/>
    <w:lvl w:ilvl="0" w:tplc="6EEAA442">
      <w:start w:val="1"/>
      <w:numFmt w:val="bullet"/>
      <w:lvlText w:val=""/>
      <w:lvlJc w:val="left"/>
      <w:pPr>
        <w:ind w:left="720" w:hanging="360"/>
      </w:pPr>
      <w:rPr>
        <w:rFonts w:hint="default" w:ascii="Symbol" w:hAnsi="Symbol"/>
      </w:rPr>
    </w:lvl>
    <w:lvl w:ilvl="1" w:tplc="EAFA1C60" w:tentative="1">
      <w:start w:val="1"/>
      <w:numFmt w:val="bullet"/>
      <w:lvlText w:val="o"/>
      <w:lvlJc w:val="left"/>
      <w:pPr>
        <w:ind w:left="1440" w:hanging="360"/>
      </w:pPr>
      <w:rPr>
        <w:rFonts w:hint="default" w:ascii="Courier New" w:hAnsi="Courier New" w:cs="Courier New"/>
      </w:rPr>
    </w:lvl>
    <w:lvl w:ilvl="2" w:tplc="CFE067AE" w:tentative="1">
      <w:start w:val="1"/>
      <w:numFmt w:val="bullet"/>
      <w:lvlText w:val=""/>
      <w:lvlJc w:val="left"/>
      <w:pPr>
        <w:ind w:left="2160" w:hanging="360"/>
      </w:pPr>
      <w:rPr>
        <w:rFonts w:hint="default" w:ascii="Wingdings" w:hAnsi="Wingdings"/>
      </w:rPr>
    </w:lvl>
    <w:lvl w:ilvl="3" w:tplc="0BFCFCB6" w:tentative="1">
      <w:start w:val="1"/>
      <w:numFmt w:val="bullet"/>
      <w:lvlText w:val=""/>
      <w:lvlJc w:val="left"/>
      <w:pPr>
        <w:ind w:left="2880" w:hanging="360"/>
      </w:pPr>
      <w:rPr>
        <w:rFonts w:hint="default" w:ascii="Symbol" w:hAnsi="Symbol"/>
      </w:rPr>
    </w:lvl>
    <w:lvl w:ilvl="4" w:tplc="9A203BB0" w:tentative="1">
      <w:start w:val="1"/>
      <w:numFmt w:val="bullet"/>
      <w:lvlText w:val="o"/>
      <w:lvlJc w:val="left"/>
      <w:pPr>
        <w:ind w:left="3600" w:hanging="360"/>
      </w:pPr>
      <w:rPr>
        <w:rFonts w:hint="default" w:ascii="Courier New" w:hAnsi="Courier New" w:cs="Courier New"/>
      </w:rPr>
    </w:lvl>
    <w:lvl w:ilvl="5" w:tplc="2FAE7050" w:tentative="1">
      <w:start w:val="1"/>
      <w:numFmt w:val="bullet"/>
      <w:lvlText w:val=""/>
      <w:lvlJc w:val="left"/>
      <w:pPr>
        <w:ind w:left="4320" w:hanging="360"/>
      </w:pPr>
      <w:rPr>
        <w:rFonts w:hint="default" w:ascii="Wingdings" w:hAnsi="Wingdings"/>
      </w:rPr>
    </w:lvl>
    <w:lvl w:ilvl="6" w:tplc="34226B7A" w:tentative="1">
      <w:start w:val="1"/>
      <w:numFmt w:val="bullet"/>
      <w:lvlText w:val=""/>
      <w:lvlJc w:val="left"/>
      <w:pPr>
        <w:ind w:left="5040" w:hanging="360"/>
      </w:pPr>
      <w:rPr>
        <w:rFonts w:hint="default" w:ascii="Symbol" w:hAnsi="Symbol"/>
      </w:rPr>
    </w:lvl>
    <w:lvl w:ilvl="7" w:tplc="BC827E82" w:tentative="1">
      <w:start w:val="1"/>
      <w:numFmt w:val="bullet"/>
      <w:lvlText w:val="o"/>
      <w:lvlJc w:val="left"/>
      <w:pPr>
        <w:ind w:left="5760" w:hanging="360"/>
      </w:pPr>
      <w:rPr>
        <w:rFonts w:hint="default" w:ascii="Courier New" w:hAnsi="Courier New" w:cs="Courier New"/>
      </w:rPr>
    </w:lvl>
    <w:lvl w:ilvl="8" w:tplc="E9D8BC4C" w:tentative="1">
      <w:start w:val="1"/>
      <w:numFmt w:val="bullet"/>
      <w:lvlText w:val=""/>
      <w:lvlJc w:val="left"/>
      <w:pPr>
        <w:ind w:left="6480" w:hanging="360"/>
      </w:pPr>
      <w:rPr>
        <w:rFonts w:hint="default" w:ascii="Wingdings" w:hAnsi="Wingdings"/>
      </w:rPr>
    </w:lvl>
  </w:abstractNum>
  <w:abstractNum w:abstractNumId="128" w15:restartNumberingAfterBreak="0">
    <w:nsid w:val="622B533E"/>
    <w:multiLevelType w:val="hybridMultilevel"/>
    <w:tmpl w:val="5B427C10"/>
    <w:lvl w:ilvl="0" w:tplc="FFFFFFFF">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29" w15:restartNumberingAfterBreak="0">
    <w:nsid w:val="62577CBE"/>
    <w:multiLevelType w:val="hybridMultilevel"/>
    <w:tmpl w:val="C17C5062"/>
    <w:lvl w:ilvl="0" w:tplc="6EEAA442">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0" w15:restartNumberingAfterBreak="0">
    <w:nsid w:val="636B5E64"/>
    <w:multiLevelType w:val="multilevel"/>
    <w:tmpl w:val="C3B8193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1" w15:restartNumberingAfterBreak="0">
    <w:nsid w:val="64E62430"/>
    <w:multiLevelType w:val="multilevel"/>
    <w:tmpl w:val="FE34AEE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2" w15:restartNumberingAfterBreak="0">
    <w:nsid w:val="664E1D87"/>
    <w:multiLevelType w:val="multilevel"/>
    <w:tmpl w:val="048CC31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3" w15:restartNumberingAfterBreak="0">
    <w:nsid w:val="67531F86"/>
    <w:multiLevelType w:val="multilevel"/>
    <w:tmpl w:val="307E98D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4" w15:restartNumberingAfterBreak="0">
    <w:nsid w:val="688753A6"/>
    <w:multiLevelType w:val="multilevel"/>
    <w:tmpl w:val="A01A81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5" w15:restartNumberingAfterBreak="0">
    <w:nsid w:val="6A2C78AB"/>
    <w:multiLevelType w:val="multilevel"/>
    <w:tmpl w:val="074065C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6" w15:restartNumberingAfterBreak="0">
    <w:nsid w:val="6A52266D"/>
    <w:multiLevelType w:val="multilevel"/>
    <w:tmpl w:val="AFA4BAE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7" w15:restartNumberingAfterBreak="0">
    <w:nsid w:val="6B905414"/>
    <w:multiLevelType w:val="multilevel"/>
    <w:tmpl w:val="A9301F9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8" w15:restartNumberingAfterBreak="0">
    <w:nsid w:val="6BFD2714"/>
    <w:multiLevelType w:val="multilevel"/>
    <w:tmpl w:val="EE7A62F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9" w15:restartNumberingAfterBreak="0">
    <w:nsid w:val="6C430A3C"/>
    <w:multiLevelType w:val="hybridMultilevel"/>
    <w:tmpl w:val="1EB6892E"/>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0" w15:restartNumberingAfterBreak="0">
    <w:nsid w:val="6CB4760A"/>
    <w:multiLevelType w:val="hybridMultilevel"/>
    <w:tmpl w:val="3A2C2E5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41" w15:restartNumberingAfterBreak="0">
    <w:nsid w:val="6D7F7FDD"/>
    <w:multiLevelType w:val="multilevel"/>
    <w:tmpl w:val="0E84227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2" w15:restartNumberingAfterBreak="0">
    <w:nsid w:val="6DF82095"/>
    <w:multiLevelType w:val="multilevel"/>
    <w:tmpl w:val="7A0A76C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3" w15:restartNumberingAfterBreak="0">
    <w:nsid w:val="6FC055F3"/>
    <w:multiLevelType w:val="multilevel"/>
    <w:tmpl w:val="09AE9E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4" w15:restartNumberingAfterBreak="0">
    <w:nsid w:val="70DF5BF1"/>
    <w:multiLevelType w:val="multilevel"/>
    <w:tmpl w:val="05B44A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5" w15:restartNumberingAfterBreak="0">
    <w:nsid w:val="71145B1B"/>
    <w:multiLevelType w:val="multilevel"/>
    <w:tmpl w:val="BEF0AF9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6" w15:restartNumberingAfterBreak="0">
    <w:nsid w:val="71744EFC"/>
    <w:multiLevelType w:val="multilevel"/>
    <w:tmpl w:val="CB9A762E"/>
    <w:lvl w:ilvl="0">
      <w:start w:val="1"/>
      <w:numFmt w:val="bullet"/>
      <w:lvlText w:val=""/>
      <w:lvlJc w:val="left"/>
      <w:pPr>
        <w:tabs>
          <w:tab w:val="num" w:pos="720"/>
        </w:tabs>
        <w:ind w:left="720" w:hanging="360"/>
      </w:pPr>
      <w:rPr>
        <w:rFonts w:hint="default" w:ascii="Symbol" w:hAnsi="Symbol"/>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7" w15:restartNumberingAfterBreak="0">
    <w:nsid w:val="71AB7D88"/>
    <w:multiLevelType w:val="hybridMultilevel"/>
    <w:tmpl w:val="4F9A55D8"/>
    <w:lvl w:ilvl="0" w:tplc="6EEAA442">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48" w15:restartNumberingAfterBreak="0">
    <w:nsid w:val="72922259"/>
    <w:multiLevelType w:val="multilevel"/>
    <w:tmpl w:val="BD723A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9" w15:restartNumberingAfterBreak="0">
    <w:nsid w:val="736B313D"/>
    <w:multiLevelType w:val="multilevel"/>
    <w:tmpl w:val="5A36389A"/>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b/>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0" w15:restartNumberingAfterBreak="0">
    <w:nsid w:val="738B5FB8"/>
    <w:multiLevelType w:val="hybridMultilevel"/>
    <w:tmpl w:val="A588EFF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1" w15:restartNumberingAfterBreak="0">
    <w:nsid w:val="752A0FA7"/>
    <w:multiLevelType w:val="multilevel"/>
    <w:tmpl w:val="6218BF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2" w15:restartNumberingAfterBreak="0">
    <w:nsid w:val="75700C19"/>
    <w:multiLevelType w:val="multilevel"/>
    <w:tmpl w:val="BE0EC9B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3" w15:restartNumberingAfterBreak="0">
    <w:nsid w:val="757311A3"/>
    <w:multiLevelType w:val="hybridMultilevel"/>
    <w:tmpl w:val="76565E5C"/>
    <w:lvl w:ilvl="0" w:tplc="C4068CAA">
      <w:start w:val="3"/>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4" w15:restartNumberingAfterBreak="0">
    <w:nsid w:val="75A63F45"/>
    <w:multiLevelType w:val="hybridMultilevel"/>
    <w:tmpl w:val="E182CA04"/>
    <w:lvl w:ilvl="0" w:tplc="5748F77C">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155" w15:restartNumberingAfterBreak="0">
    <w:nsid w:val="778B605A"/>
    <w:multiLevelType w:val="multilevel"/>
    <w:tmpl w:val="4AD8CEB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6" w15:restartNumberingAfterBreak="0">
    <w:nsid w:val="78A52519"/>
    <w:multiLevelType w:val="multilevel"/>
    <w:tmpl w:val="D0421A5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7" w15:restartNumberingAfterBreak="0">
    <w:nsid w:val="78FD4D94"/>
    <w:multiLevelType w:val="multilevel"/>
    <w:tmpl w:val="E77C0C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8" w15:restartNumberingAfterBreak="0">
    <w:nsid w:val="79296E46"/>
    <w:multiLevelType w:val="multilevel"/>
    <w:tmpl w:val="17C8C0B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9" w15:restartNumberingAfterBreak="0">
    <w:nsid w:val="7A56189B"/>
    <w:multiLevelType w:val="multilevel"/>
    <w:tmpl w:val="6C6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C1A4728"/>
    <w:multiLevelType w:val="multilevel"/>
    <w:tmpl w:val="0C78B9F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1" w15:restartNumberingAfterBreak="0">
    <w:nsid w:val="7D2720D4"/>
    <w:multiLevelType w:val="hybridMultilevel"/>
    <w:tmpl w:val="E9C6FD84"/>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2" w15:restartNumberingAfterBreak="0">
    <w:nsid w:val="7DFE40C8"/>
    <w:multiLevelType w:val="multilevel"/>
    <w:tmpl w:val="0E0428E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3" w15:restartNumberingAfterBreak="0">
    <w:nsid w:val="7EBC52B4"/>
    <w:multiLevelType w:val="hybridMultilevel"/>
    <w:tmpl w:val="EE8E7F9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4" w15:restartNumberingAfterBreak="0">
    <w:nsid w:val="7EC81F22"/>
    <w:multiLevelType w:val="multilevel"/>
    <w:tmpl w:val="0934619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5" w15:restartNumberingAfterBreak="0">
    <w:nsid w:val="7F1C2980"/>
    <w:multiLevelType w:val="multilevel"/>
    <w:tmpl w:val="9C6078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start w:val="1"/>
      <w:numFmt w:val="lowerLetter"/>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F610899"/>
    <w:multiLevelType w:val="multilevel"/>
    <w:tmpl w:val="023E40D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127"/>
  </w:num>
  <w:num w:numId="2">
    <w:abstractNumId w:val="117"/>
  </w:num>
  <w:num w:numId="3">
    <w:abstractNumId w:val="59"/>
  </w:num>
  <w:num w:numId="4">
    <w:abstractNumId w:val="80"/>
  </w:num>
  <w:num w:numId="5">
    <w:abstractNumId w:val="45"/>
  </w:num>
  <w:num w:numId="6">
    <w:abstractNumId w:val="86"/>
  </w:num>
  <w:num w:numId="7">
    <w:abstractNumId w:val="73"/>
  </w:num>
  <w:num w:numId="8">
    <w:abstractNumId w:val="17"/>
  </w:num>
  <w:num w:numId="9">
    <w:abstractNumId w:val="114"/>
  </w:num>
  <w:num w:numId="10">
    <w:abstractNumId w:val="53"/>
  </w:num>
  <w:num w:numId="11">
    <w:abstractNumId w:val="57"/>
  </w:num>
  <w:num w:numId="12">
    <w:abstractNumId w:val="141"/>
  </w:num>
  <w:num w:numId="13">
    <w:abstractNumId w:val="144"/>
  </w:num>
  <w:num w:numId="14">
    <w:abstractNumId w:val="99"/>
  </w:num>
  <w:num w:numId="15">
    <w:abstractNumId w:val="115"/>
  </w:num>
  <w:num w:numId="16">
    <w:abstractNumId w:val="113"/>
  </w:num>
  <w:num w:numId="17">
    <w:abstractNumId w:val="54"/>
  </w:num>
  <w:num w:numId="18">
    <w:abstractNumId w:val="151"/>
  </w:num>
  <w:num w:numId="19">
    <w:abstractNumId w:val="146"/>
  </w:num>
  <w:num w:numId="20">
    <w:abstractNumId w:val="124"/>
  </w:num>
  <w:num w:numId="21">
    <w:abstractNumId w:val="72"/>
  </w:num>
  <w:num w:numId="22">
    <w:abstractNumId w:val="157"/>
  </w:num>
  <w:num w:numId="23">
    <w:abstractNumId w:val="0"/>
  </w:num>
  <w:num w:numId="24">
    <w:abstractNumId w:val="129"/>
  </w:num>
  <w:num w:numId="25">
    <w:abstractNumId w:val="147"/>
  </w:num>
  <w:num w:numId="26">
    <w:abstractNumId w:val="104"/>
  </w:num>
  <w:num w:numId="27">
    <w:abstractNumId w:val="3"/>
  </w:num>
  <w:num w:numId="28">
    <w:abstractNumId w:val="158"/>
  </w:num>
  <w:num w:numId="29">
    <w:abstractNumId w:val="75"/>
  </w:num>
  <w:num w:numId="30">
    <w:abstractNumId w:val="140"/>
  </w:num>
  <w:num w:numId="31">
    <w:abstractNumId w:val="28"/>
  </w:num>
  <w:num w:numId="32">
    <w:abstractNumId w:val="32"/>
  </w:num>
  <w:num w:numId="33">
    <w:abstractNumId w:val="65"/>
  </w:num>
  <w:num w:numId="34">
    <w:abstractNumId w:val="16"/>
  </w:num>
  <w:num w:numId="35">
    <w:abstractNumId w:val="18"/>
  </w:num>
  <w:num w:numId="36">
    <w:abstractNumId w:val="95"/>
  </w:num>
  <w:num w:numId="37">
    <w:abstractNumId w:val="69"/>
  </w:num>
  <w:num w:numId="38">
    <w:abstractNumId w:val="64"/>
  </w:num>
  <w:num w:numId="39">
    <w:abstractNumId w:val="111"/>
  </w:num>
  <w:num w:numId="40">
    <w:abstractNumId w:val="51"/>
  </w:num>
  <w:num w:numId="41">
    <w:abstractNumId w:val="162"/>
  </w:num>
  <w:num w:numId="42">
    <w:abstractNumId w:val="48"/>
  </w:num>
  <w:num w:numId="43">
    <w:abstractNumId w:val="138"/>
  </w:num>
  <w:num w:numId="44">
    <w:abstractNumId w:val="137"/>
  </w:num>
  <w:num w:numId="45">
    <w:abstractNumId w:val="77"/>
  </w:num>
  <w:num w:numId="46">
    <w:abstractNumId w:val="131"/>
  </w:num>
  <w:num w:numId="47">
    <w:abstractNumId w:val="25"/>
  </w:num>
  <w:num w:numId="48">
    <w:abstractNumId w:val="166"/>
  </w:num>
  <w:num w:numId="49">
    <w:abstractNumId w:val="23"/>
  </w:num>
  <w:num w:numId="50">
    <w:abstractNumId w:val="160"/>
  </w:num>
  <w:num w:numId="51">
    <w:abstractNumId w:val="133"/>
  </w:num>
  <w:num w:numId="52">
    <w:abstractNumId w:val="121"/>
  </w:num>
  <w:num w:numId="53">
    <w:abstractNumId w:val="156"/>
  </w:num>
  <w:num w:numId="54">
    <w:abstractNumId w:val="63"/>
  </w:num>
  <w:num w:numId="55">
    <w:abstractNumId w:val="22"/>
  </w:num>
  <w:num w:numId="56">
    <w:abstractNumId w:val="101"/>
  </w:num>
  <w:num w:numId="57">
    <w:abstractNumId w:val="5"/>
  </w:num>
  <w:num w:numId="58">
    <w:abstractNumId w:val="67"/>
  </w:num>
  <w:num w:numId="59">
    <w:abstractNumId w:val="66"/>
  </w:num>
  <w:num w:numId="60">
    <w:abstractNumId w:val="35"/>
  </w:num>
  <w:num w:numId="61">
    <w:abstractNumId w:val="92"/>
  </w:num>
  <w:num w:numId="62">
    <w:abstractNumId w:val="10"/>
  </w:num>
  <w:num w:numId="63">
    <w:abstractNumId w:val="142"/>
  </w:num>
  <w:num w:numId="64">
    <w:abstractNumId w:val="136"/>
  </w:num>
  <w:num w:numId="65">
    <w:abstractNumId w:val="76"/>
  </w:num>
  <w:num w:numId="66">
    <w:abstractNumId w:val="81"/>
  </w:num>
  <w:num w:numId="67">
    <w:abstractNumId w:val="155"/>
  </w:num>
  <w:num w:numId="68">
    <w:abstractNumId w:val="15"/>
  </w:num>
  <w:num w:numId="69">
    <w:abstractNumId w:val="56"/>
  </w:num>
  <w:num w:numId="70">
    <w:abstractNumId w:val="107"/>
  </w:num>
  <w:num w:numId="71">
    <w:abstractNumId w:val="123"/>
  </w:num>
  <w:num w:numId="72">
    <w:abstractNumId w:val="14"/>
  </w:num>
  <w:num w:numId="73">
    <w:abstractNumId w:val="33"/>
  </w:num>
  <w:num w:numId="74">
    <w:abstractNumId w:val="105"/>
  </w:num>
  <w:num w:numId="75">
    <w:abstractNumId w:val="165"/>
  </w:num>
  <w:num w:numId="76">
    <w:abstractNumId w:val="110"/>
  </w:num>
  <w:num w:numId="77">
    <w:abstractNumId w:val="68"/>
  </w:num>
  <w:num w:numId="78">
    <w:abstractNumId w:val="46"/>
  </w:num>
  <w:num w:numId="79">
    <w:abstractNumId w:val="31"/>
  </w:num>
  <w:num w:numId="80">
    <w:abstractNumId w:val="159"/>
  </w:num>
  <w:num w:numId="81">
    <w:abstractNumId w:val="112"/>
  </w:num>
  <w:num w:numId="82">
    <w:abstractNumId w:val="41"/>
  </w:num>
  <w:num w:numId="83">
    <w:abstractNumId w:val="58"/>
  </w:num>
  <w:num w:numId="84">
    <w:abstractNumId w:val="6"/>
  </w:num>
  <w:num w:numId="85">
    <w:abstractNumId w:val="148"/>
  </w:num>
  <w:num w:numId="86">
    <w:abstractNumId w:val="100"/>
  </w:num>
  <w:num w:numId="87">
    <w:abstractNumId w:val="50"/>
  </w:num>
  <w:num w:numId="88">
    <w:abstractNumId w:val="143"/>
  </w:num>
  <w:num w:numId="89">
    <w:abstractNumId w:val="97"/>
  </w:num>
  <w:num w:numId="90">
    <w:abstractNumId w:val="164"/>
  </w:num>
  <w:num w:numId="91">
    <w:abstractNumId w:val="128"/>
  </w:num>
  <w:num w:numId="92">
    <w:abstractNumId w:val="12"/>
  </w:num>
  <w:num w:numId="93">
    <w:abstractNumId w:val="9"/>
  </w:num>
  <w:num w:numId="94">
    <w:abstractNumId w:val="118"/>
  </w:num>
  <w:num w:numId="95">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90"/>
  </w:num>
  <w:num w:numId="124">
    <w:abstractNumId w:val="49"/>
  </w:num>
  <w:num w:numId="125">
    <w:abstractNumId w:val="52"/>
  </w:num>
  <w:num w:numId="126">
    <w:abstractNumId w:val="70"/>
  </w:num>
  <w:num w:numId="127">
    <w:abstractNumId w:val="84"/>
  </w:num>
  <w:num w:numId="128">
    <w:abstractNumId w:val="152"/>
  </w:num>
  <w:num w:numId="129">
    <w:abstractNumId w:val="4"/>
  </w:num>
  <w:num w:numId="130">
    <w:abstractNumId w:val="71"/>
  </w:num>
  <w:num w:numId="131">
    <w:abstractNumId w:val="122"/>
  </w:num>
  <w:num w:numId="132">
    <w:abstractNumId w:val="102"/>
  </w:num>
  <w:num w:numId="133">
    <w:abstractNumId w:val="120"/>
  </w:num>
  <w:num w:numId="134">
    <w:abstractNumId w:val="96"/>
  </w:num>
  <w:num w:numId="135">
    <w:abstractNumId w:val="135"/>
  </w:num>
  <w:num w:numId="136">
    <w:abstractNumId w:val="2"/>
  </w:num>
  <w:num w:numId="137">
    <w:abstractNumId w:val="91"/>
  </w:num>
  <w:num w:numId="138">
    <w:abstractNumId w:val="26"/>
  </w:num>
  <w:num w:numId="139">
    <w:abstractNumId w:val="62"/>
  </w:num>
  <w:num w:numId="140">
    <w:abstractNumId w:val="85"/>
  </w:num>
  <w:num w:numId="141">
    <w:abstractNumId w:val="37"/>
  </w:num>
  <w:num w:numId="142">
    <w:abstractNumId w:val="149"/>
  </w:num>
  <w:num w:numId="143">
    <w:abstractNumId w:val="30"/>
  </w:num>
  <w:num w:numId="144">
    <w:abstractNumId w:val="125"/>
  </w:num>
  <w:num w:numId="145">
    <w:abstractNumId w:val="60"/>
  </w:num>
  <w:num w:numId="146">
    <w:abstractNumId w:val="29"/>
  </w:num>
  <w:num w:numId="147">
    <w:abstractNumId w:val="163"/>
  </w:num>
  <w:num w:numId="148">
    <w:abstractNumId w:val="106"/>
  </w:num>
  <w:num w:numId="149">
    <w:abstractNumId w:val="74"/>
  </w:num>
  <w:num w:numId="150">
    <w:abstractNumId w:val="24"/>
  </w:num>
  <w:num w:numId="151">
    <w:abstractNumId w:val="43"/>
  </w:num>
  <w:num w:numId="152">
    <w:abstractNumId w:val="98"/>
  </w:num>
  <w:num w:numId="153">
    <w:abstractNumId w:val="94"/>
  </w:num>
  <w:num w:numId="154">
    <w:abstractNumId w:val="44"/>
  </w:num>
  <w:num w:numId="155">
    <w:abstractNumId w:val="153"/>
  </w:num>
  <w:num w:numId="156">
    <w:abstractNumId w:val="83"/>
  </w:num>
  <w:num w:numId="157">
    <w:abstractNumId w:val="119"/>
  </w:num>
  <w:num w:numId="158">
    <w:abstractNumId w:val="47"/>
  </w:num>
  <w:num w:numId="159">
    <w:abstractNumId w:val="87"/>
  </w:num>
  <w:num w:numId="160">
    <w:abstractNumId w:val="8"/>
  </w:num>
  <w:num w:numId="161">
    <w:abstractNumId w:val="55"/>
  </w:num>
  <w:num w:numId="162">
    <w:abstractNumId w:val="132"/>
  </w:num>
  <w:num w:numId="163">
    <w:abstractNumId w:val="79"/>
  </w:num>
  <w:num w:numId="164">
    <w:abstractNumId w:val="21"/>
  </w:num>
  <w:num w:numId="165">
    <w:abstractNumId w:val="78"/>
  </w:num>
  <w:num w:numId="166">
    <w:abstractNumId w:val="61"/>
  </w:num>
  <w:num w:numId="167">
    <w:abstractNumId w:val="161"/>
  </w:num>
  <w:num w:numId="168">
    <w:abstractNumId w:val="11"/>
  </w:num>
  <w:num w:numId="169">
    <w:abstractNumId w:val="13"/>
  </w:num>
  <w:num w:numId="170">
    <w:abstractNumId w:val="139"/>
  </w:num>
  <w:num w:numId="171">
    <w:abstractNumId w:val="103"/>
  </w:num>
  <w:num w:numId="172">
    <w:abstractNumId w:val="40"/>
  </w:num>
  <w:num w:numId="173">
    <w:abstractNumId w:val="39"/>
  </w:num>
  <w:num w:numId="174">
    <w:abstractNumId w:val="130"/>
  </w:num>
  <w:num w:numId="175">
    <w:abstractNumId w:val="109"/>
  </w:num>
  <w:num w:numId="176">
    <w:abstractNumId w:val="93"/>
  </w:num>
  <w:num w:numId="177">
    <w:abstractNumId w:val="1"/>
  </w:num>
  <w:num w:numId="178">
    <w:abstractNumId w:val="116"/>
  </w:num>
  <w:num w:numId="179">
    <w:abstractNumId w:val="134"/>
  </w:num>
  <w:num w:numId="180">
    <w:abstractNumId w:val="126"/>
  </w:num>
  <w:num w:numId="181">
    <w:abstractNumId w:val="145"/>
  </w:num>
  <w:num w:numId="182">
    <w:abstractNumId w:val="82"/>
  </w:num>
  <w:num w:numId="183">
    <w:abstractNumId w:val="150"/>
  </w:num>
  <w:num w:numId="184">
    <w:abstractNumId w:val="7"/>
  </w:num>
  <w:num w:numId="185">
    <w:abstractNumId w:val="38"/>
  </w:num>
  <w:num w:numId="186">
    <w:abstractNumId w:val="27"/>
  </w:num>
  <w:num w:numId="187">
    <w:abstractNumId w:val="34"/>
  </w:num>
  <w:num w:numId="188">
    <w:abstractNumId w:val="108"/>
  </w:num>
  <w:num w:numId="189">
    <w:abstractNumId w:val="19"/>
  </w:num>
  <w:num w:numId="190">
    <w:abstractNumId w:val="20"/>
  </w:num>
  <w:num w:numId="191">
    <w:abstractNumId w:val="88"/>
  </w:num>
  <w:num w:numId="192">
    <w:abstractNumId w:val="42"/>
  </w:num>
  <w:num w:numId="193">
    <w:abstractNumId w:val="89"/>
  </w:num>
  <w:num w:numId="194">
    <w:abstractNumId w:val="154"/>
  </w:num>
  <w:num w:numId="195">
    <w:abstractNumId w:val="36"/>
  </w:num>
  <w:numIdMacAtCleanup w:val="18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uraPGM">
    <w15:presenceInfo w15:providerId="None" w15:userId="LauraPGM"/>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tru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8C"/>
    <w:rsid w:val="00003924"/>
    <w:rsid w:val="00005095"/>
    <w:rsid w:val="000065F9"/>
    <w:rsid w:val="000076B5"/>
    <w:rsid w:val="00007C8C"/>
    <w:rsid w:val="0001225A"/>
    <w:rsid w:val="00012717"/>
    <w:rsid w:val="000160AF"/>
    <w:rsid w:val="0001630B"/>
    <w:rsid w:val="00023D18"/>
    <w:rsid w:val="00024A5D"/>
    <w:rsid w:val="00027672"/>
    <w:rsid w:val="00034141"/>
    <w:rsid w:val="00046775"/>
    <w:rsid w:val="0005435A"/>
    <w:rsid w:val="00054EF3"/>
    <w:rsid w:val="00063766"/>
    <w:rsid w:val="00064137"/>
    <w:rsid w:val="000650B9"/>
    <w:rsid w:val="0006551F"/>
    <w:rsid w:val="00067C84"/>
    <w:rsid w:val="000837C1"/>
    <w:rsid w:val="00085F89"/>
    <w:rsid w:val="000941CE"/>
    <w:rsid w:val="00094E55"/>
    <w:rsid w:val="0009530F"/>
    <w:rsid w:val="000B18E2"/>
    <w:rsid w:val="000B42BE"/>
    <w:rsid w:val="000C1F74"/>
    <w:rsid w:val="000C33AA"/>
    <w:rsid w:val="000D0714"/>
    <w:rsid w:val="000D11FE"/>
    <w:rsid w:val="000E2D28"/>
    <w:rsid w:val="000E6DB8"/>
    <w:rsid w:val="000F4127"/>
    <w:rsid w:val="001008E1"/>
    <w:rsid w:val="00101B87"/>
    <w:rsid w:val="00101CED"/>
    <w:rsid w:val="001106B8"/>
    <w:rsid w:val="0011124C"/>
    <w:rsid w:val="00117324"/>
    <w:rsid w:val="00125D0F"/>
    <w:rsid w:val="00132B9E"/>
    <w:rsid w:val="001341CE"/>
    <w:rsid w:val="001346E8"/>
    <w:rsid w:val="001407D0"/>
    <w:rsid w:val="00140F21"/>
    <w:rsid w:val="00143481"/>
    <w:rsid w:val="001566D1"/>
    <w:rsid w:val="00164661"/>
    <w:rsid w:val="0017034F"/>
    <w:rsid w:val="00171139"/>
    <w:rsid w:val="001722BA"/>
    <w:rsid w:val="00172A9D"/>
    <w:rsid w:val="00173C89"/>
    <w:rsid w:val="001770BB"/>
    <w:rsid w:val="00180E3C"/>
    <w:rsid w:val="001834BB"/>
    <w:rsid w:val="001843B7"/>
    <w:rsid w:val="001854E7"/>
    <w:rsid w:val="00185798"/>
    <w:rsid w:val="00191CF2"/>
    <w:rsid w:val="001957D9"/>
    <w:rsid w:val="00196156"/>
    <w:rsid w:val="001A2FE7"/>
    <w:rsid w:val="001A427A"/>
    <w:rsid w:val="001A699A"/>
    <w:rsid w:val="001A745F"/>
    <w:rsid w:val="001B0AFC"/>
    <w:rsid w:val="001B348A"/>
    <w:rsid w:val="001C2C84"/>
    <w:rsid w:val="001C2EB4"/>
    <w:rsid w:val="001C78C6"/>
    <w:rsid w:val="001D1945"/>
    <w:rsid w:val="001D300C"/>
    <w:rsid w:val="001D32E2"/>
    <w:rsid w:val="001D59AC"/>
    <w:rsid w:val="001D5BE1"/>
    <w:rsid w:val="001E287F"/>
    <w:rsid w:val="001E3EA2"/>
    <w:rsid w:val="001E4D98"/>
    <w:rsid w:val="001E6E27"/>
    <w:rsid w:val="001E713B"/>
    <w:rsid w:val="001F4D3B"/>
    <w:rsid w:val="002156D2"/>
    <w:rsid w:val="00215922"/>
    <w:rsid w:val="00215D13"/>
    <w:rsid w:val="00220993"/>
    <w:rsid w:val="00234C08"/>
    <w:rsid w:val="00240F2B"/>
    <w:rsid w:val="00242ED4"/>
    <w:rsid w:val="0025024B"/>
    <w:rsid w:val="00256247"/>
    <w:rsid w:val="0026035D"/>
    <w:rsid w:val="00261B7D"/>
    <w:rsid w:val="002739B3"/>
    <w:rsid w:val="00274E4A"/>
    <w:rsid w:val="002825C4"/>
    <w:rsid w:val="00282EEC"/>
    <w:rsid w:val="002863E6"/>
    <w:rsid w:val="0028687B"/>
    <w:rsid w:val="0028722A"/>
    <w:rsid w:val="002955D8"/>
    <w:rsid w:val="002A025A"/>
    <w:rsid w:val="002A137B"/>
    <w:rsid w:val="002A18FD"/>
    <w:rsid w:val="002A19B8"/>
    <w:rsid w:val="002A5B6F"/>
    <w:rsid w:val="002B5A7E"/>
    <w:rsid w:val="002C12C4"/>
    <w:rsid w:val="002C258D"/>
    <w:rsid w:val="002C27FA"/>
    <w:rsid w:val="002C2B9A"/>
    <w:rsid w:val="002C35C0"/>
    <w:rsid w:val="002D29BA"/>
    <w:rsid w:val="002D34CA"/>
    <w:rsid w:val="002E4074"/>
    <w:rsid w:val="002E5C3A"/>
    <w:rsid w:val="002F5FA5"/>
    <w:rsid w:val="0030088D"/>
    <w:rsid w:val="00305790"/>
    <w:rsid w:val="003061C2"/>
    <w:rsid w:val="00321521"/>
    <w:rsid w:val="0032339A"/>
    <w:rsid w:val="0032602C"/>
    <w:rsid w:val="0033200B"/>
    <w:rsid w:val="00333611"/>
    <w:rsid w:val="00335745"/>
    <w:rsid w:val="0034008E"/>
    <w:rsid w:val="003411E7"/>
    <w:rsid w:val="00343608"/>
    <w:rsid w:val="003458AA"/>
    <w:rsid w:val="00346B69"/>
    <w:rsid w:val="003470F6"/>
    <w:rsid w:val="00351264"/>
    <w:rsid w:val="00356140"/>
    <w:rsid w:val="0035621C"/>
    <w:rsid w:val="00362EFA"/>
    <w:rsid w:val="00363B4F"/>
    <w:rsid w:val="003648E2"/>
    <w:rsid w:val="00375FF2"/>
    <w:rsid w:val="00377BE2"/>
    <w:rsid w:val="00387F6E"/>
    <w:rsid w:val="00395F6B"/>
    <w:rsid w:val="003A1F92"/>
    <w:rsid w:val="003A3772"/>
    <w:rsid w:val="003B1B7E"/>
    <w:rsid w:val="003B6091"/>
    <w:rsid w:val="003C01A3"/>
    <w:rsid w:val="003C34E2"/>
    <w:rsid w:val="003C6DAC"/>
    <w:rsid w:val="003D44C5"/>
    <w:rsid w:val="003E0352"/>
    <w:rsid w:val="003E4783"/>
    <w:rsid w:val="003E6C56"/>
    <w:rsid w:val="003F6E07"/>
    <w:rsid w:val="003F7DA9"/>
    <w:rsid w:val="00400421"/>
    <w:rsid w:val="00400499"/>
    <w:rsid w:val="00407B1C"/>
    <w:rsid w:val="00411761"/>
    <w:rsid w:val="004156BE"/>
    <w:rsid w:val="00417112"/>
    <w:rsid w:val="00420D37"/>
    <w:rsid w:val="00424C06"/>
    <w:rsid w:val="00430CDF"/>
    <w:rsid w:val="00431E27"/>
    <w:rsid w:val="0043401C"/>
    <w:rsid w:val="00441EDF"/>
    <w:rsid w:val="0044224A"/>
    <w:rsid w:val="0045064F"/>
    <w:rsid w:val="00463445"/>
    <w:rsid w:val="004656E1"/>
    <w:rsid w:val="00472188"/>
    <w:rsid w:val="0048121D"/>
    <w:rsid w:val="004819A5"/>
    <w:rsid w:val="004913C1"/>
    <w:rsid w:val="004A1B0D"/>
    <w:rsid w:val="004A1B80"/>
    <w:rsid w:val="004B0566"/>
    <w:rsid w:val="004D28A9"/>
    <w:rsid w:val="004D4605"/>
    <w:rsid w:val="004D51F7"/>
    <w:rsid w:val="004E54F4"/>
    <w:rsid w:val="004F3293"/>
    <w:rsid w:val="004F5F2A"/>
    <w:rsid w:val="004F725D"/>
    <w:rsid w:val="004F768C"/>
    <w:rsid w:val="00504E43"/>
    <w:rsid w:val="00504FD1"/>
    <w:rsid w:val="0050664B"/>
    <w:rsid w:val="00507103"/>
    <w:rsid w:val="00510C78"/>
    <w:rsid w:val="005137D1"/>
    <w:rsid w:val="005144F2"/>
    <w:rsid w:val="0051644F"/>
    <w:rsid w:val="0051696B"/>
    <w:rsid w:val="005171DA"/>
    <w:rsid w:val="005221A9"/>
    <w:rsid w:val="00522EBE"/>
    <w:rsid w:val="00532D7F"/>
    <w:rsid w:val="0053341D"/>
    <w:rsid w:val="005379BA"/>
    <w:rsid w:val="00540254"/>
    <w:rsid w:val="00544C13"/>
    <w:rsid w:val="00547E27"/>
    <w:rsid w:val="005512F7"/>
    <w:rsid w:val="00553C97"/>
    <w:rsid w:val="005564E3"/>
    <w:rsid w:val="00561C45"/>
    <w:rsid w:val="005620BF"/>
    <w:rsid w:val="00563A31"/>
    <w:rsid w:val="00565A93"/>
    <w:rsid w:val="005668AA"/>
    <w:rsid w:val="00584AF2"/>
    <w:rsid w:val="00585EA1"/>
    <w:rsid w:val="00591CFD"/>
    <w:rsid w:val="005954A6"/>
    <w:rsid w:val="00595DAA"/>
    <w:rsid w:val="005961C2"/>
    <w:rsid w:val="00597D82"/>
    <w:rsid w:val="005A07C4"/>
    <w:rsid w:val="005A1863"/>
    <w:rsid w:val="005B303D"/>
    <w:rsid w:val="005B6D0D"/>
    <w:rsid w:val="005C0CA8"/>
    <w:rsid w:val="005C57D2"/>
    <w:rsid w:val="005D6288"/>
    <w:rsid w:val="005E0ED8"/>
    <w:rsid w:val="005E125D"/>
    <w:rsid w:val="005E1FA8"/>
    <w:rsid w:val="005F08C2"/>
    <w:rsid w:val="005F0E74"/>
    <w:rsid w:val="005F44E1"/>
    <w:rsid w:val="00604540"/>
    <w:rsid w:val="00612AB2"/>
    <w:rsid w:val="00612D0F"/>
    <w:rsid w:val="006143F7"/>
    <w:rsid w:val="0062333D"/>
    <w:rsid w:val="00623C57"/>
    <w:rsid w:val="00624867"/>
    <w:rsid w:val="00626049"/>
    <w:rsid w:val="006322BA"/>
    <w:rsid w:val="00633614"/>
    <w:rsid w:val="006350BC"/>
    <w:rsid w:val="00645435"/>
    <w:rsid w:val="00646D6F"/>
    <w:rsid w:val="00647BB2"/>
    <w:rsid w:val="0065590F"/>
    <w:rsid w:val="00665517"/>
    <w:rsid w:val="006679D7"/>
    <w:rsid w:val="00670574"/>
    <w:rsid w:val="0067113E"/>
    <w:rsid w:val="00671B13"/>
    <w:rsid w:val="00672A27"/>
    <w:rsid w:val="0067457E"/>
    <w:rsid w:val="00674D71"/>
    <w:rsid w:val="00675093"/>
    <w:rsid w:val="00675CC1"/>
    <w:rsid w:val="00677F2C"/>
    <w:rsid w:val="00681720"/>
    <w:rsid w:val="00683C9B"/>
    <w:rsid w:val="00685C66"/>
    <w:rsid w:val="00685CF1"/>
    <w:rsid w:val="00686887"/>
    <w:rsid w:val="00691BF0"/>
    <w:rsid w:val="006922CB"/>
    <w:rsid w:val="0069239D"/>
    <w:rsid w:val="006A0477"/>
    <w:rsid w:val="006A3230"/>
    <w:rsid w:val="006B23EB"/>
    <w:rsid w:val="006C0A26"/>
    <w:rsid w:val="006C124D"/>
    <w:rsid w:val="006C12B8"/>
    <w:rsid w:val="006C3767"/>
    <w:rsid w:val="006C6A56"/>
    <w:rsid w:val="006D0543"/>
    <w:rsid w:val="006D4E8F"/>
    <w:rsid w:val="006D7B7D"/>
    <w:rsid w:val="006E1DFC"/>
    <w:rsid w:val="006E2336"/>
    <w:rsid w:val="006F0327"/>
    <w:rsid w:val="006F2CF2"/>
    <w:rsid w:val="006F5074"/>
    <w:rsid w:val="006F6F92"/>
    <w:rsid w:val="00700E46"/>
    <w:rsid w:val="007055B6"/>
    <w:rsid w:val="0071326D"/>
    <w:rsid w:val="007139AE"/>
    <w:rsid w:val="0071486D"/>
    <w:rsid w:val="007167F5"/>
    <w:rsid w:val="00716F40"/>
    <w:rsid w:val="0072372F"/>
    <w:rsid w:val="007243CC"/>
    <w:rsid w:val="0072587A"/>
    <w:rsid w:val="00725DC4"/>
    <w:rsid w:val="0073167C"/>
    <w:rsid w:val="00733151"/>
    <w:rsid w:val="007343BB"/>
    <w:rsid w:val="007354BC"/>
    <w:rsid w:val="00740F09"/>
    <w:rsid w:val="00752013"/>
    <w:rsid w:val="007530DF"/>
    <w:rsid w:val="00753BD6"/>
    <w:rsid w:val="00753D71"/>
    <w:rsid w:val="007576BD"/>
    <w:rsid w:val="00760AFE"/>
    <w:rsid w:val="00760EEF"/>
    <w:rsid w:val="007716C9"/>
    <w:rsid w:val="007717C6"/>
    <w:rsid w:val="00780998"/>
    <w:rsid w:val="00783878"/>
    <w:rsid w:val="007921CE"/>
    <w:rsid w:val="00792AAF"/>
    <w:rsid w:val="00793DDB"/>
    <w:rsid w:val="00797D2E"/>
    <w:rsid w:val="007A65CA"/>
    <w:rsid w:val="007A7310"/>
    <w:rsid w:val="007B01F3"/>
    <w:rsid w:val="007B5783"/>
    <w:rsid w:val="007B7F20"/>
    <w:rsid w:val="007C0302"/>
    <w:rsid w:val="007C34CB"/>
    <w:rsid w:val="007C46CE"/>
    <w:rsid w:val="007C674F"/>
    <w:rsid w:val="007D0ED7"/>
    <w:rsid w:val="007D35A5"/>
    <w:rsid w:val="007D79CA"/>
    <w:rsid w:val="007D7F9C"/>
    <w:rsid w:val="007F43BB"/>
    <w:rsid w:val="007F459D"/>
    <w:rsid w:val="007F4840"/>
    <w:rsid w:val="007F70C1"/>
    <w:rsid w:val="00805987"/>
    <w:rsid w:val="00806A38"/>
    <w:rsid w:val="00812161"/>
    <w:rsid w:val="00813DF1"/>
    <w:rsid w:val="0081474C"/>
    <w:rsid w:val="00814E5C"/>
    <w:rsid w:val="0082293A"/>
    <w:rsid w:val="0082778F"/>
    <w:rsid w:val="0083114C"/>
    <w:rsid w:val="00832DEF"/>
    <w:rsid w:val="0083758A"/>
    <w:rsid w:val="00846706"/>
    <w:rsid w:val="008512B6"/>
    <w:rsid w:val="00851633"/>
    <w:rsid w:val="008522DE"/>
    <w:rsid w:val="008524BE"/>
    <w:rsid w:val="00853A18"/>
    <w:rsid w:val="0085486A"/>
    <w:rsid w:val="008574AF"/>
    <w:rsid w:val="00860EA2"/>
    <w:rsid w:val="00861400"/>
    <w:rsid w:val="00866E70"/>
    <w:rsid w:val="00870DD7"/>
    <w:rsid w:val="0087160F"/>
    <w:rsid w:val="00875B01"/>
    <w:rsid w:val="00882F7F"/>
    <w:rsid w:val="008848BA"/>
    <w:rsid w:val="00891FF3"/>
    <w:rsid w:val="008922F0"/>
    <w:rsid w:val="00894147"/>
    <w:rsid w:val="008954CB"/>
    <w:rsid w:val="008962CE"/>
    <w:rsid w:val="008A7C5F"/>
    <w:rsid w:val="008B27E6"/>
    <w:rsid w:val="008B4E77"/>
    <w:rsid w:val="008B5E9E"/>
    <w:rsid w:val="008B7165"/>
    <w:rsid w:val="008C2923"/>
    <w:rsid w:val="008C2F35"/>
    <w:rsid w:val="008D2C96"/>
    <w:rsid w:val="008D6E47"/>
    <w:rsid w:val="008E3D14"/>
    <w:rsid w:val="008F53F3"/>
    <w:rsid w:val="008F7F82"/>
    <w:rsid w:val="009004DD"/>
    <w:rsid w:val="009025F3"/>
    <w:rsid w:val="009053CC"/>
    <w:rsid w:val="00907E39"/>
    <w:rsid w:val="00911044"/>
    <w:rsid w:val="00911310"/>
    <w:rsid w:val="00914930"/>
    <w:rsid w:val="00915458"/>
    <w:rsid w:val="0091688B"/>
    <w:rsid w:val="009320FA"/>
    <w:rsid w:val="0095486F"/>
    <w:rsid w:val="00955ECA"/>
    <w:rsid w:val="009574A1"/>
    <w:rsid w:val="00961DD2"/>
    <w:rsid w:val="00963B0E"/>
    <w:rsid w:val="0096539B"/>
    <w:rsid w:val="00974CBC"/>
    <w:rsid w:val="00976AF8"/>
    <w:rsid w:val="009811DF"/>
    <w:rsid w:val="009816D5"/>
    <w:rsid w:val="00992D82"/>
    <w:rsid w:val="009A0072"/>
    <w:rsid w:val="009A4BFF"/>
    <w:rsid w:val="009A7868"/>
    <w:rsid w:val="009B1D4E"/>
    <w:rsid w:val="009B2E7E"/>
    <w:rsid w:val="009B60EF"/>
    <w:rsid w:val="009B7752"/>
    <w:rsid w:val="009C17FB"/>
    <w:rsid w:val="009C2D69"/>
    <w:rsid w:val="009C4E14"/>
    <w:rsid w:val="009D0E5F"/>
    <w:rsid w:val="009D204B"/>
    <w:rsid w:val="009D39C2"/>
    <w:rsid w:val="009E1ABA"/>
    <w:rsid w:val="009E38D1"/>
    <w:rsid w:val="009F3150"/>
    <w:rsid w:val="009F564C"/>
    <w:rsid w:val="00A0190B"/>
    <w:rsid w:val="00A02DE5"/>
    <w:rsid w:val="00A12464"/>
    <w:rsid w:val="00A209AB"/>
    <w:rsid w:val="00A227A8"/>
    <w:rsid w:val="00A30DBD"/>
    <w:rsid w:val="00A340B2"/>
    <w:rsid w:val="00A349FE"/>
    <w:rsid w:val="00A4598E"/>
    <w:rsid w:val="00A47989"/>
    <w:rsid w:val="00A51172"/>
    <w:rsid w:val="00A5135E"/>
    <w:rsid w:val="00A51ED9"/>
    <w:rsid w:val="00A532F7"/>
    <w:rsid w:val="00A53F93"/>
    <w:rsid w:val="00A56A3F"/>
    <w:rsid w:val="00A66086"/>
    <w:rsid w:val="00A72AEA"/>
    <w:rsid w:val="00A83B8F"/>
    <w:rsid w:val="00A84B59"/>
    <w:rsid w:val="00A86C21"/>
    <w:rsid w:val="00A8784D"/>
    <w:rsid w:val="00A91A54"/>
    <w:rsid w:val="00A93B32"/>
    <w:rsid w:val="00A94D6D"/>
    <w:rsid w:val="00AA43DD"/>
    <w:rsid w:val="00AA5FA0"/>
    <w:rsid w:val="00AA7134"/>
    <w:rsid w:val="00AB60C0"/>
    <w:rsid w:val="00AC05B6"/>
    <w:rsid w:val="00AC218E"/>
    <w:rsid w:val="00AC7287"/>
    <w:rsid w:val="00AD012C"/>
    <w:rsid w:val="00AD04C8"/>
    <w:rsid w:val="00AD0BE5"/>
    <w:rsid w:val="00AD373B"/>
    <w:rsid w:val="00AF2BFE"/>
    <w:rsid w:val="00AF3582"/>
    <w:rsid w:val="00B0119A"/>
    <w:rsid w:val="00B017B3"/>
    <w:rsid w:val="00B05DCB"/>
    <w:rsid w:val="00B10FA2"/>
    <w:rsid w:val="00B21DE2"/>
    <w:rsid w:val="00B24D7F"/>
    <w:rsid w:val="00B2798B"/>
    <w:rsid w:val="00B30C49"/>
    <w:rsid w:val="00B36D67"/>
    <w:rsid w:val="00B37010"/>
    <w:rsid w:val="00B370C3"/>
    <w:rsid w:val="00B4675D"/>
    <w:rsid w:val="00B468D9"/>
    <w:rsid w:val="00B476D7"/>
    <w:rsid w:val="00B637A4"/>
    <w:rsid w:val="00B66D59"/>
    <w:rsid w:val="00B72C73"/>
    <w:rsid w:val="00B73515"/>
    <w:rsid w:val="00B808B3"/>
    <w:rsid w:val="00B81EC5"/>
    <w:rsid w:val="00B902FC"/>
    <w:rsid w:val="00B9430D"/>
    <w:rsid w:val="00B9669C"/>
    <w:rsid w:val="00BA0FBD"/>
    <w:rsid w:val="00BA688A"/>
    <w:rsid w:val="00BC3F78"/>
    <w:rsid w:val="00BD6EBC"/>
    <w:rsid w:val="00BD7D42"/>
    <w:rsid w:val="00BE39D0"/>
    <w:rsid w:val="00BE5224"/>
    <w:rsid w:val="00C00A8A"/>
    <w:rsid w:val="00C02EAF"/>
    <w:rsid w:val="00C033DD"/>
    <w:rsid w:val="00C06549"/>
    <w:rsid w:val="00C21550"/>
    <w:rsid w:val="00C225E1"/>
    <w:rsid w:val="00C35F14"/>
    <w:rsid w:val="00C408FA"/>
    <w:rsid w:val="00C45A3B"/>
    <w:rsid w:val="00C55EDF"/>
    <w:rsid w:val="00C622B5"/>
    <w:rsid w:val="00C75A1C"/>
    <w:rsid w:val="00C84255"/>
    <w:rsid w:val="00C84490"/>
    <w:rsid w:val="00C846B5"/>
    <w:rsid w:val="00C868C4"/>
    <w:rsid w:val="00C90DC1"/>
    <w:rsid w:val="00CA2614"/>
    <w:rsid w:val="00CA4537"/>
    <w:rsid w:val="00CA4C0A"/>
    <w:rsid w:val="00CB00F3"/>
    <w:rsid w:val="00CB4158"/>
    <w:rsid w:val="00CB4D7A"/>
    <w:rsid w:val="00CB56DD"/>
    <w:rsid w:val="00CC2F0A"/>
    <w:rsid w:val="00CC366D"/>
    <w:rsid w:val="00CC3AB4"/>
    <w:rsid w:val="00CD195F"/>
    <w:rsid w:val="00CD4D6D"/>
    <w:rsid w:val="00CE1E1D"/>
    <w:rsid w:val="00CE4CFA"/>
    <w:rsid w:val="00CF0A80"/>
    <w:rsid w:val="00D02589"/>
    <w:rsid w:val="00D03056"/>
    <w:rsid w:val="00D047AB"/>
    <w:rsid w:val="00D051C4"/>
    <w:rsid w:val="00D06E6D"/>
    <w:rsid w:val="00D119FF"/>
    <w:rsid w:val="00D16DFF"/>
    <w:rsid w:val="00D26F16"/>
    <w:rsid w:val="00D376E1"/>
    <w:rsid w:val="00D40245"/>
    <w:rsid w:val="00D4149C"/>
    <w:rsid w:val="00D42B0F"/>
    <w:rsid w:val="00D44DDC"/>
    <w:rsid w:val="00D46214"/>
    <w:rsid w:val="00D4700C"/>
    <w:rsid w:val="00D56E8F"/>
    <w:rsid w:val="00D57455"/>
    <w:rsid w:val="00D6189B"/>
    <w:rsid w:val="00D645B6"/>
    <w:rsid w:val="00D64A09"/>
    <w:rsid w:val="00D65629"/>
    <w:rsid w:val="00D67C34"/>
    <w:rsid w:val="00D702AE"/>
    <w:rsid w:val="00D71300"/>
    <w:rsid w:val="00D74066"/>
    <w:rsid w:val="00D82BFE"/>
    <w:rsid w:val="00D84375"/>
    <w:rsid w:val="00D8644E"/>
    <w:rsid w:val="00D9261C"/>
    <w:rsid w:val="00DA5A3E"/>
    <w:rsid w:val="00DA615D"/>
    <w:rsid w:val="00DB15D4"/>
    <w:rsid w:val="00DB193D"/>
    <w:rsid w:val="00DB434E"/>
    <w:rsid w:val="00DB51D4"/>
    <w:rsid w:val="00DB6691"/>
    <w:rsid w:val="00DC0129"/>
    <w:rsid w:val="00DC12A4"/>
    <w:rsid w:val="00DC6379"/>
    <w:rsid w:val="00DD1ED0"/>
    <w:rsid w:val="00DD2AB6"/>
    <w:rsid w:val="00DD5E21"/>
    <w:rsid w:val="00DD711C"/>
    <w:rsid w:val="00DF559B"/>
    <w:rsid w:val="00DF59FE"/>
    <w:rsid w:val="00DF687B"/>
    <w:rsid w:val="00DF6DB5"/>
    <w:rsid w:val="00E0579D"/>
    <w:rsid w:val="00E1202B"/>
    <w:rsid w:val="00E2528A"/>
    <w:rsid w:val="00E27746"/>
    <w:rsid w:val="00E32DB2"/>
    <w:rsid w:val="00E33968"/>
    <w:rsid w:val="00E33DF4"/>
    <w:rsid w:val="00E35222"/>
    <w:rsid w:val="00E35A55"/>
    <w:rsid w:val="00E41592"/>
    <w:rsid w:val="00E455B9"/>
    <w:rsid w:val="00E461AE"/>
    <w:rsid w:val="00E461D4"/>
    <w:rsid w:val="00E51BF3"/>
    <w:rsid w:val="00E54F4E"/>
    <w:rsid w:val="00E55734"/>
    <w:rsid w:val="00E61BF3"/>
    <w:rsid w:val="00E61CA4"/>
    <w:rsid w:val="00E62B81"/>
    <w:rsid w:val="00E71C81"/>
    <w:rsid w:val="00E7231B"/>
    <w:rsid w:val="00E7447C"/>
    <w:rsid w:val="00E765D5"/>
    <w:rsid w:val="00E81CE9"/>
    <w:rsid w:val="00E83550"/>
    <w:rsid w:val="00E90BEE"/>
    <w:rsid w:val="00E91784"/>
    <w:rsid w:val="00E92238"/>
    <w:rsid w:val="00E94E9F"/>
    <w:rsid w:val="00E94EA9"/>
    <w:rsid w:val="00E95EE9"/>
    <w:rsid w:val="00EA53EF"/>
    <w:rsid w:val="00EA7534"/>
    <w:rsid w:val="00EA7CD4"/>
    <w:rsid w:val="00EB541F"/>
    <w:rsid w:val="00EB68F8"/>
    <w:rsid w:val="00EB710B"/>
    <w:rsid w:val="00EC48DE"/>
    <w:rsid w:val="00ED0567"/>
    <w:rsid w:val="00ED185E"/>
    <w:rsid w:val="00ED2A27"/>
    <w:rsid w:val="00ED3454"/>
    <w:rsid w:val="00EE07DD"/>
    <w:rsid w:val="00EE2A68"/>
    <w:rsid w:val="00EE2BAD"/>
    <w:rsid w:val="00EE3E16"/>
    <w:rsid w:val="00EE7310"/>
    <w:rsid w:val="00EF4A54"/>
    <w:rsid w:val="00EF4AA2"/>
    <w:rsid w:val="00EF5E2A"/>
    <w:rsid w:val="00EF751F"/>
    <w:rsid w:val="00F00BB8"/>
    <w:rsid w:val="00F02B98"/>
    <w:rsid w:val="00F04D9A"/>
    <w:rsid w:val="00F065B4"/>
    <w:rsid w:val="00F11073"/>
    <w:rsid w:val="00F11BC4"/>
    <w:rsid w:val="00F153B8"/>
    <w:rsid w:val="00F176DC"/>
    <w:rsid w:val="00F20414"/>
    <w:rsid w:val="00F21D23"/>
    <w:rsid w:val="00F22E8A"/>
    <w:rsid w:val="00F23926"/>
    <w:rsid w:val="00F371EC"/>
    <w:rsid w:val="00F41D8F"/>
    <w:rsid w:val="00F52741"/>
    <w:rsid w:val="00F71B20"/>
    <w:rsid w:val="00F74232"/>
    <w:rsid w:val="00F75F6C"/>
    <w:rsid w:val="00F83420"/>
    <w:rsid w:val="00FA1172"/>
    <w:rsid w:val="00FA4927"/>
    <w:rsid w:val="00FA6789"/>
    <w:rsid w:val="00FA7B58"/>
    <w:rsid w:val="00FB27DC"/>
    <w:rsid w:val="00FB3F2F"/>
    <w:rsid w:val="00FD0726"/>
    <w:rsid w:val="00FD0B3E"/>
    <w:rsid w:val="00FD244E"/>
    <w:rsid w:val="00FE077C"/>
    <w:rsid w:val="00FE20FB"/>
    <w:rsid w:val="00FE586A"/>
    <w:rsid w:val="00FE7E28"/>
    <w:rsid w:val="00FF0EEA"/>
    <w:rsid w:val="00FF258C"/>
    <w:rsid w:val="00FF2B6A"/>
    <w:rsid w:val="00FF64C4"/>
    <w:rsid w:val="00FF7170"/>
    <w:rsid w:val="1C1E3A4C"/>
    <w:rsid w:val="2F8E6F1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1615BAC1-92D3-4BD9-AA71-F9908DFE088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uest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uiPriority w:val="2"/>
    <w:qFormat/>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32" w:customStyle="1">
    <w:name w:val="32"/>
    <w:basedOn w:val="NormalTable0"/>
    <w:tblPr>
      <w:tblStyleRowBandSize w:val="1"/>
      <w:tblStyleColBandSize w:val="1"/>
      <w:tblCellMar>
        <w:top w:w="100" w:type="dxa"/>
        <w:left w:w="100" w:type="dxa"/>
        <w:bottom w:w="100" w:type="dxa"/>
        <w:right w:w="100" w:type="dxa"/>
      </w:tblCellMar>
    </w:tblPr>
  </w:style>
  <w:style w:type="table" w:styleId="31" w:customStyle="1">
    <w:name w:val="31"/>
    <w:basedOn w:val="NormalTable0"/>
    <w:tblPr>
      <w:tblStyleRowBandSize w:val="1"/>
      <w:tblStyleColBandSize w:val="1"/>
      <w:tblCellMar>
        <w:top w:w="100" w:type="dxa"/>
        <w:left w:w="100" w:type="dxa"/>
        <w:bottom w:w="100" w:type="dxa"/>
        <w:right w:w="100" w:type="dxa"/>
      </w:tblCellMar>
    </w:tblPr>
  </w:style>
  <w:style w:type="table" w:styleId="30" w:customStyle="1">
    <w:name w:val="30"/>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29" w:customStyle="1">
    <w:name w:val="2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8" w:customStyle="1">
    <w:name w:val="2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7" w:customStyle="1">
    <w:name w:val="2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6" w:customStyle="1">
    <w:name w:val="2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5" w:customStyle="1">
    <w:name w:val="25"/>
    <w:basedOn w:val="TableNormal"/>
    <w:tblPr>
      <w:tblStyleRowBandSize w:val="1"/>
      <w:tblStyleColBandSize w:val="1"/>
      <w:tblCellMar>
        <w:left w:w="70" w:type="dxa"/>
        <w:right w:w="70" w:type="dxa"/>
      </w:tblCellMar>
    </w:tblPr>
  </w:style>
  <w:style w:type="table" w:styleId="24" w:customStyle="1">
    <w:name w:val="24"/>
    <w:basedOn w:val="TableNormal"/>
    <w:tblPr>
      <w:tblStyleRowBandSize w:val="1"/>
      <w:tblStyleColBandSize w:val="1"/>
      <w:tblCellMar>
        <w:top w:w="15" w:type="dxa"/>
        <w:left w:w="15" w:type="dxa"/>
        <w:bottom w:w="15" w:type="dxa"/>
        <w:right w:w="15" w:type="dxa"/>
      </w:tblCellMar>
    </w:tblPr>
  </w:style>
  <w:style w:type="table" w:styleId="23" w:customStyle="1">
    <w:name w:val="23"/>
    <w:basedOn w:val="TableNormal"/>
    <w:tblPr>
      <w:tblStyleRowBandSize w:val="1"/>
      <w:tblStyleColBandSize w:val="1"/>
      <w:tblCellMar>
        <w:top w:w="15" w:type="dxa"/>
        <w:left w:w="15" w:type="dxa"/>
        <w:bottom w:w="15" w:type="dxa"/>
        <w:right w:w="15" w:type="dxa"/>
      </w:tblCellMar>
    </w:tblPr>
  </w:style>
  <w:style w:type="table" w:styleId="22" w:customStyle="1">
    <w:name w:val="22"/>
    <w:basedOn w:val="TableNormal"/>
    <w:tblPr>
      <w:tblStyleRowBandSize w:val="1"/>
      <w:tblStyleColBandSize w:val="1"/>
      <w:tblCellMar>
        <w:left w:w="115" w:type="dxa"/>
        <w:right w:w="115" w:type="dxa"/>
      </w:tblCellMar>
    </w:tblPr>
  </w:style>
  <w:style w:type="table" w:styleId="21" w:customStyle="1">
    <w:name w:val="21"/>
    <w:basedOn w:val="TableNormal"/>
    <w:tblPr>
      <w:tblStyleRowBandSize w:val="1"/>
      <w:tblStyleColBandSize w:val="1"/>
      <w:tblCellMar>
        <w:left w:w="115" w:type="dxa"/>
        <w:right w:w="115" w:type="dxa"/>
      </w:tblCellMar>
    </w:tblPr>
  </w:style>
  <w:style w:type="table" w:styleId="20" w:customStyle="1">
    <w:name w:val="2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9" w:customStyle="1">
    <w:name w:val="1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8" w:customStyle="1">
    <w:name w:val="1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7" w:customStyle="1">
    <w:name w:val="1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6" w:customStyle="1">
    <w:name w:val="1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5" w:customStyle="1">
    <w:name w:val="1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4" w:customStyle="1">
    <w:name w:val="1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3" w:customStyle="1">
    <w:name w:val="1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2" w:customStyle="1">
    <w:name w:val="1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11" w:customStyle="1">
    <w:name w:val="1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0" w:customStyle="1">
    <w:name w:val="1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9" w:customStyle="1">
    <w:name w:val="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7" w:customStyle="1">
    <w:name w:val="7"/>
    <w:basedOn w:val="NormalTable1"/>
    <w:tblPr>
      <w:tblStyleRowBandSize w:val="1"/>
      <w:tblStyleColBandSize w:val="1"/>
      <w:tblCellMar>
        <w:top w:w="100" w:type="dxa"/>
        <w:left w:w="100" w:type="dxa"/>
        <w:bottom w:w="100" w:type="dxa"/>
        <w:right w:w="100" w:type="dxa"/>
      </w:tblCellMar>
    </w:tblPr>
  </w:style>
  <w:style w:type="table" w:styleId="6" w:customStyle="1">
    <w:name w:val="6"/>
    <w:basedOn w:val="NormalTable1"/>
    <w:tblPr>
      <w:tblStyleRowBandSize w:val="1"/>
      <w:tblStyleColBandSize w:val="1"/>
      <w:tblCellMar>
        <w:top w:w="100" w:type="dxa"/>
        <w:left w:w="100" w:type="dxa"/>
        <w:bottom w:w="100" w:type="dxa"/>
        <w:right w:w="100" w:type="dxa"/>
      </w:tblCellMar>
    </w:tblPr>
  </w:style>
  <w:style w:type="table" w:styleId="5" w:customStyle="1">
    <w:name w:val="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 w:customStyle="1">
    <w:name w:val="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 w:customStyle="1">
    <w:name w:val="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 w:customStyle="1">
    <w:name w:val="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 w:customStyle="1">
    <w:name w:val="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A349FE"/>
    <w:pPr>
      <w:autoSpaceDE w:val="0"/>
      <w:autoSpaceDN w:val="0"/>
      <w:adjustRightInd w:val="0"/>
      <w:spacing w:line="240" w:lineRule="auto"/>
    </w:pPr>
    <w:rPr>
      <w:color w:val="000000"/>
      <w:sz w:val="24"/>
      <w:szCs w:val="24"/>
    </w:rPr>
  </w:style>
  <w:style w:type="paragraph" w:styleId="z-Principiodelformulario">
    <w:name w:val="HTML Top of Form"/>
    <w:basedOn w:val="Normal"/>
    <w:next w:val="Normal"/>
    <w:link w:val="z-PrincipiodelformularioCar"/>
    <w:hidden/>
    <w:uiPriority w:val="99"/>
    <w:semiHidden/>
    <w:unhideWhenUsed/>
    <w:rsid w:val="00064137"/>
    <w:pPr>
      <w:pBdr>
        <w:bottom w:val="single" w:color="auto" w:sz="6" w:space="1"/>
      </w:pBdr>
      <w:spacing w:line="240" w:lineRule="auto"/>
      <w:jc w:val="center"/>
    </w:pPr>
    <w:rPr>
      <w:rFonts w:eastAsia="Times New Roman"/>
      <w:vanish/>
      <w:sz w:val="16"/>
      <w:szCs w:val="16"/>
      <w:lang w:eastAsia="es-CO"/>
    </w:rPr>
  </w:style>
  <w:style w:type="character" w:styleId="z-PrincipiodelformularioCar" w:customStyle="1">
    <w:name w:val="z-Principio del formulario Car"/>
    <w:basedOn w:val="Fuentedeprrafopredeter"/>
    <w:link w:val="z-Principiodelformulario"/>
    <w:uiPriority w:val="99"/>
    <w:semiHidden/>
    <w:rsid w:val="00064137"/>
    <w:rPr>
      <w:rFonts w:eastAsia="Times New Roman"/>
      <w:vanish/>
      <w:sz w:val="16"/>
      <w:szCs w:val="16"/>
      <w:lang w:eastAsia="es-CO"/>
    </w:rPr>
  </w:style>
  <w:style w:type="paragraph" w:styleId="z-Finaldelformulario">
    <w:name w:val="HTML Bottom of Form"/>
    <w:basedOn w:val="Normal"/>
    <w:next w:val="Normal"/>
    <w:link w:val="z-FinaldelformularioCar"/>
    <w:hidden/>
    <w:uiPriority w:val="99"/>
    <w:semiHidden/>
    <w:unhideWhenUsed/>
    <w:rsid w:val="00064137"/>
    <w:pPr>
      <w:pBdr>
        <w:top w:val="single" w:color="auto" w:sz="6" w:space="1"/>
      </w:pBdr>
      <w:spacing w:line="240" w:lineRule="auto"/>
      <w:jc w:val="center"/>
    </w:pPr>
    <w:rPr>
      <w:rFonts w:eastAsia="Times New Roman"/>
      <w:vanish/>
      <w:sz w:val="16"/>
      <w:szCs w:val="16"/>
      <w:lang w:eastAsia="es-CO"/>
    </w:rPr>
  </w:style>
  <w:style w:type="character" w:styleId="z-FinaldelformularioCar" w:customStyle="1">
    <w:name w:val="z-Final del formulario Car"/>
    <w:basedOn w:val="Fuentedeprrafopredeter"/>
    <w:link w:val="z-Finaldelformulario"/>
    <w:uiPriority w:val="99"/>
    <w:semiHidden/>
    <w:rsid w:val="00064137"/>
    <w:rPr>
      <w:rFonts w:eastAsia="Times New Roman"/>
      <w:vanish/>
      <w:sz w:val="16"/>
      <w:szCs w:val="16"/>
      <w:lang w:eastAsia="es-CO"/>
    </w:rPr>
  </w:style>
  <w:style w:type="character" w:styleId="Textoennegrita">
    <w:name w:val="Strong"/>
    <w:basedOn w:val="Fuentedeprrafopredeter"/>
    <w:uiPriority w:val="22"/>
    <w:qFormat/>
    <w:rsid w:val="00D65629"/>
    <w:rPr>
      <w:b/>
      <w:bCs/>
    </w:rPr>
  </w:style>
  <w:style w:type="paragraph" w:styleId="TableParagraph" w:customStyle="1">
    <w:name w:val="Table Paragraph"/>
    <w:basedOn w:val="Normal"/>
    <w:uiPriority w:val="1"/>
    <w:qFormat/>
    <w:rsid w:val="00D46214"/>
    <w:pPr>
      <w:widowControl w:val="0"/>
      <w:autoSpaceDE w:val="0"/>
      <w:autoSpaceDN w:val="0"/>
      <w:spacing w:line="240" w:lineRule="auto"/>
      <w:ind w:left="103"/>
    </w:pPr>
    <w:rPr>
      <w:rFonts w:ascii="Arial MT" w:hAnsi="Arial MT" w:eastAsia="Arial MT" w:cs="Arial MT"/>
      <w:lang w:val="es-ES" w:eastAsia="en-US"/>
    </w:rPr>
  </w:style>
  <w:style w:type="paragraph" w:styleId="Textoindependiente">
    <w:name w:val="Body Text"/>
    <w:basedOn w:val="Normal"/>
    <w:link w:val="TextoindependienteCar"/>
    <w:uiPriority w:val="1"/>
    <w:qFormat/>
    <w:rsid w:val="00D46214"/>
    <w:pPr>
      <w:widowControl w:val="0"/>
      <w:autoSpaceDE w:val="0"/>
      <w:autoSpaceDN w:val="0"/>
      <w:spacing w:line="240" w:lineRule="auto"/>
    </w:pPr>
    <w:rPr>
      <w:rFonts w:ascii="Arial MT" w:hAnsi="Arial MT" w:eastAsia="Arial MT" w:cs="Arial MT"/>
      <w:sz w:val="20"/>
      <w:szCs w:val="20"/>
      <w:lang w:val="es-ES" w:eastAsia="en-US"/>
    </w:rPr>
  </w:style>
  <w:style w:type="character" w:styleId="TextoindependienteCar" w:customStyle="1">
    <w:name w:val="Texto independiente Car"/>
    <w:basedOn w:val="Fuentedeprrafopredeter"/>
    <w:link w:val="Textoindependiente"/>
    <w:uiPriority w:val="1"/>
    <w:rsid w:val="00D46214"/>
    <w:rPr>
      <w:rFonts w:ascii="Arial MT" w:hAnsi="Arial MT" w:eastAsia="Arial MT" w:cs="Arial MT"/>
      <w:sz w:val="20"/>
      <w:szCs w:val="20"/>
      <w:lang w:val="es-ES" w:eastAsia="en-US"/>
    </w:rPr>
  </w:style>
  <w:style w:type="character" w:styleId="nfasis">
    <w:name w:val="Emphasis"/>
    <w:basedOn w:val="Fuentedeprrafopredeter"/>
    <w:uiPriority w:val="20"/>
    <w:qFormat/>
    <w:rsid w:val="00B37010"/>
    <w:rPr>
      <w:i/>
      <w:iCs/>
    </w:rPr>
  </w:style>
  <w:style w:type="table" w:styleId="Tabladecuadrcula4-nfasis3">
    <w:name w:val="Grid Table 4 Accent 3"/>
    <w:basedOn w:val="Tablanormal"/>
    <w:uiPriority w:val="49"/>
    <w:rsid w:val="00DB193D"/>
    <w:pPr>
      <w:spacing w:line="240" w:lineRule="auto"/>
    </w:pPr>
    <w:tblPr>
      <w:tblStyleRowBandSize w:val="1"/>
      <w:tblStyleColBandSize w:val="1"/>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Pr>
    <w:tblStylePr w:type="firstRow">
      <w:rPr>
        <w:b/>
        <w:bCs/>
        <w:color w:val="FFFFFF" w:themeColor="background1"/>
      </w:rPr>
      <w:tblPr/>
      <w:tcPr>
        <w:tcBorders>
          <w:top w:val="single" w:color="9BBB59" w:themeColor="accent3" w:sz="4" w:space="0"/>
          <w:left w:val="single" w:color="9BBB59" w:themeColor="accent3" w:sz="4" w:space="0"/>
          <w:bottom w:val="single" w:color="9BBB59" w:themeColor="accent3" w:sz="4" w:space="0"/>
          <w:right w:val="single" w:color="9BBB59" w:themeColor="accent3" w:sz="4" w:space="0"/>
          <w:insideH w:val="nil"/>
          <w:insideV w:val="nil"/>
        </w:tcBorders>
        <w:shd w:val="clear" w:color="auto" w:fill="9BBB59" w:themeFill="accent3"/>
      </w:tcPr>
    </w:tblStylePr>
    <w:tblStylePr w:type="lastRow">
      <w:rPr>
        <w:b/>
        <w:bCs/>
      </w:rPr>
      <w:tblPr/>
      <w:tcPr>
        <w:tcBorders>
          <w:top w:val="double" w:color="9BBB59" w:themeColor="accent3" w:sz="4" w:space="0"/>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text-left" w:customStyle="1">
    <w:name w:val="text-left"/>
    <w:basedOn w:val="Normal"/>
    <w:rsid w:val="00BD6EBC"/>
    <w:pPr>
      <w:spacing w:before="100" w:beforeAutospacing="1" w:after="100" w:afterAutospacing="1" w:line="240" w:lineRule="auto"/>
    </w:pPr>
    <w:rPr>
      <w:rFonts w:ascii="Times New Roman" w:hAnsi="Times New Roman" w:eastAsia="Times New Roman" w:cs="Times New Roman"/>
      <w:sz w:val="24"/>
      <w:szCs w:val="24"/>
      <w:lang w:eastAsia="es-CO"/>
    </w:rPr>
  </w:style>
  <w:style w:type="character" w:styleId="overflow-hidden" w:customStyle="1">
    <w:name w:val="overflow-hidden"/>
    <w:basedOn w:val="Fuentedeprrafopredeter"/>
    <w:rsid w:val="009B1D4E"/>
  </w:style>
  <w:style w:type="character" w:styleId="fontstyle01" w:customStyle="1">
    <w:name w:val="fontstyle01"/>
    <w:basedOn w:val="Fuentedeprrafopredeter"/>
    <w:rsid w:val="009B7752"/>
    <w:rPr>
      <w:rFonts w:hint="default" w:ascii="Helvetica" w:hAnsi="Helvetica"/>
      <w:b w:val="0"/>
      <w:bCs w:val="0"/>
      <w:i w:val="0"/>
      <w:iCs w:val="0"/>
      <w:color w:val="000000"/>
      <w:sz w:val="22"/>
      <w:szCs w:val="22"/>
    </w:rPr>
  </w:style>
  <w:style w:type="paragraph" w:styleId="TDC1">
    <w:name w:val="toc 1"/>
    <w:basedOn w:val="Normal"/>
    <w:next w:val="Normal"/>
    <w:autoRedefine/>
    <w:uiPriority w:val="39"/>
    <w:unhideWhenUsed/>
    <w:rsid w:val="003C01A3"/>
    <w:pPr>
      <w:spacing w:after="100"/>
    </w:pPr>
  </w:style>
  <w:style w:type="paragraph" w:styleId="TDC2">
    <w:name w:val="toc 2"/>
    <w:basedOn w:val="Normal"/>
    <w:next w:val="Normal"/>
    <w:autoRedefine/>
    <w:uiPriority w:val="39"/>
    <w:unhideWhenUsed/>
    <w:rsid w:val="003C01A3"/>
    <w:pPr>
      <w:spacing w:after="100"/>
      <w:ind w:left="220"/>
    </w:pPr>
  </w:style>
  <w:style w:type="character" w:styleId="Ttulo2Car" w:customStyle="1">
    <w:name w:val="Título 2 Car"/>
    <w:basedOn w:val="Fuentedeprrafopredeter"/>
    <w:link w:val="Ttulo2"/>
    <w:uiPriority w:val="9"/>
    <w:rsid w:val="00DF559B"/>
    <w:rPr>
      <w:sz w:val="32"/>
      <w:szCs w:val="32"/>
    </w:rPr>
  </w:style>
  <w:style w:type="paragraph" w:styleId="Revisin">
    <w:name w:val="Revision"/>
    <w:hidden/>
    <w:uiPriority w:val="99"/>
    <w:semiHidden/>
    <w:rsid w:val="001D59AC"/>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72475">
      <w:bodyDiv w:val="1"/>
      <w:marLeft w:val="0"/>
      <w:marRight w:val="0"/>
      <w:marTop w:val="0"/>
      <w:marBottom w:val="0"/>
      <w:divBdr>
        <w:top w:val="none" w:sz="0" w:space="0" w:color="auto"/>
        <w:left w:val="none" w:sz="0" w:space="0" w:color="auto"/>
        <w:bottom w:val="none" w:sz="0" w:space="0" w:color="auto"/>
        <w:right w:val="none" w:sz="0" w:space="0" w:color="auto"/>
      </w:divBdr>
    </w:div>
    <w:div w:id="35392678">
      <w:bodyDiv w:val="1"/>
      <w:marLeft w:val="0"/>
      <w:marRight w:val="0"/>
      <w:marTop w:val="0"/>
      <w:marBottom w:val="0"/>
      <w:divBdr>
        <w:top w:val="none" w:sz="0" w:space="0" w:color="auto"/>
        <w:left w:val="none" w:sz="0" w:space="0" w:color="auto"/>
        <w:bottom w:val="none" w:sz="0" w:space="0" w:color="auto"/>
        <w:right w:val="none" w:sz="0" w:space="0" w:color="auto"/>
      </w:divBdr>
      <w:divsChild>
        <w:div w:id="19743953">
          <w:marLeft w:val="0"/>
          <w:marRight w:val="0"/>
          <w:marTop w:val="0"/>
          <w:marBottom w:val="0"/>
          <w:divBdr>
            <w:top w:val="none" w:sz="0" w:space="0" w:color="auto"/>
            <w:left w:val="none" w:sz="0" w:space="0" w:color="auto"/>
            <w:bottom w:val="none" w:sz="0" w:space="0" w:color="auto"/>
            <w:right w:val="none" w:sz="0" w:space="0" w:color="auto"/>
          </w:divBdr>
          <w:divsChild>
            <w:div w:id="1681272378">
              <w:marLeft w:val="0"/>
              <w:marRight w:val="0"/>
              <w:marTop w:val="0"/>
              <w:marBottom w:val="0"/>
              <w:divBdr>
                <w:top w:val="none" w:sz="0" w:space="0" w:color="auto"/>
                <w:left w:val="none" w:sz="0" w:space="0" w:color="auto"/>
                <w:bottom w:val="none" w:sz="0" w:space="0" w:color="auto"/>
                <w:right w:val="none" w:sz="0" w:space="0" w:color="auto"/>
              </w:divBdr>
            </w:div>
          </w:divsChild>
        </w:div>
        <w:div w:id="207836463">
          <w:marLeft w:val="0"/>
          <w:marRight w:val="0"/>
          <w:marTop w:val="0"/>
          <w:marBottom w:val="0"/>
          <w:divBdr>
            <w:top w:val="none" w:sz="0" w:space="0" w:color="auto"/>
            <w:left w:val="none" w:sz="0" w:space="0" w:color="auto"/>
            <w:bottom w:val="none" w:sz="0" w:space="0" w:color="auto"/>
            <w:right w:val="none" w:sz="0" w:space="0" w:color="auto"/>
          </w:divBdr>
          <w:divsChild>
            <w:div w:id="782308781">
              <w:marLeft w:val="0"/>
              <w:marRight w:val="0"/>
              <w:marTop w:val="0"/>
              <w:marBottom w:val="0"/>
              <w:divBdr>
                <w:top w:val="none" w:sz="0" w:space="0" w:color="auto"/>
                <w:left w:val="none" w:sz="0" w:space="0" w:color="auto"/>
                <w:bottom w:val="none" w:sz="0" w:space="0" w:color="auto"/>
                <w:right w:val="none" w:sz="0" w:space="0" w:color="auto"/>
              </w:divBdr>
            </w:div>
          </w:divsChild>
        </w:div>
        <w:div w:id="265428057">
          <w:marLeft w:val="0"/>
          <w:marRight w:val="0"/>
          <w:marTop w:val="0"/>
          <w:marBottom w:val="0"/>
          <w:divBdr>
            <w:top w:val="none" w:sz="0" w:space="0" w:color="auto"/>
            <w:left w:val="none" w:sz="0" w:space="0" w:color="auto"/>
            <w:bottom w:val="none" w:sz="0" w:space="0" w:color="auto"/>
            <w:right w:val="none" w:sz="0" w:space="0" w:color="auto"/>
          </w:divBdr>
          <w:divsChild>
            <w:div w:id="507136582">
              <w:marLeft w:val="0"/>
              <w:marRight w:val="0"/>
              <w:marTop w:val="0"/>
              <w:marBottom w:val="0"/>
              <w:divBdr>
                <w:top w:val="none" w:sz="0" w:space="0" w:color="auto"/>
                <w:left w:val="none" w:sz="0" w:space="0" w:color="auto"/>
                <w:bottom w:val="none" w:sz="0" w:space="0" w:color="auto"/>
                <w:right w:val="none" w:sz="0" w:space="0" w:color="auto"/>
              </w:divBdr>
            </w:div>
            <w:div w:id="658725995">
              <w:marLeft w:val="0"/>
              <w:marRight w:val="0"/>
              <w:marTop w:val="0"/>
              <w:marBottom w:val="0"/>
              <w:divBdr>
                <w:top w:val="none" w:sz="0" w:space="0" w:color="auto"/>
                <w:left w:val="none" w:sz="0" w:space="0" w:color="auto"/>
                <w:bottom w:val="none" w:sz="0" w:space="0" w:color="auto"/>
                <w:right w:val="none" w:sz="0" w:space="0" w:color="auto"/>
              </w:divBdr>
            </w:div>
          </w:divsChild>
        </w:div>
        <w:div w:id="333074518">
          <w:marLeft w:val="0"/>
          <w:marRight w:val="0"/>
          <w:marTop w:val="0"/>
          <w:marBottom w:val="0"/>
          <w:divBdr>
            <w:top w:val="none" w:sz="0" w:space="0" w:color="auto"/>
            <w:left w:val="none" w:sz="0" w:space="0" w:color="auto"/>
            <w:bottom w:val="none" w:sz="0" w:space="0" w:color="auto"/>
            <w:right w:val="none" w:sz="0" w:space="0" w:color="auto"/>
          </w:divBdr>
          <w:divsChild>
            <w:div w:id="1625040469">
              <w:marLeft w:val="0"/>
              <w:marRight w:val="0"/>
              <w:marTop w:val="0"/>
              <w:marBottom w:val="0"/>
              <w:divBdr>
                <w:top w:val="none" w:sz="0" w:space="0" w:color="auto"/>
                <w:left w:val="none" w:sz="0" w:space="0" w:color="auto"/>
                <w:bottom w:val="none" w:sz="0" w:space="0" w:color="auto"/>
                <w:right w:val="none" w:sz="0" w:space="0" w:color="auto"/>
              </w:divBdr>
            </w:div>
          </w:divsChild>
        </w:div>
        <w:div w:id="397244605">
          <w:marLeft w:val="0"/>
          <w:marRight w:val="0"/>
          <w:marTop w:val="0"/>
          <w:marBottom w:val="0"/>
          <w:divBdr>
            <w:top w:val="none" w:sz="0" w:space="0" w:color="auto"/>
            <w:left w:val="none" w:sz="0" w:space="0" w:color="auto"/>
            <w:bottom w:val="none" w:sz="0" w:space="0" w:color="auto"/>
            <w:right w:val="none" w:sz="0" w:space="0" w:color="auto"/>
          </w:divBdr>
          <w:divsChild>
            <w:div w:id="1604335697">
              <w:marLeft w:val="0"/>
              <w:marRight w:val="0"/>
              <w:marTop w:val="0"/>
              <w:marBottom w:val="0"/>
              <w:divBdr>
                <w:top w:val="none" w:sz="0" w:space="0" w:color="auto"/>
                <w:left w:val="none" w:sz="0" w:space="0" w:color="auto"/>
                <w:bottom w:val="none" w:sz="0" w:space="0" w:color="auto"/>
                <w:right w:val="none" w:sz="0" w:space="0" w:color="auto"/>
              </w:divBdr>
            </w:div>
          </w:divsChild>
        </w:div>
        <w:div w:id="406147841">
          <w:marLeft w:val="0"/>
          <w:marRight w:val="0"/>
          <w:marTop w:val="0"/>
          <w:marBottom w:val="0"/>
          <w:divBdr>
            <w:top w:val="none" w:sz="0" w:space="0" w:color="auto"/>
            <w:left w:val="none" w:sz="0" w:space="0" w:color="auto"/>
            <w:bottom w:val="none" w:sz="0" w:space="0" w:color="auto"/>
            <w:right w:val="none" w:sz="0" w:space="0" w:color="auto"/>
          </w:divBdr>
          <w:divsChild>
            <w:div w:id="383456451">
              <w:marLeft w:val="0"/>
              <w:marRight w:val="0"/>
              <w:marTop w:val="0"/>
              <w:marBottom w:val="0"/>
              <w:divBdr>
                <w:top w:val="none" w:sz="0" w:space="0" w:color="auto"/>
                <w:left w:val="none" w:sz="0" w:space="0" w:color="auto"/>
                <w:bottom w:val="none" w:sz="0" w:space="0" w:color="auto"/>
                <w:right w:val="none" w:sz="0" w:space="0" w:color="auto"/>
              </w:divBdr>
            </w:div>
          </w:divsChild>
        </w:div>
        <w:div w:id="507987912">
          <w:marLeft w:val="0"/>
          <w:marRight w:val="0"/>
          <w:marTop w:val="0"/>
          <w:marBottom w:val="0"/>
          <w:divBdr>
            <w:top w:val="none" w:sz="0" w:space="0" w:color="auto"/>
            <w:left w:val="none" w:sz="0" w:space="0" w:color="auto"/>
            <w:bottom w:val="none" w:sz="0" w:space="0" w:color="auto"/>
            <w:right w:val="none" w:sz="0" w:space="0" w:color="auto"/>
          </w:divBdr>
          <w:divsChild>
            <w:div w:id="2014795816">
              <w:marLeft w:val="0"/>
              <w:marRight w:val="0"/>
              <w:marTop w:val="0"/>
              <w:marBottom w:val="0"/>
              <w:divBdr>
                <w:top w:val="none" w:sz="0" w:space="0" w:color="auto"/>
                <w:left w:val="none" w:sz="0" w:space="0" w:color="auto"/>
                <w:bottom w:val="none" w:sz="0" w:space="0" w:color="auto"/>
                <w:right w:val="none" w:sz="0" w:space="0" w:color="auto"/>
              </w:divBdr>
            </w:div>
          </w:divsChild>
        </w:div>
        <w:div w:id="791478408">
          <w:marLeft w:val="0"/>
          <w:marRight w:val="0"/>
          <w:marTop w:val="0"/>
          <w:marBottom w:val="0"/>
          <w:divBdr>
            <w:top w:val="none" w:sz="0" w:space="0" w:color="auto"/>
            <w:left w:val="none" w:sz="0" w:space="0" w:color="auto"/>
            <w:bottom w:val="none" w:sz="0" w:space="0" w:color="auto"/>
            <w:right w:val="none" w:sz="0" w:space="0" w:color="auto"/>
          </w:divBdr>
          <w:divsChild>
            <w:div w:id="1129082579">
              <w:marLeft w:val="0"/>
              <w:marRight w:val="0"/>
              <w:marTop w:val="0"/>
              <w:marBottom w:val="0"/>
              <w:divBdr>
                <w:top w:val="none" w:sz="0" w:space="0" w:color="auto"/>
                <w:left w:val="none" w:sz="0" w:space="0" w:color="auto"/>
                <w:bottom w:val="none" w:sz="0" w:space="0" w:color="auto"/>
                <w:right w:val="none" w:sz="0" w:space="0" w:color="auto"/>
              </w:divBdr>
            </w:div>
          </w:divsChild>
        </w:div>
        <w:div w:id="1153370361">
          <w:marLeft w:val="0"/>
          <w:marRight w:val="0"/>
          <w:marTop w:val="0"/>
          <w:marBottom w:val="0"/>
          <w:divBdr>
            <w:top w:val="none" w:sz="0" w:space="0" w:color="auto"/>
            <w:left w:val="none" w:sz="0" w:space="0" w:color="auto"/>
            <w:bottom w:val="none" w:sz="0" w:space="0" w:color="auto"/>
            <w:right w:val="none" w:sz="0" w:space="0" w:color="auto"/>
          </w:divBdr>
          <w:divsChild>
            <w:div w:id="419109027">
              <w:marLeft w:val="0"/>
              <w:marRight w:val="0"/>
              <w:marTop w:val="0"/>
              <w:marBottom w:val="0"/>
              <w:divBdr>
                <w:top w:val="none" w:sz="0" w:space="0" w:color="auto"/>
                <w:left w:val="none" w:sz="0" w:space="0" w:color="auto"/>
                <w:bottom w:val="none" w:sz="0" w:space="0" w:color="auto"/>
                <w:right w:val="none" w:sz="0" w:space="0" w:color="auto"/>
              </w:divBdr>
            </w:div>
          </w:divsChild>
        </w:div>
        <w:div w:id="1155687043">
          <w:marLeft w:val="0"/>
          <w:marRight w:val="0"/>
          <w:marTop w:val="0"/>
          <w:marBottom w:val="0"/>
          <w:divBdr>
            <w:top w:val="none" w:sz="0" w:space="0" w:color="auto"/>
            <w:left w:val="none" w:sz="0" w:space="0" w:color="auto"/>
            <w:bottom w:val="none" w:sz="0" w:space="0" w:color="auto"/>
            <w:right w:val="none" w:sz="0" w:space="0" w:color="auto"/>
          </w:divBdr>
          <w:divsChild>
            <w:div w:id="201482132">
              <w:marLeft w:val="0"/>
              <w:marRight w:val="0"/>
              <w:marTop w:val="0"/>
              <w:marBottom w:val="0"/>
              <w:divBdr>
                <w:top w:val="none" w:sz="0" w:space="0" w:color="auto"/>
                <w:left w:val="none" w:sz="0" w:space="0" w:color="auto"/>
                <w:bottom w:val="none" w:sz="0" w:space="0" w:color="auto"/>
                <w:right w:val="none" w:sz="0" w:space="0" w:color="auto"/>
              </w:divBdr>
            </w:div>
          </w:divsChild>
        </w:div>
        <w:div w:id="1174417494">
          <w:marLeft w:val="0"/>
          <w:marRight w:val="0"/>
          <w:marTop w:val="0"/>
          <w:marBottom w:val="0"/>
          <w:divBdr>
            <w:top w:val="none" w:sz="0" w:space="0" w:color="auto"/>
            <w:left w:val="none" w:sz="0" w:space="0" w:color="auto"/>
            <w:bottom w:val="none" w:sz="0" w:space="0" w:color="auto"/>
            <w:right w:val="none" w:sz="0" w:space="0" w:color="auto"/>
          </w:divBdr>
          <w:divsChild>
            <w:div w:id="331294851">
              <w:marLeft w:val="0"/>
              <w:marRight w:val="0"/>
              <w:marTop w:val="0"/>
              <w:marBottom w:val="0"/>
              <w:divBdr>
                <w:top w:val="none" w:sz="0" w:space="0" w:color="auto"/>
                <w:left w:val="none" w:sz="0" w:space="0" w:color="auto"/>
                <w:bottom w:val="none" w:sz="0" w:space="0" w:color="auto"/>
                <w:right w:val="none" w:sz="0" w:space="0" w:color="auto"/>
              </w:divBdr>
            </w:div>
          </w:divsChild>
        </w:div>
        <w:div w:id="1530294288">
          <w:marLeft w:val="0"/>
          <w:marRight w:val="0"/>
          <w:marTop w:val="0"/>
          <w:marBottom w:val="0"/>
          <w:divBdr>
            <w:top w:val="none" w:sz="0" w:space="0" w:color="auto"/>
            <w:left w:val="none" w:sz="0" w:space="0" w:color="auto"/>
            <w:bottom w:val="none" w:sz="0" w:space="0" w:color="auto"/>
            <w:right w:val="none" w:sz="0" w:space="0" w:color="auto"/>
          </w:divBdr>
          <w:divsChild>
            <w:div w:id="189800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6963">
      <w:bodyDiv w:val="1"/>
      <w:marLeft w:val="0"/>
      <w:marRight w:val="0"/>
      <w:marTop w:val="0"/>
      <w:marBottom w:val="0"/>
      <w:divBdr>
        <w:top w:val="none" w:sz="0" w:space="0" w:color="auto"/>
        <w:left w:val="none" w:sz="0" w:space="0" w:color="auto"/>
        <w:bottom w:val="none" w:sz="0" w:space="0" w:color="auto"/>
        <w:right w:val="none" w:sz="0" w:space="0" w:color="auto"/>
      </w:divBdr>
    </w:div>
    <w:div w:id="44372981">
      <w:bodyDiv w:val="1"/>
      <w:marLeft w:val="0"/>
      <w:marRight w:val="0"/>
      <w:marTop w:val="0"/>
      <w:marBottom w:val="0"/>
      <w:divBdr>
        <w:top w:val="none" w:sz="0" w:space="0" w:color="auto"/>
        <w:left w:val="none" w:sz="0" w:space="0" w:color="auto"/>
        <w:bottom w:val="none" w:sz="0" w:space="0" w:color="auto"/>
        <w:right w:val="none" w:sz="0" w:space="0" w:color="auto"/>
      </w:divBdr>
    </w:div>
    <w:div w:id="54202350">
      <w:bodyDiv w:val="1"/>
      <w:marLeft w:val="0"/>
      <w:marRight w:val="0"/>
      <w:marTop w:val="0"/>
      <w:marBottom w:val="0"/>
      <w:divBdr>
        <w:top w:val="none" w:sz="0" w:space="0" w:color="auto"/>
        <w:left w:val="none" w:sz="0" w:space="0" w:color="auto"/>
        <w:bottom w:val="none" w:sz="0" w:space="0" w:color="auto"/>
        <w:right w:val="none" w:sz="0" w:space="0" w:color="auto"/>
      </w:divBdr>
    </w:div>
    <w:div w:id="68580560">
      <w:bodyDiv w:val="1"/>
      <w:marLeft w:val="0"/>
      <w:marRight w:val="0"/>
      <w:marTop w:val="0"/>
      <w:marBottom w:val="0"/>
      <w:divBdr>
        <w:top w:val="none" w:sz="0" w:space="0" w:color="auto"/>
        <w:left w:val="none" w:sz="0" w:space="0" w:color="auto"/>
        <w:bottom w:val="none" w:sz="0" w:space="0" w:color="auto"/>
        <w:right w:val="none" w:sz="0" w:space="0" w:color="auto"/>
      </w:divBdr>
    </w:div>
    <w:div w:id="148601160">
      <w:bodyDiv w:val="1"/>
      <w:marLeft w:val="0"/>
      <w:marRight w:val="0"/>
      <w:marTop w:val="0"/>
      <w:marBottom w:val="0"/>
      <w:divBdr>
        <w:top w:val="none" w:sz="0" w:space="0" w:color="auto"/>
        <w:left w:val="none" w:sz="0" w:space="0" w:color="auto"/>
        <w:bottom w:val="none" w:sz="0" w:space="0" w:color="auto"/>
        <w:right w:val="none" w:sz="0" w:space="0" w:color="auto"/>
      </w:divBdr>
    </w:div>
    <w:div w:id="195895960">
      <w:bodyDiv w:val="1"/>
      <w:marLeft w:val="0"/>
      <w:marRight w:val="0"/>
      <w:marTop w:val="0"/>
      <w:marBottom w:val="0"/>
      <w:divBdr>
        <w:top w:val="none" w:sz="0" w:space="0" w:color="auto"/>
        <w:left w:val="none" w:sz="0" w:space="0" w:color="auto"/>
        <w:bottom w:val="none" w:sz="0" w:space="0" w:color="auto"/>
        <w:right w:val="none" w:sz="0" w:space="0" w:color="auto"/>
      </w:divBdr>
    </w:div>
    <w:div w:id="246620975">
      <w:bodyDiv w:val="1"/>
      <w:marLeft w:val="0"/>
      <w:marRight w:val="0"/>
      <w:marTop w:val="0"/>
      <w:marBottom w:val="0"/>
      <w:divBdr>
        <w:top w:val="none" w:sz="0" w:space="0" w:color="auto"/>
        <w:left w:val="none" w:sz="0" w:space="0" w:color="auto"/>
        <w:bottom w:val="none" w:sz="0" w:space="0" w:color="auto"/>
        <w:right w:val="none" w:sz="0" w:space="0" w:color="auto"/>
      </w:divBdr>
    </w:div>
    <w:div w:id="248924561">
      <w:bodyDiv w:val="1"/>
      <w:marLeft w:val="0"/>
      <w:marRight w:val="0"/>
      <w:marTop w:val="0"/>
      <w:marBottom w:val="0"/>
      <w:divBdr>
        <w:top w:val="none" w:sz="0" w:space="0" w:color="auto"/>
        <w:left w:val="none" w:sz="0" w:space="0" w:color="auto"/>
        <w:bottom w:val="none" w:sz="0" w:space="0" w:color="auto"/>
        <w:right w:val="none" w:sz="0" w:space="0" w:color="auto"/>
      </w:divBdr>
    </w:div>
    <w:div w:id="272134218">
      <w:bodyDiv w:val="1"/>
      <w:marLeft w:val="0"/>
      <w:marRight w:val="0"/>
      <w:marTop w:val="0"/>
      <w:marBottom w:val="0"/>
      <w:divBdr>
        <w:top w:val="none" w:sz="0" w:space="0" w:color="auto"/>
        <w:left w:val="none" w:sz="0" w:space="0" w:color="auto"/>
        <w:bottom w:val="none" w:sz="0" w:space="0" w:color="auto"/>
        <w:right w:val="none" w:sz="0" w:space="0" w:color="auto"/>
      </w:divBdr>
    </w:div>
    <w:div w:id="273709196">
      <w:bodyDiv w:val="1"/>
      <w:marLeft w:val="0"/>
      <w:marRight w:val="0"/>
      <w:marTop w:val="0"/>
      <w:marBottom w:val="0"/>
      <w:divBdr>
        <w:top w:val="none" w:sz="0" w:space="0" w:color="auto"/>
        <w:left w:val="none" w:sz="0" w:space="0" w:color="auto"/>
        <w:bottom w:val="none" w:sz="0" w:space="0" w:color="auto"/>
        <w:right w:val="none" w:sz="0" w:space="0" w:color="auto"/>
      </w:divBdr>
    </w:div>
    <w:div w:id="283005577">
      <w:bodyDiv w:val="1"/>
      <w:marLeft w:val="0"/>
      <w:marRight w:val="0"/>
      <w:marTop w:val="0"/>
      <w:marBottom w:val="0"/>
      <w:divBdr>
        <w:top w:val="none" w:sz="0" w:space="0" w:color="auto"/>
        <w:left w:val="none" w:sz="0" w:space="0" w:color="auto"/>
        <w:bottom w:val="none" w:sz="0" w:space="0" w:color="auto"/>
        <w:right w:val="none" w:sz="0" w:space="0" w:color="auto"/>
      </w:divBdr>
    </w:div>
    <w:div w:id="294721364">
      <w:bodyDiv w:val="1"/>
      <w:marLeft w:val="0"/>
      <w:marRight w:val="0"/>
      <w:marTop w:val="0"/>
      <w:marBottom w:val="0"/>
      <w:divBdr>
        <w:top w:val="none" w:sz="0" w:space="0" w:color="auto"/>
        <w:left w:val="none" w:sz="0" w:space="0" w:color="auto"/>
        <w:bottom w:val="none" w:sz="0" w:space="0" w:color="auto"/>
        <w:right w:val="none" w:sz="0" w:space="0" w:color="auto"/>
      </w:divBdr>
    </w:div>
    <w:div w:id="319963464">
      <w:bodyDiv w:val="1"/>
      <w:marLeft w:val="0"/>
      <w:marRight w:val="0"/>
      <w:marTop w:val="0"/>
      <w:marBottom w:val="0"/>
      <w:divBdr>
        <w:top w:val="none" w:sz="0" w:space="0" w:color="auto"/>
        <w:left w:val="none" w:sz="0" w:space="0" w:color="auto"/>
        <w:bottom w:val="none" w:sz="0" w:space="0" w:color="auto"/>
        <w:right w:val="none" w:sz="0" w:space="0" w:color="auto"/>
      </w:divBdr>
    </w:div>
    <w:div w:id="325016074">
      <w:bodyDiv w:val="1"/>
      <w:marLeft w:val="0"/>
      <w:marRight w:val="0"/>
      <w:marTop w:val="0"/>
      <w:marBottom w:val="0"/>
      <w:divBdr>
        <w:top w:val="none" w:sz="0" w:space="0" w:color="auto"/>
        <w:left w:val="none" w:sz="0" w:space="0" w:color="auto"/>
        <w:bottom w:val="none" w:sz="0" w:space="0" w:color="auto"/>
        <w:right w:val="none" w:sz="0" w:space="0" w:color="auto"/>
      </w:divBdr>
      <w:divsChild>
        <w:div w:id="38676927">
          <w:marLeft w:val="0"/>
          <w:marRight w:val="0"/>
          <w:marTop w:val="0"/>
          <w:marBottom w:val="0"/>
          <w:divBdr>
            <w:top w:val="none" w:sz="0" w:space="0" w:color="auto"/>
            <w:left w:val="none" w:sz="0" w:space="0" w:color="auto"/>
            <w:bottom w:val="none" w:sz="0" w:space="0" w:color="auto"/>
            <w:right w:val="none" w:sz="0" w:space="0" w:color="auto"/>
          </w:divBdr>
          <w:divsChild>
            <w:div w:id="13819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30209">
      <w:bodyDiv w:val="1"/>
      <w:marLeft w:val="0"/>
      <w:marRight w:val="0"/>
      <w:marTop w:val="0"/>
      <w:marBottom w:val="0"/>
      <w:divBdr>
        <w:top w:val="none" w:sz="0" w:space="0" w:color="auto"/>
        <w:left w:val="none" w:sz="0" w:space="0" w:color="auto"/>
        <w:bottom w:val="none" w:sz="0" w:space="0" w:color="auto"/>
        <w:right w:val="none" w:sz="0" w:space="0" w:color="auto"/>
      </w:divBdr>
    </w:div>
    <w:div w:id="384566075">
      <w:bodyDiv w:val="1"/>
      <w:marLeft w:val="0"/>
      <w:marRight w:val="0"/>
      <w:marTop w:val="0"/>
      <w:marBottom w:val="0"/>
      <w:divBdr>
        <w:top w:val="none" w:sz="0" w:space="0" w:color="auto"/>
        <w:left w:val="none" w:sz="0" w:space="0" w:color="auto"/>
        <w:bottom w:val="none" w:sz="0" w:space="0" w:color="auto"/>
        <w:right w:val="none" w:sz="0" w:space="0" w:color="auto"/>
      </w:divBdr>
    </w:div>
    <w:div w:id="419331387">
      <w:bodyDiv w:val="1"/>
      <w:marLeft w:val="0"/>
      <w:marRight w:val="0"/>
      <w:marTop w:val="0"/>
      <w:marBottom w:val="0"/>
      <w:divBdr>
        <w:top w:val="none" w:sz="0" w:space="0" w:color="auto"/>
        <w:left w:val="none" w:sz="0" w:space="0" w:color="auto"/>
        <w:bottom w:val="none" w:sz="0" w:space="0" w:color="auto"/>
        <w:right w:val="none" w:sz="0" w:space="0" w:color="auto"/>
      </w:divBdr>
      <w:divsChild>
        <w:div w:id="42753748">
          <w:marLeft w:val="0"/>
          <w:marRight w:val="0"/>
          <w:marTop w:val="0"/>
          <w:marBottom w:val="0"/>
          <w:divBdr>
            <w:top w:val="none" w:sz="0" w:space="0" w:color="auto"/>
            <w:left w:val="none" w:sz="0" w:space="0" w:color="auto"/>
            <w:bottom w:val="none" w:sz="0" w:space="0" w:color="auto"/>
            <w:right w:val="none" w:sz="0" w:space="0" w:color="auto"/>
          </w:divBdr>
          <w:divsChild>
            <w:div w:id="1223982105">
              <w:marLeft w:val="0"/>
              <w:marRight w:val="0"/>
              <w:marTop w:val="0"/>
              <w:marBottom w:val="0"/>
              <w:divBdr>
                <w:top w:val="none" w:sz="0" w:space="0" w:color="auto"/>
                <w:left w:val="none" w:sz="0" w:space="0" w:color="auto"/>
                <w:bottom w:val="none" w:sz="0" w:space="0" w:color="auto"/>
                <w:right w:val="none" w:sz="0" w:space="0" w:color="auto"/>
              </w:divBdr>
            </w:div>
          </w:divsChild>
        </w:div>
        <w:div w:id="230116053">
          <w:marLeft w:val="0"/>
          <w:marRight w:val="0"/>
          <w:marTop w:val="0"/>
          <w:marBottom w:val="0"/>
          <w:divBdr>
            <w:top w:val="none" w:sz="0" w:space="0" w:color="auto"/>
            <w:left w:val="none" w:sz="0" w:space="0" w:color="auto"/>
            <w:bottom w:val="none" w:sz="0" w:space="0" w:color="auto"/>
            <w:right w:val="none" w:sz="0" w:space="0" w:color="auto"/>
          </w:divBdr>
          <w:divsChild>
            <w:div w:id="1959754497">
              <w:marLeft w:val="0"/>
              <w:marRight w:val="0"/>
              <w:marTop w:val="0"/>
              <w:marBottom w:val="0"/>
              <w:divBdr>
                <w:top w:val="none" w:sz="0" w:space="0" w:color="auto"/>
                <w:left w:val="none" w:sz="0" w:space="0" w:color="auto"/>
                <w:bottom w:val="none" w:sz="0" w:space="0" w:color="auto"/>
                <w:right w:val="none" w:sz="0" w:space="0" w:color="auto"/>
              </w:divBdr>
            </w:div>
          </w:divsChild>
        </w:div>
        <w:div w:id="975334169">
          <w:marLeft w:val="0"/>
          <w:marRight w:val="0"/>
          <w:marTop w:val="0"/>
          <w:marBottom w:val="0"/>
          <w:divBdr>
            <w:top w:val="none" w:sz="0" w:space="0" w:color="auto"/>
            <w:left w:val="none" w:sz="0" w:space="0" w:color="auto"/>
            <w:bottom w:val="none" w:sz="0" w:space="0" w:color="auto"/>
            <w:right w:val="none" w:sz="0" w:space="0" w:color="auto"/>
          </w:divBdr>
          <w:divsChild>
            <w:div w:id="376396307">
              <w:marLeft w:val="0"/>
              <w:marRight w:val="0"/>
              <w:marTop w:val="0"/>
              <w:marBottom w:val="0"/>
              <w:divBdr>
                <w:top w:val="none" w:sz="0" w:space="0" w:color="auto"/>
                <w:left w:val="none" w:sz="0" w:space="0" w:color="auto"/>
                <w:bottom w:val="none" w:sz="0" w:space="0" w:color="auto"/>
                <w:right w:val="none" w:sz="0" w:space="0" w:color="auto"/>
              </w:divBdr>
            </w:div>
          </w:divsChild>
        </w:div>
        <w:div w:id="977495488">
          <w:marLeft w:val="0"/>
          <w:marRight w:val="0"/>
          <w:marTop w:val="0"/>
          <w:marBottom w:val="0"/>
          <w:divBdr>
            <w:top w:val="none" w:sz="0" w:space="0" w:color="auto"/>
            <w:left w:val="none" w:sz="0" w:space="0" w:color="auto"/>
            <w:bottom w:val="none" w:sz="0" w:space="0" w:color="auto"/>
            <w:right w:val="none" w:sz="0" w:space="0" w:color="auto"/>
          </w:divBdr>
          <w:divsChild>
            <w:div w:id="1972591510">
              <w:marLeft w:val="0"/>
              <w:marRight w:val="0"/>
              <w:marTop w:val="0"/>
              <w:marBottom w:val="0"/>
              <w:divBdr>
                <w:top w:val="none" w:sz="0" w:space="0" w:color="auto"/>
                <w:left w:val="none" w:sz="0" w:space="0" w:color="auto"/>
                <w:bottom w:val="none" w:sz="0" w:space="0" w:color="auto"/>
                <w:right w:val="none" w:sz="0" w:space="0" w:color="auto"/>
              </w:divBdr>
            </w:div>
          </w:divsChild>
        </w:div>
        <w:div w:id="1094978288">
          <w:marLeft w:val="0"/>
          <w:marRight w:val="0"/>
          <w:marTop w:val="0"/>
          <w:marBottom w:val="0"/>
          <w:divBdr>
            <w:top w:val="none" w:sz="0" w:space="0" w:color="auto"/>
            <w:left w:val="none" w:sz="0" w:space="0" w:color="auto"/>
            <w:bottom w:val="none" w:sz="0" w:space="0" w:color="auto"/>
            <w:right w:val="none" w:sz="0" w:space="0" w:color="auto"/>
          </w:divBdr>
          <w:divsChild>
            <w:div w:id="1886403616">
              <w:marLeft w:val="0"/>
              <w:marRight w:val="0"/>
              <w:marTop w:val="0"/>
              <w:marBottom w:val="0"/>
              <w:divBdr>
                <w:top w:val="none" w:sz="0" w:space="0" w:color="auto"/>
                <w:left w:val="none" w:sz="0" w:space="0" w:color="auto"/>
                <w:bottom w:val="none" w:sz="0" w:space="0" w:color="auto"/>
                <w:right w:val="none" w:sz="0" w:space="0" w:color="auto"/>
              </w:divBdr>
            </w:div>
          </w:divsChild>
        </w:div>
        <w:div w:id="1130855240">
          <w:marLeft w:val="0"/>
          <w:marRight w:val="0"/>
          <w:marTop w:val="0"/>
          <w:marBottom w:val="0"/>
          <w:divBdr>
            <w:top w:val="none" w:sz="0" w:space="0" w:color="auto"/>
            <w:left w:val="none" w:sz="0" w:space="0" w:color="auto"/>
            <w:bottom w:val="none" w:sz="0" w:space="0" w:color="auto"/>
            <w:right w:val="none" w:sz="0" w:space="0" w:color="auto"/>
          </w:divBdr>
          <w:divsChild>
            <w:div w:id="1248075313">
              <w:marLeft w:val="0"/>
              <w:marRight w:val="0"/>
              <w:marTop w:val="0"/>
              <w:marBottom w:val="0"/>
              <w:divBdr>
                <w:top w:val="none" w:sz="0" w:space="0" w:color="auto"/>
                <w:left w:val="none" w:sz="0" w:space="0" w:color="auto"/>
                <w:bottom w:val="none" w:sz="0" w:space="0" w:color="auto"/>
                <w:right w:val="none" w:sz="0" w:space="0" w:color="auto"/>
              </w:divBdr>
            </w:div>
          </w:divsChild>
        </w:div>
        <w:div w:id="1268074447">
          <w:marLeft w:val="0"/>
          <w:marRight w:val="0"/>
          <w:marTop w:val="0"/>
          <w:marBottom w:val="0"/>
          <w:divBdr>
            <w:top w:val="none" w:sz="0" w:space="0" w:color="auto"/>
            <w:left w:val="none" w:sz="0" w:space="0" w:color="auto"/>
            <w:bottom w:val="none" w:sz="0" w:space="0" w:color="auto"/>
            <w:right w:val="none" w:sz="0" w:space="0" w:color="auto"/>
          </w:divBdr>
          <w:divsChild>
            <w:div w:id="614602589">
              <w:marLeft w:val="0"/>
              <w:marRight w:val="0"/>
              <w:marTop w:val="0"/>
              <w:marBottom w:val="0"/>
              <w:divBdr>
                <w:top w:val="none" w:sz="0" w:space="0" w:color="auto"/>
                <w:left w:val="none" w:sz="0" w:space="0" w:color="auto"/>
                <w:bottom w:val="none" w:sz="0" w:space="0" w:color="auto"/>
                <w:right w:val="none" w:sz="0" w:space="0" w:color="auto"/>
              </w:divBdr>
            </w:div>
          </w:divsChild>
        </w:div>
        <w:div w:id="1442843544">
          <w:marLeft w:val="0"/>
          <w:marRight w:val="0"/>
          <w:marTop w:val="0"/>
          <w:marBottom w:val="0"/>
          <w:divBdr>
            <w:top w:val="none" w:sz="0" w:space="0" w:color="auto"/>
            <w:left w:val="none" w:sz="0" w:space="0" w:color="auto"/>
            <w:bottom w:val="none" w:sz="0" w:space="0" w:color="auto"/>
            <w:right w:val="none" w:sz="0" w:space="0" w:color="auto"/>
          </w:divBdr>
          <w:divsChild>
            <w:div w:id="115178844">
              <w:marLeft w:val="0"/>
              <w:marRight w:val="0"/>
              <w:marTop w:val="0"/>
              <w:marBottom w:val="0"/>
              <w:divBdr>
                <w:top w:val="none" w:sz="0" w:space="0" w:color="auto"/>
                <w:left w:val="none" w:sz="0" w:space="0" w:color="auto"/>
                <w:bottom w:val="none" w:sz="0" w:space="0" w:color="auto"/>
                <w:right w:val="none" w:sz="0" w:space="0" w:color="auto"/>
              </w:divBdr>
            </w:div>
            <w:div w:id="543978831">
              <w:marLeft w:val="0"/>
              <w:marRight w:val="0"/>
              <w:marTop w:val="0"/>
              <w:marBottom w:val="0"/>
              <w:divBdr>
                <w:top w:val="none" w:sz="0" w:space="0" w:color="auto"/>
                <w:left w:val="none" w:sz="0" w:space="0" w:color="auto"/>
                <w:bottom w:val="none" w:sz="0" w:space="0" w:color="auto"/>
                <w:right w:val="none" w:sz="0" w:space="0" w:color="auto"/>
              </w:divBdr>
            </w:div>
          </w:divsChild>
        </w:div>
        <w:div w:id="1697533912">
          <w:marLeft w:val="0"/>
          <w:marRight w:val="0"/>
          <w:marTop w:val="0"/>
          <w:marBottom w:val="0"/>
          <w:divBdr>
            <w:top w:val="none" w:sz="0" w:space="0" w:color="auto"/>
            <w:left w:val="none" w:sz="0" w:space="0" w:color="auto"/>
            <w:bottom w:val="none" w:sz="0" w:space="0" w:color="auto"/>
            <w:right w:val="none" w:sz="0" w:space="0" w:color="auto"/>
          </w:divBdr>
          <w:divsChild>
            <w:div w:id="1322076795">
              <w:marLeft w:val="0"/>
              <w:marRight w:val="0"/>
              <w:marTop w:val="0"/>
              <w:marBottom w:val="0"/>
              <w:divBdr>
                <w:top w:val="none" w:sz="0" w:space="0" w:color="auto"/>
                <w:left w:val="none" w:sz="0" w:space="0" w:color="auto"/>
                <w:bottom w:val="none" w:sz="0" w:space="0" w:color="auto"/>
                <w:right w:val="none" w:sz="0" w:space="0" w:color="auto"/>
              </w:divBdr>
            </w:div>
          </w:divsChild>
        </w:div>
        <w:div w:id="1848862159">
          <w:marLeft w:val="0"/>
          <w:marRight w:val="0"/>
          <w:marTop w:val="0"/>
          <w:marBottom w:val="0"/>
          <w:divBdr>
            <w:top w:val="none" w:sz="0" w:space="0" w:color="auto"/>
            <w:left w:val="none" w:sz="0" w:space="0" w:color="auto"/>
            <w:bottom w:val="none" w:sz="0" w:space="0" w:color="auto"/>
            <w:right w:val="none" w:sz="0" w:space="0" w:color="auto"/>
          </w:divBdr>
          <w:divsChild>
            <w:div w:id="912861159">
              <w:marLeft w:val="0"/>
              <w:marRight w:val="0"/>
              <w:marTop w:val="0"/>
              <w:marBottom w:val="0"/>
              <w:divBdr>
                <w:top w:val="none" w:sz="0" w:space="0" w:color="auto"/>
                <w:left w:val="none" w:sz="0" w:space="0" w:color="auto"/>
                <w:bottom w:val="none" w:sz="0" w:space="0" w:color="auto"/>
                <w:right w:val="none" w:sz="0" w:space="0" w:color="auto"/>
              </w:divBdr>
            </w:div>
          </w:divsChild>
        </w:div>
        <w:div w:id="1958632384">
          <w:marLeft w:val="0"/>
          <w:marRight w:val="0"/>
          <w:marTop w:val="0"/>
          <w:marBottom w:val="0"/>
          <w:divBdr>
            <w:top w:val="none" w:sz="0" w:space="0" w:color="auto"/>
            <w:left w:val="none" w:sz="0" w:space="0" w:color="auto"/>
            <w:bottom w:val="none" w:sz="0" w:space="0" w:color="auto"/>
            <w:right w:val="none" w:sz="0" w:space="0" w:color="auto"/>
          </w:divBdr>
          <w:divsChild>
            <w:div w:id="865094844">
              <w:marLeft w:val="0"/>
              <w:marRight w:val="0"/>
              <w:marTop w:val="0"/>
              <w:marBottom w:val="0"/>
              <w:divBdr>
                <w:top w:val="none" w:sz="0" w:space="0" w:color="auto"/>
                <w:left w:val="none" w:sz="0" w:space="0" w:color="auto"/>
                <w:bottom w:val="none" w:sz="0" w:space="0" w:color="auto"/>
                <w:right w:val="none" w:sz="0" w:space="0" w:color="auto"/>
              </w:divBdr>
            </w:div>
          </w:divsChild>
        </w:div>
        <w:div w:id="1987009653">
          <w:marLeft w:val="0"/>
          <w:marRight w:val="0"/>
          <w:marTop w:val="0"/>
          <w:marBottom w:val="0"/>
          <w:divBdr>
            <w:top w:val="none" w:sz="0" w:space="0" w:color="auto"/>
            <w:left w:val="none" w:sz="0" w:space="0" w:color="auto"/>
            <w:bottom w:val="none" w:sz="0" w:space="0" w:color="auto"/>
            <w:right w:val="none" w:sz="0" w:space="0" w:color="auto"/>
          </w:divBdr>
          <w:divsChild>
            <w:div w:id="1187791679">
              <w:marLeft w:val="0"/>
              <w:marRight w:val="0"/>
              <w:marTop w:val="0"/>
              <w:marBottom w:val="0"/>
              <w:divBdr>
                <w:top w:val="none" w:sz="0" w:space="0" w:color="auto"/>
                <w:left w:val="none" w:sz="0" w:space="0" w:color="auto"/>
                <w:bottom w:val="none" w:sz="0" w:space="0" w:color="auto"/>
                <w:right w:val="none" w:sz="0" w:space="0" w:color="auto"/>
              </w:divBdr>
            </w:div>
          </w:divsChild>
        </w:div>
        <w:div w:id="2085911008">
          <w:marLeft w:val="0"/>
          <w:marRight w:val="0"/>
          <w:marTop w:val="0"/>
          <w:marBottom w:val="0"/>
          <w:divBdr>
            <w:top w:val="none" w:sz="0" w:space="0" w:color="auto"/>
            <w:left w:val="none" w:sz="0" w:space="0" w:color="auto"/>
            <w:bottom w:val="none" w:sz="0" w:space="0" w:color="auto"/>
            <w:right w:val="none" w:sz="0" w:space="0" w:color="auto"/>
          </w:divBdr>
          <w:divsChild>
            <w:div w:id="1232077223">
              <w:marLeft w:val="0"/>
              <w:marRight w:val="0"/>
              <w:marTop w:val="0"/>
              <w:marBottom w:val="0"/>
              <w:divBdr>
                <w:top w:val="none" w:sz="0" w:space="0" w:color="auto"/>
                <w:left w:val="none" w:sz="0" w:space="0" w:color="auto"/>
                <w:bottom w:val="none" w:sz="0" w:space="0" w:color="auto"/>
                <w:right w:val="none" w:sz="0" w:space="0" w:color="auto"/>
              </w:divBdr>
            </w:div>
          </w:divsChild>
        </w:div>
        <w:div w:id="2095666360">
          <w:marLeft w:val="0"/>
          <w:marRight w:val="0"/>
          <w:marTop w:val="0"/>
          <w:marBottom w:val="0"/>
          <w:divBdr>
            <w:top w:val="none" w:sz="0" w:space="0" w:color="auto"/>
            <w:left w:val="none" w:sz="0" w:space="0" w:color="auto"/>
            <w:bottom w:val="none" w:sz="0" w:space="0" w:color="auto"/>
            <w:right w:val="none" w:sz="0" w:space="0" w:color="auto"/>
          </w:divBdr>
          <w:divsChild>
            <w:div w:id="29428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47346">
      <w:bodyDiv w:val="1"/>
      <w:marLeft w:val="0"/>
      <w:marRight w:val="0"/>
      <w:marTop w:val="0"/>
      <w:marBottom w:val="0"/>
      <w:divBdr>
        <w:top w:val="none" w:sz="0" w:space="0" w:color="auto"/>
        <w:left w:val="none" w:sz="0" w:space="0" w:color="auto"/>
        <w:bottom w:val="none" w:sz="0" w:space="0" w:color="auto"/>
        <w:right w:val="none" w:sz="0" w:space="0" w:color="auto"/>
      </w:divBdr>
    </w:div>
    <w:div w:id="442042016">
      <w:bodyDiv w:val="1"/>
      <w:marLeft w:val="0"/>
      <w:marRight w:val="0"/>
      <w:marTop w:val="0"/>
      <w:marBottom w:val="0"/>
      <w:divBdr>
        <w:top w:val="none" w:sz="0" w:space="0" w:color="auto"/>
        <w:left w:val="none" w:sz="0" w:space="0" w:color="auto"/>
        <w:bottom w:val="none" w:sz="0" w:space="0" w:color="auto"/>
        <w:right w:val="none" w:sz="0" w:space="0" w:color="auto"/>
      </w:divBdr>
    </w:div>
    <w:div w:id="461272162">
      <w:bodyDiv w:val="1"/>
      <w:marLeft w:val="0"/>
      <w:marRight w:val="0"/>
      <w:marTop w:val="0"/>
      <w:marBottom w:val="0"/>
      <w:divBdr>
        <w:top w:val="none" w:sz="0" w:space="0" w:color="auto"/>
        <w:left w:val="none" w:sz="0" w:space="0" w:color="auto"/>
        <w:bottom w:val="none" w:sz="0" w:space="0" w:color="auto"/>
        <w:right w:val="none" w:sz="0" w:space="0" w:color="auto"/>
      </w:divBdr>
    </w:div>
    <w:div w:id="489056556">
      <w:bodyDiv w:val="1"/>
      <w:marLeft w:val="0"/>
      <w:marRight w:val="0"/>
      <w:marTop w:val="0"/>
      <w:marBottom w:val="0"/>
      <w:divBdr>
        <w:top w:val="none" w:sz="0" w:space="0" w:color="auto"/>
        <w:left w:val="none" w:sz="0" w:space="0" w:color="auto"/>
        <w:bottom w:val="none" w:sz="0" w:space="0" w:color="auto"/>
        <w:right w:val="none" w:sz="0" w:space="0" w:color="auto"/>
      </w:divBdr>
    </w:div>
    <w:div w:id="506479235">
      <w:bodyDiv w:val="1"/>
      <w:marLeft w:val="0"/>
      <w:marRight w:val="0"/>
      <w:marTop w:val="0"/>
      <w:marBottom w:val="0"/>
      <w:divBdr>
        <w:top w:val="none" w:sz="0" w:space="0" w:color="auto"/>
        <w:left w:val="none" w:sz="0" w:space="0" w:color="auto"/>
        <w:bottom w:val="none" w:sz="0" w:space="0" w:color="auto"/>
        <w:right w:val="none" w:sz="0" w:space="0" w:color="auto"/>
      </w:divBdr>
    </w:div>
    <w:div w:id="534462476">
      <w:bodyDiv w:val="1"/>
      <w:marLeft w:val="0"/>
      <w:marRight w:val="0"/>
      <w:marTop w:val="0"/>
      <w:marBottom w:val="0"/>
      <w:divBdr>
        <w:top w:val="none" w:sz="0" w:space="0" w:color="auto"/>
        <w:left w:val="none" w:sz="0" w:space="0" w:color="auto"/>
        <w:bottom w:val="none" w:sz="0" w:space="0" w:color="auto"/>
        <w:right w:val="none" w:sz="0" w:space="0" w:color="auto"/>
      </w:divBdr>
      <w:divsChild>
        <w:div w:id="271134194">
          <w:marLeft w:val="0"/>
          <w:marRight w:val="0"/>
          <w:marTop w:val="0"/>
          <w:marBottom w:val="0"/>
          <w:divBdr>
            <w:top w:val="none" w:sz="0" w:space="0" w:color="auto"/>
            <w:left w:val="none" w:sz="0" w:space="0" w:color="auto"/>
            <w:bottom w:val="none" w:sz="0" w:space="0" w:color="auto"/>
            <w:right w:val="none" w:sz="0" w:space="0" w:color="auto"/>
          </w:divBdr>
          <w:divsChild>
            <w:div w:id="2138840460">
              <w:marLeft w:val="0"/>
              <w:marRight w:val="0"/>
              <w:marTop w:val="0"/>
              <w:marBottom w:val="0"/>
              <w:divBdr>
                <w:top w:val="none" w:sz="0" w:space="0" w:color="auto"/>
                <w:left w:val="none" w:sz="0" w:space="0" w:color="auto"/>
                <w:bottom w:val="none" w:sz="0" w:space="0" w:color="auto"/>
                <w:right w:val="none" w:sz="0" w:space="0" w:color="auto"/>
              </w:divBdr>
              <w:divsChild>
                <w:div w:id="1341742040">
                  <w:marLeft w:val="0"/>
                  <w:marRight w:val="0"/>
                  <w:marTop w:val="0"/>
                  <w:marBottom w:val="0"/>
                  <w:divBdr>
                    <w:top w:val="none" w:sz="0" w:space="0" w:color="auto"/>
                    <w:left w:val="none" w:sz="0" w:space="0" w:color="auto"/>
                    <w:bottom w:val="none" w:sz="0" w:space="0" w:color="auto"/>
                    <w:right w:val="none" w:sz="0" w:space="0" w:color="auto"/>
                  </w:divBdr>
                  <w:divsChild>
                    <w:div w:id="510994277">
                      <w:marLeft w:val="0"/>
                      <w:marRight w:val="0"/>
                      <w:marTop w:val="0"/>
                      <w:marBottom w:val="0"/>
                      <w:divBdr>
                        <w:top w:val="none" w:sz="0" w:space="0" w:color="auto"/>
                        <w:left w:val="none" w:sz="0" w:space="0" w:color="auto"/>
                        <w:bottom w:val="none" w:sz="0" w:space="0" w:color="auto"/>
                        <w:right w:val="none" w:sz="0" w:space="0" w:color="auto"/>
                      </w:divBdr>
                      <w:divsChild>
                        <w:div w:id="196351986">
                          <w:marLeft w:val="0"/>
                          <w:marRight w:val="0"/>
                          <w:marTop w:val="0"/>
                          <w:marBottom w:val="0"/>
                          <w:divBdr>
                            <w:top w:val="none" w:sz="0" w:space="0" w:color="auto"/>
                            <w:left w:val="none" w:sz="0" w:space="0" w:color="auto"/>
                            <w:bottom w:val="none" w:sz="0" w:space="0" w:color="auto"/>
                            <w:right w:val="none" w:sz="0" w:space="0" w:color="auto"/>
                          </w:divBdr>
                          <w:divsChild>
                            <w:div w:id="665986124">
                              <w:marLeft w:val="0"/>
                              <w:marRight w:val="0"/>
                              <w:marTop w:val="0"/>
                              <w:marBottom w:val="0"/>
                              <w:divBdr>
                                <w:top w:val="none" w:sz="0" w:space="0" w:color="auto"/>
                                <w:left w:val="none" w:sz="0" w:space="0" w:color="auto"/>
                                <w:bottom w:val="none" w:sz="0" w:space="0" w:color="auto"/>
                                <w:right w:val="none" w:sz="0" w:space="0" w:color="auto"/>
                              </w:divBdr>
                              <w:divsChild>
                                <w:div w:id="1745838928">
                                  <w:marLeft w:val="0"/>
                                  <w:marRight w:val="0"/>
                                  <w:marTop w:val="0"/>
                                  <w:marBottom w:val="0"/>
                                  <w:divBdr>
                                    <w:top w:val="none" w:sz="0" w:space="0" w:color="auto"/>
                                    <w:left w:val="none" w:sz="0" w:space="0" w:color="auto"/>
                                    <w:bottom w:val="none" w:sz="0" w:space="0" w:color="auto"/>
                                    <w:right w:val="none" w:sz="0" w:space="0" w:color="auto"/>
                                  </w:divBdr>
                                  <w:divsChild>
                                    <w:div w:id="75663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8738440">
      <w:bodyDiv w:val="1"/>
      <w:marLeft w:val="0"/>
      <w:marRight w:val="0"/>
      <w:marTop w:val="0"/>
      <w:marBottom w:val="0"/>
      <w:divBdr>
        <w:top w:val="none" w:sz="0" w:space="0" w:color="auto"/>
        <w:left w:val="none" w:sz="0" w:space="0" w:color="auto"/>
        <w:bottom w:val="none" w:sz="0" w:space="0" w:color="auto"/>
        <w:right w:val="none" w:sz="0" w:space="0" w:color="auto"/>
      </w:divBdr>
    </w:div>
    <w:div w:id="552469903">
      <w:bodyDiv w:val="1"/>
      <w:marLeft w:val="0"/>
      <w:marRight w:val="0"/>
      <w:marTop w:val="0"/>
      <w:marBottom w:val="0"/>
      <w:divBdr>
        <w:top w:val="none" w:sz="0" w:space="0" w:color="auto"/>
        <w:left w:val="none" w:sz="0" w:space="0" w:color="auto"/>
        <w:bottom w:val="none" w:sz="0" w:space="0" w:color="auto"/>
        <w:right w:val="none" w:sz="0" w:space="0" w:color="auto"/>
      </w:divBdr>
    </w:div>
    <w:div w:id="553197166">
      <w:bodyDiv w:val="1"/>
      <w:marLeft w:val="0"/>
      <w:marRight w:val="0"/>
      <w:marTop w:val="0"/>
      <w:marBottom w:val="0"/>
      <w:divBdr>
        <w:top w:val="none" w:sz="0" w:space="0" w:color="auto"/>
        <w:left w:val="none" w:sz="0" w:space="0" w:color="auto"/>
        <w:bottom w:val="none" w:sz="0" w:space="0" w:color="auto"/>
        <w:right w:val="none" w:sz="0" w:space="0" w:color="auto"/>
      </w:divBdr>
    </w:div>
    <w:div w:id="564687372">
      <w:bodyDiv w:val="1"/>
      <w:marLeft w:val="0"/>
      <w:marRight w:val="0"/>
      <w:marTop w:val="0"/>
      <w:marBottom w:val="0"/>
      <w:divBdr>
        <w:top w:val="none" w:sz="0" w:space="0" w:color="auto"/>
        <w:left w:val="none" w:sz="0" w:space="0" w:color="auto"/>
        <w:bottom w:val="none" w:sz="0" w:space="0" w:color="auto"/>
        <w:right w:val="none" w:sz="0" w:space="0" w:color="auto"/>
      </w:divBdr>
    </w:div>
    <w:div w:id="567032141">
      <w:bodyDiv w:val="1"/>
      <w:marLeft w:val="0"/>
      <w:marRight w:val="0"/>
      <w:marTop w:val="0"/>
      <w:marBottom w:val="0"/>
      <w:divBdr>
        <w:top w:val="none" w:sz="0" w:space="0" w:color="auto"/>
        <w:left w:val="none" w:sz="0" w:space="0" w:color="auto"/>
        <w:bottom w:val="none" w:sz="0" w:space="0" w:color="auto"/>
        <w:right w:val="none" w:sz="0" w:space="0" w:color="auto"/>
      </w:divBdr>
    </w:div>
    <w:div w:id="628898914">
      <w:bodyDiv w:val="1"/>
      <w:marLeft w:val="0"/>
      <w:marRight w:val="0"/>
      <w:marTop w:val="0"/>
      <w:marBottom w:val="0"/>
      <w:divBdr>
        <w:top w:val="none" w:sz="0" w:space="0" w:color="auto"/>
        <w:left w:val="none" w:sz="0" w:space="0" w:color="auto"/>
        <w:bottom w:val="none" w:sz="0" w:space="0" w:color="auto"/>
        <w:right w:val="none" w:sz="0" w:space="0" w:color="auto"/>
      </w:divBdr>
    </w:div>
    <w:div w:id="668143432">
      <w:bodyDiv w:val="1"/>
      <w:marLeft w:val="0"/>
      <w:marRight w:val="0"/>
      <w:marTop w:val="0"/>
      <w:marBottom w:val="0"/>
      <w:divBdr>
        <w:top w:val="none" w:sz="0" w:space="0" w:color="auto"/>
        <w:left w:val="none" w:sz="0" w:space="0" w:color="auto"/>
        <w:bottom w:val="none" w:sz="0" w:space="0" w:color="auto"/>
        <w:right w:val="none" w:sz="0" w:space="0" w:color="auto"/>
      </w:divBdr>
    </w:div>
    <w:div w:id="676660120">
      <w:bodyDiv w:val="1"/>
      <w:marLeft w:val="0"/>
      <w:marRight w:val="0"/>
      <w:marTop w:val="0"/>
      <w:marBottom w:val="0"/>
      <w:divBdr>
        <w:top w:val="none" w:sz="0" w:space="0" w:color="auto"/>
        <w:left w:val="none" w:sz="0" w:space="0" w:color="auto"/>
        <w:bottom w:val="none" w:sz="0" w:space="0" w:color="auto"/>
        <w:right w:val="none" w:sz="0" w:space="0" w:color="auto"/>
      </w:divBdr>
    </w:div>
    <w:div w:id="695931448">
      <w:bodyDiv w:val="1"/>
      <w:marLeft w:val="0"/>
      <w:marRight w:val="0"/>
      <w:marTop w:val="0"/>
      <w:marBottom w:val="0"/>
      <w:divBdr>
        <w:top w:val="none" w:sz="0" w:space="0" w:color="auto"/>
        <w:left w:val="none" w:sz="0" w:space="0" w:color="auto"/>
        <w:bottom w:val="none" w:sz="0" w:space="0" w:color="auto"/>
        <w:right w:val="none" w:sz="0" w:space="0" w:color="auto"/>
      </w:divBdr>
    </w:div>
    <w:div w:id="716243438">
      <w:bodyDiv w:val="1"/>
      <w:marLeft w:val="0"/>
      <w:marRight w:val="0"/>
      <w:marTop w:val="0"/>
      <w:marBottom w:val="0"/>
      <w:divBdr>
        <w:top w:val="none" w:sz="0" w:space="0" w:color="auto"/>
        <w:left w:val="none" w:sz="0" w:space="0" w:color="auto"/>
        <w:bottom w:val="none" w:sz="0" w:space="0" w:color="auto"/>
        <w:right w:val="none" w:sz="0" w:space="0" w:color="auto"/>
      </w:divBdr>
    </w:div>
    <w:div w:id="736439307">
      <w:bodyDiv w:val="1"/>
      <w:marLeft w:val="0"/>
      <w:marRight w:val="0"/>
      <w:marTop w:val="0"/>
      <w:marBottom w:val="0"/>
      <w:divBdr>
        <w:top w:val="none" w:sz="0" w:space="0" w:color="auto"/>
        <w:left w:val="none" w:sz="0" w:space="0" w:color="auto"/>
        <w:bottom w:val="none" w:sz="0" w:space="0" w:color="auto"/>
        <w:right w:val="none" w:sz="0" w:space="0" w:color="auto"/>
      </w:divBdr>
    </w:div>
    <w:div w:id="761684092">
      <w:bodyDiv w:val="1"/>
      <w:marLeft w:val="0"/>
      <w:marRight w:val="0"/>
      <w:marTop w:val="0"/>
      <w:marBottom w:val="0"/>
      <w:divBdr>
        <w:top w:val="none" w:sz="0" w:space="0" w:color="auto"/>
        <w:left w:val="none" w:sz="0" w:space="0" w:color="auto"/>
        <w:bottom w:val="none" w:sz="0" w:space="0" w:color="auto"/>
        <w:right w:val="none" w:sz="0" w:space="0" w:color="auto"/>
      </w:divBdr>
    </w:div>
    <w:div w:id="774667048">
      <w:bodyDiv w:val="1"/>
      <w:marLeft w:val="0"/>
      <w:marRight w:val="0"/>
      <w:marTop w:val="0"/>
      <w:marBottom w:val="0"/>
      <w:divBdr>
        <w:top w:val="none" w:sz="0" w:space="0" w:color="auto"/>
        <w:left w:val="none" w:sz="0" w:space="0" w:color="auto"/>
        <w:bottom w:val="none" w:sz="0" w:space="0" w:color="auto"/>
        <w:right w:val="none" w:sz="0" w:space="0" w:color="auto"/>
      </w:divBdr>
    </w:div>
    <w:div w:id="796526361">
      <w:bodyDiv w:val="1"/>
      <w:marLeft w:val="0"/>
      <w:marRight w:val="0"/>
      <w:marTop w:val="0"/>
      <w:marBottom w:val="0"/>
      <w:divBdr>
        <w:top w:val="none" w:sz="0" w:space="0" w:color="auto"/>
        <w:left w:val="none" w:sz="0" w:space="0" w:color="auto"/>
        <w:bottom w:val="none" w:sz="0" w:space="0" w:color="auto"/>
        <w:right w:val="none" w:sz="0" w:space="0" w:color="auto"/>
      </w:divBdr>
    </w:div>
    <w:div w:id="810904320">
      <w:bodyDiv w:val="1"/>
      <w:marLeft w:val="0"/>
      <w:marRight w:val="0"/>
      <w:marTop w:val="0"/>
      <w:marBottom w:val="0"/>
      <w:divBdr>
        <w:top w:val="none" w:sz="0" w:space="0" w:color="auto"/>
        <w:left w:val="none" w:sz="0" w:space="0" w:color="auto"/>
        <w:bottom w:val="none" w:sz="0" w:space="0" w:color="auto"/>
        <w:right w:val="none" w:sz="0" w:space="0" w:color="auto"/>
      </w:divBdr>
    </w:div>
    <w:div w:id="814683407">
      <w:bodyDiv w:val="1"/>
      <w:marLeft w:val="0"/>
      <w:marRight w:val="0"/>
      <w:marTop w:val="0"/>
      <w:marBottom w:val="0"/>
      <w:divBdr>
        <w:top w:val="none" w:sz="0" w:space="0" w:color="auto"/>
        <w:left w:val="none" w:sz="0" w:space="0" w:color="auto"/>
        <w:bottom w:val="none" w:sz="0" w:space="0" w:color="auto"/>
        <w:right w:val="none" w:sz="0" w:space="0" w:color="auto"/>
      </w:divBdr>
    </w:div>
    <w:div w:id="827744162">
      <w:bodyDiv w:val="1"/>
      <w:marLeft w:val="0"/>
      <w:marRight w:val="0"/>
      <w:marTop w:val="0"/>
      <w:marBottom w:val="0"/>
      <w:divBdr>
        <w:top w:val="none" w:sz="0" w:space="0" w:color="auto"/>
        <w:left w:val="none" w:sz="0" w:space="0" w:color="auto"/>
        <w:bottom w:val="none" w:sz="0" w:space="0" w:color="auto"/>
        <w:right w:val="none" w:sz="0" w:space="0" w:color="auto"/>
      </w:divBdr>
    </w:div>
    <w:div w:id="836270770">
      <w:bodyDiv w:val="1"/>
      <w:marLeft w:val="0"/>
      <w:marRight w:val="0"/>
      <w:marTop w:val="0"/>
      <w:marBottom w:val="0"/>
      <w:divBdr>
        <w:top w:val="none" w:sz="0" w:space="0" w:color="auto"/>
        <w:left w:val="none" w:sz="0" w:space="0" w:color="auto"/>
        <w:bottom w:val="none" w:sz="0" w:space="0" w:color="auto"/>
        <w:right w:val="none" w:sz="0" w:space="0" w:color="auto"/>
      </w:divBdr>
    </w:div>
    <w:div w:id="901141727">
      <w:bodyDiv w:val="1"/>
      <w:marLeft w:val="0"/>
      <w:marRight w:val="0"/>
      <w:marTop w:val="0"/>
      <w:marBottom w:val="0"/>
      <w:divBdr>
        <w:top w:val="none" w:sz="0" w:space="0" w:color="auto"/>
        <w:left w:val="none" w:sz="0" w:space="0" w:color="auto"/>
        <w:bottom w:val="none" w:sz="0" w:space="0" w:color="auto"/>
        <w:right w:val="none" w:sz="0" w:space="0" w:color="auto"/>
      </w:divBdr>
    </w:div>
    <w:div w:id="901333463">
      <w:bodyDiv w:val="1"/>
      <w:marLeft w:val="0"/>
      <w:marRight w:val="0"/>
      <w:marTop w:val="0"/>
      <w:marBottom w:val="0"/>
      <w:divBdr>
        <w:top w:val="none" w:sz="0" w:space="0" w:color="auto"/>
        <w:left w:val="none" w:sz="0" w:space="0" w:color="auto"/>
        <w:bottom w:val="none" w:sz="0" w:space="0" w:color="auto"/>
        <w:right w:val="none" w:sz="0" w:space="0" w:color="auto"/>
      </w:divBdr>
    </w:div>
    <w:div w:id="966855525">
      <w:bodyDiv w:val="1"/>
      <w:marLeft w:val="0"/>
      <w:marRight w:val="0"/>
      <w:marTop w:val="0"/>
      <w:marBottom w:val="0"/>
      <w:divBdr>
        <w:top w:val="none" w:sz="0" w:space="0" w:color="auto"/>
        <w:left w:val="none" w:sz="0" w:space="0" w:color="auto"/>
        <w:bottom w:val="none" w:sz="0" w:space="0" w:color="auto"/>
        <w:right w:val="none" w:sz="0" w:space="0" w:color="auto"/>
      </w:divBdr>
    </w:div>
    <w:div w:id="967860151">
      <w:bodyDiv w:val="1"/>
      <w:marLeft w:val="0"/>
      <w:marRight w:val="0"/>
      <w:marTop w:val="0"/>
      <w:marBottom w:val="0"/>
      <w:divBdr>
        <w:top w:val="none" w:sz="0" w:space="0" w:color="auto"/>
        <w:left w:val="none" w:sz="0" w:space="0" w:color="auto"/>
        <w:bottom w:val="none" w:sz="0" w:space="0" w:color="auto"/>
        <w:right w:val="none" w:sz="0" w:space="0" w:color="auto"/>
      </w:divBdr>
    </w:div>
    <w:div w:id="970402240">
      <w:bodyDiv w:val="1"/>
      <w:marLeft w:val="0"/>
      <w:marRight w:val="0"/>
      <w:marTop w:val="0"/>
      <w:marBottom w:val="0"/>
      <w:divBdr>
        <w:top w:val="none" w:sz="0" w:space="0" w:color="auto"/>
        <w:left w:val="none" w:sz="0" w:space="0" w:color="auto"/>
        <w:bottom w:val="none" w:sz="0" w:space="0" w:color="auto"/>
        <w:right w:val="none" w:sz="0" w:space="0" w:color="auto"/>
      </w:divBdr>
    </w:div>
    <w:div w:id="1049113060">
      <w:bodyDiv w:val="1"/>
      <w:marLeft w:val="0"/>
      <w:marRight w:val="0"/>
      <w:marTop w:val="0"/>
      <w:marBottom w:val="0"/>
      <w:divBdr>
        <w:top w:val="none" w:sz="0" w:space="0" w:color="auto"/>
        <w:left w:val="none" w:sz="0" w:space="0" w:color="auto"/>
        <w:bottom w:val="none" w:sz="0" w:space="0" w:color="auto"/>
        <w:right w:val="none" w:sz="0" w:space="0" w:color="auto"/>
      </w:divBdr>
    </w:div>
    <w:div w:id="1059523387">
      <w:bodyDiv w:val="1"/>
      <w:marLeft w:val="0"/>
      <w:marRight w:val="0"/>
      <w:marTop w:val="0"/>
      <w:marBottom w:val="0"/>
      <w:divBdr>
        <w:top w:val="none" w:sz="0" w:space="0" w:color="auto"/>
        <w:left w:val="none" w:sz="0" w:space="0" w:color="auto"/>
        <w:bottom w:val="none" w:sz="0" w:space="0" w:color="auto"/>
        <w:right w:val="none" w:sz="0" w:space="0" w:color="auto"/>
      </w:divBdr>
    </w:div>
    <w:div w:id="1095638133">
      <w:bodyDiv w:val="1"/>
      <w:marLeft w:val="0"/>
      <w:marRight w:val="0"/>
      <w:marTop w:val="0"/>
      <w:marBottom w:val="0"/>
      <w:divBdr>
        <w:top w:val="none" w:sz="0" w:space="0" w:color="auto"/>
        <w:left w:val="none" w:sz="0" w:space="0" w:color="auto"/>
        <w:bottom w:val="none" w:sz="0" w:space="0" w:color="auto"/>
        <w:right w:val="none" w:sz="0" w:space="0" w:color="auto"/>
      </w:divBdr>
    </w:div>
    <w:div w:id="1117022731">
      <w:bodyDiv w:val="1"/>
      <w:marLeft w:val="0"/>
      <w:marRight w:val="0"/>
      <w:marTop w:val="0"/>
      <w:marBottom w:val="0"/>
      <w:divBdr>
        <w:top w:val="none" w:sz="0" w:space="0" w:color="auto"/>
        <w:left w:val="none" w:sz="0" w:space="0" w:color="auto"/>
        <w:bottom w:val="none" w:sz="0" w:space="0" w:color="auto"/>
        <w:right w:val="none" w:sz="0" w:space="0" w:color="auto"/>
      </w:divBdr>
    </w:div>
    <w:div w:id="1131946515">
      <w:bodyDiv w:val="1"/>
      <w:marLeft w:val="0"/>
      <w:marRight w:val="0"/>
      <w:marTop w:val="0"/>
      <w:marBottom w:val="0"/>
      <w:divBdr>
        <w:top w:val="none" w:sz="0" w:space="0" w:color="auto"/>
        <w:left w:val="none" w:sz="0" w:space="0" w:color="auto"/>
        <w:bottom w:val="none" w:sz="0" w:space="0" w:color="auto"/>
        <w:right w:val="none" w:sz="0" w:space="0" w:color="auto"/>
      </w:divBdr>
    </w:div>
    <w:div w:id="1203789404">
      <w:bodyDiv w:val="1"/>
      <w:marLeft w:val="0"/>
      <w:marRight w:val="0"/>
      <w:marTop w:val="0"/>
      <w:marBottom w:val="0"/>
      <w:divBdr>
        <w:top w:val="none" w:sz="0" w:space="0" w:color="auto"/>
        <w:left w:val="none" w:sz="0" w:space="0" w:color="auto"/>
        <w:bottom w:val="none" w:sz="0" w:space="0" w:color="auto"/>
        <w:right w:val="none" w:sz="0" w:space="0" w:color="auto"/>
      </w:divBdr>
    </w:div>
    <w:div w:id="1210189189">
      <w:bodyDiv w:val="1"/>
      <w:marLeft w:val="0"/>
      <w:marRight w:val="0"/>
      <w:marTop w:val="0"/>
      <w:marBottom w:val="0"/>
      <w:divBdr>
        <w:top w:val="none" w:sz="0" w:space="0" w:color="auto"/>
        <w:left w:val="none" w:sz="0" w:space="0" w:color="auto"/>
        <w:bottom w:val="none" w:sz="0" w:space="0" w:color="auto"/>
        <w:right w:val="none" w:sz="0" w:space="0" w:color="auto"/>
      </w:divBdr>
    </w:div>
    <w:div w:id="1221139572">
      <w:bodyDiv w:val="1"/>
      <w:marLeft w:val="0"/>
      <w:marRight w:val="0"/>
      <w:marTop w:val="0"/>
      <w:marBottom w:val="0"/>
      <w:divBdr>
        <w:top w:val="none" w:sz="0" w:space="0" w:color="auto"/>
        <w:left w:val="none" w:sz="0" w:space="0" w:color="auto"/>
        <w:bottom w:val="none" w:sz="0" w:space="0" w:color="auto"/>
        <w:right w:val="none" w:sz="0" w:space="0" w:color="auto"/>
      </w:divBdr>
      <w:divsChild>
        <w:div w:id="1861820984">
          <w:marLeft w:val="0"/>
          <w:marRight w:val="0"/>
          <w:marTop w:val="0"/>
          <w:marBottom w:val="0"/>
          <w:divBdr>
            <w:top w:val="none" w:sz="0" w:space="0" w:color="auto"/>
            <w:left w:val="none" w:sz="0" w:space="0" w:color="auto"/>
            <w:bottom w:val="none" w:sz="0" w:space="0" w:color="auto"/>
            <w:right w:val="none" w:sz="0" w:space="0" w:color="auto"/>
          </w:divBdr>
          <w:divsChild>
            <w:div w:id="365326844">
              <w:marLeft w:val="0"/>
              <w:marRight w:val="0"/>
              <w:marTop w:val="0"/>
              <w:marBottom w:val="0"/>
              <w:divBdr>
                <w:top w:val="none" w:sz="0" w:space="0" w:color="auto"/>
                <w:left w:val="none" w:sz="0" w:space="0" w:color="auto"/>
                <w:bottom w:val="none" w:sz="0" w:space="0" w:color="auto"/>
                <w:right w:val="none" w:sz="0" w:space="0" w:color="auto"/>
              </w:divBdr>
              <w:divsChild>
                <w:div w:id="1385519341">
                  <w:marLeft w:val="0"/>
                  <w:marRight w:val="0"/>
                  <w:marTop w:val="0"/>
                  <w:marBottom w:val="0"/>
                  <w:divBdr>
                    <w:top w:val="none" w:sz="0" w:space="0" w:color="auto"/>
                    <w:left w:val="none" w:sz="0" w:space="0" w:color="auto"/>
                    <w:bottom w:val="none" w:sz="0" w:space="0" w:color="auto"/>
                    <w:right w:val="none" w:sz="0" w:space="0" w:color="auto"/>
                  </w:divBdr>
                  <w:divsChild>
                    <w:div w:id="1279725081">
                      <w:marLeft w:val="0"/>
                      <w:marRight w:val="0"/>
                      <w:marTop w:val="0"/>
                      <w:marBottom w:val="0"/>
                      <w:divBdr>
                        <w:top w:val="none" w:sz="0" w:space="0" w:color="auto"/>
                        <w:left w:val="none" w:sz="0" w:space="0" w:color="auto"/>
                        <w:bottom w:val="none" w:sz="0" w:space="0" w:color="auto"/>
                        <w:right w:val="none" w:sz="0" w:space="0" w:color="auto"/>
                      </w:divBdr>
                      <w:divsChild>
                        <w:div w:id="1229193605">
                          <w:marLeft w:val="0"/>
                          <w:marRight w:val="0"/>
                          <w:marTop w:val="0"/>
                          <w:marBottom w:val="0"/>
                          <w:divBdr>
                            <w:top w:val="none" w:sz="0" w:space="0" w:color="auto"/>
                            <w:left w:val="none" w:sz="0" w:space="0" w:color="auto"/>
                            <w:bottom w:val="none" w:sz="0" w:space="0" w:color="auto"/>
                            <w:right w:val="none" w:sz="0" w:space="0" w:color="auto"/>
                          </w:divBdr>
                          <w:divsChild>
                            <w:div w:id="1513448470">
                              <w:marLeft w:val="0"/>
                              <w:marRight w:val="0"/>
                              <w:marTop w:val="0"/>
                              <w:marBottom w:val="0"/>
                              <w:divBdr>
                                <w:top w:val="none" w:sz="0" w:space="0" w:color="auto"/>
                                <w:left w:val="none" w:sz="0" w:space="0" w:color="auto"/>
                                <w:bottom w:val="none" w:sz="0" w:space="0" w:color="auto"/>
                                <w:right w:val="none" w:sz="0" w:space="0" w:color="auto"/>
                              </w:divBdr>
                              <w:divsChild>
                                <w:div w:id="158276462">
                                  <w:marLeft w:val="0"/>
                                  <w:marRight w:val="0"/>
                                  <w:marTop w:val="0"/>
                                  <w:marBottom w:val="0"/>
                                  <w:divBdr>
                                    <w:top w:val="none" w:sz="0" w:space="0" w:color="auto"/>
                                    <w:left w:val="none" w:sz="0" w:space="0" w:color="auto"/>
                                    <w:bottom w:val="none" w:sz="0" w:space="0" w:color="auto"/>
                                    <w:right w:val="none" w:sz="0" w:space="0" w:color="auto"/>
                                  </w:divBdr>
                                  <w:divsChild>
                                    <w:div w:id="20760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8108136">
      <w:bodyDiv w:val="1"/>
      <w:marLeft w:val="0"/>
      <w:marRight w:val="0"/>
      <w:marTop w:val="0"/>
      <w:marBottom w:val="0"/>
      <w:divBdr>
        <w:top w:val="none" w:sz="0" w:space="0" w:color="auto"/>
        <w:left w:val="none" w:sz="0" w:space="0" w:color="auto"/>
        <w:bottom w:val="none" w:sz="0" w:space="0" w:color="auto"/>
        <w:right w:val="none" w:sz="0" w:space="0" w:color="auto"/>
      </w:divBdr>
    </w:div>
    <w:div w:id="1243367367">
      <w:bodyDiv w:val="1"/>
      <w:marLeft w:val="0"/>
      <w:marRight w:val="0"/>
      <w:marTop w:val="0"/>
      <w:marBottom w:val="0"/>
      <w:divBdr>
        <w:top w:val="none" w:sz="0" w:space="0" w:color="auto"/>
        <w:left w:val="none" w:sz="0" w:space="0" w:color="auto"/>
        <w:bottom w:val="none" w:sz="0" w:space="0" w:color="auto"/>
        <w:right w:val="none" w:sz="0" w:space="0" w:color="auto"/>
      </w:divBdr>
      <w:divsChild>
        <w:div w:id="113600700">
          <w:marLeft w:val="0"/>
          <w:marRight w:val="0"/>
          <w:marTop w:val="0"/>
          <w:marBottom w:val="0"/>
          <w:divBdr>
            <w:top w:val="none" w:sz="0" w:space="0" w:color="auto"/>
            <w:left w:val="none" w:sz="0" w:space="0" w:color="auto"/>
            <w:bottom w:val="none" w:sz="0" w:space="0" w:color="auto"/>
            <w:right w:val="none" w:sz="0" w:space="0" w:color="auto"/>
          </w:divBdr>
          <w:divsChild>
            <w:div w:id="1665277087">
              <w:marLeft w:val="0"/>
              <w:marRight w:val="0"/>
              <w:marTop w:val="0"/>
              <w:marBottom w:val="0"/>
              <w:divBdr>
                <w:top w:val="none" w:sz="0" w:space="0" w:color="auto"/>
                <w:left w:val="none" w:sz="0" w:space="0" w:color="auto"/>
                <w:bottom w:val="none" w:sz="0" w:space="0" w:color="auto"/>
                <w:right w:val="none" w:sz="0" w:space="0" w:color="auto"/>
              </w:divBdr>
            </w:div>
          </w:divsChild>
        </w:div>
        <w:div w:id="129638883">
          <w:marLeft w:val="0"/>
          <w:marRight w:val="0"/>
          <w:marTop w:val="0"/>
          <w:marBottom w:val="0"/>
          <w:divBdr>
            <w:top w:val="none" w:sz="0" w:space="0" w:color="auto"/>
            <w:left w:val="none" w:sz="0" w:space="0" w:color="auto"/>
            <w:bottom w:val="none" w:sz="0" w:space="0" w:color="auto"/>
            <w:right w:val="none" w:sz="0" w:space="0" w:color="auto"/>
          </w:divBdr>
          <w:divsChild>
            <w:div w:id="387415442">
              <w:marLeft w:val="0"/>
              <w:marRight w:val="0"/>
              <w:marTop w:val="0"/>
              <w:marBottom w:val="0"/>
              <w:divBdr>
                <w:top w:val="none" w:sz="0" w:space="0" w:color="auto"/>
                <w:left w:val="none" w:sz="0" w:space="0" w:color="auto"/>
                <w:bottom w:val="none" w:sz="0" w:space="0" w:color="auto"/>
                <w:right w:val="none" w:sz="0" w:space="0" w:color="auto"/>
              </w:divBdr>
            </w:div>
          </w:divsChild>
        </w:div>
        <w:div w:id="294989568">
          <w:marLeft w:val="0"/>
          <w:marRight w:val="0"/>
          <w:marTop w:val="0"/>
          <w:marBottom w:val="0"/>
          <w:divBdr>
            <w:top w:val="none" w:sz="0" w:space="0" w:color="auto"/>
            <w:left w:val="none" w:sz="0" w:space="0" w:color="auto"/>
            <w:bottom w:val="none" w:sz="0" w:space="0" w:color="auto"/>
            <w:right w:val="none" w:sz="0" w:space="0" w:color="auto"/>
          </w:divBdr>
          <w:divsChild>
            <w:div w:id="716199295">
              <w:marLeft w:val="0"/>
              <w:marRight w:val="0"/>
              <w:marTop w:val="0"/>
              <w:marBottom w:val="0"/>
              <w:divBdr>
                <w:top w:val="none" w:sz="0" w:space="0" w:color="auto"/>
                <w:left w:val="none" w:sz="0" w:space="0" w:color="auto"/>
                <w:bottom w:val="none" w:sz="0" w:space="0" w:color="auto"/>
                <w:right w:val="none" w:sz="0" w:space="0" w:color="auto"/>
              </w:divBdr>
            </w:div>
          </w:divsChild>
        </w:div>
        <w:div w:id="300891575">
          <w:marLeft w:val="0"/>
          <w:marRight w:val="0"/>
          <w:marTop w:val="0"/>
          <w:marBottom w:val="0"/>
          <w:divBdr>
            <w:top w:val="none" w:sz="0" w:space="0" w:color="auto"/>
            <w:left w:val="none" w:sz="0" w:space="0" w:color="auto"/>
            <w:bottom w:val="none" w:sz="0" w:space="0" w:color="auto"/>
            <w:right w:val="none" w:sz="0" w:space="0" w:color="auto"/>
          </w:divBdr>
          <w:divsChild>
            <w:div w:id="350617888">
              <w:marLeft w:val="0"/>
              <w:marRight w:val="0"/>
              <w:marTop w:val="0"/>
              <w:marBottom w:val="0"/>
              <w:divBdr>
                <w:top w:val="none" w:sz="0" w:space="0" w:color="auto"/>
                <w:left w:val="none" w:sz="0" w:space="0" w:color="auto"/>
                <w:bottom w:val="none" w:sz="0" w:space="0" w:color="auto"/>
                <w:right w:val="none" w:sz="0" w:space="0" w:color="auto"/>
              </w:divBdr>
            </w:div>
            <w:div w:id="772165458">
              <w:marLeft w:val="0"/>
              <w:marRight w:val="0"/>
              <w:marTop w:val="0"/>
              <w:marBottom w:val="0"/>
              <w:divBdr>
                <w:top w:val="none" w:sz="0" w:space="0" w:color="auto"/>
                <w:left w:val="none" w:sz="0" w:space="0" w:color="auto"/>
                <w:bottom w:val="none" w:sz="0" w:space="0" w:color="auto"/>
                <w:right w:val="none" w:sz="0" w:space="0" w:color="auto"/>
              </w:divBdr>
            </w:div>
          </w:divsChild>
        </w:div>
        <w:div w:id="304773042">
          <w:marLeft w:val="0"/>
          <w:marRight w:val="0"/>
          <w:marTop w:val="0"/>
          <w:marBottom w:val="0"/>
          <w:divBdr>
            <w:top w:val="none" w:sz="0" w:space="0" w:color="auto"/>
            <w:left w:val="none" w:sz="0" w:space="0" w:color="auto"/>
            <w:bottom w:val="none" w:sz="0" w:space="0" w:color="auto"/>
            <w:right w:val="none" w:sz="0" w:space="0" w:color="auto"/>
          </w:divBdr>
          <w:divsChild>
            <w:div w:id="199557501">
              <w:marLeft w:val="0"/>
              <w:marRight w:val="0"/>
              <w:marTop w:val="0"/>
              <w:marBottom w:val="0"/>
              <w:divBdr>
                <w:top w:val="none" w:sz="0" w:space="0" w:color="auto"/>
                <w:left w:val="none" w:sz="0" w:space="0" w:color="auto"/>
                <w:bottom w:val="none" w:sz="0" w:space="0" w:color="auto"/>
                <w:right w:val="none" w:sz="0" w:space="0" w:color="auto"/>
              </w:divBdr>
            </w:div>
          </w:divsChild>
        </w:div>
        <w:div w:id="821510671">
          <w:marLeft w:val="0"/>
          <w:marRight w:val="0"/>
          <w:marTop w:val="0"/>
          <w:marBottom w:val="0"/>
          <w:divBdr>
            <w:top w:val="none" w:sz="0" w:space="0" w:color="auto"/>
            <w:left w:val="none" w:sz="0" w:space="0" w:color="auto"/>
            <w:bottom w:val="none" w:sz="0" w:space="0" w:color="auto"/>
            <w:right w:val="none" w:sz="0" w:space="0" w:color="auto"/>
          </w:divBdr>
          <w:divsChild>
            <w:div w:id="620380579">
              <w:marLeft w:val="0"/>
              <w:marRight w:val="0"/>
              <w:marTop w:val="0"/>
              <w:marBottom w:val="0"/>
              <w:divBdr>
                <w:top w:val="none" w:sz="0" w:space="0" w:color="auto"/>
                <w:left w:val="none" w:sz="0" w:space="0" w:color="auto"/>
                <w:bottom w:val="none" w:sz="0" w:space="0" w:color="auto"/>
                <w:right w:val="none" w:sz="0" w:space="0" w:color="auto"/>
              </w:divBdr>
            </w:div>
          </w:divsChild>
        </w:div>
        <w:div w:id="866603857">
          <w:marLeft w:val="0"/>
          <w:marRight w:val="0"/>
          <w:marTop w:val="0"/>
          <w:marBottom w:val="0"/>
          <w:divBdr>
            <w:top w:val="none" w:sz="0" w:space="0" w:color="auto"/>
            <w:left w:val="none" w:sz="0" w:space="0" w:color="auto"/>
            <w:bottom w:val="none" w:sz="0" w:space="0" w:color="auto"/>
            <w:right w:val="none" w:sz="0" w:space="0" w:color="auto"/>
          </w:divBdr>
          <w:divsChild>
            <w:div w:id="477572451">
              <w:marLeft w:val="0"/>
              <w:marRight w:val="0"/>
              <w:marTop w:val="0"/>
              <w:marBottom w:val="0"/>
              <w:divBdr>
                <w:top w:val="none" w:sz="0" w:space="0" w:color="auto"/>
                <w:left w:val="none" w:sz="0" w:space="0" w:color="auto"/>
                <w:bottom w:val="none" w:sz="0" w:space="0" w:color="auto"/>
                <w:right w:val="none" w:sz="0" w:space="0" w:color="auto"/>
              </w:divBdr>
            </w:div>
          </w:divsChild>
        </w:div>
        <w:div w:id="1183394044">
          <w:marLeft w:val="0"/>
          <w:marRight w:val="0"/>
          <w:marTop w:val="0"/>
          <w:marBottom w:val="0"/>
          <w:divBdr>
            <w:top w:val="none" w:sz="0" w:space="0" w:color="auto"/>
            <w:left w:val="none" w:sz="0" w:space="0" w:color="auto"/>
            <w:bottom w:val="none" w:sz="0" w:space="0" w:color="auto"/>
            <w:right w:val="none" w:sz="0" w:space="0" w:color="auto"/>
          </w:divBdr>
          <w:divsChild>
            <w:div w:id="601302581">
              <w:marLeft w:val="0"/>
              <w:marRight w:val="0"/>
              <w:marTop w:val="0"/>
              <w:marBottom w:val="0"/>
              <w:divBdr>
                <w:top w:val="none" w:sz="0" w:space="0" w:color="auto"/>
                <w:left w:val="none" w:sz="0" w:space="0" w:color="auto"/>
                <w:bottom w:val="none" w:sz="0" w:space="0" w:color="auto"/>
                <w:right w:val="none" w:sz="0" w:space="0" w:color="auto"/>
              </w:divBdr>
            </w:div>
          </w:divsChild>
        </w:div>
        <w:div w:id="1484929729">
          <w:marLeft w:val="0"/>
          <w:marRight w:val="0"/>
          <w:marTop w:val="0"/>
          <w:marBottom w:val="0"/>
          <w:divBdr>
            <w:top w:val="none" w:sz="0" w:space="0" w:color="auto"/>
            <w:left w:val="none" w:sz="0" w:space="0" w:color="auto"/>
            <w:bottom w:val="none" w:sz="0" w:space="0" w:color="auto"/>
            <w:right w:val="none" w:sz="0" w:space="0" w:color="auto"/>
          </w:divBdr>
          <w:divsChild>
            <w:div w:id="312370202">
              <w:marLeft w:val="0"/>
              <w:marRight w:val="0"/>
              <w:marTop w:val="0"/>
              <w:marBottom w:val="0"/>
              <w:divBdr>
                <w:top w:val="none" w:sz="0" w:space="0" w:color="auto"/>
                <w:left w:val="none" w:sz="0" w:space="0" w:color="auto"/>
                <w:bottom w:val="none" w:sz="0" w:space="0" w:color="auto"/>
                <w:right w:val="none" w:sz="0" w:space="0" w:color="auto"/>
              </w:divBdr>
            </w:div>
          </w:divsChild>
        </w:div>
        <w:div w:id="1565603737">
          <w:marLeft w:val="0"/>
          <w:marRight w:val="0"/>
          <w:marTop w:val="0"/>
          <w:marBottom w:val="0"/>
          <w:divBdr>
            <w:top w:val="none" w:sz="0" w:space="0" w:color="auto"/>
            <w:left w:val="none" w:sz="0" w:space="0" w:color="auto"/>
            <w:bottom w:val="none" w:sz="0" w:space="0" w:color="auto"/>
            <w:right w:val="none" w:sz="0" w:space="0" w:color="auto"/>
          </w:divBdr>
          <w:divsChild>
            <w:div w:id="1554121694">
              <w:marLeft w:val="0"/>
              <w:marRight w:val="0"/>
              <w:marTop w:val="0"/>
              <w:marBottom w:val="0"/>
              <w:divBdr>
                <w:top w:val="none" w:sz="0" w:space="0" w:color="auto"/>
                <w:left w:val="none" w:sz="0" w:space="0" w:color="auto"/>
                <w:bottom w:val="none" w:sz="0" w:space="0" w:color="auto"/>
                <w:right w:val="none" w:sz="0" w:space="0" w:color="auto"/>
              </w:divBdr>
            </w:div>
          </w:divsChild>
        </w:div>
        <w:div w:id="1634409589">
          <w:marLeft w:val="0"/>
          <w:marRight w:val="0"/>
          <w:marTop w:val="0"/>
          <w:marBottom w:val="0"/>
          <w:divBdr>
            <w:top w:val="none" w:sz="0" w:space="0" w:color="auto"/>
            <w:left w:val="none" w:sz="0" w:space="0" w:color="auto"/>
            <w:bottom w:val="none" w:sz="0" w:space="0" w:color="auto"/>
            <w:right w:val="none" w:sz="0" w:space="0" w:color="auto"/>
          </w:divBdr>
          <w:divsChild>
            <w:div w:id="1713917950">
              <w:marLeft w:val="0"/>
              <w:marRight w:val="0"/>
              <w:marTop w:val="0"/>
              <w:marBottom w:val="0"/>
              <w:divBdr>
                <w:top w:val="none" w:sz="0" w:space="0" w:color="auto"/>
                <w:left w:val="none" w:sz="0" w:space="0" w:color="auto"/>
                <w:bottom w:val="none" w:sz="0" w:space="0" w:color="auto"/>
                <w:right w:val="none" w:sz="0" w:space="0" w:color="auto"/>
              </w:divBdr>
            </w:div>
          </w:divsChild>
        </w:div>
        <w:div w:id="1744797370">
          <w:marLeft w:val="0"/>
          <w:marRight w:val="0"/>
          <w:marTop w:val="0"/>
          <w:marBottom w:val="0"/>
          <w:divBdr>
            <w:top w:val="none" w:sz="0" w:space="0" w:color="auto"/>
            <w:left w:val="none" w:sz="0" w:space="0" w:color="auto"/>
            <w:bottom w:val="none" w:sz="0" w:space="0" w:color="auto"/>
            <w:right w:val="none" w:sz="0" w:space="0" w:color="auto"/>
          </w:divBdr>
          <w:divsChild>
            <w:div w:id="512032824">
              <w:marLeft w:val="0"/>
              <w:marRight w:val="0"/>
              <w:marTop w:val="0"/>
              <w:marBottom w:val="0"/>
              <w:divBdr>
                <w:top w:val="none" w:sz="0" w:space="0" w:color="auto"/>
                <w:left w:val="none" w:sz="0" w:space="0" w:color="auto"/>
                <w:bottom w:val="none" w:sz="0" w:space="0" w:color="auto"/>
                <w:right w:val="none" w:sz="0" w:space="0" w:color="auto"/>
              </w:divBdr>
            </w:div>
          </w:divsChild>
        </w:div>
        <w:div w:id="2099596598">
          <w:marLeft w:val="0"/>
          <w:marRight w:val="0"/>
          <w:marTop w:val="0"/>
          <w:marBottom w:val="0"/>
          <w:divBdr>
            <w:top w:val="none" w:sz="0" w:space="0" w:color="auto"/>
            <w:left w:val="none" w:sz="0" w:space="0" w:color="auto"/>
            <w:bottom w:val="none" w:sz="0" w:space="0" w:color="auto"/>
            <w:right w:val="none" w:sz="0" w:space="0" w:color="auto"/>
          </w:divBdr>
          <w:divsChild>
            <w:div w:id="1224489721">
              <w:marLeft w:val="0"/>
              <w:marRight w:val="0"/>
              <w:marTop w:val="0"/>
              <w:marBottom w:val="0"/>
              <w:divBdr>
                <w:top w:val="none" w:sz="0" w:space="0" w:color="auto"/>
                <w:left w:val="none" w:sz="0" w:space="0" w:color="auto"/>
                <w:bottom w:val="none" w:sz="0" w:space="0" w:color="auto"/>
                <w:right w:val="none" w:sz="0" w:space="0" w:color="auto"/>
              </w:divBdr>
            </w:div>
          </w:divsChild>
        </w:div>
        <w:div w:id="2104953290">
          <w:marLeft w:val="0"/>
          <w:marRight w:val="0"/>
          <w:marTop w:val="0"/>
          <w:marBottom w:val="0"/>
          <w:divBdr>
            <w:top w:val="none" w:sz="0" w:space="0" w:color="auto"/>
            <w:left w:val="none" w:sz="0" w:space="0" w:color="auto"/>
            <w:bottom w:val="none" w:sz="0" w:space="0" w:color="auto"/>
            <w:right w:val="none" w:sz="0" w:space="0" w:color="auto"/>
          </w:divBdr>
          <w:divsChild>
            <w:div w:id="66201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13647">
      <w:bodyDiv w:val="1"/>
      <w:marLeft w:val="0"/>
      <w:marRight w:val="0"/>
      <w:marTop w:val="0"/>
      <w:marBottom w:val="0"/>
      <w:divBdr>
        <w:top w:val="none" w:sz="0" w:space="0" w:color="auto"/>
        <w:left w:val="none" w:sz="0" w:space="0" w:color="auto"/>
        <w:bottom w:val="none" w:sz="0" w:space="0" w:color="auto"/>
        <w:right w:val="none" w:sz="0" w:space="0" w:color="auto"/>
      </w:divBdr>
    </w:div>
    <w:div w:id="1289358801">
      <w:bodyDiv w:val="1"/>
      <w:marLeft w:val="0"/>
      <w:marRight w:val="0"/>
      <w:marTop w:val="0"/>
      <w:marBottom w:val="0"/>
      <w:divBdr>
        <w:top w:val="none" w:sz="0" w:space="0" w:color="auto"/>
        <w:left w:val="none" w:sz="0" w:space="0" w:color="auto"/>
        <w:bottom w:val="none" w:sz="0" w:space="0" w:color="auto"/>
        <w:right w:val="none" w:sz="0" w:space="0" w:color="auto"/>
      </w:divBdr>
    </w:div>
    <w:div w:id="1326281508">
      <w:bodyDiv w:val="1"/>
      <w:marLeft w:val="0"/>
      <w:marRight w:val="0"/>
      <w:marTop w:val="0"/>
      <w:marBottom w:val="0"/>
      <w:divBdr>
        <w:top w:val="none" w:sz="0" w:space="0" w:color="auto"/>
        <w:left w:val="none" w:sz="0" w:space="0" w:color="auto"/>
        <w:bottom w:val="none" w:sz="0" w:space="0" w:color="auto"/>
        <w:right w:val="none" w:sz="0" w:space="0" w:color="auto"/>
      </w:divBdr>
    </w:div>
    <w:div w:id="1391415429">
      <w:bodyDiv w:val="1"/>
      <w:marLeft w:val="0"/>
      <w:marRight w:val="0"/>
      <w:marTop w:val="0"/>
      <w:marBottom w:val="0"/>
      <w:divBdr>
        <w:top w:val="none" w:sz="0" w:space="0" w:color="auto"/>
        <w:left w:val="none" w:sz="0" w:space="0" w:color="auto"/>
        <w:bottom w:val="none" w:sz="0" w:space="0" w:color="auto"/>
        <w:right w:val="none" w:sz="0" w:space="0" w:color="auto"/>
      </w:divBdr>
      <w:divsChild>
        <w:div w:id="2083486802">
          <w:marLeft w:val="-180"/>
          <w:marRight w:val="-180"/>
          <w:marTop w:val="0"/>
          <w:marBottom w:val="0"/>
          <w:divBdr>
            <w:top w:val="none" w:sz="0" w:space="0" w:color="auto"/>
            <w:left w:val="none" w:sz="0" w:space="0" w:color="auto"/>
            <w:bottom w:val="none" w:sz="0" w:space="0" w:color="auto"/>
            <w:right w:val="none" w:sz="0" w:space="0" w:color="auto"/>
          </w:divBdr>
          <w:divsChild>
            <w:div w:id="546262358">
              <w:marLeft w:val="0"/>
              <w:marRight w:val="0"/>
              <w:marTop w:val="0"/>
              <w:marBottom w:val="0"/>
              <w:divBdr>
                <w:top w:val="none" w:sz="0" w:space="0" w:color="auto"/>
                <w:left w:val="none" w:sz="0" w:space="0" w:color="auto"/>
                <w:bottom w:val="none" w:sz="0" w:space="0" w:color="auto"/>
                <w:right w:val="none" w:sz="0" w:space="0" w:color="auto"/>
              </w:divBdr>
            </w:div>
          </w:divsChild>
        </w:div>
        <w:div w:id="2033259053">
          <w:marLeft w:val="0"/>
          <w:marRight w:val="0"/>
          <w:marTop w:val="0"/>
          <w:marBottom w:val="0"/>
          <w:divBdr>
            <w:top w:val="none" w:sz="0" w:space="0" w:color="auto"/>
            <w:left w:val="none" w:sz="0" w:space="0" w:color="auto"/>
            <w:bottom w:val="none" w:sz="0" w:space="0" w:color="auto"/>
            <w:right w:val="none" w:sz="0" w:space="0" w:color="auto"/>
          </w:divBdr>
        </w:div>
      </w:divsChild>
    </w:div>
    <w:div w:id="1431050698">
      <w:bodyDiv w:val="1"/>
      <w:marLeft w:val="0"/>
      <w:marRight w:val="0"/>
      <w:marTop w:val="0"/>
      <w:marBottom w:val="0"/>
      <w:divBdr>
        <w:top w:val="none" w:sz="0" w:space="0" w:color="auto"/>
        <w:left w:val="none" w:sz="0" w:space="0" w:color="auto"/>
        <w:bottom w:val="none" w:sz="0" w:space="0" w:color="auto"/>
        <w:right w:val="none" w:sz="0" w:space="0" w:color="auto"/>
      </w:divBdr>
    </w:div>
    <w:div w:id="1478376261">
      <w:bodyDiv w:val="1"/>
      <w:marLeft w:val="0"/>
      <w:marRight w:val="0"/>
      <w:marTop w:val="0"/>
      <w:marBottom w:val="0"/>
      <w:divBdr>
        <w:top w:val="none" w:sz="0" w:space="0" w:color="auto"/>
        <w:left w:val="none" w:sz="0" w:space="0" w:color="auto"/>
        <w:bottom w:val="none" w:sz="0" w:space="0" w:color="auto"/>
        <w:right w:val="none" w:sz="0" w:space="0" w:color="auto"/>
      </w:divBdr>
    </w:div>
    <w:div w:id="1486556392">
      <w:bodyDiv w:val="1"/>
      <w:marLeft w:val="0"/>
      <w:marRight w:val="0"/>
      <w:marTop w:val="0"/>
      <w:marBottom w:val="0"/>
      <w:divBdr>
        <w:top w:val="none" w:sz="0" w:space="0" w:color="auto"/>
        <w:left w:val="none" w:sz="0" w:space="0" w:color="auto"/>
        <w:bottom w:val="none" w:sz="0" w:space="0" w:color="auto"/>
        <w:right w:val="none" w:sz="0" w:space="0" w:color="auto"/>
      </w:divBdr>
    </w:div>
    <w:div w:id="1498378429">
      <w:bodyDiv w:val="1"/>
      <w:marLeft w:val="0"/>
      <w:marRight w:val="0"/>
      <w:marTop w:val="0"/>
      <w:marBottom w:val="0"/>
      <w:divBdr>
        <w:top w:val="none" w:sz="0" w:space="0" w:color="auto"/>
        <w:left w:val="none" w:sz="0" w:space="0" w:color="auto"/>
        <w:bottom w:val="none" w:sz="0" w:space="0" w:color="auto"/>
        <w:right w:val="none" w:sz="0" w:space="0" w:color="auto"/>
      </w:divBdr>
    </w:div>
    <w:div w:id="1502509034">
      <w:bodyDiv w:val="1"/>
      <w:marLeft w:val="0"/>
      <w:marRight w:val="0"/>
      <w:marTop w:val="0"/>
      <w:marBottom w:val="0"/>
      <w:divBdr>
        <w:top w:val="none" w:sz="0" w:space="0" w:color="auto"/>
        <w:left w:val="none" w:sz="0" w:space="0" w:color="auto"/>
        <w:bottom w:val="none" w:sz="0" w:space="0" w:color="auto"/>
        <w:right w:val="none" w:sz="0" w:space="0" w:color="auto"/>
      </w:divBdr>
    </w:div>
    <w:div w:id="1505239449">
      <w:bodyDiv w:val="1"/>
      <w:marLeft w:val="0"/>
      <w:marRight w:val="0"/>
      <w:marTop w:val="0"/>
      <w:marBottom w:val="0"/>
      <w:divBdr>
        <w:top w:val="none" w:sz="0" w:space="0" w:color="auto"/>
        <w:left w:val="none" w:sz="0" w:space="0" w:color="auto"/>
        <w:bottom w:val="none" w:sz="0" w:space="0" w:color="auto"/>
        <w:right w:val="none" w:sz="0" w:space="0" w:color="auto"/>
      </w:divBdr>
    </w:div>
    <w:div w:id="1549301319">
      <w:bodyDiv w:val="1"/>
      <w:marLeft w:val="0"/>
      <w:marRight w:val="0"/>
      <w:marTop w:val="0"/>
      <w:marBottom w:val="0"/>
      <w:divBdr>
        <w:top w:val="none" w:sz="0" w:space="0" w:color="auto"/>
        <w:left w:val="none" w:sz="0" w:space="0" w:color="auto"/>
        <w:bottom w:val="none" w:sz="0" w:space="0" w:color="auto"/>
        <w:right w:val="none" w:sz="0" w:space="0" w:color="auto"/>
      </w:divBdr>
    </w:div>
    <w:div w:id="1621300023">
      <w:bodyDiv w:val="1"/>
      <w:marLeft w:val="0"/>
      <w:marRight w:val="0"/>
      <w:marTop w:val="0"/>
      <w:marBottom w:val="0"/>
      <w:divBdr>
        <w:top w:val="none" w:sz="0" w:space="0" w:color="auto"/>
        <w:left w:val="none" w:sz="0" w:space="0" w:color="auto"/>
        <w:bottom w:val="none" w:sz="0" w:space="0" w:color="auto"/>
        <w:right w:val="none" w:sz="0" w:space="0" w:color="auto"/>
      </w:divBdr>
    </w:div>
    <w:div w:id="1693220117">
      <w:bodyDiv w:val="1"/>
      <w:marLeft w:val="0"/>
      <w:marRight w:val="0"/>
      <w:marTop w:val="0"/>
      <w:marBottom w:val="0"/>
      <w:divBdr>
        <w:top w:val="none" w:sz="0" w:space="0" w:color="auto"/>
        <w:left w:val="none" w:sz="0" w:space="0" w:color="auto"/>
        <w:bottom w:val="none" w:sz="0" w:space="0" w:color="auto"/>
        <w:right w:val="none" w:sz="0" w:space="0" w:color="auto"/>
      </w:divBdr>
    </w:div>
    <w:div w:id="1704011086">
      <w:bodyDiv w:val="1"/>
      <w:marLeft w:val="0"/>
      <w:marRight w:val="0"/>
      <w:marTop w:val="0"/>
      <w:marBottom w:val="0"/>
      <w:divBdr>
        <w:top w:val="none" w:sz="0" w:space="0" w:color="auto"/>
        <w:left w:val="none" w:sz="0" w:space="0" w:color="auto"/>
        <w:bottom w:val="none" w:sz="0" w:space="0" w:color="auto"/>
        <w:right w:val="none" w:sz="0" w:space="0" w:color="auto"/>
      </w:divBdr>
    </w:div>
    <w:div w:id="1723629427">
      <w:bodyDiv w:val="1"/>
      <w:marLeft w:val="0"/>
      <w:marRight w:val="0"/>
      <w:marTop w:val="0"/>
      <w:marBottom w:val="0"/>
      <w:divBdr>
        <w:top w:val="none" w:sz="0" w:space="0" w:color="auto"/>
        <w:left w:val="none" w:sz="0" w:space="0" w:color="auto"/>
        <w:bottom w:val="none" w:sz="0" w:space="0" w:color="auto"/>
        <w:right w:val="none" w:sz="0" w:space="0" w:color="auto"/>
      </w:divBdr>
    </w:div>
    <w:div w:id="1757701063">
      <w:bodyDiv w:val="1"/>
      <w:marLeft w:val="0"/>
      <w:marRight w:val="0"/>
      <w:marTop w:val="0"/>
      <w:marBottom w:val="0"/>
      <w:divBdr>
        <w:top w:val="none" w:sz="0" w:space="0" w:color="auto"/>
        <w:left w:val="none" w:sz="0" w:space="0" w:color="auto"/>
        <w:bottom w:val="none" w:sz="0" w:space="0" w:color="auto"/>
        <w:right w:val="none" w:sz="0" w:space="0" w:color="auto"/>
      </w:divBdr>
    </w:div>
    <w:div w:id="1761028870">
      <w:bodyDiv w:val="1"/>
      <w:marLeft w:val="0"/>
      <w:marRight w:val="0"/>
      <w:marTop w:val="0"/>
      <w:marBottom w:val="0"/>
      <w:divBdr>
        <w:top w:val="none" w:sz="0" w:space="0" w:color="auto"/>
        <w:left w:val="none" w:sz="0" w:space="0" w:color="auto"/>
        <w:bottom w:val="none" w:sz="0" w:space="0" w:color="auto"/>
        <w:right w:val="none" w:sz="0" w:space="0" w:color="auto"/>
      </w:divBdr>
    </w:div>
    <w:div w:id="1838181409">
      <w:bodyDiv w:val="1"/>
      <w:marLeft w:val="0"/>
      <w:marRight w:val="0"/>
      <w:marTop w:val="0"/>
      <w:marBottom w:val="0"/>
      <w:divBdr>
        <w:top w:val="none" w:sz="0" w:space="0" w:color="auto"/>
        <w:left w:val="none" w:sz="0" w:space="0" w:color="auto"/>
        <w:bottom w:val="none" w:sz="0" w:space="0" w:color="auto"/>
        <w:right w:val="none" w:sz="0" w:space="0" w:color="auto"/>
      </w:divBdr>
    </w:div>
    <w:div w:id="1885021911">
      <w:bodyDiv w:val="1"/>
      <w:marLeft w:val="0"/>
      <w:marRight w:val="0"/>
      <w:marTop w:val="0"/>
      <w:marBottom w:val="0"/>
      <w:divBdr>
        <w:top w:val="none" w:sz="0" w:space="0" w:color="auto"/>
        <w:left w:val="none" w:sz="0" w:space="0" w:color="auto"/>
        <w:bottom w:val="none" w:sz="0" w:space="0" w:color="auto"/>
        <w:right w:val="none" w:sz="0" w:space="0" w:color="auto"/>
      </w:divBdr>
    </w:div>
    <w:div w:id="1904750686">
      <w:bodyDiv w:val="1"/>
      <w:marLeft w:val="0"/>
      <w:marRight w:val="0"/>
      <w:marTop w:val="0"/>
      <w:marBottom w:val="0"/>
      <w:divBdr>
        <w:top w:val="none" w:sz="0" w:space="0" w:color="auto"/>
        <w:left w:val="none" w:sz="0" w:space="0" w:color="auto"/>
        <w:bottom w:val="none" w:sz="0" w:space="0" w:color="auto"/>
        <w:right w:val="none" w:sz="0" w:space="0" w:color="auto"/>
      </w:divBdr>
      <w:divsChild>
        <w:div w:id="641429121">
          <w:marLeft w:val="0"/>
          <w:marRight w:val="0"/>
          <w:marTop w:val="0"/>
          <w:marBottom w:val="0"/>
          <w:divBdr>
            <w:top w:val="none" w:sz="0" w:space="0" w:color="auto"/>
            <w:left w:val="none" w:sz="0" w:space="0" w:color="auto"/>
            <w:bottom w:val="none" w:sz="0" w:space="0" w:color="auto"/>
            <w:right w:val="none" w:sz="0" w:space="0" w:color="auto"/>
          </w:divBdr>
          <w:divsChild>
            <w:div w:id="136187139">
              <w:marLeft w:val="0"/>
              <w:marRight w:val="0"/>
              <w:marTop w:val="0"/>
              <w:marBottom w:val="0"/>
              <w:divBdr>
                <w:top w:val="none" w:sz="0" w:space="0" w:color="auto"/>
                <w:left w:val="none" w:sz="0" w:space="0" w:color="auto"/>
                <w:bottom w:val="none" w:sz="0" w:space="0" w:color="auto"/>
                <w:right w:val="none" w:sz="0" w:space="0" w:color="auto"/>
              </w:divBdr>
              <w:divsChild>
                <w:div w:id="2000689941">
                  <w:marLeft w:val="0"/>
                  <w:marRight w:val="0"/>
                  <w:marTop w:val="0"/>
                  <w:marBottom w:val="0"/>
                  <w:divBdr>
                    <w:top w:val="none" w:sz="0" w:space="0" w:color="auto"/>
                    <w:left w:val="none" w:sz="0" w:space="0" w:color="auto"/>
                    <w:bottom w:val="none" w:sz="0" w:space="0" w:color="auto"/>
                    <w:right w:val="none" w:sz="0" w:space="0" w:color="auto"/>
                  </w:divBdr>
                  <w:divsChild>
                    <w:div w:id="17480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88905">
          <w:marLeft w:val="0"/>
          <w:marRight w:val="0"/>
          <w:marTop w:val="0"/>
          <w:marBottom w:val="0"/>
          <w:divBdr>
            <w:top w:val="none" w:sz="0" w:space="0" w:color="auto"/>
            <w:left w:val="none" w:sz="0" w:space="0" w:color="auto"/>
            <w:bottom w:val="none" w:sz="0" w:space="0" w:color="auto"/>
            <w:right w:val="none" w:sz="0" w:space="0" w:color="auto"/>
          </w:divBdr>
          <w:divsChild>
            <w:div w:id="1068577117">
              <w:marLeft w:val="0"/>
              <w:marRight w:val="0"/>
              <w:marTop w:val="0"/>
              <w:marBottom w:val="0"/>
              <w:divBdr>
                <w:top w:val="none" w:sz="0" w:space="0" w:color="auto"/>
                <w:left w:val="none" w:sz="0" w:space="0" w:color="auto"/>
                <w:bottom w:val="none" w:sz="0" w:space="0" w:color="auto"/>
                <w:right w:val="none" w:sz="0" w:space="0" w:color="auto"/>
              </w:divBdr>
              <w:divsChild>
                <w:div w:id="1557619420">
                  <w:marLeft w:val="0"/>
                  <w:marRight w:val="0"/>
                  <w:marTop w:val="0"/>
                  <w:marBottom w:val="0"/>
                  <w:divBdr>
                    <w:top w:val="none" w:sz="0" w:space="0" w:color="auto"/>
                    <w:left w:val="none" w:sz="0" w:space="0" w:color="auto"/>
                    <w:bottom w:val="none" w:sz="0" w:space="0" w:color="auto"/>
                    <w:right w:val="none" w:sz="0" w:space="0" w:color="auto"/>
                  </w:divBdr>
                  <w:divsChild>
                    <w:div w:id="1076130760">
                      <w:marLeft w:val="0"/>
                      <w:marRight w:val="0"/>
                      <w:marTop w:val="0"/>
                      <w:marBottom w:val="0"/>
                      <w:divBdr>
                        <w:top w:val="none" w:sz="0" w:space="0" w:color="auto"/>
                        <w:left w:val="none" w:sz="0" w:space="0" w:color="auto"/>
                        <w:bottom w:val="none" w:sz="0" w:space="0" w:color="auto"/>
                        <w:right w:val="none" w:sz="0" w:space="0" w:color="auto"/>
                      </w:divBdr>
                      <w:divsChild>
                        <w:div w:id="992369375">
                          <w:marLeft w:val="0"/>
                          <w:marRight w:val="0"/>
                          <w:marTop w:val="0"/>
                          <w:marBottom w:val="0"/>
                          <w:divBdr>
                            <w:top w:val="none" w:sz="0" w:space="0" w:color="auto"/>
                            <w:left w:val="none" w:sz="0" w:space="0" w:color="auto"/>
                            <w:bottom w:val="none" w:sz="0" w:space="0" w:color="auto"/>
                            <w:right w:val="none" w:sz="0" w:space="0" w:color="auto"/>
                          </w:divBdr>
                          <w:divsChild>
                            <w:div w:id="1494183041">
                              <w:marLeft w:val="0"/>
                              <w:marRight w:val="0"/>
                              <w:marTop w:val="0"/>
                              <w:marBottom w:val="0"/>
                              <w:divBdr>
                                <w:top w:val="none" w:sz="0" w:space="0" w:color="auto"/>
                                <w:left w:val="none" w:sz="0" w:space="0" w:color="auto"/>
                                <w:bottom w:val="none" w:sz="0" w:space="0" w:color="auto"/>
                                <w:right w:val="none" w:sz="0" w:space="0" w:color="auto"/>
                              </w:divBdr>
                              <w:divsChild>
                                <w:div w:id="1677340851">
                                  <w:marLeft w:val="0"/>
                                  <w:marRight w:val="0"/>
                                  <w:marTop w:val="0"/>
                                  <w:marBottom w:val="0"/>
                                  <w:divBdr>
                                    <w:top w:val="none" w:sz="0" w:space="0" w:color="auto"/>
                                    <w:left w:val="none" w:sz="0" w:space="0" w:color="auto"/>
                                    <w:bottom w:val="none" w:sz="0" w:space="0" w:color="auto"/>
                                    <w:right w:val="none" w:sz="0" w:space="0" w:color="auto"/>
                                  </w:divBdr>
                                  <w:divsChild>
                                    <w:div w:id="262227328">
                                      <w:marLeft w:val="0"/>
                                      <w:marRight w:val="0"/>
                                      <w:marTop w:val="0"/>
                                      <w:marBottom w:val="0"/>
                                      <w:divBdr>
                                        <w:top w:val="none" w:sz="0" w:space="0" w:color="auto"/>
                                        <w:left w:val="none" w:sz="0" w:space="0" w:color="auto"/>
                                        <w:bottom w:val="none" w:sz="0" w:space="0" w:color="auto"/>
                                        <w:right w:val="none" w:sz="0" w:space="0" w:color="auto"/>
                                      </w:divBdr>
                                      <w:divsChild>
                                        <w:div w:id="760446491">
                                          <w:marLeft w:val="0"/>
                                          <w:marRight w:val="0"/>
                                          <w:marTop w:val="0"/>
                                          <w:marBottom w:val="0"/>
                                          <w:divBdr>
                                            <w:top w:val="none" w:sz="0" w:space="0" w:color="auto"/>
                                            <w:left w:val="none" w:sz="0" w:space="0" w:color="auto"/>
                                            <w:bottom w:val="none" w:sz="0" w:space="0" w:color="auto"/>
                                            <w:right w:val="none" w:sz="0" w:space="0" w:color="auto"/>
                                          </w:divBdr>
                                          <w:divsChild>
                                            <w:div w:id="2046296969">
                                              <w:marLeft w:val="0"/>
                                              <w:marRight w:val="0"/>
                                              <w:marTop w:val="0"/>
                                              <w:marBottom w:val="0"/>
                                              <w:divBdr>
                                                <w:top w:val="none" w:sz="0" w:space="0" w:color="auto"/>
                                                <w:left w:val="none" w:sz="0" w:space="0" w:color="auto"/>
                                                <w:bottom w:val="none" w:sz="0" w:space="0" w:color="auto"/>
                                                <w:right w:val="none" w:sz="0" w:space="0" w:color="auto"/>
                                              </w:divBdr>
                                              <w:divsChild>
                                                <w:div w:id="631860992">
                                                  <w:marLeft w:val="0"/>
                                                  <w:marRight w:val="0"/>
                                                  <w:marTop w:val="0"/>
                                                  <w:marBottom w:val="0"/>
                                                  <w:divBdr>
                                                    <w:top w:val="none" w:sz="0" w:space="0" w:color="auto"/>
                                                    <w:left w:val="none" w:sz="0" w:space="0" w:color="auto"/>
                                                    <w:bottom w:val="none" w:sz="0" w:space="0" w:color="auto"/>
                                                    <w:right w:val="none" w:sz="0" w:space="0" w:color="auto"/>
                                                  </w:divBdr>
                                                  <w:divsChild>
                                                    <w:div w:id="861895980">
                                                      <w:marLeft w:val="0"/>
                                                      <w:marRight w:val="0"/>
                                                      <w:marTop w:val="0"/>
                                                      <w:marBottom w:val="0"/>
                                                      <w:divBdr>
                                                        <w:top w:val="none" w:sz="0" w:space="0" w:color="auto"/>
                                                        <w:left w:val="none" w:sz="0" w:space="0" w:color="auto"/>
                                                        <w:bottom w:val="none" w:sz="0" w:space="0" w:color="auto"/>
                                                        <w:right w:val="none" w:sz="0" w:space="0" w:color="auto"/>
                                                      </w:divBdr>
                                                      <w:divsChild>
                                                        <w:div w:id="85677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13661455">
      <w:bodyDiv w:val="1"/>
      <w:marLeft w:val="0"/>
      <w:marRight w:val="0"/>
      <w:marTop w:val="0"/>
      <w:marBottom w:val="0"/>
      <w:divBdr>
        <w:top w:val="none" w:sz="0" w:space="0" w:color="auto"/>
        <w:left w:val="none" w:sz="0" w:space="0" w:color="auto"/>
        <w:bottom w:val="none" w:sz="0" w:space="0" w:color="auto"/>
        <w:right w:val="none" w:sz="0" w:space="0" w:color="auto"/>
      </w:divBdr>
    </w:div>
    <w:div w:id="1929845200">
      <w:bodyDiv w:val="1"/>
      <w:marLeft w:val="0"/>
      <w:marRight w:val="0"/>
      <w:marTop w:val="0"/>
      <w:marBottom w:val="0"/>
      <w:divBdr>
        <w:top w:val="none" w:sz="0" w:space="0" w:color="auto"/>
        <w:left w:val="none" w:sz="0" w:space="0" w:color="auto"/>
        <w:bottom w:val="none" w:sz="0" w:space="0" w:color="auto"/>
        <w:right w:val="none" w:sz="0" w:space="0" w:color="auto"/>
      </w:divBdr>
    </w:div>
    <w:div w:id="1947811065">
      <w:bodyDiv w:val="1"/>
      <w:marLeft w:val="0"/>
      <w:marRight w:val="0"/>
      <w:marTop w:val="0"/>
      <w:marBottom w:val="0"/>
      <w:divBdr>
        <w:top w:val="none" w:sz="0" w:space="0" w:color="auto"/>
        <w:left w:val="none" w:sz="0" w:space="0" w:color="auto"/>
        <w:bottom w:val="none" w:sz="0" w:space="0" w:color="auto"/>
        <w:right w:val="none" w:sz="0" w:space="0" w:color="auto"/>
      </w:divBdr>
    </w:div>
    <w:div w:id="1968389694">
      <w:bodyDiv w:val="1"/>
      <w:marLeft w:val="0"/>
      <w:marRight w:val="0"/>
      <w:marTop w:val="0"/>
      <w:marBottom w:val="0"/>
      <w:divBdr>
        <w:top w:val="none" w:sz="0" w:space="0" w:color="auto"/>
        <w:left w:val="none" w:sz="0" w:space="0" w:color="auto"/>
        <w:bottom w:val="none" w:sz="0" w:space="0" w:color="auto"/>
        <w:right w:val="none" w:sz="0" w:space="0" w:color="auto"/>
      </w:divBdr>
    </w:div>
    <w:div w:id="2002536820">
      <w:bodyDiv w:val="1"/>
      <w:marLeft w:val="0"/>
      <w:marRight w:val="0"/>
      <w:marTop w:val="0"/>
      <w:marBottom w:val="0"/>
      <w:divBdr>
        <w:top w:val="none" w:sz="0" w:space="0" w:color="auto"/>
        <w:left w:val="none" w:sz="0" w:space="0" w:color="auto"/>
        <w:bottom w:val="none" w:sz="0" w:space="0" w:color="auto"/>
        <w:right w:val="none" w:sz="0" w:space="0" w:color="auto"/>
      </w:divBdr>
    </w:div>
    <w:div w:id="2008288050">
      <w:bodyDiv w:val="1"/>
      <w:marLeft w:val="0"/>
      <w:marRight w:val="0"/>
      <w:marTop w:val="0"/>
      <w:marBottom w:val="0"/>
      <w:divBdr>
        <w:top w:val="none" w:sz="0" w:space="0" w:color="auto"/>
        <w:left w:val="none" w:sz="0" w:space="0" w:color="auto"/>
        <w:bottom w:val="none" w:sz="0" w:space="0" w:color="auto"/>
        <w:right w:val="none" w:sz="0" w:space="0" w:color="auto"/>
      </w:divBdr>
    </w:div>
    <w:div w:id="2024092257">
      <w:bodyDiv w:val="1"/>
      <w:marLeft w:val="0"/>
      <w:marRight w:val="0"/>
      <w:marTop w:val="0"/>
      <w:marBottom w:val="0"/>
      <w:divBdr>
        <w:top w:val="none" w:sz="0" w:space="0" w:color="auto"/>
        <w:left w:val="none" w:sz="0" w:space="0" w:color="auto"/>
        <w:bottom w:val="none" w:sz="0" w:space="0" w:color="auto"/>
        <w:right w:val="none" w:sz="0" w:space="0" w:color="auto"/>
      </w:divBdr>
    </w:div>
    <w:div w:id="2025284215">
      <w:bodyDiv w:val="1"/>
      <w:marLeft w:val="0"/>
      <w:marRight w:val="0"/>
      <w:marTop w:val="0"/>
      <w:marBottom w:val="0"/>
      <w:divBdr>
        <w:top w:val="none" w:sz="0" w:space="0" w:color="auto"/>
        <w:left w:val="none" w:sz="0" w:space="0" w:color="auto"/>
        <w:bottom w:val="none" w:sz="0" w:space="0" w:color="auto"/>
        <w:right w:val="none" w:sz="0" w:space="0" w:color="auto"/>
      </w:divBdr>
    </w:div>
    <w:div w:id="2047097444">
      <w:bodyDiv w:val="1"/>
      <w:marLeft w:val="0"/>
      <w:marRight w:val="0"/>
      <w:marTop w:val="0"/>
      <w:marBottom w:val="0"/>
      <w:divBdr>
        <w:top w:val="none" w:sz="0" w:space="0" w:color="auto"/>
        <w:left w:val="none" w:sz="0" w:space="0" w:color="auto"/>
        <w:bottom w:val="none" w:sz="0" w:space="0" w:color="auto"/>
        <w:right w:val="none" w:sz="0" w:space="0" w:color="auto"/>
      </w:divBdr>
      <w:divsChild>
        <w:div w:id="1819421886">
          <w:marLeft w:val="0"/>
          <w:marRight w:val="0"/>
          <w:marTop w:val="0"/>
          <w:marBottom w:val="0"/>
          <w:divBdr>
            <w:top w:val="none" w:sz="0" w:space="0" w:color="auto"/>
            <w:left w:val="none" w:sz="0" w:space="0" w:color="auto"/>
            <w:bottom w:val="none" w:sz="0" w:space="0" w:color="auto"/>
            <w:right w:val="none" w:sz="0" w:space="0" w:color="auto"/>
          </w:divBdr>
          <w:divsChild>
            <w:div w:id="1294290505">
              <w:marLeft w:val="0"/>
              <w:marRight w:val="0"/>
              <w:marTop w:val="0"/>
              <w:marBottom w:val="0"/>
              <w:divBdr>
                <w:top w:val="none" w:sz="0" w:space="0" w:color="auto"/>
                <w:left w:val="none" w:sz="0" w:space="0" w:color="auto"/>
                <w:bottom w:val="none" w:sz="0" w:space="0" w:color="auto"/>
                <w:right w:val="none" w:sz="0" w:space="0" w:color="auto"/>
              </w:divBdr>
              <w:divsChild>
                <w:div w:id="561717189">
                  <w:marLeft w:val="0"/>
                  <w:marRight w:val="0"/>
                  <w:marTop w:val="0"/>
                  <w:marBottom w:val="0"/>
                  <w:divBdr>
                    <w:top w:val="none" w:sz="0" w:space="0" w:color="auto"/>
                    <w:left w:val="none" w:sz="0" w:space="0" w:color="auto"/>
                    <w:bottom w:val="none" w:sz="0" w:space="0" w:color="auto"/>
                    <w:right w:val="none" w:sz="0" w:space="0" w:color="auto"/>
                  </w:divBdr>
                  <w:divsChild>
                    <w:div w:id="267742470">
                      <w:marLeft w:val="0"/>
                      <w:marRight w:val="0"/>
                      <w:marTop w:val="0"/>
                      <w:marBottom w:val="0"/>
                      <w:divBdr>
                        <w:top w:val="none" w:sz="0" w:space="0" w:color="auto"/>
                        <w:left w:val="none" w:sz="0" w:space="0" w:color="auto"/>
                        <w:bottom w:val="none" w:sz="0" w:space="0" w:color="auto"/>
                        <w:right w:val="none" w:sz="0" w:space="0" w:color="auto"/>
                      </w:divBdr>
                      <w:divsChild>
                        <w:div w:id="153566861">
                          <w:marLeft w:val="0"/>
                          <w:marRight w:val="0"/>
                          <w:marTop w:val="0"/>
                          <w:marBottom w:val="0"/>
                          <w:divBdr>
                            <w:top w:val="none" w:sz="0" w:space="0" w:color="auto"/>
                            <w:left w:val="none" w:sz="0" w:space="0" w:color="auto"/>
                            <w:bottom w:val="none" w:sz="0" w:space="0" w:color="auto"/>
                            <w:right w:val="none" w:sz="0" w:space="0" w:color="auto"/>
                          </w:divBdr>
                          <w:divsChild>
                            <w:div w:id="1342858711">
                              <w:marLeft w:val="0"/>
                              <w:marRight w:val="0"/>
                              <w:marTop w:val="0"/>
                              <w:marBottom w:val="0"/>
                              <w:divBdr>
                                <w:top w:val="none" w:sz="0" w:space="0" w:color="auto"/>
                                <w:left w:val="none" w:sz="0" w:space="0" w:color="auto"/>
                                <w:bottom w:val="none" w:sz="0" w:space="0" w:color="auto"/>
                                <w:right w:val="none" w:sz="0" w:space="0" w:color="auto"/>
                              </w:divBdr>
                              <w:divsChild>
                                <w:div w:id="1678385790">
                                  <w:marLeft w:val="0"/>
                                  <w:marRight w:val="0"/>
                                  <w:marTop w:val="0"/>
                                  <w:marBottom w:val="0"/>
                                  <w:divBdr>
                                    <w:top w:val="none" w:sz="0" w:space="0" w:color="auto"/>
                                    <w:left w:val="none" w:sz="0" w:space="0" w:color="auto"/>
                                    <w:bottom w:val="none" w:sz="0" w:space="0" w:color="auto"/>
                                    <w:right w:val="none" w:sz="0" w:space="0" w:color="auto"/>
                                  </w:divBdr>
                                  <w:divsChild>
                                    <w:div w:id="105423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786676">
                          <w:marLeft w:val="0"/>
                          <w:marRight w:val="0"/>
                          <w:marTop w:val="0"/>
                          <w:marBottom w:val="0"/>
                          <w:divBdr>
                            <w:top w:val="none" w:sz="0" w:space="0" w:color="auto"/>
                            <w:left w:val="none" w:sz="0" w:space="0" w:color="auto"/>
                            <w:bottom w:val="none" w:sz="0" w:space="0" w:color="auto"/>
                            <w:right w:val="none" w:sz="0" w:space="0" w:color="auto"/>
                          </w:divBdr>
                          <w:divsChild>
                            <w:div w:id="897283104">
                              <w:marLeft w:val="0"/>
                              <w:marRight w:val="0"/>
                              <w:marTop w:val="0"/>
                              <w:marBottom w:val="0"/>
                              <w:divBdr>
                                <w:top w:val="none" w:sz="0" w:space="0" w:color="auto"/>
                                <w:left w:val="none" w:sz="0" w:space="0" w:color="auto"/>
                                <w:bottom w:val="none" w:sz="0" w:space="0" w:color="auto"/>
                                <w:right w:val="none" w:sz="0" w:space="0" w:color="auto"/>
                              </w:divBdr>
                              <w:divsChild>
                                <w:div w:id="88980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5109509">
      <w:bodyDiv w:val="1"/>
      <w:marLeft w:val="0"/>
      <w:marRight w:val="0"/>
      <w:marTop w:val="0"/>
      <w:marBottom w:val="0"/>
      <w:divBdr>
        <w:top w:val="none" w:sz="0" w:space="0" w:color="auto"/>
        <w:left w:val="none" w:sz="0" w:space="0" w:color="auto"/>
        <w:bottom w:val="none" w:sz="0" w:space="0" w:color="auto"/>
        <w:right w:val="none" w:sz="0" w:space="0" w:color="auto"/>
      </w:divBdr>
    </w:div>
    <w:div w:id="20876083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youtube.com/watch?v=3O9lDdzv6DQ" TargetMode="External"/><Relationship Id="rId3" Type="http://schemas.openxmlformats.org/officeDocument/2006/relationships/hyperlink" Target="https://www.youtube.com/watch?v=CS5HenQhLtU" TargetMode="External"/><Relationship Id="rId7" Type="http://schemas.openxmlformats.org/officeDocument/2006/relationships/hyperlink" Target="https://www.youtube.com/watch?v=X0bVnH9GyWs&amp;ab_channel=ISOSistemasdeGesti%C3%B3n" TargetMode="External"/><Relationship Id="rId2" Type="http://schemas.openxmlformats.org/officeDocument/2006/relationships/hyperlink" Target="https://www.youtube.com/watch?v=viuap_gcFn0&amp;ab_channel=FrancescFornieles" TargetMode="External"/><Relationship Id="rId1" Type="http://schemas.openxmlformats.org/officeDocument/2006/relationships/hyperlink" Target="https://sena4.sharepoint.com/:f:/r/sites/VirtualizacionRED/Documentos%20compartidos/2025/LP-Santander/TRANSVERSALES/COMPORTAMIENTO%20EMPRENDEDOR/1.%20FinalxVirtualizar/Contenidos/CF04/Videos?csf=1&amp;web=1&amp;e=dEQKGy" TargetMode="External"/><Relationship Id="rId6" Type="http://schemas.openxmlformats.org/officeDocument/2006/relationships/hyperlink" Target="https://www.youtube.com/watch?v=M6eZkijypBo" TargetMode="External"/><Relationship Id="rId5" Type="http://schemas.openxmlformats.org/officeDocument/2006/relationships/hyperlink" Target="https://www.youtube.com/watch?v=10nlm87UULs&amp;ab_channel=Fundaci%C3%B3nYPF" TargetMode="External"/><Relationship Id="rId4" Type="http://schemas.openxmlformats.org/officeDocument/2006/relationships/hyperlink" Target="https://www.youtube.com/watch?v=M6eZkijypBo" TargetMode="External"/><Relationship Id="rId9" Type="http://schemas.openxmlformats.org/officeDocument/2006/relationships/hyperlink" Target="https://www.youtube.com/watch?v=maVbxjCWgKQ"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tmp"/><Relationship Id="rId3" Type="http://schemas.openxmlformats.org/officeDocument/2006/relationships/customXml" Target="../customXml/item3.xml"/><Relationship Id="rId21" Type="http://schemas.openxmlformats.org/officeDocument/2006/relationships/image" Target="media/image8.png"/><Relationship Id="rId34" Type="http://schemas.microsoft.com/office/2011/relationships/people" Target="people.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jpeg"/><Relationship Id="rId25" Type="http://schemas.openxmlformats.org/officeDocument/2006/relationships/image" Target="media/image12.tmp"/><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tmp"/><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tmp"/><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image" Target="media/image10.tmp"/><Relationship Id="rId28" Type="http://schemas.openxmlformats.org/officeDocument/2006/relationships/image" Target="media/image15.tmp"/><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tmp"/><Relationship Id="rId27" Type="http://schemas.openxmlformats.org/officeDocument/2006/relationships/image" Target="media/image14.tmp"/><Relationship Id="rId30" Type="http://schemas.openxmlformats.org/officeDocument/2006/relationships/image" Target="media/image17.tmp"/><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D7421CBAB376F47AC1876466873BE0C" ma:contentTypeVersion="11" ma:contentTypeDescription="Crear nuevo documento." ma:contentTypeScope="" ma:versionID="2b4f891a1a5ad88e3e621500c8553ae4">
  <xsd:schema xmlns:xsd="http://www.w3.org/2001/XMLSchema" xmlns:xs="http://www.w3.org/2001/XMLSchema" xmlns:p="http://schemas.microsoft.com/office/2006/metadata/properties" xmlns:ns2="55abea07-cd72-4a95-add0-1082a24cf9e9" xmlns:ns3="285d351f-f218-493a-825f-85a9dfbde315" targetNamespace="http://schemas.microsoft.com/office/2006/metadata/properties" ma:root="true" ma:fieldsID="4883b2e7c543eac85f1b7e21127c6f20" ns2:_="" ns3:_="">
    <xsd:import namespace="55abea07-cd72-4a95-add0-1082a24cf9e9"/>
    <xsd:import namespace="285d351f-f218-493a-825f-85a9dfbde31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abea07-cd72-4a95-add0-1082a24cf9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5d351f-f218-493a-825f-85a9dfbde31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d57ac59-ec13-4ab6-8bf8-a162ea89df9b}" ma:internalName="TaxCatchAll" ma:showField="CatchAllData" ma:web="285d351f-f218-493a-825f-85a9dfbde31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285d351f-f218-493a-825f-85a9dfbde315" xsi:nil="true"/>
    <lcf76f155ced4ddcb4097134ff3c332f xmlns="55abea07-cd72-4a95-add0-1082a24cf9e9">
      <Terms xmlns="http://schemas.microsoft.com/office/infopath/2007/PartnerControls"/>
    </lcf76f155ced4ddcb4097134ff3c332f>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4C7DD39A-03D8-40B7-9FA7-E5C49A026000}"/>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5.xml><?xml version="1.0" encoding="utf-8"?>
<ds:datastoreItem xmlns:ds="http://schemas.openxmlformats.org/officeDocument/2006/customXml" ds:itemID="{37562674-D7DC-4FF9-B475-4C06240BB87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Adriana Ariza Luque</dc:creator>
  <keywords/>
  <dc:description/>
  <lastModifiedBy>Yuly Andrea Rey Quiñonez</lastModifiedBy>
  <revision>23</revision>
  <dcterms:created xsi:type="dcterms:W3CDTF">2025-10-07T15:04:00.0000000Z</dcterms:created>
  <dcterms:modified xsi:type="dcterms:W3CDTF">2025-10-10T13:46:09.9244222Z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0x0101005D7421CBAB376F47AC1876466873BE0C</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